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docProps/app.xml" ContentType="application/vnd.openxmlformats-officedocument.extended-properties+xml"/>
  <Override PartName="/word/numbering.xml" ContentType="application/vnd.openxmlformats-officedocument.wordprocessingml.numbering+xml"/>
  <Override PartName="/word/people.xml" ContentType="application/vnd.openxmlformats-officedocument.wordprocessingml.people+xml"/>
  <Override PartName="/word/fontTable.xml" ContentType="application/vnd.openxmlformats-officedocument.wordprocessingml.fontTable+xml"/>
  <Override PartName="/word/webSettings.xml" ContentType="application/vnd.openxmlformats-officedocument.wordprocessingml.webSettings+xml"/>
  <Override PartName="/word/styles.xml" ContentType="application/vnd.openxmlformats-officedocument.wordprocessingml.styles+xml"/>
  <Override PartName="/docProps/core.xml" ContentType="application/vnd.openxmlformats-package.core-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208CF2A" w14:textId="77777777" w:rsidR="00425C13" w:rsidRPr="00702EE3" w:rsidRDefault="00425C13" w:rsidP="00BE0478">
      <w:pPr>
        <w:pStyle w:val="BodyText3"/>
        <w:rPr>
          <w:rFonts w:asciiTheme="minorHAnsi" w:hAnsiTheme="minorHAnsi" w:cs="Calibri"/>
          <w:sz w:val="22"/>
          <w:szCs w:val="22"/>
          <w:lang w:val="ro-RO"/>
        </w:rPr>
      </w:pPr>
    </w:p>
    <w:p w14:paraId="770042E4" w14:textId="77777777" w:rsidR="00BE0478" w:rsidRPr="00702EE3" w:rsidRDefault="00966F07" w:rsidP="00BE0478">
      <w:pPr>
        <w:pStyle w:val="BodyText3"/>
        <w:rPr>
          <w:rFonts w:asciiTheme="minorHAnsi" w:hAnsiTheme="minorHAnsi" w:cs="Calibri"/>
          <w:sz w:val="22"/>
          <w:szCs w:val="22"/>
          <w:lang w:val="ro-RO"/>
        </w:rPr>
      </w:pPr>
      <w:r w:rsidRPr="00702EE3">
        <w:rPr>
          <w:rFonts w:asciiTheme="minorHAnsi" w:hAnsiTheme="minorHAnsi" w:cs="Calibri"/>
          <w:sz w:val="22"/>
          <w:szCs w:val="22"/>
          <w:lang w:val="ro-RO"/>
        </w:rPr>
        <w:t xml:space="preserve">E 1.2 </w:t>
      </w:r>
      <w:r w:rsidR="00BE0478" w:rsidRPr="00702EE3">
        <w:rPr>
          <w:rFonts w:asciiTheme="minorHAnsi" w:hAnsiTheme="minorHAnsi" w:cs="Calibri"/>
          <w:sz w:val="22"/>
          <w:szCs w:val="22"/>
          <w:lang w:val="ro-RO"/>
        </w:rPr>
        <w:t>FIȘA DE EVALUARE  GENERALĂ A PROIECTULUI</w:t>
      </w:r>
      <w:r w:rsidR="00425C13" w:rsidRPr="00702EE3">
        <w:rPr>
          <w:rFonts w:asciiTheme="minorHAnsi" w:hAnsiTheme="minorHAnsi" w:cs="Calibri"/>
          <w:sz w:val="22"/>
          <w:szCs w:val="22"/>
          <w:lang w:val="ro-RO"/>
        </w:rPr>
        <w:t xml:space="preserve"> sM4.1</w:t>
      </w:r>
    </w:p>
    <w:p w14:paraId="6013245B" w14:textId="77777777" w:rsidR="00425C13" w:rsidRPr="00702EE3" w:rsidRDefault="00425C13" w:rsidP="00966F07">
      <w:pPr>
        <w:pStyle w:val="BodyText3"/>
        <w:jc w:val="left"/>
        <w:rPr>
          <w:rFonts w:asciiTheme="minorHAnsi" w:hAnsiTheme="minorHAnsi" w:cs="Calibri"/>
          <w:b w:val="0"/>
          <w:sz w:val="22"/>
          <w:szCs w:val="22"/>
          <w:lang w:val="ro-RO"/>
        </w:rPr>
      </w:pPr>
    </w:p>
    <w:p w14:paraId="596696E4" w14:textId="77777777" w:rsidR="00BE0478" w:rsidRPr="00702EE3" w:rsidRDefault="00BE0478" w:rsidP="00966F07">
      <w:pPr>
        <w:pStyle w:val="BodyText3"/>
        <w:jc w:val="left"/>
        <w:rPr>
          <w:rFonts w:asciiTheme="minorHAnsi" w:hAnsiTheme="minorHAnsi" w:cs="Calibri"/>
          <w:b w:val="0"/>
          <w:sz w:val="22"/>
          <w:szCs w:val="22"/>
          <w:lang w:val="ro-RO"/>
        </w:rPr>
      </w:pPr>
      <w:r w:rsidRPr="00702EE3">
        <w:rPr>
          <w:rFonts w:asciiTheme="minorHAnsi" w:hAnsiTheme="minorHAnsi" w:cs="Calibri"/>
          <w:b w:val="0"/>
          <w:sz w:val="22"/>
          <w:szCs w:val="22"/>
          <w:lang w:val="ro-RO"/>
        </w:rPr>
        <w:t>Numărul de înreg</w:t>
      </w:r>
      <w:bookmarkStart w:id="0" w:name="_GoBack"/>
      <w:bookmarkEnd w:id="0"/>
      <w:r w:rsidRPr="00702EE3">
        <w:rPr>
          <w:rFonts w:asciiTheme="minorHAnsi" w:hAnsiTheme="minorHAnsi" w:cs="Calibri"/>
          <w:b w:val="0"/>
          <w:sz w:val="22"/>
          <w:szCs w:val="22"/>
          <w:lang w:val="ro-RO"/>
        </w:rPr>
        <w:t>istrare al Cererii de Finanţare (CF):</w:t>
      </w:r>
    </w:p>
    <w:p w14:paraId="4FB78EE1" w14:textId="77777777" w:rsidR="00966F07" w:rsidRPr="00702EE3" w:rsidRDefault="00966F07" w:rsidP="00966F07">
      <w:pPr>
        <w:pStyle w:val="BodyText3"/>
        <w:jc w:val="left"/>
        <w:rPr>
          <w:rFonts w:asciiTheme="minorHAnsi" w:hAnsiTheme="minorHAnsi" w:cs="Calibri"/>
          <w:b w:val="0"/>
          <w:sz w:val="22"/>
          <w:szCs w:val="22"/>
          <w:lang w:val="ro-RO"/>
        </w:rPr>
      </w:pPr>
    </w:p>
    <w:p w14:paraId="4FF136B6" w14:textId="77777777" w:rsidR="00066FA1" w:rsidRPr="00702EE3" w:rsidRDefault="00066FA1" w:rsidP="00066FA1">
      <w:pPr>
        <w:tabs>
          <w:tab w:val="left" w:pos="0"/>
          <w:tab w:val="center" w:pos="4536"/>
          <w:tab w:val="right" w:pos="9072"/>
        </w:tabs>
        <w:rPr>
          <w:rFonts w:asciiTheme="minorHAnsi" w:hAnsiTheme="minorHAnsi" w:cstheme="minorHAnsi"/>
          <w:sz w:val="18"/>
          <w:szCs w:val="18"/>
          <w:lang w:val="fr-FR" w:eastAsia="fr-FR"/>
        </w:rPr>
      </w:pPr>
      <w:r w:rsidRPr="00702EE3">
        <w:rPr>
          <w:rFonts w:asciiTheme="minorHAnsi" w:hAnsiTheme="minorHAnsi" w:cs="Calibri"/>
          <w:noProof/>
        </w:rPr>
        <mc:AlternateContent>
          <mc:Choice Requires="wps">
            <w:drawing>
              <wp:anchor distT="4294967291" distB="4294967291" distL="114295" distR="114295" simplePos="0" relativeHeight="251681792" behindDoc="0" locked="0" layoutInCell="0" allowOverlap="1" wp14:anchorId="73CE9915" wp14:editId="57D3AFE4">
                <wp:simplePos x="0" y="0"/>
                <wp:positionH relativeFrom="column">
                  <wp:posOffset>857249</wp:posOffset>
                </wp:positionH>
                <wp:positionV relativeFrom="paragraph">
                  <wp:posOffset>48259</wp:posOffset>
                </wp:positionV>
                <wp:extent cx="0" cy="0"/>
                <wp:effectExtent l="0" t="0" r="0" b="0"/>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rect w14:anchorId="556AF602" id="Rectangle 1" o:spid="_x0000_s1026" style="position:absolute;margin-left:67.5pt;margin-top:3.8pt;width:0;height:0;z-index:251681792;visibility:visible;mso-wrap-style:square;mso-width-percent:0;mso-height-percent:0;mso-wrap-distance-left:3.17486mm;mso-wrap-distance-top:-1e-4mm;mso-wrap-distance-right:3.17486mm;mso-wrap-distance-bottom:-1e-4mm;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" o:allowincell="f" filled="f" stroked="f"/>
            </w:pict>
          </mc:Fallback>
        </mc:AlternateContent>
      </w:r>
      <w:r w:rsidRPr="00702EE3">
        <w:rPr>
          <w:rFonts w:asciiTheme="minorHAnsi" w:hAnsiTheme="minorHAnsi" w:cs="Calibri"/>
          <w:bdr w:val="single" w:sz="8" w:space="0" w:color="auto" w:frame="1"/>
          <w:lang w:val="fr-FR" w:eastAsia="fr-FR"/>
        </w:rPr>
        <w:t>F</w:t>
      </w:r>
      <w:r w:rsidRPr="00702EE3">
        <w:rPr>
          <w:rFonts w:asciiTheme="minorHAnsi" w:hAnsiTheme="minorHAnsi" w:cs="Calibri"/>
          <w:lang w:val="fr-FR" w:eastAsia="fr-FR"/>
        </w:rPr>
        <w:t> </w:t>
      </w:r>
      <w:r w:rsidRPr="00702EE3">
        <w:rPr>
          <w:rFonts w:asciiTheme="minorHAnsi" w:hAnsiTheme="minorHAnsi" w:cstheme="minorHAnsi"/>
          <w:sz w:val="18"/>
          <w:szCs w:val="18"/>
          <w:lang w:val="fr-FR" w:eastAsia="fr-FR"/>
        </w:rPr>
        <w:t xml:space="preserve">                 </w:t>
      </w:r>
      <w:r w:rsidRPr="00702EE3">
        <w:rPr>
          <w:rFonts w:asciiTheme="minorHAnsi" w:hAnsiTheme="minorHAnsi" w:cstheme="minorHAnsi"/>
          <w:sz w:val="18"/>
          <w:szCs w:val="18"/>
          <w:bdr w:val="single" w:sz="8" w:space="0" w:color="auto" w:frame="1"/>
          <w:lang w:val="fr-FR" w:eastAsia="fr-FR"/>
        </w:rPr>
        <w:t xml:space="preserve">    </w:t>
      </w:r>
      <w:r w:rsidRPr="00702EE3">
        <w:rPr>
          <w:rFonts w:asciiTheme="minorHAnsi" w:hAnsiTheme="minorHAnsi" w:cstheme="minorHAnsi"/>
          <w:sz w:val="18"/>
          <w:szCs w:val="18"/>
          <w:lang w:val="fr-FR" w:eastAsia="fr-FR"/>
        </w:rPr>
        <w:t xml:space="preserve"> </w:t>
      </w:r>
      <w:r w:rsidRPr="00702EE3">
        <w:rPr>
          <w:rFonts w:asciiTheme="minorHAnsi" w:hAnsiTheme="minorHAnsi" w:cstheme="minorHAnsi"/>
          <w:sz w:val="18"/>
          <w:szCs w:val="18"/>
          <w:bdr w:val="single" w:sz="8" w:space="0" w:color="auto" w:frame="1"/>
          <w:lang w:val="fr-FR" w:eastAsia="fr-FR"/>
        </w:rPr>
        <w:t xml:space="preserve">    </w:t>
      </w:r>
      <w:r w:rsidRPr="00702EE3">
        <w:rPr>
          <w:rFonts w:asciiTheme="minorHAnsi" w:hAnsiTheme="minorHAnsi" w:cstheme="minorHAnsi"/>
          <w:sz w:val="18"/>
          <w:szCs w:val="18"/>
          <w:lang w:val="fr-FR" w:eastAsia="fr-FR"/>
        </w:rPr>
        <w:t xml:space="preserve">                  </w:t>
      </w:r>
      <w:r w:rsidRPr="00702EE3">
        <w:rPr>
          <w:rFonts w:asciiTheme="minorHAnsi" w:hAnsiTheme="minorHAnsi" w:cstheme="minorHAnsi"/>
          <w:sz w:val="18"/>
          <w:szCs w:val="18"/>
          <w:bdr w:val="single" w:sz="8" w:space="0" w:color="auto" w:frame="1"/>
          <w:lang w:val="fr-FR" w:eastAsia="fr-FR"/>
        </w:rPr>
        <w:t xml:space="preserve">    </w:t>
      </w:r>
      <w:r w:rsidRPr="00702EE3">
        <w:rPr>
          <w:rFonts w:asciiTheme="minorHAnsi" w:hAnsiTheme="minorHAnsi" w:cstheme="minorHAnsi"/>
          <w:sz w:val="18"/>
          <w:szCs w:val="18"/>
          <w:lang w:val="fr-FR" w:eastAsia="fr-FR"/>
        </w:rPr>
        <w:t xml:space="preserve">  </w:t>
      </w:r>
      <w:r w:rsidRPr="00702EE3">
        <w:rPr>
          <w:rFonts w:asciiTheme="minorHAnsi" w:hAnsiTheme="minorHAnsi" w:cstheme="minorHAnsi"/>
          <w:sz w:val="18"/>
          <w:szCs w:val="18"/>
          <w:bdr w:val="single" w:sz="8" w:space="0" w:color="auto" w:frame="1"/>
          <w:lang w:val="fr-FR" w:eastAsia="fr-FR"/>
        </w:rPr>
        <w:t xml:space="preserve">    </w:t>
      </w:r>
      <w:r w:rsidRPr="00702EE3">
        <w:rPr>
          <w:rFonts w:asciiTheme="minorHAnsi" w:hAnsiTheme="minorHAnsi" w:cstheme="minorHAnsi"/>
          <w:sz w:val="18"/>
          <w:szCs w:val="18"/>
          <w:lang w:val="fr-FR" w:eastAsia="fr-FR"/>
        </w:rPr>
        <w:t xml:space="preserve">                  </w:t>
      </w:r>
      <w:r w:rsidRPr="00702EE3">
        <w:rPr>
          <w:rFonts w:asciiTheme="minorHAnsi" w:hAnsiTheme="minorHAnsi" w:cstheme="minorHAnsi"/>
          <w:sz w:val="18"/>
          <w:szCs w:val="18"/>
          <w:bdr w:val="single" w:sz="8" w:space="0" w:color="auto" w:frame="1"/>
          <w:lang w:val="fr-FR" w:eastAsia="fr-FR"/>
        </w:rPr>
        <w:t xml:space="preserve">    </w:t>
      </w:r>
      <w:r w:rsidRPr="00702EE3">
        <w:rPr>
          <w:rFonts w:asciiTheme="minorHAnsi" w:hAnsiTheme="minorHAnsi" w:cstheme="minorHAnsi"/>
          <w:sz w:val="18"/>
          <w:szCs w:val="18"/>
          <w:lang w:val="fr-FR" w:eastAsia="fr-FR"/>
        </w:rPr>
        <w:t xml:space="preserve">  </w:t>
      </w:r>
      <w:r w:rsidRPr="00702EE3">
        <w:rPr>
          <w:rFonts w:asciiTheme="minorHAnsi" w:hAnsiTheme="minorHAnsi" w:cstheme="minorHAnsi"/>
          <w:sz w:val="18"/>
          <w:szCs w:val="18"/>
          <w:bdr w:val="single" w:sz="8" w:space="0" w:color="auto" w:frame="1"/>
          <w:lang w:val="fr-FR" w:eastAsia="fr-FR"/>
        </w:rPr>
        <w:t xml:space="preserve">    </w:t>
      </w:r>
      <w:r w:rsidRPr="00702EE3">
        <w:rPr>
          <w:rFonts w:asciiTheme="minorHAnsi" w:hAnsiTheme="minorHAnsi" w:cstheme="minorHAnsi"/>
          <w:sz w:val="18"/>
          <w:szCs w:val="18"/>
          <w:lang w:val="fr-FR" w:eastAsia="fr-FR"/>
        </w:rPr>
        <w:t xml:space="preserve"> </w:t>
      </w:r>
      <w:r w:rsidRPr="00702EE3">
        <w:rPr>
          <w:rFonts w:asciiTheme="minorHAnsi" w:hAnsiTheme="minorHAnsi" w:cstheme="minorHAnsi"/>
          <w:sz w:val="18"/>
          <w:szCs w:val="18"/>
          <w:bdr w:val="single" w:sz="8" w:space="0" w:color="auto" w:frame="1"/>
          <w:lang w:val="fr-FR" w:eastAsia="fr-FR"/>
        </w:rPr>
        <w:t xml:space="preserve">    </w:t>
      </w:r>
      <w:r w:rsidRPr="00702EE3">
        <w:rPr>
          <w:rFonts w:asciiTheme="minorHAnsi" w:hAnsiTheme="minorHAnsi" w:cstheme="minorHAnsi"/>
          <w:sz w:val="18"/>
          <w:szCs w:val="18"/>
          <w:lang w:val="fr-FR" w:eastAsia="fr-FR"/>
        </w:rPr>
        <w:t xml:space="preserve"> </w:t>
      </w:r>
      <w:r w:rsidRPr="00702EE3">
        <w:rPr>
          <w:rFonts w:asciiTheme="minorHAnsi" w:hAnsiTheme="minorHAnsi" w:cstheme="minorHAnsi"/>
          <w:sz w:val="18"/>
          <w:szCs w:val="18"/>
          <w:bdr w:val="single" w:sz="8" w:space="0" w:color="auto" w:frame="1"/>
          <w:lang w:val="fr-FR" w:eastAsia="fr-FR"/>
        </w:rPr>
        <w:t xml:space="preserve">    </w:t>
      </w:r>
      <w:r w:rsidRPr="00702EE3">
        <w:rPr>
          <w:rFonts w:asciiTheme="minorHAnsi" w:hAnsiTheme="minorHAnsi" w:cstheme="minorHAnsi"/>
          <w:sz w:val="18"/>
          <w:szCs w:val="18"/>
          <w:lang w:val="fr-FR" w:eastAsia="fr-FR"/>
        </w:rPr>
        <w:t xml:space="preserve">          </w:t>
      </w:r>
      <w:r w:rsidRPr="00702EE3">
        <w:rPr>
          <w:rFonts w:asciiTheme="minorHAnsi" w:hAnsiTheme="minorHAnsi" w:cstheme="minorHAnsi"/>
          <w:sz w:val="18"/>
          <w:szCs w:val="18"/>
          <w:bdr w:val="single" w:sz="8" w:space="0" w:color="auto" w:frame="1"/>
          <w:lang w:val="fr-FR" w:eastAsia="fr-FR"/>
        </w:rPr>
        <w:t xml:space="preserve">    </w:t>
      </w:r>
      <w:r w:rsidRPr="00702EE3">
        <w:rPr>
          <w:rFonts w:asciiTheme="minorHAnsi" w:hAnsiTheme="minorHAnsi" w:cstheme="minorHAnsi"/>
          <w:sz w:val="18"/>
          <w:szCs w:val="18"/>
          <w:lang w:val="fr-FR" w:eastAsia="fr-FR"/>
        </w:rPr>
        <w:t xml:space="preserve">  </w:t>
      </w:r>
      <w:r w:rsidRPr="00702EE3">
        <w:rPr>
          <w:rFonts w:asciiTheme="minorHAnsi" w:hAnsiTheme="minorHAnsi" w:cstheme="minorHAnsi"/>
          <w:sz w:val="18"/>
          <w:szCs w:val="18"/>
          <w:bdr w:val="single" w:sz="8" w:space="0" w:color="auto" w:frame="1"/>
          <w:lang w:val="fr-FR" w:eastAsia="fr-FR"/>
        </w:rPr>
        <w:t xml:space="preserve">    </w:t>
      </w:r>
      <w:r w:rsidRPr="00702EE3">
        <w:rPr>
          <w:rFonts w:asciiTheme="minorHAnsi" w:hAnsiTheme="minorHAnsi" w:cstheme="minorHAnsi"/>
          <w:sz w:val="18"/>
          <w:szCs w:val="18"/>
          <w:lang w:val="fr-FR" w:eastAsia="fr-FR"/>
        </w:rPr>
        <w:t xml:space="preserve"> </w:t>
      </w:r>
      <w:r w:rsidRPr="00702EE3">
        <w:rPr>
          <w:rFonts w:asciiTheme="minorHAnsi" w:hAnsiTheme="minorHAnsi" w:cstheme="minorHAnsi"/>
          <w:sz w:val="18"/>
          <w:szCs w:val="18"/>
          <w:bdr w:val="single" w:sz="8" w:space="0" w:color="auto" w:frame="1"/>
          <w:lang w:val="fr-FR" w:eastAsia="fr-FR"/>
        </w:rPr>
        <w:t xml:space="preserve">    </w:t>
      </w:r>
      <w:r w:rsidRPr="00702EE3">
        <w:rPr>
          <w:rFonts w:asciiTheme="minorHAnsi" w:hAnsiTheme="minorHAnsi" w:cstheme="minorHAnsi"/>
          <w:sz w:val="18"/>
          <w:szCs w:val="18"/>
          <w:lang w:val="fr-FR" w:eastAsia="fr-FR"/>
        </w:rPr>
        <w:t xml:space="preserve">  </w:t>
      </w:r>
      <w:r w:rsidRPr="00702EE3">
        <w:rPr>
          <w:rFonts w:asciiTheme="minorHAnsi" w:hAnsiTheme="minorHAnsi" w:cstheme="minorHAnsi"/>
          <w:sz w:val="18"/>
          <w:szCs w:val="18"/>
          <w:bdr w:val="single" w:sz="8" w:space="0" w:color="auto" w:frame="1"/>
          <w:lang w:val="fr-FR" w:eastAsia="fr-FR"/>
        </w:rPr>
        <w:t xml:space="preserve">    </w:t>
      </w:r>
      <w:r w:rsidRPr="00702EE3">
        <w:rPr>
          <w:rFonts w:asciiTheme="minorHAnsi" w:hAnsiTheme="minorHAnsi" w:cstheme="minorHAnsi"/>
          <w:sz w:val="18"/>
          <w:szCs w:val="18"/>
          <w:lang w:val="fr-FR" w:eastAsia="fr-FR"/>
        </w:rPr>
        <w:t xml:space="preserve">      </w:t>
      </w:r>
      <w:r w:rsidRPr="00702EE3">
        <w:rPr>
          <w:rFonts w:asciiTheme="minorHAnsi" w:hAnsiTheme="minorHAnsi" w:cstheme="minorHAnsi"/>
          <w:sz w:val="18"/>
          <w:szCs w:val="18"/>
          <w:bdr w:val="single" w:sz="8" w:space="0" w:color="auto" w:frame="1"/>
          <w:lang w:val="fr-FR" w:eastAsia="fr-FR"/>
        </w:rPr>
        <w:t xml:space="preserve">    </w:t>
      </w:r>
      <w:r w:rsidRPr="00702EE3">
        <w:rPr>
          <w:rFonts w:asciiTheme="minorHAnsi" w:hAnsiTheme="minorHAnsi" w:cstheme="minorHAnsi"/>
          <w:sz w:val="18"/>
          <w:szCs w:val="18"/>
          <w:lang w:val="fr-FR" w:eastAsia="fr-FR"/>
        </w:rPr>
        <w:t xml:space="preserve">           </w:t>
      </w:r>
      <w:r w:rsidRPr="00702EE3">
        <w:rPr>
          <w:rFonts w:asciiTheme="minorHAnsi" w:hAnsiTheme="minorHAnsi" w:cstheme="minorHAnsi"/>
          <w:sz w:val="18"/>
          <w:szCs w:val="18"/>
          <w:bdr w:val="single" w:sz="8" w:space="0" w:color="auto" w:frame="1"/>
          <w:lang w:val="fr-FR" w:eastAsia="fr-FR"/>
        </w:rPr>
        <w:t xml:space="preserve">    </w:t>
      </w:r>
      <w:r w:rsidRPr="00702EE3">
        <w:rPr>
          <w:rFonts w:asciiTheme="minorHAnsi" w:hAnsiTheme="minorHAnsi" w:cstheme="minorHAnsi"/>
          <w:sz w:val="18"/>
          <w:szCs w:val="18"/>
          <w:lang w:val="fr-FR" w:eastAsia="fr-FR"/>
        </w:rPr>
        <w:t xml:space="preserve"> </w:t>
      </w:r>
      <w:r w:rsidRPr="00702EE3">
        <w:rPr>
          <w:rFonts w:asciiTheme="minorHAnsi" w:hAnsiTheme="minorHAnsi" w:cstheme="minorHAnsi"/>
          <w:sz w:val="18"/>
          <w:szCs w:val="18"/>
          <w:bdr w:val="single" w:sz="8" w:space="0" w:color="auto" w:frame="1"/>
          <w:lang w:val="fr-FR" w:eastAsia="fr-FR"/>
        </w:rPr>
        <w:t xml:space="preserve">    </w:t>
      </w:r>
      <w:r w:rsidRPr="00702EE3">
        <w:rPr>
          <w:rFonts w:asciiTheme="minorHAnsi" w:hAnsiTheme="minorHAnsi" w:cstheme="minorHAnsi"/>
          <w:sz w:val="18"/>
          <w:szCs w:val="18"/>
          <w:lang w:val="fr-FR" w:eastAsia="fr-FR"/>
        </w:rPr>
        <w:t xml:space="preserve">           </w:t>
      </w:r>
      <w:r w:rsidRPr="00702EE3">
        <w:rPr>
          <w:rFonts w:asciiTheme="minorHAnsi" w:hAnsiTheme="minorHAnsi" w:cstheme="minorHAnsi"/>
          <w:sz w:val="18"/>
          <w:szCs w:val="18"/>
          <w:bdr w:val="single" w:sz="8" w:space="0" w:color="auto" w:frame="1"/>
          <w:lang w:val="fr-FR" w:eastAsia="fr-FR"/>
        </w:rPr>
        <w:t xml:space="preserve">    </w:t>
      </w:r>
      <w:r w:rsidRPr="00702EE3">
        <w:rPr>
          <w:rFonts w:asciiTheme="minorHAnsi" w:hAnsiTheme="minorHAnsi" w:cstheme="minorHAnsi"/>
          <w:sz w:val="18"/>
          <w:szCs w:val="18"/>
          <w:lang w:val="fr-FR" w:eastAsia="fr-FR"/>
        </w:rPr>
        <w:t xml:space="preserve"> </w:t>
      </w:r>
      <w:r w:rsidRPr="00702EE3">
        <w:rPr>
          <w:rFonts w:asciiTheme="minorHAnsi" w:hAnsiTheme="minorHAnsi" w:cstheme="minorHAnsi"/>
          <w:sz w:val="18"/>
          <w:szCs w:val="18"/>
          <w:bdr w:val="single" w:sz="8" w:space="0" w:color="auto" w:frame="1"/>
          <w:lang w:val="fr-FR" w:eastAsia="fr-FR"/>
        </w:rPr>
        <w:t xml:space="preserve">    </w:t>
      </w:r>
      <w:r w:rsidRPr="00702EE3">
        <w:rPr>
          <w:rFonts w:asciiTheme="minorHAnsi" w:hAnsiTheme="minorHAnsi" w:cstheme="minorHAnsi"/>
          <w:sz w:val="18"/>
          <w:szCs w:val="18"/>
          <w:lang w:val="fr-FR" w:eastAsia="fr-FR"/>
        </w:rPr>
        <w:t xml:space="preserve"> </w:t>
      </w:r>
      <w:r w:rsidRPr="00702EE3">
        <w:rPr>
          <w:rFonts w:asciiTheme="minorHAnsi" w:hAnsiTheme="minorHAnsi" w:cstheme="minorHAnsi"/>
          <w:sz w:val="18"/>
          <w:szCs w:val="18"/>
          <w:bdr w:val="single" w:sz="8" w:space="0" w:color="auto" w:frame="1"/>
          <w:lang w:val="fr-FR" w:eastAsia="fr-FR"/>
        </w:rPr>
        <w:t xml:space="preserve">    </w:t>
      </w:r>
      <w:r w:rsidRPr="00702EE3">
        <w:rPr>
          <w:rFonts w:asciiTheme="minorHAnsi" w:hAnsiTheme="minorHAnsi" w:cstheme="minorHAnsi"/>
          <w:sz w:val="18"/>
          <w:szCs w:val="18"/>
          <w:lang w:val="fr-FR" w:eastAsia="fr-FR"/>
        </w:rPr>
        <w:t xml:space="preserve"> </w:t>
      </w:r>
      <w:r w:rsidRPr="00702EE3">
        <w:rPr>
          <w:rFonts w:asciiTheme="minorHAnsi" w:hAnsiTheme="minorHAnsi" w:cstheme="minorHAnsi"/>
          <w:sz w:val="18"/>
          <w:szCs w:val="18"/>
          <w:bdr w:val="single" w:sz="8" w:space="0" w:color="auto" w:frame="1"/>
          <w:lang w:val="fr-FR" w:eastAsia="fr-FR"/>
        </w:rPr>
        <w:t xml:space="preserve">    </w:t>
      </w:r>
      <w:r w:rsidRPr="00702EE3">
        <w:rPr>
          <w:rFonts w:asciiTheme="minorHAnsi" w:hAnsiTheme="minorHAnsi" w:cstheme="minorHAnsi"/>
          <w:sz w:val="18"/>
          <w:szCs w:val="18"/>
          <w:lang w:val="fr-FR" w:eastAsia="fr-FR"/>
        </w:rPr>
        <w:t xml:space="preserve"> </w:t>
      </w:r>
      <w:r w:rsidRPr="00702EE3">
        <w:rPr>
          <w:rFonts w:asciiTheme="minorHAnsi" w:hAnsiTheme="minorHAnsi" w:cstheme="minorHAnsi"/>
          <w:sz w:val="18"/>
          <w:szCs w:val="18"/>
          <w:bdr w:val="single" w:sz="8" w:space="0" w:color="auto" w:frame="1"/>
          <w:lang w:val="fr-FR" w:eastAsia="fr-FR"/>
        </w:rPr>
        <w:t xml:space="preserve">    </w:t>
      </w:r>
      <w:r w:rsidRPr="00702EE3">
        <w:rPr>
          <w:rFonts w:asciiTheme="minorHAnsi" w:hAnsiTheme="minorHAnsi" w:cstheme="minorHAnsi"/>
          <w:sz w:val="18"/>
          <w:szCs w:val="18"/>
          <w:lang w:val="fr-FR" w:eastAsia="fr-FR"/>
        </w:rPr>
        <w:t> </w:t>
      </w:r>
    </w:p>
    <w:p w14:paraId="73CCD050" w14:textId="77777777" w:rsidR="00066FA1" w:rsidRPr="00702EE3" w:rsidRDefault="00066FA1" w:rsidP="00066FA1">
      <w:pPr>
        <w:tabs>
          <w:tab w:val="center" w:pos="4536"/>
          <w:tab w:val="right" w:pos="9072"/>
        </w:tabs>
        <w:rPr>
          <w:rFonts w:asciiTheme="minorHAnsi" w:hAnsiTheme="minorHAnsi" w:cs="Calibri"/>
          <w:b/>
          <w:lang w:val="ro-RO" w:eastAsia="fr-FR"/>
        </w:rPr>
      </w:pPr>
      <w:r w:rsidRPr="00702EE3">
        <w:rPr>
          <w:rFonts w:asciiTheme="minorHAnsi" w:hAnsiTheme="minorHAnsi" w:cstheme="minorHAnsi"/>
          <w:sz w:val="18"/>
          <w:szCs w:val="18"/>
          <w:lang w:val="fr-FR" w:eastAsia="fr-FR"/>
        </w:rPr>
        <w:t xml:space="preserve"> </w:t>
      </w:r>
      <w:r w:rsidRPr="00702EE3">
        <w:rPr>
          <w:rFonts w:asciiTheme="minorHAnsi" w:hAnsiTheme="minorHAnsi" w:cstheme="minorHAnsi"/>
          <w:sz w:val="18"/>
          <w:szCs w:val="18"/>
          <w:bdr w:val="single" w:sz="8" w:space="0" w:color="auto" w:frame="1"/>
          <w:lang w:val="fr-FR" w:eastAsia="fr-FR"/>
        </w:rPr>
        <w:t xml:space="preserve">   </w:t>
      </w:r>
      <w:r w:rsidRPr="00702EE3">
        <w:rPr>
          <w:rFonts w:asciiTheme="minorHAnsi" w:hAnsiTheme="minorHAnsi" w:cstheme="minorHAnsi"/>
          <w:sz w:val="18"/>
          <w:szCs w:val="18"/>
          <w:lang w:val="fr-FR" w:eastAsia="fr-FR"/>
        </w:rPr>
        <w:t xml:space="preserve">                  </w:t>
      </w:r>
      <w:r w:rsidRPr="00702EE3">
        <w:rPr>
          <w:rFonts w:asciiTheme="minorHAnsi" w:hAnsiTheme="minorHAnsi" w:cstheme="minorHAnsi"/>
          <w:sz w:val="18"/>
          <w:szCs w:val="18"/>
          <w:bdr w:val="single" w:sz="8" w:space="0" w:color="auto" w:frame="1"/>
          <w:lang w:val="fr-FR" w:eastAsia="fr-FR"/>
        </w:rPr>
        <w:t xml:space="preserve">    </w:t>
      </w:r>
      <w:r w:rsidRPr="00702EE3">
        <w:rPr>
          <w:rFonts w:asciiTheme="minorHAnsi" w:hAnsiTheme="minorHAnsi" w:cstheme="minorHAnsi"/>
          <w:sz w:val="18"/>
          <w:szCs w:val="18"/>
          <w:lang w:val="fr-FR" w:eastAsia="fr-FR"/>
        </w:rPr>
        <w:t xml:space="preserve">  </w:t>
      </w:r>
      <w:r w:rsidRPr="00702EE3">
        <w:rPr>
          <w:rFonts w:asciiTheme="minorHAnsi" w:hAnsiTheme="minorHAnsi" w:cstheme="minorHAnsi"/>
          <w:sz w:val="18"/>
          <w:szCs w:val="18"/>
          <w:bdr w:val="single" w:sz="8" w:space="0" w:color="auto" w:frame="1"/>
          <w:lang w:val="fr-FR" w:eastAsia="fr-FR"/>
        </w:rPr>
        <w:t xml:space="preserve">    </w:t>
      </w:r>
      <w:r w:rsidRPr="00702EE3">
        <w:rPr>
          <w:rFonts w:asciiTheme="minorHAnsi" w:hAnsiTheme="minorHAnsi" w:cstheme="minorHAnsi"/>
          <w:sz w:val="18"/>
          <w:szCs w:val="18"/>
          <w:lang w:val="fr-FR" w:eastAsia="fr-FR"/>
        </w:rPr>
        <w:t xml:space="preserve">                  </w:t>
      </w:r>
      <w:r w:rsidRPr="00702EE3">
        <w:rPr>
          <w:rFonts w:asciiTheme="minorHAnsi" w:hAnsiTheme="minorHAnsi" w:cstheme="minorHAnsi"/>
          <w:sz w:val="18"/>
          <w:szCs w:val="18"/>
          <w:bdr w:val="single" w:sz="8" w:space="0" w:color="auto" w:frame="1"/>
          <w:lang w:val="fr-FR" w:eastAsia="fr-FR"/>
        </w:rPr>
        <w:t xml:space="preserve">    </w:t>
      </w:r>
      <w:r w:rsidRPr="00702EE3">
        <w:rPr>
          <w:rFonts w:asciiTheme="minorHAnsi" w:hAnsiTheme="minorHAnsi" w:cstheme="minorHAnsi"/>
          <w:sz w:val="18"/>
          <w:szCs w:val="18"/>
          <w:lang w:val="fr-FR" w:eastAsia="fr-FR"/>
        </w:rPr>
        <w:t xml:space="preserve">  </w:t>
      </w:r>
      <w:r w:rsidRPr="00702EE3">
        <w:rPr>
          <w:rFonts w:asciiTheme="minorHAnsi" w:hAnsiTheme="minorHAnsi" w:cstheme="minorHAnsi"/>
          <w:sz w:val="18"/>
          <w:szCs w:val="18"/>
          <w:bdr w:val="single" w:sz="8" w:space="0" w:color="auto" w:frame="1"/>
          <w:lang w:val="fr-FR" w:eastAsia="fr-FR"/>
        </w:rPr>
        <w:t xml:space="preserve">    </w:t>
      </w:r>
      <w:r w:rsidRPr="00702EE3">
        <w:rPr>
          <w:rFonts w:asciiTheme="minorHAnsi" w:hAnsiTheme="minorHAnsi" w:cstheme="minorHAnsi"/>
          <w:sz w:val="18"/>
          <w:szCs w:val="18"/>
          <w:lang w:val="fr-FR" w:eastAsia="fr-FR"/>
        </w:rPr>
        <w:t xml:space="preserve"> </w:t>
      </w:r>
      <w:r w:rsidRPr="00702EE3">
        <w:rPr>
          <w:rFonts w:asciiTheme="minorHAnsi" w:hAnsiTheme="minorHAnsi" w:cstheme="minorHAnsi"/>
          <w:sz w:val="18"/>
          <w:szCs w:val="18"/>
          <w:bdr w:val="single" w:sz="8" w:space="0" w:color="auto" w:frame="1"/>
          <w:lang w:val="fr-FR" w:eastAsia="fr-FR"/>
        </w:rPr>
        <w:t xml:space="preserve">    </w:t>
      </w:r>
      <w:r w:rsidRPr="00702EE3">
        <w:rPr>
          <w:rFonts w:asciiTheme="minorHAnsi" w:hAnsiTheme="minorHAnsi" w:cstheme="minorHAnsi"/>
          <w:sz w:val="18"/>
          <w:szCs w:val="18"/>
          <w:lang w:val="fr-FR" w:eastAsia="fr-FR"/>
        </w:rPr>
        <w:t xml:space="preserve"> </w:t>
      </w:r>
      <w:r w:rsidRPr="00702EE3">
        <w:rPr>
          <w:rFonts w:asciiTheme="minorHAnsi" w:hAnsiTheme="minorHAnsi" w:cstheme="minorHAnsi"/>
          <w:sz w:val="18"/>
          <w:szCs w:val="18"/>
          <w:bdr w:val="single" w:sz="8" w:space="0" w:color="auto" w:frame="1"/>
          <w:lang w:val="fr-FR" w:eastAsia="fr-FR"/>
        </w:rPr>
        <w:t xml:space="preserve">    </w:t>
      </w:r>
      <w:r w:rsidRPr="00702EE3">
        <w:rPr>
          <w:rFonts w:asciiTheme="minorHAnsi" w:hAnsiTheme="minorHAnsi" w:cstheme="minorHAnsi"/>
          <w:sz w:val="18"/>
          <w:szCs w:val="18"/>
          <w:lang w:val="fr-FR" w:eastAsia="fr-FR"/>
        </w:rPr>
        <w:t xml:space="preserve">          </w:t>
      </w:r>
      <w:r w:rsidRPr="00702EE3">
        <w:rPr>
          <w:rFonts w:asciiTheme="minorHAnsi" w:hAnsiTheme="minorHAnsi" w:cstheme="minorHAnsi"/>
          <w:sz w:val="18"/>
          <w:szCs w:val="18"/>
          <w:bdr w:val="single" w:sz="8" w:space="0" w:color="auto" w:frame="1"/>
          <w:lang w:val="fr-FR" w:eastAsia="fr-FR"/>
        </w:rPr>
        <w:t xml:space="preserve">    </w:t>
      </w:r>
      <w:r w:rsidRPr="00702EE3">
        <w:rPr>
          <w:rFonts w:asciiTheme="minorHAnsi" w:hAnsiTheme="minorHAnsi" w:cstheme="minorHAnsi"/>
          <w:sz w:val="18"/>
          <w:szCs w:val="18"/>
          <w:lang w:val="fr-FR" w:eastAsia="fr-FR"/>
        </w:rPr>
        <w:t xml:space="preserve">  </w:t>
      </w:r>
      <w:r w:rsidRPr="00702EE3">
        <w:rPr>
          <w:rFonts w:asciiTheme="minorHAnsi" w:hAnsiTheme="minorHAnsi" w:cstheme="minorHAnsi"/>
          <w:sz w:val="18"/>
          <w:szCs w:val="18"/>
          <w:bdr w:val="single" w:sz="8" w:space="0" w:color="auto" w:frame="1"/>
          <w:lang w:val="fr-FR" w:eastAsia="fr-FR"/>
        </w:rPr>
        <w:t xml:space="preserve">    </w:t>
      </w:r>
      <w:r w:rsidRPr="00702EE3">
        <w:rPr>
          <w:rFonts w:asciiTheme="minorHAnsi" w:hAnsiTheme="minorHAnsi" w:cstheme="minorHAnsi"/>
          <w:sz w:val="18"/>
          <w:szCs w:val="18"/>
          <w:lang w:val="fr-FR" w:eastAsia="fr-FR"/>
        </w:rPr>
        <w:t xml:space="preserve"> </w:t>
      </w:r>
      <w:r w:rsidRPr="00702EE3">
        <w:rPr>
          <w:rFonts w:asciiTheme="minorHAnsi" w:hAnsiTheme="minorHAnsi" w:cstheme="minorHAnsi"/>
          <w:sz w:val="18"/>
          <w:szCs w:val="18"/>
          <w:bdr w:val="single" w:sz="8" w:space="0" w:color="auto" w:frame="1"/>
          <w:lang w:val="fr-FR" w:eastAsia="fr-FR"/>
        </w:rPr>
        <w:t xml:space="preserve">    </w:t>
      </w:r>
      <w:r w:rsidRPr="00702EE3">
        <w:rPr>
          <w:rFonts w:asciiTheme="minorHAnsi" w:hAnsiTheme="minorHAnsi" w:cstheme="minorHAnsi"/>
          <w:sz w:val="18"/>
          <w:szCs w:val="18"/>
          <w:lang w:val="fr-FR" w:eastAsia="fr-FR"/>
        </w:rPr>
        <w:t xml:space="preserve">  </w:t>
      </w:r>
      <w:r w:rsidRPr="00702EE3">
        <w:rPr>
          <w:rFonts w:asciiTheme="minorHAnsi" w:hAnsiTheme="minorHAnsi" w:cstheme="minorHAnsi"/>
          <w:sz w:val="18"/>
          <w:szCs w:val="18"/>
          <w:bdr w:val="single" w:sz="8" w:space="0" w:color="auto" w:frame="1"/>
          <w:lang w:val="fr-FR" w:eastAsia="fr-FR"/>
        </w:rPr>
        <w:t xml:space="preserve">    </w:t>
      </w:r>
      <w:r w:rsidRPr="00702EE3">
        <w:rPr>
          <w:rFonts w:asciiTheme="minorHAnsi" w:hAnsiTheme="minorHAnsi" w:cstheme="minorHAnsi"/>
          <w:sz w:val="18"/>
          <w:szCs w:val="18"/>
          <w:lang w:val="fr-FR" w:eastAsia="fr-FR"/>
        </w:rPr>
        <w:t xml:space="preserve">      </w:t>
      </w:r>
      <w:r w:rsidRPr="00702EE3">
        <w:rPr>
          <w:rFonts w:asciiTheme="minorHAnsi" w:hAnsiTheme="minorHAnsi" w:cstheme="minorHAnsi"/>
          <w:sz w:val="18"/>
          <w:szCs w:val="18"/>
          <w:bdr w:val="single" w:sz="8" w:space="0" w:color="auto" w:frame="1"/>
          <w:lang w:val="fr-FR" w:eastAsia="fr-FR"/>
        </w:rPr>
        <w:t xml:space="preserve">    </w:t>
      </w:r>
      <w:r w:rsidRPr="00702EE3">
        <w:rPr>
          <w:rFonts w:asciiTheme="minorHAnsi" w:hAnsiTheme="minorHAnsi" w:cstheme="minorHAnsi"/>
          <w:sz w:val="18"/>
          <w:szCs w:val="18"/>
          <w:lang w:val="fr-FR" w:eastAsia="fr-FR"/>
        </w:rPr>
        <w:t xml:space="preserve">           </w:t>
      </w:r>
      <w:r w:rsidRPr="00702EE3">
        <w:rPr>
          <w:rFonts w:asciiTheme="minorHAnsi" w:hAnsiTheme="minorHAnsi" w:cstheme="minorHAnsi"/>
          <w:sz w:val="18"/>
          <w:szCs w:val="18"/>
          <w:bdr w:val="single" w:sz="8" w:space="0" w:color="auto" w:frame="1"/>
          <w:lang w:val="fr-FR" w:eastAsia="fr-FR"/>
        </w:rPr>
        <w:t xml:space="preserve">    </w:t>
      </w:r>
      <w:r w:rsidRPr="00702EE3">
        <w:rPr>
          <w:rFonts w:asciiTheme="minorHAnsi" w:hAnsiTheme="minorHAnsi" w:cstheme="minorHAnsi"/>
          <w:sz w:val="18"/>
          <w:szCs w:val="18"/>
          <w:lang w:val="fr-FR" w:eastAsia="fr-FR"/>
        </w:rPr>
        <w:t xml:space="preserve"> </w:t>
      </w:r>
      <w:r w:rsidRPr="00702EE3">
        <w:rPr>
          <w:rFonts w:asciiTheme="minorHAnsi" w:hAnsiTheme="minorHAnsi" w:cstheme="minorHAnsi"/>
          <w:sz w:val="18"/>
          <w:szCs w:val="18"/>
          <w:bdr w:val="single" w:sz="8" w:space="0" w:color="auto" w:frame="1"/>
          <w:lang w:val="fr-FR" w:eastAsia="fr-FR"/>
        </w:rPr>
        <w:t xml:space="preserve">    </w:t>
      </w:r>
      <w:r w:rsidRPr="00702EE3">
        <w:rPr>
          <w:rFonts w:asciiTheme="minorHAnsi" w:hAnsiTheme="minorHAnsi" w:cstheme="minorHAnsi"/>
          <w:sz w:val="18"/>
          <w:szCs w:val="18"/>
          <w:lang w:val="fr-FR" w:eastAsia="fr-FR"/>
        </w:rPr>
        <w:t xml:space="preserve">           </w:t>
      </w:r>
      <w:r w:rsidRPr="00702EE3">
        <w:rPr>
          <w:rFonts w:asciiTheme="minorHAnsi" w:hAnsiTheme="minorHAnsi" w:cstheme="minorHAnsi"/>
          <w:sz w:val="18"/>
          <w:szCs w:val="18"/>
          <w:bdr w:val="single" w:sz="8" w:space="0" w:color="auto" w:frame="1"/>
          <w:lang w:val="fr-FR" w:eastAsia="fr-FR"/>
        </w:rPr>
        <w:t xml:space="preserve">    </w:t>
      </w:r>
      <w:r w:rsidRPr="00702EE3">
        <w:rPr>
          <w:rFonts w:asciiTheme="minorHAnsi" w:hAnsiTheme="minorHAnsi" w:cstheme="minorHAnsi"/>
          <w:sz w:val="18"/>
          <w:szCs w:val="18"/>
          <w:lang w:val="fr-FR" w:eastAsia="fr-FR"/>
        </w:rPr>
        <w:t xml:space="preserve"> </w:t>
      </w:r>
      <w:r w:rsidRPr="00702EE3">
        <w:rPr>
          <w:rFonts w:asciiTheme="minorHAnsi" w:hAnsiTheme="minorHAnsi" w:cstheme="minorHAnsi"/>
          <w:sz w:val="18"/>
          <w:szCs w:val="18"/>
          <w:bdr w:val="single" w:sz="8" w:space="0" w:color="auto" w:frame="1"/>
          <w:lang w:val="fr-FR" w:eastAsia="fr-FR"/>
        </w:rPr>
        <w:t xml:space="preserve">    </w:t>
      </w:r>
      <w:r w:rsidRPr="00702EE3">
        <w:rPr>
          <w:rFonts w:asciiTheme="minorHAnsi" w:hAnsiTheme="minorHAnsi" w:cstheme="minorHAnsi"/>
          <w:sz w:val="18"/>
          <w:szCs w:val="18"/>
          <w:lang w:val="fr-FR" w:eastAsia="fr-FR"/>
        </w:rPr>
        <w:t xml:space="preserve"> </w:t>
      </w:r>
      <w:r w:rsidRPr="00702EE3">
        <w:rPr>
          <w:rFonts w:asciiTheme="minorHAnsi" w:hAnsiTheme="minorHAnsi" w:cstheme="minorHAnsi"/>
          <w:sz w:val="18"/>
          <w:szCs w:val="18"/>
          <w:bdr w:val="single" w:sz="8" w:space="0" w:color="auto" w:frame="1"/>
          <w:lang w:val="fr-FR" w:eastAsia="fr-FR"/>
        </w:rPr>
        <w:t xml:space="preserve">    </w:t>
      </w:r>
      <w:r w:rsidRPr="00702EE3">
        <w:rPr>
          <w:rFonts w:asciiTheme="minorHAnsi" w:hAnsiTheme="minorHAnsi" w:cstheme="minorHAnsi"/>
          <w:sz w:val="18"/>
          <w:szCs w:val="18"/>
          <w:lang w:val="fr-FR" w:eastAsia="fr-FR"/>
        </w:rPr>
        <w:t xml:space="preserve"> </w:t>
      </w:r>
      <w:r w:rsidRPr="00702EE3">
        <w:rPr>
          <w:rFonts w:asciiTheme="minorHAnsi" w:hAnsiTheme="minorHAnsi" w:cstheme="minorHAnsi"/>
          <w:sz w:val="18"/>
          <w:szCs w:val="18"/>
          <w:bdr w:val="single" w:sz="8" w:space="0" w:color="auto" w:frame="1"/>
          <w:lang w:val="fr-FR" w:eastAsia="fr-FR"/>
        </w:rPr>
        <w:t xml:space="preserve">    </w:t>
      </w:r>
      <w:r w:rsidRPr="00702EE3">
        <w:rPr>
          <w:rFonts w:asciiTheme="minorHAnsi" w:hAnsiTheme="minorHAnsi" w:cstheme="minorHAnsi"/>
          <w:sz w:val="18"/>
          <w:szCs w:val="18"/>
          <w:lang w:val="fr-FR" w:eastAsia="fr-FR"/>
        </w:rPr>
        <w:t xml:space="preserve"> </w:t>
      </w:r>
      <w:r w:rsidRPr="00702EE3">
        <w:rPr>
          <w:rFonts w:asciiTheme="minorHAnsi" w:hAnsiTheme="minorHAnsi" w:cstheme="minorHAnsi"/>
          <w:sz w:val="18"/>
          <w:szCs w:val="18"/>
          <w:bdr w:val="single" w:sz="8" w:space="0" w:color="auto" w:frame="1"/>
          <w:lang w:val="fr-FR" w:eastAsia="fr-FR"/>
        </w:rPr>
        <w:t xml:space="preserve">    </w:t>
      </w:r>
    </w:p>
    <w:p w14:paraId="136071FE" w14:textId="77777777" w:rsidR="00066FA1" w:rsidRPr="00702EE3" w:rsidRDefault="00066FA1" w:rsidP="00066FA1">
      <w:pPr>
        <w:tabs>
          <w:tab w:val="left" w:pos="0"/>
        </w:tabs>
        <w:ind w:hanging="540"/>
        <w:rPr>
          <w:rFonts w:asciiTheme="minorHAnsi" w:hAnsiTheme="minorHAnsi" w:cstheme="minorHAnsi"/>
          <w:sz w:val="18"/>
          <w:szCs w:val="18"/>
          <w:lang w:val="ro-RO"/>
        </w:rPr>
      </w:pPr>
      <w:r w:rsidRPr="00702EE3">
        <w:rPr>
          <w:rFonts w:asciiTheme="minorHAnsi" w:hAnsiTheme="minorHAnsi" w:cstheme="minorHAnsi"/>
          <w:sz w:val="18"/>
          <w:szCs w:val="18"/>
          <w:lang w:val="ro-RO"/>
        </w:rPr>
        <w:tab/>
        <w:t xml:space="preserve">Tip </w:t>
      </w:r>
      <w:r w:rsidRPr="00702EE3">
        <w:rPr>
          <w:rFonts w:asciiTheme="minorHAnsi" w:hAnsiTheme="minorHAnsi" w:cstheme="minorHAnsi"/>
          <w:sz w:val="18"/>
          <w:szCs w:val="18"/>
          <w:lang w:val="ro-RO"/>
        </w:rPr>
        <w:tab/>
        <w:t xml:space="preserve">        Codificare  </w:t>
      </w:r>
      <w:r w:rsidRPr="00702EE3">
        <w:rPr>
          <w:rFonts w:asciiTheme="minorHAnsi" w:hAnsiTheme="minorHAnsi" w:cstheme="minorHAnsi"/>
          <w:sz w:val="18"/>
          <w:szCs w:val="18"/>
          <w:lang w:val="ro-RO"/>
        </w:rPr>
        <w:tab/>
        <w:t xml:space="preserve"> Codificare </w:t>
      </w:r>
      <w:r w:rsidRPr="00702EE3">
        <w:rPr>
          <w:rFonts w:asciiTheme="minorHAnsi" w:hAnsiTheme="minorHAnsi" w:cstheme="minorHAnsi"/>
          <w:sz w:val="18"/>
          <w:szCs w:val="18"/>
          <w:lang w:val="ro-RO"/>
        </w:rPr>
        <w:tab/>
        <w:t>Codificare          Licitaţie de           Cod</w:t>
      </w:r>
      <w:r w:rsidRPr="00702EE3">
        <w:rPr>
          <w:rFonts w:asciiTheme="minorHAnsi" w:hAnsiTheme="minorHAnsi" w:cstheme="minorHAnsi"/>
          <w:sz w:val="18"/>
          <w:szCs w:val="18"/>
          <w:lang w:val="ro-RO"/>
        </w:rPr>
        <w:tab/>
        <w:t xml:space="preserve">     Cod</w:t>
      </w:r>
      <w:r w:rsidRPr="00702EE3">
        <w:rPr>
          <w:rFonts w:asciiTheme="minorHAnsi" w:hAnsiTheme="minorHAnsi" w:cstheme="minorHAnsi"/>
          <w:sz w:val="18"/>
          <w:szCs w:val="18"/>
          <w:lang w:val="ro-RO"/>
        </w:rPr>
        <w:tab/>
        <w:t xml:space="preserve">     Număr de ordine</w:t>
      </w:r>
    </w:p>
    <w:p w14:paraId="7601EA86" w14:textId="77777777" w:rsidR="00066FA1" w:rsidRPr="00702EE3" w:rsidRDefault="00066FA1" w:rsidP="00066FA1">
      <w:pPr>
        <w:tabs>
          <w:tab w:val="left" w:pos="0"/>
        </w:tabs>
        <w:ind w:hanging="540"/>
        <w:rPr>
          <w:rFonts w:asciiTheme="minorHAnsi" w:hAnsiTheme="minorHAnsi" w:cstheme="minorHAnsi"/>
          <w:sz w:val="18"/>
          <w:szCs w:val="18"/>
          <w:lang w:val="ro-RO"/>
        </w:rPr>
      </w:pPr>
      <w:r w:rsidRPr="00702EE3">
        <w:rPr>
          <w:rFonts w:asciiTheme="minorHAnsi" w:hAnsiTheme="minorHAnsi" w:cstheme="minorHAnsi"/>
          <w:sz w:val="18"/>
          <w:szCs w:val="18"/>
          <w:lang w:val="ro-RO"/>
        </w:rPr>
        <w:tab/>
        <w:t>Cerere</w:t>
      </w:r>
      <w:r w:rsidRPr="00702EE3">
        <w:rPr>
          <w:rFonts w:asciiTheme="minorHAnsi" w:hAnsiTheme="minorHAnsi" w:cstheme="minorHAnsi"/>
          <w:sz w:val="18"/>
          <w:szCs w:val="18"/>
          <w:lang w:val="ro-RO"/>
        </w:rPr>
        <w:tab/>
        <w:t xml:space="preserve">         Măsură </w:t>
      </w:r>
      <w:r w:rsidRPr="00702EE3">
        <w:rPr>
          <w:rFonts w:asciiTheme="minorHAnsi" w:hAnsiTheme="minorHAnsi" w:cstheme="minorHAnsi"/>
          <w:sz w:val="18"/>
          <w:szCs w:val="18"/>
          <w:lang w:val="ro-RO"/>
        </w:rPr>
        <w:tab/>
        <w:t xml:space="preserve"> Sub-Măsură</w:t>
      </w:r>
      <w:r w:rsidRPr="00702EE3">
        <w:rPr>
          <w:rFonts w:asciiTheme="minorHAnsi" w:hAnsiTheme="minorHAnsi" w:cstheme="minorHAnsi"/>
          <w:sz w:val="18"/>
          <w:szCs w:val="18"/>
          <w:lang w:val="ro-RO"/>
        </w:rPr>
        <w:tab/>
        <w:t>de rezervă          proiecte</w:t>
      </w:r>
      <w:r w:rsidRPr="00702EE3">
        <w:rPr>
          <w:rFonts w:asciiTheme="minorHAnsi" w:hAnsiTheme="minorHAnsi" w:cstheme="minorHAnsi"/>
          <w:sz w:val="18"/>
          <w:szCs w:val="18"/>
          <w:lang w:val="ro-RO"/>
        </w:rPr>
        <w:tab/>
        <w:t xml:space="preserve">    regiune   Judeţ</w:t>
      </w:r>
      <w:r w:rsidRPr="00702EE3">
        <w:rPr>
          <w:rFonts w:asciiTheme="minorHAnsi" w:hAnsiTheme="minorHAnsi" w:cstheme="minorHAnsi"/>
          <w:sz w:val="18"/>
          <w:szCs w:val="18"/>
          <w:lang w:val="ro-RO"/>
        </w:rPr>
        <w:tab/>
        <w:t xml:space="preserve">     de înregistrare </w:t>
      </w:r>
    </w:p>
    <w:p w14:paraId="428EFAEF" w14:textId="77777777" w:rsidR="00066FA1" w:rsidRPr="00702EE3" w:rsidRDefault="00066FA1" w:rsidP="00066FA1">
      <w:pPr>
        <w:pStyle w:val="BodyText3"/>
        <w:tabs>
          <w:tab w:val="left" w:pos="0"/>
        </w:tabs>
        <w:ind w:hanging="540"/>
        <w:jc w:val="left"/>
        <w:rPr>
          <w:rFonts w:asciiTheme="minorHAnsi" w:hAnsiTheme="minorHAnsi" w:cstheme="minorHAnsi"/>
          <w:b w:val="0"/>
          <w:sz w:val="24"/>
          <w:szCs w:val="24"/>
          <w:lang w:val="ro-RO"/>
        </w:rPr>
      </w:pPr>
      <w:r w:rsidRPr="00702EE3">
        <w:rPr>
          <w:rFonts w:asciiTheme="minorHAnsi" w:hAnsiTheme="minorHAnsi" w:cstheme="minorHAnsi"/>
          <w:b w:val="0"/>
          <w:bCs w:val="0"/>
          <w:sz w:val="18"/>
          <w:szCs w:val="18"/>
          <w:lang w:val="ro-RO"/>
        </w:rPr>
        <w:tab/>
        <w:t>Finanţare</w:t>
      </w:r>
      <w:r w:rsidRPr="00702EE3">
        <w:rPr>
          <w:rFonts w:asciiTheme="minorHAnsi" w:hAnsiTheme="minorHAnsi" w:cstheme="minorHAnsi"/>
          <w:b w:val="0"/>
          <w:bCs w:val="0"/>
          <w:sz w:val="18"/>
          <w:szCs w:val="18"/>
          <w:lang w:val="ro-RO"/>
        </w:rPr>
        <w:tab/>
      </w:r>
    </w:p>
    <w:p w14:paraId="023D7E2A" w14:textId="77777777" w:rsidR="00F01778" w:rsidRPr="00702EE3" w:rsidRDefault="00F01778" w:rsidP="00F01778">
      <w:pPr>
        <w:rPr>
          <w:rFonts w:asciiTheme="minorHAnsi" w:hAnsiTheme="minorHAnsi" w:cs="Calibri"/>
          <w:sz w:val="22"/>
          <w:szCs w:val="22"/>
          <w:lang w:val="ro-RO"/>
        </w:rPr>
      </w:pPr>
      <w:r w:rsidRPr="00702EE3">
        <w:rPr>
          <w:rFonts w:asciiTheme="minorHAnsi" w:hAnsiTheme="minorHAnsi" w:cs="Calibri"/>
          <w:sz w:val="20"/>
          <w:szCs w:val="20"/>
          <w:lang w:val="ro-RO"/>
        </w:rPr>
        <w:tab/>
      </w:r>
      <w:r w:rsidRPr="00702EE3">
        <w:rPr>
          <w:rFonts w:asciiTheme="minorHAnsi" w:hAnsiTheme="minorHAnsi" w:cs="Calibri"/>
          <w:sz w:val="20"/>
          <w:szCs w:val="20"/>
          <w:lang w:val="ro-RO"/>
        </w:rPr>
        <w:tab/>
      </w:r>
      <w:r w:rsidRPr="00702EE3">
        <w:rPr>
          <w:rFonts w:asciiTheme="minorHAnsi" w:hAnsiTheme="minorHAnsi" w:cs="Calibri"/>
          <w:sz w:val="22"/>
          <w:szCs w:val="22"/>
          <w:lang w:val="ro-RO"/>
        </w:rPr>
        <w:tab/>
      </w:r>
      <w:r w:rsidRPr="00702EE3">
        <w:rPr>
          <w:rFonts w:asciiTheme="minorHAnsi" w:hAnsiTheme="minorHAnsi" w:cs="Calibri"/>
          <w:sz w:val="22"/>
          <w:szCs w:val="22"/>
          <w:lang w:val="ro-RO"/>
        </w:rPr>
        <w:tab/>
      </w:r>
      <w:r w:rsidRPr="00702EE3">
        <w:rPr>
          <w:rFonts w:asciiTheme="minorHAnsi" w:hAnsiTheme="minorHAnsi" w:cs="Calibri"/>
          <w:sz w:val="22"/>
          <w:szCs w:val="22"/>
          <w:lang w:val="ro-RO"/>
        </w:rPr>
        <w:tab/>
      </w:r>
      <w:r w:rsidRPr="00702EE3">
        <w:rPr>
          <w:rFonts w:asciiTheme="minorHAnsi" w:hAnsiTheme="minorHAnsi" w:cs="Calibri"/>
          <w:sz w:val="22"/>
          <w:szCs w:val="22"/>
          <w:lang w:val="ro-RO"/>
        </w:rPr>
        <w:tab/>
      </w:r>
      <w:r w:rsidRPr="00702EE3">
        <w:rPr>
          <w:rFonts w:asciiTheme="minorHAnsi" w:hAnsiTheme="minorHAnsi" w:cs="Calibri"/>
          <w:sz w:val="22"/>
          <w:szCs w:val="22"/>
          <w:lang w:val="ro-RO"/>
        </w:rPr>
        <w:tab/>
        <w:t xml:space="preserve">    </w:t>
      </w:r>
    </w:p>
    <w:p w14:paraId="0C1DD4D9" w14:textId="77777777" w:rsidR="00F01778" w:rsidRPr="00702EE3" w:rsidRDefault="00F01778" w:rsidP="00BE0478">
      <w:pPr>
        <w:pStyle w:val="BodyText3"/>
        <w:jc w:val="left"/>
        <w:rPr>
          <w:rFonts w:asciiTheme="minorHAnsi" w:hAnsiTheme="minorHAnsi" w:cs="Calibri"/>
          <w:b w:val="0"/>
          <w:sz w:val="22"/>
          <w:szCs w:val="22"/>
          <w:lang w:val="ro-RO"/>
        </w:rPr>
      </w:pPr>
    </w:p>
    <w:p w14:paraId="6F7B362A" w14:textId="77777777" w:rsidR="00BE0478" w:rsidRPr="00702EE3" w:rsidRDefault="00BE0478" w:rsidP="00BE0478">
      <w:pPr>
        <w:pStyle w:val="BodyText3"/>
        <w:jc w:val="left"/>
        <w:rPr>
          <w:rFonts w:asciiTheme="minorHAnsi" w:hAnsiTheme="minorHAnsi" w:cs="Calibri"/>
          <w:b w:val="0"/>
          <w:sz w:val="22"/>
          <w:szCs w:val="22"/>
          <w:lang w:val="ro-RO"/>
        </w:rPr>
      </w:pPr>
      <w:r w:rsidRPr="00702EE3">
        <w:rPr>
          <w:rFonts w:asciiTheme="minorHAnsi" w:hAnsiTheme="minorHAnsi" w:cs="Calibri"/>
          <w:b w:val="0"/>
          <w:sz w:val="22"/>
          <w:szCs w:val="22"/>
          <w:lang w:val="ro-RO"/>
        </w:rPr>
        <w:t>Denumirea solicitantului :</w:t>
      </w:r>
    </w:p>
    <w:p w14:paraId="64D9D5F8" w14:textId="77777777" w:rsidR="00BE0478" w:rsidRPr="00702EE3" w:rsidRDefault="00BE0478" w:rsidP="00BE0478">
      <w:pPr>
        <w:pStyle w:val="BodyText3"/>
        <w:jc w:val="left"/>
        <w:rPr>
          <w:rFonts w:asciiTheme="minorHAnsi" w:hAnsiTheme="minorHAnsi" w:cs="Calibri"/>
          <w:b w:val="0"/>
          <w:sz w:val="22"/>
          <w:szCs w:val="22"/>
          <w:u w:val="single"/>
          <w:lang w:val="ro-RO"/>
        </w:rPr>
      </w:pPr>
      <w:r w:rsidRPr="00702EE3">
        <w:rPr>
          <w:rFonts w:asciiTheme="minorHAnsi" w:hAnsiTheme="minorHAnsi" w:cs="Calibri"/>
          <w:b w:val="0"/>
          <w:sz w:val="22"/>
          <w:szCs w:val="22"/>
          <w:u w:val="single"/>
          <w:lang w:val="ro-RO"/>
        </w:rPr>
        <w:t>Titlul proiectului   …………………………………………………………………………………........................</w:t>
      </w:r>
    </w:p>
    <w:p w14:paraId="13F26B3B" w14:textId="77777777" w:rsidR="00BE0478" w:rsidRPr="00702EE3" w:rsidRDefault="00BE0478" w:rsidP="00BE0478">
      <w:pPr>
        <w:pStyle w:val="BodyText3"/>
        <w:jc w:val="left"/>
        <w:rPr>
          <w:rFonts w:asciiTheme="minorHAnsi" w:hAnsiTheme="minorHAnsi" w:cs="Calibri"/>
          <w:b w:val="0"/>
          <w:sz w:val="22"/>
          <w:szCs w:val="22"/>
          <w:lang w:val="ro-RO"/>
        </w:rPr>
      </w:pPr>
      <w:r w:rsidRPr="00702EE3">
        <w:rPr>
          <w:rFonts w:asciiTheme="minorHAnsi" w:hAnsiTheme="minorHAnsi" w:cs="Calibri"/>
          <w:b w:val="0"/>
          <w:sz w:val="22"/>
          <w:szCs w:val="22"/>
          <w:u w:val="single"/>
          <w:lang w:val="ro-RO"/>
        </w:rPr>
        <w:t>Amplasare .......................(localitate)</w:t>
      </w:r>
    </w:p>
    <w:p w14:paraId="56086BA2" w14:textId="77777777" w:rsidR="00BE0478" w:rsidRPr="00702EE3" w:rsidRDefault="00BE0478" w:rsidP="00BE0478">
      <w:pPr>
        <w:pStyle w:val="BodyText3"/>
        <w:jc w:val="left"/>
        <w:rPr>
          <w:rFonts w:asciiTheme="minorHAnsi" w:hAnsiTheme="minorHAnsi" w:cs="Calibri"/>
          <w:b w:val="0"/>
          <w:sz w:val="22"/>
          <w:szCs w:val="22"/>
          <w:lang w:val="ro-RO"/>
        </w:rPr>
      </w:pPr>
      <w:r w:rsidRPr="00702EE3">
        <w:rPr>
          <w:rFonts w:asciiTheme="minorHAnsi" w:hAnsiTheme="minorHAnsi" w:cs="Calibri"/>
          <w:b w:val="0"/>
          <w:sz w:val="22"/>
          <w:szCs w:val="22"/>
          <w:lang w:val="ro-RO"/>
        </w:rPr>
        <w:t>Statutul juridic ………………………………………………………………...........................</w:t>
      </w:r>
    </w:p>
    <w:p w14:paraId="1C15FE58" w14:textId="77777777" w:rsidR="00BE0478" w:rsidRPr="00702EE3" w:rsidRDefault="00BE0478" w:rsidP="00BE0478">
      <w:pPr>
        <w:pStyle w:val="BodyText3"/>
        <w:jc w:val="left"/>
        <w:rPr>
          <w:rFonts w:asciiTheme="minorHAnsi" w:hAnsiTheme="minorHAnsi" w:cs="Calibri"/>
          <w:b w:val="0"/>
          <w:sz w:val="22"/>
          <w:szCs w:val="22"/>
          <w:lang w:val="ro-RO"/>
        </w:rPr>
      </w:pPr>
      <w:r w:rsidRPr="00702EE3">
        <w:rPr>
          <w:rFonts w:asciiTheme="minorHAnsi" w:hAnsiTheme="minorHAnsi" w:cs="Calibri"/>
          <w:b w:val="0"/>
          <w:sz w:val="22"/>
          <w:szCs w:val="22"/>
          <w:lang w:val="ro-RO"/>
        </w:rPr>
        <w:t>Date personale (reprezentant legal)</w:t>
      </w:r>
    </w:p>
    <w:p w14:paraId="12CB3D4E" w14:textId="77777777" w:rsidR="00BE0478" w:rsidRPr="00702EE3" w:rsidRDefault="00BE0478" w:rsidP="00BE0478">
      <w:pPr>
        <w:pStyle w:val="BodyText3"/>
        <w:jc w:val="left"/>
        <w:rPr>
          <w:rFonts w:asciiTheme="minorHAnsi" w:hAnsiTheme="minorHAnsi" w:cs="Calibri"/>
          <w:b w:val="0"/>
          <w:sz w:val="22"/>
          <w:szCs w:val="22"/>
          <w:lang w:val="ro-RO"/>
        </w:rPr>
      </w:pPr>
      <w:r w:rsidRPr="00702EE3">
        <w:rPr>
          <w:rFonts w:asciiTheme="minorHAnsi" w:hAnsiTheme="minorHAnsi" w:cs="Calibri"/>
          <w:b w:val="0"/>
          <w:sz w:val="22"/>
          <w:szCs w:val="22"/>
          <w:lang w:val="ro-RO"/>
        </w:rPr>
        <w:t>Nume:………………………………………………………………………...........................</w:t>
      </w:r>
    </w:p>
    <w:p w14:paraId="19FB89D1" w14:textId="77777777" w:rsidR="00BE0478" w:rsidRPr="00702EE3" w:rsidRDefault="00BE0478" w:rsidP="00BE0478">
      <w:pPr>
        <w:pStyle w:val="BodyText3"/>
        <w:jc w:val="left"/>
        <w:rPr>
          <w:rFonts w:asciiTheme="minorHAnsi" w:hAnsiTheme="minorHAnsi" w:cs="Calibri"/>
          <w:b w:val="0"/>
          <w:sz w:val="22"/>
          <w:szCs w:val="22"/>
          <w:lang w:val="ro-RO"/>
        </w:rPr>
      </w:pPr>
      <w:r w:rsidRPr="00702EE3">
        <w:rPr>
          <w:rFonts w:asciiTheme="minorHAnsi" w:hAnsiTheme="minorHAnsi" w:cs="Calibri"/>
          <w:b w:val="0"/>
          <w:sz w:val="22"/>
          <w:szCs w:val="22"/>
          <w:lang w:val="ro-RO"/>
        </w:rPr>
        <w:t>Prenume:……………...……………………………………………………..........................</w:t>
      </w:r>
    </w:p>
    <w:p w14:paraId="61E2DE68" w14:textId="77777777" w:rsidR="00BE0478" w:rsidRPr="00702EE3" w:rsidRDefault="00BE0478" w:rsidP="00BE0478">
      <w:pPr>
        <w:pStyle w:val="BodyText3"/>
        <w:jc w:val="left"/>
        <w:rPr>
          <w:rFonts w:asciiTheme="minorHAnsi" w:hAnsiTheme="minorHAnsi" w:cs="Calibri"/>
          <w:b w:val="0"/>
          <w:sz w:val="22"/>
          <w:szCs w:val="22"/>
          <w:lang w:val="ro-RO"/>
        </w:rPr>
      </w:pPr>
      <w:r w:rsidRPr="00702EE3">
        <w:rPr>
          <w:rFonts w:asciiTheme="minorHAnsi" w:hAnsiTheme="minorHAnsi" w:cs="Calibri"/>
          <w:b w:val="0"/>
          <w:sz w:val="22"/>
          <w:szCs w:val="22"/>
          <w:lang w:val="ro-RO"/>
        </w:rPr>
        <w:t>Funcţia reprezentantului legal :………………………….......................................................</w:t>
      </w:r>
    </w:p>
    <w:p w14:paraId="577B208F" w14:textId="77777777" w:rsidR="00BE0478" w:rsidRPr="00702EE3" w:rsidRDefault="00BE0478" w:rsidP="00BE0478">
      <w:pPr>
        <w:pStyle w:val="BodyText3"/>
        <w:rPr>
          <w:rFonts w:asciiTheme="minorHAnsi" w:hAnsiTheme="minorHAnsi" w:cs="Calibri"/>
          <w:b w:val="0"/>
          <w:sz w:val="18"/>
          <w:szCs w:val="22"/>
          <w:lang w:val="ro-RO"/>
        </w:rPr>
      </w:pPr>
    </w:p>
    <w:p w14:paraId="299CF38E" w14:textId="77777777" w:rsidR="00BE0478" w:rsidRPr="00702EE3" w:rsidRDefault="00BE0478" w:rsidP="00BE0478">
      <w:pPr>
        <w:pStyle w:val="BodyText3"/>
        <w:jc w:val="left"/>
        <w:rPr>
          <w:rFonts w:asciiTheme="minorHAnsi" w:hAnsiTheme="minorHAnsi" w:cs="Calibri"/>
          <w:sz w:val="22"/>
          <w:szCs w:val="22"/>
          <w:lang w:val="ro-RO"/>
        </w:rPr>
      </w:pPr>
      <w:r w:rsidRPr="00702EE3">
        <w:rPr>
          <w:rFonts w:asciiTheme="minorHAnsi" w:hAnsiTheme="minorHAnsi" w:cs="Calibri"/>
          <w:sz w:val="22"/>
          <w:szCs w:val="22"/>
          <w:lang w:val="ro-RO"/>
        </w:rPr>
        <w:t xml:space="preserve">Secțiunea I </w:t>
      </w:r>
    </w:p>
    <w:p w14:paraId="05384DC1" w14:textId="77777777" w:rsidR="00BE0478" w:rsidRPr="00702EE3" w:rsidRDefault="00BE0478" w:rsidP="00BE0478">
      <w:pPr>
        <w:pStyle w:val="BodyText3"/>
        <w:jc w:val="left"/>
        <w:rPr>
          <w:rFonts w:asciiTheme="minorHAnsi" w:hAnsiTheme="minorHAnsi" w:cs="Calibri"/>
          <w:b w:val="0"/>
          <w:sz w:val="16"/>
          <w:szCs w:val="22"/>
          <w:lang w:val="ro-RO"/>
        </w:rPr>
      </w:pPr>
    </w:p>
    <w:p w14:paraId="5C0B9D4F" w14:textId="77777777" w:rsidR="00BE0478" w:rsidRPr="00702EE3" w:rsidRDefault="00BE0478" w:rsidP="00BE0478">
      <w:pPr>
        <w:pStyle w:val="BodyText3"/>
        <w:jc w:val="left"/>
        <w:rPr>
          <w:rFonts w:asciiTheme="minorHAnsi" w:hAnsiTheme="minorHAnsi" w:cs="Calibri"/>
          <w:b w:val="0"/>
          <w:sz w:val="22"/>
          <w:szCs w:val="22"/>
          <w:lang w:val="ro-RO"/>
        </w:rPr>
      </w:pPr>
      <w:r w:rsidRPr="00702EE3">
        <w:rPr>
          <w:rFonts w:asciiTheme="minorHAnsi" w:hAnsiTheme="minorHAnsi" w:cs="Calibri"/>
          <w:b w:val="0"/>
          <w:sz w:val="22"/>
          <w:szCs w:val="22"/>
          <w:lang w:val="ro-RO"/>
        </w:rPr>
        <w:t>A – verificarea criteriilor de eligibilitate a proiectului</w:t>
      </w:r>
    </w:p>
    <w:p w14:paraId="449EC261" w14:textId="77777777" w:rsidR="00BE0478" w:rsidRPr="00702EE3" w:rsidRDefault="00BE0478" w:rsidP="00BE0478">
      <w:pPr>
        <w:pStyle w:val="BodyText3"/>
        <w:jc w:val="left"/>
        <w:rPr>
          <w:rFonts w:asciiTheme="minorHAnsi" w:hAnsiTheme="minorHAnsi" w:cs="Calibri"/>
          <w:b w:val="0"/>
          <w:sz w:val="22"/>
          <w:szCs w:val="22"/>
          <w:lang w:val="ro-RO"/>
        </w:rPr>
      </w:pPr>
      <w:r w:rsidRPr="00702EE3">
        <w:rPr>
          <w:rFonts w:asciiTheme="minorHAnsi" w:hAnsiTheme="minorHAnsi" w:cs="Calibri"/>
          <w:b w:val="0"/>
          <w:sz w:val="22"/>
          <w:szCs w:val="22"/>
          <w:lang w:val="ro-RO"/>
        </w:rPr>
        <w:t>B – verificarea criteriilor de selecție a proiectului</w:t>
      </w:r>
    </w:p>
    <w:p w14:paraId="1993E58C" w14:textId="77777777" w:rsidR="00BE0478" w:rsidRPr="00702EE3" w:rsidRDefault="00BE0478" w:rsidP="00BE0478">
      <w:pPr>
        <w:pStyle w:val="BodyText3"/>
        <w:rPr>
          <w:rFonts w:asciiTheme="minorHAnsi" w:hAnsiTheme="minorHAnsi"/>
          <w:b w:val="0"/>
          <w:sz w:val="22"/>
          <w:szCs w:val="22"/>
          <w:lang w:val="ro-RO"/>
        </w:rPr>
      </w:pPr>
    </w:p>
    <w:p w14:paraId="59D9EB53" w14:textId="77777777" w:rsidR="00BE0478" w:rsidRPr="00702EE3" w:rsidRDefault="00966F07" w:rsidP="00966F07">
      <w:pPr>
        <w:pStyle w:val="BodyText3"/>
        <w:jc w:val="left"/>
        <w:rPr>
          <w:rFonts w:asciiTheme="minorHAnsi" w:hAnsiTheme="minorHAnsi" w:cs="Calibri"/>
          <w:sz w:val="22"/>
          <w:szCs w:val="22"/>
          <w:lang w:val="ro-RO"/>
        </w:rPr>
      </w:pPr>
      <w:r w:rsidRPr="00702EE3">
        <w:rPr>
          <w:rFonts w:asciiTheme="minorHAnsi" w:hAnsiTheme="minorHAnsi" w:cs="Calibri"/>
          <w:sz w:val="22"/>
          <w:szCs w:val="22"/>
          <w:lang w:val="ro-RO"/>
        </w:rPr>
        <w:t>A.VERIFICAREA CRITERIILOR DE ELIGIBILITATE A PROIECTULUI</w:t>
      </w:r>
    </w:p>
    <w:tbl>
      <w:tblPr>
        <w:tblW w:w="492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947"/>
        <w:gridCol w:w="1162"/>
        <w:gridCol w:w="596"/>
        <w:gridCol w:w="802"/>
        <w:gridCol w:w="1419"/>
      </w:tblGrid>
      <w:tr w:rsidR="0068614F" w:rsidRPr="00702EE3" w14:paraId="797DE8B8" w14:textId="77777777" w:rsidTr="00B56508">
        <w:trPr>
          <w:trHeight w:val="270"/>
        </w:trPr>
        <w:tc>
          <w:tcPr>
            <w:tcW w:w="2771" w:type="pct"/>
            <w:vMerge w:val="restart"/>
            <w:shd w:val="clear" w:color="auto" w:fill="auto"/>
          </w:tcPr>
          <w:p w14:paraId="1825A33A" w14:textId="77777777" w:rsidR="000502FB" w:rsidRPr="00702EE3" w:rsidRDefault="000502FB" w:rsidP="00966F07">
            <w:pPr>
              <w:pStyle w:val="BodyText3"/>
              <w:jc w:val="left"/>
              <w:rPr>
                <w:rFonts w:asciiTheme="minorHAnsi" w:hAnsiTheme="minorHAnsi"/>
                <w:sz w:val="24"/>
                <w:szCs w:val="24"/>
                <w:lang w:val="ro-RO"/>
              </w:rPr>
            </w:pPr>
            <w:r w:rsidRPr="00702EE3">
              <w:rPr>
                <w:rFonts w:asciiTheme="minorHAnsi" w:hAnsiTheme="minorHAnsi"/>
                <w:sz w:val="24"/>
                <w:szCs w:val="24"/>
                <w:lang w:val="ro-RO"/>
              </w:rPr>
              <w:t>1. Verificarea eligibilitătii solicitantului</w:t>
            </w:r>
          </w:p>
        </w:tc>
        <w:tc>
          <w:tcPr>
            <w:tcW w:w="2229" w:type="pct"/>
            <w:gridSpan w:val="4"/>
          </w:tcPr>
          <w:p w14:paraId="76F393E6" w14:textId="77777777" w:rsidR="000502FB" w:rsidRPr="00702EE3" w:rsidRDefault="000502FB" w:rsidP="000502FB">
            <w:pPr>
              <w:pStyle w:val="BodyText3"/>
              <w:rPr>
                <w:rFonts w:asciiTheme="minorHAnsi" w:hAnsiTheme="minorHAnsi" w:cs="Calibri"/>
                <w:sz w:val="24"/>
                <w:szCs w:val="24"/>
                <w:u w:val="single"/>
                <w:lang w:val="ro-RO"/>
              </w:rPr>
            </w:pPr>
            <w:r w:rsidRPr="00702EE3">
              <w:rPr>
                <w:rFonts w:asciiTheme="minorHAnsi" w:hAnsiTheme="minorHAnsi" w:cs="Calibri"/>
                <w:sz w:val="24"/>
                <w:szCs w:val="24"/>
                <w:lang w:val="ro-RO"/>
              </w:rPr>
              <w:t>Verificare efectuată</w:t>
            </w:r>
          </w:p>
        </w:tc>
      </w:tr>
      <w:tr w:rsidR="008B481B" w:rsidRPr="00702EE3" w14:paraId="3DD066FE" w14:textId="77777777" w:rsidTr="00B56508">
        <w:tc>
          <w:tcPr>
            <w:tcW w:w="2771" w:type="pct"/>
            <w:vMerge/>
            <w:shd w:val="clear" w:color="auto" w:fill="auto"/>
          </w:tcPr>
          <w:p w14:paraId="6E55D8F2" w14:textId="77777777" w:rsidR="000502FB" w:rsidRPr="00702EE3" w:rsidRDefault="000502FB" w:rsidP="00B3326C">
            <w:pPr>
              <w:pStyle w:val="BodyText3"/>
              <w:jc w:val="left"/>
              <w:rPr>
                <w:rFonts w:asciiTheme="minorHAnsi" w:hAnsiTheme="minorHAnsi"/>
                <w:b w:val="0"/>
                <w:sz w:val="24"/>
                <w:szCs w:val="24"/>
                <w:lang w:val="ro-RO"/>
              </w:rPr>
            </w:pPr>
          </w:p>
        </w:tc>
        <w:tc>
          <w:tcPr>
            <w:tcW w:w="985" w:type="pct"/>
            <w:gridSpan w:val="2"/>
            <w:shd w:val="clear" w:color="auto" w:fill="auto"/>
          </w:tcPr>
          <w:p w14:paraId="6E70B0BA" w14:textId="77777777" w:rsidR="000502FB" w:rsidRPr="00702EE3" w:rsidRDefault="000502FB" w:rsidP="000502FB">
            <w:pPr>
              <w:pStyle w:val="BodyText3"/>
              <w:rPr>
                <w:rFonts w:asciiTheme="minorHAnsi" w:hAnsiTheme="minorHAnsi" w:cstheme="minorHAnsi"/>
                <w:sz w:val="22"/>
                <w:szCs w:val="22"/>
                <w:lang w:val="ro-RO"/>
              </w:rPr>
            </w:pPr>
            <w:r w:rsidRPr="00702EE3">
              <w:rPr>
                <w:rFonts w:asciiTheme="minorHAnsi" w:hAnsiTheme="minorHAnsi" w:cstheme="minorHAnsi"/>
                <w:sz w:val="22"/>
                <w:szCs w:val="22"/>
                <w:lang w:val="ro-RO"/>
              </w:rPr>
              <w:t>DA</w:t>
            </w:r>
          </w:p>
        </w:tc>
        <w:tc>
          <w:tcPr>
            <w:tcW w:w="1244" w:type="pct"/>
            <w:gridSpan w:val="2"/>
            <w:shd w:val="clear" w:color="auto" w:fill="auto"/>
          </w:tcPr>
          <w:p w14:paraId="7438B04D" w14:textId="77777777" w:rsidR="000502FB" w:rsidRPr="00702EE3" w:rsidRDefault="000502FB" w:rsidP="00966F07">
            <w:pPr>
              <w:pStyle w:val="BodyText3"/>
              <w:rPr>
                <w:rFonts w:asciiTheme="minorHAnsi" w:hAnsiTheme="minorHAnsi" w:cs="Calibri"/>
                <w:sz w:val="24"/>
                <w:szCs w:val="24"/>
                <w:lang w:val="en-US"/>
              </w:rPr>
            </w:pPr>
            <w:r w:rsidRPr="00702EE3">
              <w:rPr>
                <w:rFonts w:asciiTheme="minorHAnsi" w:hAnsiTheme="minorHAnsi" w:cs="Calibri"/>
                <w:sz w:val="24"/>
                <w:szCs w:val="24"/>
                <w:lang w:val="ro-RO"/>
              </w:rPr>
              <w:t>NU</w:t>
            </w:r>
          </w:p>
        </w:tc>
      </w:tr>
      <w:tr w:rsidR="00507E50" w:rsidRPr="00702EE3" w14:paraId="6F4AD9EA" w14:textId="77777777" w:rsidTr="00B56508">
        <w:tc>
          <w:tcPr>
            <w:tcW w:w="2771" w:type="pct"/>
            <w:shd w:val="clear" w:color="auto" w:fill="auto"/>
          </w:tcPr>
          <w:p w14:paraId="7F0C0333" w14:textId="77777777" w:rsidR="00507E50" w:rsidRPr="00702EE3" w:rsidRDefault="00507E50" w:rsidP="00CD0143">
            <w:pPr>
              <w:pStyle w:val="BodyText3"/>
              <w:jc w:val="both"/>
              <w:rPr>
                <w:rFonts w:asciiTheme="minorHAnsi" w:hAnsiTheme="minorHAnsi" w:cstheme="minorHAnsi"/>
                <w:sz w:val="24"/>
                <w:szCs w:val="24"/>
                <w:lang w:val="en-US"/>
              </w:rPr>
            </w:pPr>
            <w:r w:rsidRPr="00702EE3">
              <w:rPr>
                <w:rFonts w:ascii="Calibri" w:eastAsia="Calibri" w:hAnsi="Calibri" w:cs="Calibri"/>
                <w:sz w:val="24"/>
                <w:szCs w:val="24"/>
                <w:lang w:val="ro-RO"/>
              </w:rPr>
              <w:t>1.1</w:t>
            </w:r>
            <w:r w:rsidRPr="00702EE3">
              <w:rPr>
                <w:rFonts w:ascii="Calibri" w:hAnsi="Calibri" w:cs="Calibri"/>
                <w:sz w:val="24"/>
                <w:szCs w:val="24"/>
                <w:lang w:val="ro-RO"/>
              </w:rPr>
              <w:t xml:space="preserve"> </w:t>
            </w:r>
            <w:r w:rsidRPr="00702EE3">
              <w:rPr>
                <w:rFonts w:ascii="Calibri" w:hAnsi="Calibri" w:cs="Calibri"/>
                <w:b w:val="0"/>
                <w:sz w:val="24"/>
                <w:szCs w:val="24"/>
                <w:lang w:val="ro-RO"/>
              </w:rPr>
              <w:t>Cererea de Finanţare se află în sistem</w:t>
            </w:r>
            <w:r w:rsidRPr="00702EE3">
              <w:rPr>
                <w:rFonts w:ascii="Calibri" w:hAnsi="Calibri" w:cs="Calibri"/>
                <w:sz w:val="24"/>
                <w:szCs w:val="24"/>
              </w:rPr>
              <w:t xml:space="preserve"> </w:t>
            </w:r>
            <w:r w:rsidRPr="00702EE3">
              <w:rPr>
                <w:rFonts w:ascii="Calibri" w:hAnsi="Calibri" w:cs="Calibri"/>
                <w:b w:val="0"/>
                <w:sz w:val="24"/>
                <w:szCs w:val="24"/>
              </w:rPr>
              <w:t xml:space="preserve">(solicitantul a mai depus aceeaşi cerere de finanţare în cadrul aceleaşi sesiuni </w:t>
            </w:r>
            <w:r w:rsidR="00755F31" w:rsidRPr="00702EE3">
              <w:rPr>
                <w:rFonts w:ascii="Calibri" w:hAnsi="Calibri" w:cs="Calibri"/>
                <w:b w:val="0"/>
                <w:sz w:val="24"/>
                <w:szCs w:val="24"/>
              </w:rPr>
              <w:t>continue</w:t>
            </w:r>
            <w:r w:rsidRPr="00702EE3">
              <w:rPr>
                <w:rFonts w:ascii="Calibri" w:hAnsi="Calibri" w:cs="Calibri"/>
                <w:b w:val="0"/>
                <w:sz w:val="24"/>
                <w:szCs w:val="24"/>
              </w:rPr>
              <w:t>)</w:t>
            </w:r>
            <w:r w:rsidRPr="00702EE3">
              <w:rPr>
                <w:rFonts w:ascii="Calibri" w:hAnsi="Calibri" w:cs="Calibri"/>
                <w:b w:val="0"/>
                <w:sz w:val="24"/>
                <w:szCs w:val="24"/>
                <w:lang w:val="ro-RO"/>
              </w:rPr>
              <w:t>?</w:t>
            </w:r>
          </w:p>
        </w:tc>
        <w:tc>
          <w:tcPr>
            <w:tcW w:w="985" w:type="pct"/>
            <w:gridSpan w:val="2"/>
            <w:shd w:val="clear" w:color="auto" w:fill="auto"/>
            <w:vAlign w:val="center"/>
          </w:tcPr>
          <w:p w14:paraId="0AE3AF12" w14:textId="77777777" w:rsidR="00507E50" w:rsidRPr="00702EE3" w:rsidRDefault="00507E50" w:rsidP="00331A4A">
            <w:pPr>
              <w:pStyle w:val="BodyText3"/>
              <w:rPr>
                <w:rFonts w:asciiTheme="minorHAnsi" w:hAnsiTheme="minorHAnsi"/>
                <w:b w:val="0"/>
                <w:sz w:val="22"/>
                <w:szCs w:val="22"/>
                <w:lang w:val="en-US"/>
              </w:rPr>
            </w:pPr>
            <w:r w:rsidRPr="00702EE3">
              <w:rPr>
                <w:rFonts w:asciiTheme="minorHAnsi" w:hAnsiTheme="minorHAnsi"/>
                <w:b w:val="0"/>
                <w:sz w:val="22"/>
                <w:szCs w:val="22"/>
                <w:lang w:val="en-US"/>
              </w:rPr>
              <w:sym w:font="Wingdings" w:char="F06F"/>
            </w:r>
          </w:p>
        </w:tc>
        <w:tc>
          <w:tcPr>
            <w:tcW w:w="1244" w:type="pct"/>
            <w:gridSpan w:val="2"/>
            <w:shd w:val="clear" w:color="auto" w:fill="auto"/>
            <w:vAlign w:val="center"/>
          </w:tcPr>
          <w:p w14:paraId="5BBFFC9C" w14:textId="77777777" w:rsidR="00507E50" w:rsidRPr="00702EE3" w:rsidRDefault="00507E50" w:rsidP="00331A4A">
            <w:pPr>
              <w:pStyle w:val="BodyText3"/>
              <w:rPr>
                <w:rFonts w:asciiTheme="minorHAnsi" w:hAnsiTheme="minorHAnsi"/>
                <w:b w:val="0"/>
                <w:sz w:val="22"/>
                <w:szCs w:val="22"/>
                <w:lang w:val="en-US"/>
              </w:rPr>
            </w:pPr>
            <w:r w:rsidRPr="00702EE3">
              <w:rPr>
                <w:rFonts w:asciiTheme="minorHAnsi" w:hAnsiTheme="minorHAnsi"/>
                <w:b w:val="0"/>
                <w:sz w:val="22"/>
                <w:szCs w:val="22"/>
                <w:lang w:val="en-US"/>
              </w:rPr>
              <w:sym w:font="Wingdings" w:char="F06F"/>
            </w:r>
          </w:p>
        </w:tc>
      </w:tr>
      <w:tr w:rsidR="00507E50" w:rsidRPr="00702EE3" w14:paraId="0F1F631C" w14:textId="77777777" w:rsidTr="00B56508">
        <w:tc>
          <w:tcPr>
            <w:tcW w:w="2771" w:type="pct"/>
            <w:shd w:val="clear" w:color="auto" w:fill="auto"/>
          </w:tcPr>
          <w:p w14:paraId="2596DFC5" w14:textId="0E9FA83A" w:rsidR="00507E50" w:rsidRPr="00702EE3" w:rsidRDefault="00507E50" w:rsidP="00507E50">
            <w:pPr>
              <w:pStyle w:val="BodyText3"/>
              <w:jc w:val="both"/>
              <w:rPr>
                <w:rFonts w:asciiTheme="minorHAnsi" w:hAnsiTheme="minorHAnsi" w:cstheme="minorHAnsi"/>
                <w:b w:val="0"/>
                <w:sz w:val="24"/>
                <w:szCs w:val="24"/>
                <w:lang w:val="pt-BR"/>
              </w:rPr>
            </w:pPr>
            <w:r w:rsidRPr="00702EE3">
              <w:rPr>
                <w:rFonts w:asciiTheme="minorHAnsi" w:hAnsiTheme="minorHAnsi" w:cstheme="minorHAnsi"/>
                <w:sz w:val="24"/>
                <w:szCs w:val="24"/>
                <w:lang w:val="en-US"/>
              </w:rPr>
              <w:t xml:space="preserve">1.2 </w:t>
            </w:r>
            <w:r w:rsidRPr="00702EE3">
              <w:rPr>
                <w:rFonts w:asciiTheme="minorHAnsi" w:hAnsiTheme="minorHAnsi" w:cstheme="minorHAnsi"/>
                <w:b w:val="0"/>
                <w:sz w:val="24"/>
                <w:szCs w:val="24"/>
                <w:lang w:val="en-US"/>
              </w:rPr>
              <w:t>Solicitantul este înregistrat în Registrul debitorilor AFIR</w:t>
            </w:r>
            <w:r w:rsidR="000E591D" w:rsidRPr="00702EE3">
              <w:rPr>
                <w:rFonts w:asciiTheme="minorHAnsi" w:hAnsiTheme="minorHAnsi" w:cstheme="minorHAnsi"/>
                <w:b w:val="0"/>
                <w:sz w:val="24"/>
                <w:szCs w:val="24"/>
                <w:lang w:val="en-US"/>
              </w:rPr>
              <w:t>/aplica</w:t>
            </w:r>
            <w:r w:rsidR="000E591D" w:rsidRPr="00702EE3">
              <w:rPr>
                <w:rFonts w:asciiTheme="minorHAnsi" w:hAnsiTheme="minorHAnsi" w:cstheme="minorHAnsi"/>
                <w:b w:val="0"/>
                <w:sz w:val="24"/>
                <w:szCs w:val="24"/>
                <w:lang w:val="ro-RO"/>
              </w:rPr>
              <w:t xml:space="preserve">ția Centralizator </w:t>
            </w:r>
            <w:proofErr w:type="gramStart"/>
            <w:r w:rsidR="000E591D" w:rsidRPr="00702EE3">
              <w:rPr>
                <w:rFonts w:asciiTheme="minorHAnsi" w:hAnsiTheme="minorHAnsi" w:cstheme="minorHAnsi"/>
                <w:b w:val="0"/>
                <w:sz w:val="24"/>
                <w:szCs w:val="24"/>
                <w:lang w:val="ro-RO"/>
              </w:rPr>
              <w:t>debite(</w:t>
            </w:r>
            <w:proofErr w:type="gramEnd"/>
            <w:r w:rsidR="000E591D" w:rsidRPr="00702EE3">
              <w:rPr>
                <w:rFonts w:asciiTheme="minorHAnsi" w:hAnsiTheme="minorHAnsi" w:cstheme="minorHAnsi"/>
                <w:b w:val="0"/>
                <w:sz w:val="24"/>
                <w:szCs w:val="24"/>
                <w:lang w:val="ro-RO"/>
              </w:rPr>
              <w:t>aplicația AFIR pentru evidență nereguli și debite)</w:t>
            </w:r>
            <w:r w:rsidRPr="00702EE3">
              <w:rPr>
                <w:rFonts w:asciiTheme="minorHAnsi" w:hAnsiTheme="minorHAnsi" w:cstheme="minorHAnsi"/>
                <w:b w:val="0"/>
                <w:sz w:val="24"/>
                <w:szCs w:val="24"/>
                <w:lang w:val="en-US"/>
              </w:rPr>
              <w:t>, atâ</w:t>
            </w:r>
            <w:r w:rsidRPr="00702EE3">
              <w:rPr>
                <w:rFonts w:asciiTheme="minorHAnsi" w:hAnsiTheme="minorHAnsi" w:cstheme="minorHAnsi"/>
                <w:b w:val="0"/>
                <w:sz w:val="24"/>
                <w:szCs w:val="24"/>
                <w:lang w:val="ro-RO"/>
              </w:rPr>
              <w:t>t</w:t>
            </w:r>
            <w:r w:rsidRPr="00702EE3">
              <w:rPr>
                <w:rFonts w:asciiTheme="minorHAnsi" w:hAnsiTheme="minorHAnsi" w:cstheme="minorHAnsi"/>
                <w:b w:val="0"/>
                <w:sz w:val="24"/>
                <w:szCs w:val="24"/>
                <w:lang w:val="en-US"/>
              </w:rPr>
              <w:t xml:space="preserve"> pentru Programul SAPARD</w:t>
            </w:r>
            <w:r w:rsidR="007B0D74" w:rsidRPr="00702EE3">
              <w:rPr>
                <w:rFonts w:asciiTheme="minorHAnsi" w:hAnsiTheme="minorHAnsi" w:cstheme="minorHAnsi"/>
                <w:b w:val="0"/>
                <w:sz w:val="24"/>
                <w:szCs w:val="24"/>
                <w:lang w:val="en-US"/>
              </w:rPr>
              <w:t xml:space="preserve"> cât și pentru </w:t>
            </w:r>
            <w:r w:rsidRPr="00702EE3">
              <w:rPr>
                <w:rFonts w:asciiTheme="minorHAnsi" w:hAnsiTheme="minorHAnsi" w:cstheme="minorHAnsi"/>
                <w:b w:val="0"/>
                <w:sz w:val="24"/>
                <w:szCs w:val="24"/>
                <w:lang w:val="en-US"/>
              </w:rPr>
              <w:t>FEADR?</w:t>
            </w:r>
          </w:p>
        </w:tc>
        <w:tc>
          <w:tcPr>
            <w:tcW w:w="985" w:type="pct"/>
            <w:gridSpan w:val="2"/>
            <w:shd w:val="clear" w:color="auto" w:fill="auto"/>
            <w:vAlign w:val="center"/>
          </w:tcPr>
          <w:p w14:paraId="2813427D" w14:textId="77777777" w:rsidR="00507E50" w:rsidRPr="00702EE3" w:rsidRDefault="00507E50" w:rsidP="00331A4A">
            <w:pPr>
              <w:pStyle w:val="BodyText3"/>
              <w:rPr>
                <w:rFonts w:asciiTheme="minorHAnsi" w:hAnsiTheme="minorHAnsi"/>
                <w:b w:val="0"/>
                <w:sz w:val="22"/>
                <w:szCs w:val="22"/>
                <w:lang w:val="pt-BR"/>
              </w:rPr>
            </w:pPr>
            <w:r w:rsidRPr="00702EE3">
              <w:rPr>
                <w:rFonts w:asciiTheme="minorHAnsi" w:hAnsiTheme="minorHAnsi"/>
                <w:b w:val="0"/>
                <w:sz w:val="22"/>
                <w:szCs w:val="22"/>
                <w:lang w:val="en-US"/>
              </w:rPr>
              <w:sym w:font="Wingdings" w:char="F06F"/>
            </w:r>
          </w:p>
        </w:tc>
        <w:tc>
          <w:tcPr>
            <w:tcW w:w="1244" w:type="pct"/>
            <w:gridSpan w:val="2"/>
            <w:shd w:val="clear" w:color="auto" w:fill="auto"/>
            <w:vAlign w:val="center"/>
          </w:tcPr>
          <w:p w14:paraId="05EA788D" w14:textId="77777777" w:rsidR="00507E50" w:rsidRPr="00702EE3" w:rsidRDefault="00507E50" w:rsidP="00331A4A">
            <w:pPr>
              <w:pStyle w:val="BodyText3"/>
              <w:rPr>
                <w:rFonts w:asciiTheme="minorHAnsi" w:hAnsiTheme="minorHAnsi"/>
                <w:b w:val="0"/>
                <w:sz w:val="22"/>
                <w:szCs w:val="22"/>
                <w:lang w:val="pt-BR"/>
              </w:rPr>
            </w:pPr>
            <w:r w:rsidRPr="00702EE3">
              <w:rPr>
                <w:rFonts w:asciiTheme="minorHAnsi" w:hAnsiTheme="minorHAnsi"/>
                <w:b w:val="0"/>
                <w:sz w:val="22"/>
                <w:szCs w:val="22"/>
                <w:lang w:val="en-US"/>
              </w:rPr>
              <w:sym w:font="Wingdings" w:char="F06F"/>
            </w:r>
          </w:p>
        </w:tc>
      </w:tr>
      <w:tr w:rsidR="00507E50" w:rsidRPr="00702EE3" w14:paraId="052C629B" w14:textId="77777777" w:rsidTr="00B56508">
        <w:trPr>
          <w:trHeight w:val="530"/>
        </w:trPr>
        <w:tc>
          <w:tcPr>
            <w:tcW w:w="2771" w:type="pct"/>
            <w:shd w:val="clear" w:color="auto" w:fill="auto"/>
          </w:tcPr>
          <w:p w14:paraId="4229F141" w14:textId="0ABB3CD7" w:rsidR="00507E50" w:rsidRPr="00702EE3" w:rsidRDefault="00507E50" w:rsidP="007B0D7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HAnsi" w:hAnsiTheme="minorHAnsi" w:cstheme="minorHAnsi"/>
                <w:color w:val="000000"/>
                <w:lang w:val="ro-RO" w:eastAsia="ro-RO"/>
              </w:rPr>
            </w:pPr>
            <w:r w:rsidRPr="00702EE3">
              <w:rPr>
                <w:rFonts w:asciiTheme="minorHAnsi" w:hAnsiTheme="minorHAnsi" w:cstheme="minorHAnsi"/>
                <w:b/>
                <w:color w:val="000000"/>
                <w:lang w:eastAsia="ro-RO"/>
              </w:rPr>
              <w:t>1.</w:t>
            </w:r>
            <w:r w:rsidR="00E25394" w:rsidRPr="00702EE3">
              <w:rPr>
                <w:rFonts w:asciiTheme="minorHAnsi" w:hAnsiTheme="minorHAnsi" w:cstheme="minorHAnsi"/>
                <w:b/>
                <w:color w:val="000000"/>
                <w:lang w:eastAsia="ro-RO"/>
              </w:rPr>
              <w:t xml:space="preserve">3 </w:t>
            </w:r>
            <w:r w:rsidR="00C47CD6" w:rsidRPr="00702EE3">
              <w:rPr>
                <w:rFonts w:ascii="Calibri" w:hAnsi="Calibri" w:cs="Calibri"/>
                <w:color w:val="000000"/>
                <w:lang w:val="ro-RO" w:eastAsia="ro-RO"/>
              </w:rPr>
              <w:t>Solicitantul a</w:t>
            </w:r>
            <w:r w:rsidR="00ED3748" w:rsidRPr="00702EE3">
              <w:rPr>
                <w:rFonts w:ascii="Calibri" w:hAnsi="Calibri" w:cs="Calibri"/>
                <w:color w:val="000000"/>
                <w:lang w:val="ro-RO" w:eastAsia="ro-RO"/>
              </w:rPr>
              <w:t>re în derulare</w:t>
            </w:r>
            <w:r w:rsidR="00C47CD6" w:rsidRPr="00702EE3">
              <w:rPr>
                <w:rFonts w:ascii="Calibri" w:hAnsi="Calibri" w:cs="Calibri"/>
                <w:color w:val="000000"/>
                <w:lang w:val="ro-RO" w:eastAsia="ro-RO"/>
              </w:rPr>
              <w:t xml:space="preserve"> </w:t>
            </w:r>
            <w:r w:rsidR="00ED3748" w:rsidRPr="00702EE3">
              <w:rPr>
                <w:rFonts w:ascii="Calibri" w:hAnsi="Calibri" w:cs="Calibri"/>
                <w:color w:val="000000"/>
                <w:lang w:val="ro-RO" w:eastAsia="ro-RO"/>
              </w:rPr>
              <w:t>proiect pe</w:t>
            </w:r>
            <w:r w:rsidR="00032606" w:rsidRPr="00702EE3">
              <w:rPr>
                <w:rFonts w:ascii="Calibri" w:hAnsi="Calibri" w:cs="Calibri"/>
                <w:color w:val="000000"/>
                <w:lang w:val="ro-RO" w:eastAsia="ro-RO"/>
              </w:rPr>
              <w:t xml:space="preserve"> </w:t>
            </w:r>
            <w:r w:rsidR="00EB78EB" w:rsidRPr="00702EE3">
              <w:rPr>
                <w:rFonts w:ascii="Calibri" w:hAnsi="Calibri" w:cs="Calibri"/>
                <w:bCs/>
              </w:rPr>
              <w:t xml:space="preserve">pachetele 4.1.1, 4.1.4, 4.1.7 </w:t>
            </w:r>
            <w:r w:rsidR="007B0D74" w:rsidRPr="00702EE3">
              <w:rPr>
                <w:rFonts w:ascii="Calibri" w:hAnsi="Calibri" w:cs="Calibri"/>
                <w:bCs/>
              </w:rPr>
              <w:t xml:space="preserve">sau pe </w:t>
            </w:r>
            <w:r w:rsidR="00EB78EB" w:rsidRPr="00702EE3">
              <w:rPr>
                <w:rFonts w:ascii="Calibri" w:hAnsi="Calibri" w:cs="Calibri"/>
                <w:bCs/>
              </w:rPr>
              <w:t xml:space="preserve">submăsura 4.1a pentru proiecte exclusive de achizitii </w:t>
            </w:r>
            <w:proofErr w:type="gramStart"/>
            <w:r w:rsidR="00EB78EB" w:rsidRPr="00702EE3">
              <w:rPr>
                <w:rFonts w:ascii="Calibri" w:hAnsi="Calibri" w:cs="Calibri"/>
                <w:bCs/>
              </w:rPr>
              <w:t xml:space="preserve">simple </w:t>
            </w:r>
            <w:r w:rsidR="00C47CD6" w:rsidRPr="00702EE3">
              <w:rPr>
                <w:rFonts w:ascii="Calibri" w:hAnsi="Calibri" w:cs="Calibri"/>
                <w:color w:val="000000"/>
                <w:lang w:val="ro-RO" w:eastAsia="ro-RO"/>
              </w:rPr>
              <w:t>?</w:t>
            </w:r>
            <w:proofErr w:type="gramEnd"/>
          </w:p>
        </w:tc>
        <w:tc>
          <w:tcPr>
            <w:tcW w:w="985" w:type="pct"/>
            <w:gridSpan w:val="2"/>
            <w:shd w:val="clear" w:color="auto" w:fill="auto"/>
            <w:vAlign w:val="center"/>
          </w:tcPr>
          <w:p w14:paraId="5E191A69" w14:textId="77777777" w:rsidR="00507E50" w:rsidRPr="00702EE3" w:rsidRDefault="00507E50" w:rsidP="00331A4A">
            <w:pPr>
              <w:pStyle w:val="BodyText3"/>
              <w:rPr>
                <w:rFonts w:asciiTheme="minorHAnsi" w:hAnsiTheme="minorHAnsi"/>
                <w:b w:val="0"/>
                <w:sz w:val="22"/>
                <w:szCs w:val="22"/>
                <w:lang w:val="en-US"/>
              </w:rPr>
            </w:pPr>
            <w:r w:rsidRPr="00702EE3">
              <w:rPr>
                <w:rFonts w:asciiTheme="minorHAnsi" w:hAnsiTheme="minorHAnsi"/>
                <w:b w:val="0"/>
                <w:sz w:val="22"/>
                <w:szCs w:val="22"/>
                <w:lang w:val="en-US"/>
              </w:rPr>
              <w:sym w:font="Wingdings" w:char="F06F"/>
            </w:r>
          </w:p>
        </w:tc>
        <w:tc>
          <w:tcPr>
            <w:tcW w:w="1244" w:type="pct"/>
            <w:gridSpan w:val="2"/>
            <w:shd w:val="clear" w:color="auto" w:fill="auto"/>
            <w:vAlign w:val="center"/>
          </w:tcPr>
          <w:p w14:paraId="04171925" w14:textId="77777777" w:rsidR="00507E50" w:rsidRPr="00702EE3" w:rsidRDefault="00507E50" w:rsidP="00331A4A">
            <w:pPr>
              <w:pStyle w:val="BodyText3"/>
              <w:rPr>
                <w:rFonts w:asciiTheme="minorHAnsi" w:hAnsiTheme="minorHAnsi"/>
                <w:b w:val="0"/>
                <w:sz w:val="22"/>
                <w:szCs w:val="22"/>
                <w:lang w:val="en-US"/>
              </w:rPr>
            </w:pPr>
            <w:r w:rsidRPr="00702EE3">
              <w:rPr>
                <w:rFonts w:asciiTheme="minorHAnsi" w:hAnsiTheme="minorHAnsi"/>
                <w:b w:val="0"/>
                <w:sz w:val="22"/>
                <w:szCs w:val="22"/>
                <w:lang w:val="en-US"/>
              </w:rPr>
              <w:sym w:font="Wingdings" w:char="F06F"/>
            </w:r>
          </w:p>
        </w:tc>
      </w:tr>
      <w:tr w:rsidR="00C47CD6" w:rsidRPr="00702EE3" w14:paraId="3D4D42E0" w14:textId="77777777" w:rsidTr="00B56508">
        <w:trPr>
          <w:trHeight w:val="530"/>
        </w:trPr>
        <w:tc>
          <w:tcPr>
            <w:tcW w:w="2771" w:type="pct"/>
            <w:shd w:val="clear" w:color="auto" w:fill="auto"/>
          </w:tcPr>
          <w:p w14:paraId="12CF96B3" w14:textId="28F02846" w:rsidR="00C47CD6" w:rsidRPr="00702EE3" w:rsidRDefault="00C47CD6" w:rsidP="00C827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HAnsi" w:hAnsiTheme="minorHAnsi" w:cstheme="minorHAnsi"/>
                <w:b/>
                <w:color w:val="000000"/>
                <w:lang w:eastAsia="ro-RO"/>
              </w:rPr>
            </w:pPr>
            <w:r w:rsidRPr="00702EE3">
              <w:rPr>
                <w:rFonts w:asciiTheme="minorHAnsi" w:hAnsiTheme="minorHAnsi" w:cstheme="minorHAnsi"/>
                <w:b/>
                <w:color w:val="000000"/>
                <w:lang w:eastAsia="ro-RO"/>
              </w:rPr>
              <w:t xml:space="preserve">1.4 </w:t>
            </w:r>
            <w:r w:rsidRPr="00702EE3">
              <w:rPr>
                <w:rFonts w:ascii="Calibri" w:hAnsi="Calibri" w:cs="Calibri"/>
                <w:bCs/>
                <w:lang w:val="ro-RO" w:eastAsia="ro-RO"/>
              </w:rPr>
              <w:t xml:space="preserve">Solicitantul </w:t>
            </w:r>
            <w:r w:rsidR="00ED3748" w:rsidRPr="00702EE3">
              <w:rPr>
                <w:rFonts w:ascii="Calibri" w:hAnsi="Calibri" w:cs="Calibri"/>
                <w:bCs/>
                <w:lang w:val="ro-RO" w:eastAsia="ro-RO"/>
              </w:rPr>
              <w:t xml:space="preserve">a </w:t>
            </w:r>
            <w:proofErr w:type="gramStart"/>
            <w:r w:rsidR="00ED3748" w:rsidRPr="00702EE3">
              <w:rPr>
                <w:rFonts w:ascii="Calibri" w:hAnsi="Calibri" w:cs="Calibri"/>
                <w:bCs/>
                <w:lang w:val="ro-RO" w:eastAsia="ro-RO"/>
              </w:rPr>
              <w:t xml:space="preserve">depus </w:t>
            </w:r>
            <w:r w:rsidRPr="00702EE3">
              <w:rPr>
                <w:rFonts w:ascii="Calibri" w:hAnsi="Calibri" w:cs="Calibri"/>
                <w:bCs/>
                <w:lang w:val="ro-RO" w:eastAsia="ro-RO"/>
              </w:rPr>
              <w:t xml:space="preserve"> o</w:t>
            </w:r>
            <w:proofErr w:type="gramEnd"/>
            <w:r w:rsidRPr="00702EE3">
              <w:rPr>
                <w:rFonts w:ascii="Calibri" w:hAnsi="Calibri" w:cs="Calibri"/>
                <w:bCs/>
                <w:lang w:val="ro-RO" w:eastAsia="ro-RO"/>
              </w:rPr>
              <w:t xml:space="preserve"> cerere de finanțare pe 4.1</w:t>
            </w:r>
            <w:r w:rsidR="00ED3748" w:rsidRPr="00702EE3">
              <w:rPr>
                <w:rFonts w:ascii="Calibri" w:hAnsi="Calibri" w:cs="Calibri"/>
                <w:bCs/>
                <w:lang w:val="ro-RO" w:eastAsia="ro-RO"/>
              </w:rPr>
              <w:t>.1</w:t>
            </w:r>
            <w:r w:rsidRPr="00702EE3">
              <w:rPr>
                <w:rFonts w:ascii="Calibri" w:hAnsi="Calibri" w:cs="Calibri"/>
                <w:bCs/>
                <w:lang w:val="ro-RO" w:eastAsia="ro-RO"/>
              </w:rPr>
              <w:t xml:space="preserve">?  </w:t>
            </w:r>
          </w:p>
        </w:tc>
        <w:tc>
          <w:tcPr>
            <w:tcW w:w="985" w:type="pct"/>
            <w:gridSpan w:val="2"/>
            <w:shd w:val="clear" w:color="auto" w:fill="auto"/>
            <w:vAlign w:val="center"/>
          </w:tcPr>
          <w:p w14:paraId="40D501F5" w14:textId="4990305F" w:rsidR="00C47CD6" w:rsidRPr="00702EE3" w:rsidRDefault="004200E8" w:rsidP="00331A4A">
            <w:pPr>
              <w:pStyle w:val="BodyText3"/>
              <w:rPr>
                <w:rFonts w:asciiTheme="minorHAnsi" w:hAnsiTheme="minorHAnsi"/>
                <w:b w:val="0"/>
                <w:sz w:val="22"/>
                <w:szCs w:val="22"/>
                <w:lang w:val="en-US"/>
              </w:rPr>
            </w:pPr>
            <w:r w:rsidRPr="00702EE3">
              <w:rPr>
                <w:rFonts w:asciiTheme="minorHAnsi" w:hAnsiTheme="minorHAnsi"/>
                <w:b w:val="0"/>
                <w:sz w:val="22"/>
                <w:szCs w:val="22"/>
                <w:lang w:val="en-US"/>
              </w:rPr>
              <w:sym w:font="Wingdings" w:char="F06F"/>
            </w:r>
          </w:p>
        </w:tc>
        <w:tc>
          <w:tcPr>
            <w:tcW w:w="1244" w:type="pct"/>
            <w:gridSpan w:val="2"/>
            <w:shd w:val="clear" w:color="auto" w:fill="auto"/>
            <w:vAlign w:val="center"/>
          </w:tcPr>
          <w:p w14:paraId="46B8DEEF" w14:textId="3C0EF73B" w:rsidR="00C47CD6" w:rsidRPr="00702EE3" w:rsidRDefault="004200E8" w:rsidP="00331A4A">
            <w:pPr>
              <w:pStyle w:val="BodyText3"/>
              <w:rPr>
                <w:rFonts w:asciiTheme="minorHAnsi" w:hAnsiTheme="minorHAnsi"/>
                <w:b w:val="0"/>
                <w:sz w:val="22"/>
                <w:szCs w:val="22"/>
                <w:lang w:val="en-US"/>
              </w:rPr>
            </w:pPr>
            <w:r w:rsidRPr="00702EE3">
              <w:rPr>
                <w:rFonts w:asciiTheme="minorHAnsi" w:hAnsiTheme="minorHAnsi"/>
                <w:b w:val="0"/>
                <w:sz w:val="22"/>
                <w:szCs w:val="22"/>
                <w:lang w:val="en-US"/>
              </w:rPr>
              <w:sym w:font="Wingdings" w:char="F06F"/>
            </w:r>
          </w:p>
        </w:tc>
      </w:tr>
      <w:tr w:rsidR="00507E50" w:rsidRPr="00702EE3" w14:paraId="5E8CC397" w14:textId="77777777" w:rsidTr="00B56508">
        <w:trPr>
          <w:trHeight w:val="566"/>
        </w:trPr>
        <w:tc>
          <w:tcPr>
            <w:tcW w:w="2771" w:type="pct"/>
            <w:tcBorders>
              <w:bottom w:val="single" w:sz="4" w:space="0" w:color="auto"/>
            </w:tcBorders>
            <w:shd w:val="clear" w:color="auto" w:fill="auto"/>
          </w:tcPr>
          <w:p w14:paraId="580B7339" w14:textId="5BB368ED" w:rsidR="00507E50" w:rsidRPr="00702EE3" w:rsidRDefault="00507E50" w:rsidP="0094129D">
            <w:pPr>
              <w:pStyle w:val="BodyText3"/>
              <w:jc w:val="both"/>
              <w:rPr>
                <w:rFonts w:asciiTheme="minorHAnsi" w:hAnsiTheme="minorHAnsi" w:cstheme="minorHAnsi"/>
                <w:b w:val="0"/>
                <w:sz w:val="24"/>
                <w:szCs w:val="24"/>
                <w:lang w:val="ro-RO"/>
              </w:rPr>
            </w:pPr>
            <w:r w:rsidRPr="00702EE3">
              <w:rPr>
                <w:rFonts w:asciiTheme="minorHAnsi" w:hAnsiTheme="minorHAnsi" w:cstheme="minorHAnsi"/>
                <w:iCs/>
                <w:sz w:val="24"/>
                <w:szCs w:val="24"/>
                <w:lang w:val="ro-RO"/>
              </w:rPr>
              <w:t>1.</w:t>
            </w:r>
            <w:r w:rsidR="00C47CD6" w:rsidRPr="00702EE3">
              <w:rPr>
                <w:rFonts w:asciiTheme="minorHAnsi" w:hAnsiTheme="minorHAnsi" w:cstheme="minorHAnsi"/>
                <w:iCs/>
                <w:sz w:val="24"/>
                <w:szCs w:val="24"/>
                <w:lang w:val="ro-RO"/>
              </w:rPr>
              <w:t>5</w:t>
            </w:r>
            <w:r w:rsidR="00E25394" w:rsidRPr="00702EE3">
              <w:rPr>
                <w:rFonts w:asciiTheme="minorHAnsi" w:hAnsiTheme="minorHAnsi" w:cstheme="minorHAnsi"/>
                <w:b w:val="0"/>
                <w:iCs/>
                <w:sz w:val="24"/>
                <w:szCs w:val="24"/>
                <w:lang w:val="ro-RO"/>
              </w:rPr>
              <w:t xml:space="preserve"> </w:t>
            </w:r>
            <w:r w:rsidRPr="00702EE3">
              <w:rPr>
                <w:rFonts w:asciiTheme="minorHAnsi" w:hAnsiTheme="minorHAnsi" w:cstheme="minorHAnsi"/>
                <w:b w:val="0"/>
                <w:iCs/>
                <w:sz w:val="24"/>
                <w:szCs w:val="24"/>
                <w:lang w:val="ro-RO"/>
              </w:rPr>
              <w:t>Solicitantul şi-a însuşit în totalitate angajamentele luate în Declaraţia pe proprie raspundere F, aplicabile proiectului?</w:t>
            </w:r>
          </w:p>
        </w:tc>
        <w:tc>
          <w:tcPr>
            <w:tcW w:w="985" w:type="pct"/>
            <w:gridSpan w:val="2"/>
            <w:tcBorders>
              <w:bottom w:val="single" w:sz="4" w:space="0" w:color="auto"/>
            </w:tcBorders>
            <w:shd w:val="clear" w:color="auto" w:fill="auto"/>
            <w:vAlign w:val="center"/>
          </w:tcPr>
          <w:p w14:paraId="4A504878" w14:textId="77777777" w:rsidR="00507E50" w:rsidRPr="00702EE3" w:rsidRDefault="00507E50" w:rsidP="00331A4A">
            <w:pPr>
              <w:pStyle w:val="BodyText3"/>
              <w:rPr>
                <w:rFonts w:asciiTheme="minorHAnsi" w:hAnsiTheme="minorHAnsi"/>
                <w:b w:val="0"/>
                <w:sz w:val="22"/>
                <w:szCs w:val="22"/>
                <w:lang w:val="pt-BR"/>
              </w:rPr>
            </w:pPr>
            <w:r w:rsidRPr="00702EE3">
              <w:rPr>
                <w:rFonts w:asciiTheme="minorHAnsi" w:hAnsiTheme="minorHAnsi"/>
                <w:b w:val="0"/>
                <w:sz w:val="22"/>
                <w:szCs w:val="22"/>
                <w:lang w:val="en-US"/>
              </w:rPr>
              <w:sym w:font="Wingdings" w:char="F06F"/>
            </w:r>
          </w:p>
        </w:tc>
        <w:tc>
          <w:tcPr>
            <w:tcW w:w="1244" w:type="pct"/>
            <w:gridSpan w:val="2"/>
            <w:tcBorders>
              <w:bottom w:val="single" w:sz="4" w:space="0" w:color="auto"/>
            </w:tcBorders>
            <w:shd w:val="clear" w:color="auto" w:fill="auto"/>
            <w:vAlign w:val="center"/>
          </w:tcPr>
          <w:p w14:paraId="04F8F99E" w14:textId="77777777" w:rsidR="00507E50" w:rsidRPr="00702EE3" w:rsidRDefault="00507E50" w:rsidP="00331A4A">
            <w:pPr>
              <w:pStyle w:val="BodyText3"/>
              <w:rPr>
                <w:rFonts w:asciiTheme="minorHAnsi" w:hAnsiTheme="minorHAnsi"/>
                <w:b w:val="0"/>
                <w:sz w:val="22"/>
                <w:szCs w:val="22"/>
                <w:lang w:val="pt-BR"/>
              </w:rPr>
            </w:pPr>
            <w:r w:rsidRPr="00702EE3">
              <w:rPr>
                <w:rFonts w:asciiTheme="minorHAnsi" w:hAnsiTheme="minorHAnsi"/>
                <w:b w:val="0"/>
                <w:sz w:val="22"/>
                <w:szCs w:val="22"/>
                <w:lang w:val="en-US"/>
              </w:rPr>
              <w:sym w:font="Wingdings" w:char="F06F"/>
            </w:r>
          </w:p>
        </w:tc>
      </w:tr>
      <w:tr w:rsidR="00507E50" w:rsidRPr="00702EE3" w14:paraId="560EC489" w14:textId="77777777" w:rsidTr="00DD0C86">
        <w:trPr>
          <w:trHeight w:val="733"/>
        </w:trPr>
        <w:tc>
          <w:tcPr>
            <w:tcW w:w="2771" w:type="pct"/>
            <w:tcBorders>
              <w:bottom w:val="single" w:sz="4" w:space="0" w:color="auto"/>
            </w:tcBorders>
            <w:shd w:val="clear" w:color="auto" w:fill="auto"/>
          </w:tcPr>
          <w:p w14:paraId="5938639A" w14:textId="1A01DF70" w:rsidR="00507E50" w:rsidRPr="00702EE3" w:rsidRDefault="00507E50" w:rsidP="0094129D">
            <w:pPr>
              <w:pStyle w:val="NoSpacing"/>
              <w:jc w:val="both"/>
              <w:rPr>
                <w:rFonts w:asciiTheme="minorHAnsi" w:hAnsiTheme="minorHAnsi" w:cstheme="minorHAnsi"/>
                <w:iCs/>
                <w:sz w:val="24"/>
                <w:szCs w:val="24"/>
              </w:rPr>
            </w:pPr>
            <w:r w:rsidRPr="00702EE3">
              <w:rPr>
                <w:rFonts w:asciiTheme="minorHAnsi" w:hAnsiTheme="minorHAnsi" w:cstheme="minorHAnsi"/>
                <w:b/>
                <w:iCs/>
                <w:sz w:val="24"/>
                <w:szCs w:val="24"/>
              </w:rPr>
              <w:t>1.</w:t>
            </w:r>
            <w:r w:rsidR="00C47CD6" w:rsidRPr="00702EE3">
              <w:rPr>
                <w:rFonts w:asciiTheme="minorHAnsi" w:hAnsiTheme="minorHAnsi" w:cstheme="minorHAnsi"/>
                <w:b/>
                <w:iCs/>
                <w:sz w:val="24"/>
                <w:szCs w:val="24"/>
              </w:rPr>
              <w:t>6</w:t>
            </w:r>
            <w:r w:rsidR="00E25394" w:rsidRPr="00702EE3">
              <w:rPr>
                <w:rFonts w:asciiTheme="minorHAnsi" w:hAnsiTheme="minorHAnsi" w:cstheme="minorHAnsi"/>
                <w:iCs/>
                <w:sz w:val="24"/>
                <w:szCs w:val="24"/>
              </w:rPr>
              <w:t xml:space="preserve"> </w:t>
            </w:r>
            <w:r w:rsidRPr="00702EE3">
              <w:rPr>
                <w:rFonts w:ascii="Calibri" w:hAnsi="Calibri" w:cs="Calibri"/>
                <w:sz w:val="24"/>
                <w:szCs w:val="24"/>
                <w:lang w:eastAsia="ro-RO"/>
              </w:rPr>
              <w:t>Solicitantul are în implementare proiecte în cadrul uneia dintre măsurile 141, 112, 411</w:t>
            </w:r>
            <w:r w:rsidR="009D4F68" w:rsidRPr="00702EE3">
              <w:rPr>
                <w:rFonts w:ascii="Calibri" w:hAnsi="Calibri" w:cs="Calibri"/>
                <w:sz w:val="24"/>
                <w:szCs w:val="24"/>
                <w:lang w:eastAsia="ro-RO"/>
              </w:rPr>
              <w:t xml:space="preserve">, </w:t>
            </w:r>
            <w:r w:rsidRPr="00702EE3">
              <w:rPr>
                <w:rFonts w:ascii="Calibri" w:hAnsi="Calibri" w:cs="Calibri"/>
                <w:sz w:val="24"/>
                <w:szCs w:val="24"/>
                <w:lang w:eastAsia="ro-RO"/>
              </w:rPr>
              <w:t>141, 411</w:t>
            </w:r>
            <w:r w:rsidR="009D4F68" w:rsidRPr="00702EE3">
              <w:rPr>
                <w:rFonts w:ascii="Calibri" w:hAnsi="Calibri" w:cs="Calibri"/>
                <w:sz w:val="24"/>
                <w:szCs w:val="24"/>
                <w:lang w:eastAsia="ro-RO"/>
              </w:rPr>
              <w:t xml:space="preserve">, </w:t>
            </w:r>
            <w:r w:rsidRPr="00702EE3">
              <w:rPr>
                <w:rFonts w:ascii="Calibri" w:hAnsi="Calibri" w:cs="Calibri"/>
                <w:sz w:val="24"/>
                <w:szCs w:val="24"/>
                <w:lang w:eastAsia="ro-RO"/>
              </w:rPr>
              <w:t>112, , aferente PNDR 2007 – 2013 sau are</w:t>
            </w:r>
            <w:r w:rsidRPr="00702EE3">
              <w:rPr>
                <w:rFonts w:asciiTheme="minorHAnsi" w:hAnsiTheme="minorHAnsi" w:cstheme="minorHAnsi"/>
                <w:iCs/>
                <w:sz w:val="24"/>
                <w:szCs w:val="24"/>
              </w:rPr>
              <w:t xml:space="preserve"> </w:t>
            </w:r>
            <w:r w:rsidRPr="00702EE3">
              <w:rPr>
                <w:rFonts w:asciiTheme="minorHAnsi" w:hAnsiTheme="minorHAnsi" w:cstheme="minorHAnsi"/>
                <w:iCs/>
                <w:sz w:val="24"/>
                <w:szCs w:val="24"/>
              </w:rPr>
              <w:lastRenderedPageBreak/>
              <w:t xml:space="preserve">proiect  depus pe submăsura 6.1 sau 6.3 şi nu i </w:t>
            </w:r>
            <w:r w:rsidR="00C510E1" w:rsidRPr="00702EE3">
              <w:rPr>
                <w:rFonts w:asciiTheme="minorHAnsi" w:hAnsiTheme="minorHAnsi" w:cstheme="minorHAnsi"/>
                <w:iCs/>
                <w:sz w:val="24"/>
                <w:szCs w:val="24"/>
              </w:rPr>
              <w:t xml:space="preserve">  </w:t>
            </w:r>
            <w:r w:rsidRPr="00702EE3">
              <w:rPr>
                <w:rFonts w:asciiTheme="minorHAnsi" w:hAnsiTheme="minorHAnsi" w:cstheme="minorHAnsi"/>
                <w:iCs/>
                <w:sz w:val="24"/>
                <w:szCs w:val="24"/>
              </w:rPr>
              <w:t xml:space="preserve">s-a acordat încă cea de-a doua tranşă de plată? </w:t>
            </w:r>
          </w:p>
        </w:tc>
        <w:tc>
          <w:tcPr>
            <w:tcW w:w="985" w:type="pct"/>
            <w:gridSpan w:val="2"/>
            <w:tcBorders>
              <w:bottom w:val="single" w:sz="4" w:space="0" w:color="auto"/>
            </w:tcBorders>
            <w:shd w:val="clear" w:color="auto" w:fill="auto"/>
            <w:vAlign w:val="center"/>
          </w:tcPr>
          <w:p w14:paraId="6351EC6D" w14:textId="77777777" w:rsidR="00507E50" w:rsidRPr="00702EE3" w:rsidRDefault="00507E50" w:rsidP="00331A4A">
            <w:pPr>
              <w:pStyle w:val="BodyText3"/>
              <w:rPr>
                <w:rFonts w:asciiTheme="minorHAnsi" w:hAnsiTheme="minorHAnsi"/>
                <w:b w:val="0"/>
                <w:sz w:val="24"/>
                <w:szCs w:val="24"/>
                <w:lang w:val="en-US"/>
              </w:rPr>
            </w:pPr>
            <w:r w:rsidRPr="00702EE3">
              <w:rPr>
                <w:rFonts w:asciiTheme="minorHAnsi" w:hAnsiTheme="minorHAnsi"/>
                <w:b w:val="0"/>
                <w:sz w:val="24"/>
                <w:szCs w:val="24"/>
                <w:lang w:val="en-US"/>
              </w:rPr>
              <w:lastRenderedPageBreak/>
              <w:sym w:font="Wingdings" w:char="F06F"/>
            </w:r>
          </w:p>
        </w:tc>
        <w:tc>
          <w:tcPr>
            <w:tcW w:w="1244" w:type="pct"/>
            <w:gridSpan w:val="2"/>
            <w:tcBorders>
              <w:bottom w:val="single" w:sz="4" w:space="0" w:color="auto"/>
            </w:tcBorders>
            <w:shd w:val="clear" w:color="auto" w:fill="auto"/>
            <w:vAlign w:val="center"/>
          </w:tcPr>
          <w:p w14:paraId="58E7F780" w14:textId="77777777" w:rsidR="00507E50" w:rsidRPr="00702EE3" w:rsidRDefault="00507E50" w:rsidP="00331A4A">
            <w:pPr>
              <w:pStyle w:val="BodyText3"/>
              <w:rPr>
                <w:rFonts w:asciiTheme="minorHAnsi" w:hAnsiTheme="minorHAnsi"/>
                <w:b w:val="0"/>
                <w:sz w:val="24"/>
                <w:szCs w:val="24"/>
                <w:lang w:val="en-US"/>
              </w:rPr>
            </w:pPr>
            <w:r w:rsidRPr="00702EE3">
              <w:rPr>
                <w:rFonts w:asciiTheme="minorHAnsi" w:hAnsiTheme="minorHAnsi"/>
                <w:b w:val="0"/>
                <w:sz w:val="24"/>
                <w:szCs w:val="24"/>
                <w:lang w:val="en-US"/>
              </w:rPr>
              <w:sym w:font="Wingdings" w:char="F06F"/>
            </w:r>
          </w:p>
        </w:tc>
      </w:tr>
      <w:tr w:rsidR="0018605A" w:rsidRPr="00702EE3" w14:paraId="403847DA" w14:textId="77777777" w:rsidTr="00B56508">
        <w:trPr>
          <w:trHeight w:val="1167"/>
        </w:trPr>
        <w:tc>
          <w:tcPr>
            <w:tcW w:w="2771" w:type="pct"/>
            <w:tcBorders>
              <w:bottom w:val="single" w:sz="4" w:space="0" w:color="auto"/>
            </w:tcBorders>
            <w:shd w:val="clear" w:color="auto" w:fill="auto"/>
          </w:tcPr>
          <w:p w14:paraId="02CEBA0E" w14:textId="531C6C05" w:rsidR="0018605A" w:rsidRPr="00702EE3" w:rsidRDefault="0018605A" w:rsidP="0094129D">
            <w:pPr>
              <w:pStyle w:val="NoSpacing"/>
              <w:jc w:val="both"/>
              <w:rPr>
                <w:rFonts w:asciiTheme="minorHAnsi" w:hAnsiTheme="minorHAnsi" w:cstheme="minorHAnsi"/>
                <w:iCs/>
                <w:sz w:val="24"/>
                <w:szCs w:val="24"/>
              </w:rPr>
            </w:pPr>
            <w:r w:rsidRPr="00702EE3">
              <w:rPr>
                <w:rFonts w:asciiTheme="minorHAnsi" w:hAnsiTheme="minorHAnsi" w:cstheme="minorHAnsi"/>
                <w:b/>
                <w:iCs/>
                <w:sz w:val="24"/>
                <w:szCs w:val="24"/>
              </w:rPr>
              <w:t>1.7</w:t>
            </w:r>
            <w:r w:rsidRPr="00702EE3">
              <w:rPr>
                <w:rFonts w:asciiTheme="minorHAnsi" w:hAnsiTheme="minorHAnsi" w:cstheme="minorHAnsi"/>
                <w:iCs/>
                <w:sz w:val="24"/>
                <w:szCs w:val="24"/>
              </w:rPr>
              <w:t xml:space="preserve"> Semnătura electronică aplicată pe documentele emise de solicitant este validă și este emisă în baza unui certificat calificat furnizat de un furnizor de servicii de încredere calificat care se află în  lista oficială a  Uniunii Europene?</w:t>
            </w:r>
          </w:p>
        </w:tc>
        <w:tc>
          <w:tcPr>
            <w:tcW w:w="985" w:type="pct"/>
            <w:gridSpan w:val="2"/>
            <w:tcBorders>
              <w:bottom w:val="single" w:sz="4" w:space="0" w:color="auto"/>
            </w:tcBorders>
            <w:shd w:val="clear" w:color="auto" w:fill="auto"/>
            <w:vAlign w:val="center"/>
          </w:tcPr>
          <w:p w14:paraId="4FC468E7" w14:textId="1778992F" w:rsidR="0018605A" w:rsidRPr="00702EE3" w:rsidRDefault="0018605A" w:rsidP="00331A4A">
            <w:pPr>
              <w:pStyle w:val="BodyText3"/>
              <w:rPr>
                <w:rFonts w:asciiTheme="minorHAnsi" w:hAnsiTheme="minorHAnsi"/>
                <w:b w:val="0"/>
                <w:sz w:val="24"/>
                <w:szCs w:val="24"/>
                <w:lang w:val="en-US"/>
              </w:rPr>
            </w:pPr>
            <w:r w:rsidRPr="00702EE3">
              <w:rPr>
                <w:rFonts w:asciiTheme="minorHAnsi" w:hAnsiTheme="minorHAnsi"/>
                <w:b w:val="0"/>
                <w:sz w:val="24"/>
                <w:szCs w:val="24"/>
                <w:lang w:val="en-US"/>
              </w:rPr>
              <w:sym w:font="Wingdings" w:char="F06F"/>
            </w:r>
          </w:p>
        </w:tc>
        <w:tc>
          <w:tcPr>
            <w:tcW w:w="1244" w:type="pct"/>
            <w:gridSpan w:val="2"/>
            <w:tcBorders>
              <w:bottom w:val="single" w:sz="4" w:space="0" w:color="auto"/>
            </w:tcBorders>
            <w:shd w:val="clear" w:color="auto" w:fill="auto"/>
            <w:vAlign w:val="center"/>
          </w:tcPr>
          <w:p w14:paraId="3CF93A24" w14:textId="211D5095" w:rsidR="0018605A" w:rsidRPr="00702EE3" w:rsidRDefault="0018605A" w:rsidP="00331A4A">
            <w:pPr>
              <w:pStyle w:val="BodyText3"/>
              <w:rPr>
                <w:rFonts w:asciiTheme="minorHAnsi" w:hAnsiTheme="minorHAnsi"/>
                <w:b w:val="0"/>
                <w:sz w:val="24"/>
                <w:szCs w:val="24"/>
                <w:lang w:val="en-US"/>
              </w:rPr>
            </w:pPr>
            <w:r w:rsidRPr="00702EE3">
              <w:rPr>
                <w:rFonts w:asciiTheme="minorHAnsi" w:hAnsiTheme="minorHAnsi"/>
                <w:b w:val="0"/>
                <w:sz w:val="24"/>
                <w:szCs w:val="24"/>
                <w:lang w:val="en-US"/>
              </w:rPr>
              <w:sym w:font="Wingdings" w:char="F06F"/>
            </w:r>
          </w:p>
        </w:tc>
      </w:tr>
      <w:tr w:rsidR="00CF358E" w:rsidRPr="00702EE3" w14:paraId="631B3164" w14:textId="77777777" w:rsidTr="00B56508">
        <w:tc>
          <w:tcPr>
            <w:tcW w:w="5000" w:type="pct"/>
            <w:gridSpan w:val="5"/>
            <w:tcBorders>
              <w:left w:val="nil"/>
              <w:right w:val="nil"/>
            </w:tcBorders>
          </w:tcPr>
          <w:p w14:paraId="441B8D8C" w14:textId="6AA6E9E2" w:rsidR="00CF358E" w:rsidRPr="00702EE3" w:rsidRDefault="00CF358E" w:rsidP="00CF358E">
            <w:pPr>
              <w:pStyle w:val="BodyText3"/>
              <w:jc w:val="left"/>
              <w:rPr>
                <w:rFonts w:asciiTheme="minorHAnsi" w:hAnsiTheme="minorHAnsi" w:cstheme="minorHAnsi"/>
                <w:b w:val="0"/>
                <w:sz w:val="24"/>
                <w:szCs w:val="24"/>
                <w:lang w:val="ro-RO"/>
              </w:rPr>
            </w:pPr>
          </w:p>
          <w:p w14:paraId="20676DBA" w14:textId="77777777" w:rsidR="00CF358E" w:rsidRPr="00702EE3" w:rsidRDefault="00CF358E" w:rsidP="00CF358E">
            <w:pPr>
              <w:pStyle w:val="BodyText3"/>
              <w:jc w:val="left"/>
              <w:rPr>
                <w:rFonts w:asciiTheme="minorHAnsi" w:hAnsiTheme="minorHAnsi" w:cstheme="minorHAnsi"/>
                <w:b w:val="0"/>
                <w:sz w:val="24"/>
                <w:szCs w:val="24"/>
                <w:lang w:val="ro-RO"/>
              </w:rPr>
            </w:pPr>
          </w:p>
          <w:p w14:paraId="701216D6" w14:textId="77777777" w:rsidR="00CF358E" w:rsidRPr="00702EE3" w:rsidRDefault="00CF358E" w:rsidP="00CF358E">
            <w:pPr>
              <w:pStyle w:val="BodyText3"/>
              <w:jc w:val="left"/>
              <w:rPr>
                <w:rFonts w:asciiTheme="minorHAnsi" w:hAnsiTheme="minorHAnsi" w:cstheme="minorHAnsi"/>
                <w:b w:val="0"/>
                <w:sz w:val="24"/>
                <w:szCs w:val="24"/>
                <w:lang w:val="ro-RO"/>
              </w:rPr>
            </w:pPr>
            <w:r w:rsidRPr="00702EE3">
              <w:rPr>
                <w:rFonts w:asciiTheme="minorHAnsi" w:hAnsiTheme="minorHAnsi" w:cstheme="minorHAnsi"/>
                <w:b w:val="0"/>
                <w:sz w:val="24"/>
                <w:szCs w:val="24"/>
                <w:lang w:val="ro-RO"/>
              </w:rPr>
              <w:t>Observaţii:</w:t>
            </w:r>
          </w:p>
          <w:p w14:paraId="01030DED" w14:textId="77777777" w:rsidR="00CF358E" w:rsidRPr="00702EE3" w:rsidRDefault="00CF358E" w:rsidP="00CF358E">
            <w:pPr>
              <w:pStyle w:val="BodyText3"/>
              <w:jc w:val="left"/>
              <w:rPr>
                <w:rFonts w:asciiTheme="minorHAnsi" w:hAnsiTheme="minorHAnsi" w:cstheme="minorHAnsi"/>
                <w:b w:val="0"/>
                <w:sz w:val="24"/>
                <w:szCs w:val="24"/>
                <w:lang w:val="ro-RO"/>
              </w:rPr>
            </w:pPr>
            <w:r w:rsidRPr="00702EE3">
              <w:rPr>
                <w:rFonts w:asciiTheme="minorHAnsi" w:hAnsiTheme="minorHAnsi" w:cstheme="minorHAnsi"/>
                <w:b w:val="0"/>
                <w:sz w:val="24"/>
                <w:szCs w:val="24"/>
                <w:lang w:val="ro-RO"/>
              </w:rPr>
              <w:t>................................................................................................................................................................................................................................................................................................................................................................................................................................................................................</w:t>
            </w:r>
          </w:p>
          <w:p w14:paraId="6D39EC13" w14:textId="77777777" w:rsidR="00CF358E" w:rsidRPr="00702EE3" w:rsidRDefault="00CF358E" w:rsidP="00CF358E">
            <w:pPr>
              <w:pStyle w:val="BodyText3"/>
              <w:jc w:val="left"/>
              <w:rPr>
                <w:rFonts w:asciiTheme="minorHAnsi" w:hAnsiTheme="minorHAnsi" w:cstheme="minorHAnsi"/>
                <w:b w:val="0"/>
                <w:sz w:val="24"/>
                <w:szCs w:val="24"/>
                <w:lang w:val="ro-RO"/>
              </w:rPr>
            </w:pPr>
          </w:p>
          <w:p w14:paraId="622290D5" w14:textId="77777777" w:rsidR="00CF358E" w:rsidRPr="00702EE3" w:rsidRDefault="00CF358E" w:rsidP="00CF358E">
            <w:pPr>
              <w:pStyle w:val="BodyText3"/>
              <w:jc w:val="left"/>
              <w:rPr>
                <w:rFonts w:asciiTheme="minorHAnsi" w:hAnsiTheme="minorHAnsi" w:cstheme="minorHAnsi"/>
                <w:b w:val="0"/>
                <w:sz w:val="24"/>
                <w:szCs w:val="24"/>
                <w:lang w:val="ro-RO"/>
              </w:rPr>
            </w:pPr>
          </w:p>
        </w:tc>
      </w:tr>
      <w:tr w:rsidR="00CF358E" w:rsidRPr="00702EE3" w14:paraId="638631EF" w14:textId="77777777" w:rsidTr="00B56508">
        <w:trPr>
          <w:trHeight w:val="295"/>
        </w:trPr>
        <w:tc>
          <w:tcPr>
            <w:tcW w:w="2771" w:type="pct"/>
            <w:vMerge w:val="restart"/>
            <w:shd w:val="clear" w:color="auto" w:fill="auto"/>
          </w:tcPr>
          <w:p w14:paraId="2542A664" w14:textId="77777777" w:rsidR="00CF358E" w:rsidRPr="00702EE3" w:rsidRDefault="00CF358E" w:rsidP="00CF358E">
            <w:pPr>
              <w:pStyle w:val="BodyText3"/>
              <w:jc w:val="left"/>
              <w:rPr>
                <w:rFonts w:asciiTheme="minorHAnsi" w:hAnsiTheme="minorHAnsi" w:cstheme="minorHAnsi"/>
                <w:sz w:val="22"/>
                <w:szCs w:val="22"/>
                <w:lang w:val="ro-RO"/>
              </w:rPr>
            </w:pPr>
            <w:r w:rsidRPr="00702EE3">
              <w:rPr>
                <w:rFonts w:asciiTheme="minorHAnsi" w:hAnsiTheme="minorHAnsi" w:cstheme="minorHAnsi"/>
                <w:sz w:val="22"/>
                <w:szCs w:val="22"/>
                <w:u w:val="single"/>
                <w:lang w:val="ro-RO"/>
              </w:rPr>
              <w:t xml:space="preserve">2.Verificarea conditiilor de </w:t>
            </w:r>
            <w:r w:rsidRPr="00702EE3">
              <w:rPr>
                <w:rFonts w:asciiTheme="minorHAnsi" w:hAnsiTheme="minorHAnsi" w:cstheme="minorHAnsi"/>
                <w:sz w:val="24"/>
                <w:szCs w:val="22"/>
                <w:u w:val="single"/>
                <w:lang w:val="ro-RO"/>
              </w:rPr>
              <w:t>eligibilitate</w:t>
            </w:r>
          </w:p>
        </w:tc>
        <w:tc>
          <w:tcPr>
            <w:tcW w:w="2229" w:type="pct"/>
            <w:gridSpan w:val="4"/>
            <w:shd w:val="clear" w:color="auto" w:fill="auto"/>
          </w:tcPr>
          <w:p w14:paraId="08F614BC" w14:textId="77777777" w:rsidR="00CF358E" w:rsidRPr="00702EE3" w:rsidRDefault="00CF358E" w:rsidP="00CF358E">
            <w:pPr>
              <w:pStyle w:val="BodyText3"/>
              <w:rPr>
                <w:rFonts w:asciiTheme="minorHAnsi" w:hAnsiTheme="minorHAnsi" w:cs="Calibri"/>
                <w:sz w:val="22"/>
                <w:szCs w:val="22"/>
                <w:lang w:val="pt-BR"/>
              </w:rPr>
            </w:pPr>
            <w:r w:rsidRPr="00702EE3">
              <w:rPr>
                <w:rFonts w:asciiTheme="minorHAnsi" w:hAnsiTheme="minorHAnsi" w:cs="Calibri"/>
                <w:sz w:val="22"/>
                <w:szCs w:val="22"/>
                <w:lang w:val="ro-RO"/>
              </w:rPr>
              <w:t>Verificare efectuată</w:t>
            </w:r>
          </w:p>
        </w:tc>
      </w:tr>
      <w:tr w:rsidR="00CF358E" w:rsidRPr="00702EE3" w14:paraId="0CE6C080" w14:textId="77777777" w:rsidTr="00B56508">
        <w:tc>
          <w:tcPr>
            <w:tcW w:w="2771" w:type="pct"/>
            <w:vMerge/>
            <w:shd w:val="clear" w:color="auto" w:fill="auto"/>
          </w:tcPr>
          <w:p w14:paraId="2E367C29" w14:textId="77777777" w:rsidR="00CF358E" w:rsidRPr="00702EE3" w:rsidRDefault="00CF358E" w:rsidP="00CF358E">
            <w:pPr>
              <w:pStyle w:val="BodyText3"/>
              <w:jc w:val="left"/>
              <w:rPr>
                <w:rFonts w:asciiTheme="minorHAnsi" w:hAnsiTheme="minorHAnsi" w:cstheme="minorHAnsi"/>
                <w:b w:val="0"/>
                <w:sz w:val="22"/>
                <w:szCs w:val="22"/>
                <w:lang w:val="ro-RO"/>
              </w:rPr>
            </w:pPr>
          </w:p>
        </w:tc>
        <w:tc>
          <w:tcPr>
            <w:tcW w:w="651" w:type="pct"/>
            <w:shd w:val="clear" w:color="auto" w:fill="auto"/>
          </w:tcPr>
          <w:p w14:paraId="7B45FEAB" w14:textId="77777777" w:rsidR="00CF358E" w:rsidRPr="00702EE3" w:rsidRDefault="00CF358E" w:rsidP="00CF358E">
            <w:pPr>
              <w:pStyle w:val="BodyText3"/>
              <w:jc w:val="left"/>
              <w:rPr>
                <w:rFonts w:asciiTheme="minorHAnsi" w:hAnsiTheme="minorHAnsi"/>
                <w:sz w:val="22"/>
                <w:szCs w:val="22"/>
                <w:lang w:val="pt-BR"/>
              </w:rPr>
            </w:pPr>
            <w:r w:rsidRPr="00702EE3">
              <w:rPr>
                <w:rFonts w:asciiTheme="minorHAnsi" w:hAnsiTheme="minorHAnsi"/>
                <w:sz w:val="22"/>
                <w:szCs w:val="22"/>
                <w:lang w:val="ro-RO"/>
              </w:rPr>
              <w:t>DA</w:t>
            </w:r>
            <w:r w:rsidRPr="00702EE3">
              <w:rPr>
                <w:rFonts w:asciiTheme="minorHAnsi" w:hAnsiTheme="minorHAnsi"/>
                <w:sz w:val="22"/>
                <w:szCs w:val="22"/>
                <w:lang w:val="ro-RO"/>
              </w:rPr>
              <w:tab/>
            </w:r>
          </w:p>
        </w:tc>
        <w:tc>
          <w:tcPr>
            <w:tcW w:w="783" w:type="pct"/>
            <w:gridSpan w:val="2"/>
          </w:tcPr>
          <w:p w14:paraId="4747D4CA" w14:textId="77777777" w:rsidR="00CF358E" w:rsidRPr="00702EE3" w:rsidRDefault="00CF358E" w:rsidP="00CF358E">
            <w:pPr>
              <w:pStyle w:val="BodyText3"/>
              <w:rPr>
                <w:rFonts w:asciiTheme="minorHAnsi" w:hAnsiTheme="minorHAnsi" w:cs="Calibri"/>
                <w:sz w:val="22"/>
                <w:szCs w:val="22"/>
                <w:lang w:val="pt-BR"/>
              </w:rPr>
            </w:pPr>
            <w:r w:rsidRPr="00702EE3">
              <w:rPr>
                <w:rFonts w:asciiTheme="minorHAnsi" w:hAnsiTheme="minorHAnsi" w:cs="Calibri"/>
                <w:sz w:val="22"/>
                <w:szCs w:val="22"/>
                <w:lang w:val="pt-BR"/>
              </w:rPr>
              <w:t>NU</w:t>
            </w:r>
          </w:p>
        </w:tc>
        <w:tc>
          <w:tcPr>
            <w:tcW w:w="795" w:type="pct"/>
            <w:shd w:val="clear" w:color="auto" w:fill="auto"/>
          </w:tcPr>
          <w:p w14:paraId="29BB2E2A" w14:textId="77777777" w:rsidR="00CF358E" w:rsidRPr="00702EE3" w:rsidRDefault="00CF358E" w:rsidP="00CF358E">
            <w:pPr>
              <w:pStyle w:val="BodyText3"/>
              <w:rPr>
                <w:rFonts w:asciiTheme="minorHAnsi" w:hAnsiTheme="minorHAnsi" w:cs="Calibri"/>
                <w:sz w:val="22"/>
                <w:szCs w:val="22"/>
                <w:lang w:val="pt-BR"/>
              </w:rPr>
            </w:pPr>
            <w:r w:rsidRPr="00702EE3">
              <w:rPr>
                <w:rFonts w:asciiTheme="minorHAnsi" w:hAnsiTheme="minorHAnsi" w:cs="Calibri"/>
                <w:sz w:val="22"/>
                <w:szCs w:val="22"/>
                <w:lang w:val="ro-RO"/>
              </w:rPr>
              <w:t>Nu este cazul</w:t>
            </w:r>
          </w:p>
        </w:tc>
      </w:tr>
      <w:tr w:rsidR="00CF358E" w:rsidRPr="00702EE3" w14:paraId="362D3F3C" w14:textId="77777777" w:rsidTr="00B56508">
        <w:tc>
          <w:tcPr>
            <w:tcW w:w="2771" w:type="pct"/>
            <w:shd w:val="clear" w:color="auto" w:fill="auto"/>
          </w:tcPr>
          <w:p w14:paraId="0B73ADAB" w14:textId="77777777" w:rsidR="00CF358E" w:rsidRPr="00702EE3" w:rsidRDefault="00CF358E" w:rsidP="00CF358E">
            <w:pPr>
              <w:pStyle w:val="BodyText3"/>
              <w:jc w:val="left"/>
              <w:rPr>
                <w:rFonts w:asciiTheme="minorHAnsi" w:hAnsiTheme="minorHAnsi" w:cstheme="minorHAnsi"/>
                <w:sz w:val="22"/>
                <w:szCs w:val="22"/>
                <w:lang w:val="ro-RO"/>
              </w:rPr>
            </w:pPr>
            <w:r w:rsidRPr="00702EE3">
              <w:rPr>
                <w:rFonts w:asciiTheme="minorHAnsi" w:hAnsiTheme="minorHAnsi" w:cstheme="minorHAnsi"/>
                <w:sz w:val="22"/>
                <w:szCs w:val="22"/>
                <w:lang w:val="ro-RO"/>
              </w:rPr>
              <w:t>EG1</w:t>
            </w:r>
            <w:r w:rsidRPr="00702EE3">
              <w:rPr>
                <w:rFonts w:asciiTheme="minorHAnsi" w:hAnsiTheme="minorHAnsi" w:cstheme="minorHAnsi"/>
                <w:sz w:val="22"/>
                <w:szCs w:val="22"/>
              </w:rPr>
              <w:t xml:space="preserve"> Solicitantul trebuie să se încadreze în categoria beneficiarilor eligibili</w:t>
            </w:r>
          </w:p>
        </w:tc>
        <w:tc>
          <w:tcPr>
            <w:tcW w:w="651" w:type="pct"/>
            <w:shd w:val="clear" w:color="auto" w:fill="auto"/>
            <w:vAlign w:val="center"/>
          </w:tcPr>
          <w:p w14:paraId="6FDA3151" w14:textId="77777777" w:rsidR="00CF358E" w:rsidRPr="00702EE3" w:rsidRDefault="00CF358E" w:rsidP="00CF358E">
            <w:pPr>
              <w:pStyle w:val="BodyText3"/>
              <w:rPr>
                <w:rFonts w:asciiTheme="minorHAnsi" w:hAnsiTheme="minorHAnsi"/>
                <w:b w:val="0"/>
                <w:sz w:val="22"/>
                <w:szCs w:val="22"/>
                <w:u w:val="single"/>
                <w:lang w:val="ro-RO"/>
              </w:rPr>
            </w:pPr>
            <w:r w:rsidRPr="00702EE3">
              <w:rPr>
                <w:rFonts w:asciiTheme="minorHAnsi" w:hAnsiTheme="minorHAnsi"/>
                <w:b w:val="0"/>
                <w:sz w:val="22"/>
                <w:szCs w:val="22"/>
                <w:lang w:val="en-US"/>
              </w:rPr>
              <w:sym w:font="Wingdings" w:char="F06F"/>
            </w:r>
          </w:p>
        </w:tc>
        <w:tc>
          <w:tcPr>
            <w:tcW w:w="783" w:type="pct"/>
            <w:gridSpan w:val="2"/>
            <w:vAlign w:val="center"/>
          </w:tcPr>
          <w:p w14:paraId="20A2D31C" w14:textId="77777777" w:rsidR="00CF358E" w:rsidRPr="00702EE3" w:rsidRDefault="00CF358E" w:rsidP="00CF358E">
            <w:pPr>
              <w:pStyle w:val="BodyText3"/>
              <w:rPr>
                <w:rFonts w:asciiTheme="minorHAnsi" w:hAnsiTheme="minorHAnsi"/>
                <w:b w:val="0"/>
                <w:sz w:val="22"/>
                <w:szCs w:val="22"/>
                <w:lang w:val="pt-BR"/>
              </w:rPr>
            </w:pPr>
            <w:r w:rsidRPr="00702EE3">
              <w:rPr>
                <w:rFonts w:asciiTheme="minorHAnsi" w:hAnsiTheme="minorHAnsi"/>
                <w:b w:val="0"/>
                <w:sz w:val="22"/>
                <w:szCs w:val="22"/>
                <w:lang w:val="en-US"/>
              </w:rPr>
              <w:sym w:font="Wingdings" w:char="F06F"/>
            </w:r>
          </w:p>
        </w:tc>
        <w:tc>
          <w:tcPr>
            <w:tcW w:w="795" w:type="pct"/>
            <w:shd w:val="clear" w:color="auto" w:fill="auto"/>
          </w:tcPr>
          <w:p w14:paraId="21899531" w14:textId="77777777" w:rsidR="00CF358E" w:rsidRPr="00702EE3" w:rsidRDefault="00CF358E" w:rsidP="00CF358E">
            <w:pPr>
              <w:pStyle w:val="BodyText3"/>
              <w:jc w:val="left"/>
              <w:rPr>
                <w:rFonts w:asciiTheme="minorHAnsi" w:hAnsiTheme="minorHAnsi"/>
                <w:b w:val="0"/>
                <w:sz w:val="22"/>
                <w:szCs w:val="22"/>
                <w:u w:val="single"/>
                <w:lang w:val="ro-RO"/>
              </w:rPr>
            </w:pPr>
          </w:p>
        </w:tc>
      </w:tr>
      <w:tr w:rsidR="00CF358E" w:rsidRPr="00702EE3" w14:paraId="01D2008B" w14:textId="77777777" w:rsidTr="00B56508">
        <w:tc>
          <w:tcPr>
            <w:tcW w:w="2771" w:type="pct"/>
            <w:shd w:val="clear" w:color="auto" w:fill="auto"/>
          </w:tcPr>
          <w:p w14:paraId="00DFB0C0" w14:textId="77777777" w:rsidR="00CF358E" w:rsidRPr="00702EE3" w:rsidRDefault="00CF358E" w:rsidP="00CF358E">
            <w:pPr>
              <w:pStyle w:val="BodyText3"/>
              <w:jc w:val="left"/>
              <w:rPr>
                <w:rFonts w:asciiTheme="minorHAnsi" w:hAnsiTheme="minorHAnsi" w:cstheme="minorHAnsi"/>
                <w:b w:val="0"/>
                <w:sz w:val="22"/>
                <w:szCs w:val="22"/>
                <w:lang w:val="ro-RO"/>
              </w:rPr>
            </w:pPr>
            <w:r w:rsidRPr="00702EE3">
              <w:rPr>
                <w:rFonts w:asciiTheme="minorHAnsi" w:hAnsiTheme="minorHAnsi" w:cstheme="minorHAnsi"/>
                <w:b w:val="0"/>
                <w:sz w:val="22"/>
                <w:szCs w:val="22"/>
                <w:lang w:val="ro-RO"/>
              </w:rPr>
              <w:t xml:space="preserve">Doc. verificat </w:t>
            </w:r>
          </w:p>
          <w:p w14:paraId="208C61F6" w14:textId="3037B268" w:rsidR="00CF358E" w:rsidRPr="00702EE3" w:rsidRDefault="00CF358E" w:rsidP="00CF358E">
            <w:pPr>
              <w:pStyle w:val="BodyText3"/>
              <w:jc w:val="left"/>
              <w:rPr>
                <w:rFonts w:asciiTheme="minorHAnsi" w:hAnsiTheme="minorHAnsi" w:cstheme="minorHAnsi"/>
                <w:b w:val="0"/>
                <w:sz w:val="22"/>
                <w:szCs w:val="22"/>
                <w:lang w:val="ro-RO"/>
              </w:rPr>
            </w:pPr>
            <w:r w:rsidRPr="00702EE3">
              <w:rPr>
                <w:rFonts w:asciiTheme="minorHAnsi" w:hAnsiTheme="minorHAnsi" w:cstheme="minorHAnsi"/>
                <w:b w:val="0"/>
                <w:sz w:val="22"/>
                <w:szCs w:val="22"/>
                <w:lang w:val="ro-RO"/>
              </w:rPr>
              <w:t xml:space="preserve"> Doc. 10, site MADR şi site ONRC (RECOM), </w:t>
            </w:r>
            <w:r w:rsidRPr="00702EE3">
              <w:rPr>
                <w:rFonts w:ascii="Calibri" w:hAnsi="Calibri" w:cs="Calibri"/>
                <w:b w:val="0"/>
                <w:sz w:val="24"/>
                <w:szCs w:val="24"/>
                <w:lang w:val="ro-RO"/>
              </w:rPr>
              <w:t>PATRIMVEN</w:t>
            </w:r>
          </w:p>
        </w:tc>
        <w:tc>
          <w:tcPr>
            <w:tcW w:w="651" w:type="pct"/>
            <w:shd w:val="clear" w:color="auto" w:fill="auto"/>
            <w:vAlign w:val="center"/>
          </w:tcPr>
          <w:p w14:paraId="4496D44A" w14:textId="77777777" w:rsidR="00CF358E" w:rsidRPr="00702EE3" w:rsidRDefault="00CF358E" w:rsidP="00CF358E">
            <w:pPr>
              <w:pStyle w:val="BodyText3"/>
              <w:rPr>
                <w:rFonts w:asciiTheme="minorHAnsi" w:hAnsiTheme="minorHAnsi"/>
                <w:b w:val="0"/>
                <w:sz w:val="22"/>
                <w:szCs w:val="22"/>
                <w:lang w:val="pt-BR"/>
              </w:rPr>
            </w:pPr>
          </w:p>
        </w:tc>
        <w:tc>
          <w:tcPr>
            <w:tcW w:w="783" w:type="pct"/>
            <w:gridSpan w:val="2"/>
            <w:vAlign w:val="center"/>
          </w:tcPr>
          <w:p w14:paraId="695AE985" w14:textId="77777777" w:rsidR="00CF358E" w:rsidRPr="00702EE3" w:rsidRDefault="00CF358E" w:rsidP="00CF358E">
            <w:pPr>
              <w:pStyle w:val="BodyText3"/>
              <w:rPr>
                <w:rFonts w:asciiTheme="minorHAnsi" w:hAnsiTheme="minorHAnsi"/>
                <w:b w:val="0"/>
                <w:sz w:val="22"/>
                <w:szCs w:val="22"/>
                <w:lang w:val="pt-BR"/>
              </w:rPr>
            </w:pPr>
          </w:p>
        </w:tc>
        <w:tc>
          <w:tcPr>
            <w:tcW w:w="795" w:type="pct"/>
            <w:shd w:val="clear" w:color="auto" w:fill="auto"/>
          </w:tcPr>
          <w:p w14:paraId="5FBD722D" w14:textId="77777777" w:rsidR="00CF358E" w:rsidRPr="00702EE3" w:rsidRDefault="00CF358E" w:rsidP="00CF358E">
            <w:pPr>
              <w:pStyle w:val="BodyText3"/>
              <w:rPr>
                <w:rFonts w:asciiTheme="minorHAnsi" w:hAnsiTheme="minorHAnsi"/>
                <w:b w:val="0"/>
                <w:sz w:val="22"/>
                <w:szCs w:val="22"/>
                <w:lang w:val="pt-BR"/>
              </w:rPr>
            </w:pPr>
          </w:p>
        </w:tc>
      </w:tr>
    </w:tbl>
    <w:p w14:paraId="706B7FF4" w14:textId="77777777" w:rsidR="0074498E" w:rsidRPr="00702EE3" w:rsidRDefault="0074498E">
      <w:r w:rsidRPr="00702EE3">
        <w:br w:type="page"/>
      </w:r>
    </w:p>
    <w:tbl>
      <w:tblPr>
        <w:tblW w:w="4925" w:type="pct"/>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947"/>
        <w:gridCol w:w="1162"/>
        <w:gridCol w:w="1398"/>
        <w:gridCol w:w="1419"/>
      </w:tblGrid>
      <w:tr w:rsidR="00507E50" w:rsidRPr="00702EE3" w14:paraId="00966B1A" w14:textId="77777777" w:rsidTr="00192293">
        <w:tc>
          <w:tcPr>
            <w:tcW w:w="2771" w:type="pct"/>
            <w:shd w:val="clear" w:color="auto" w:fill="auto"/>
          </w:tcPr>
          <w:p w14:paraId="6B495E10" w14:textId="3801585C" w:rsidR="00507E50" w:rsidRPr="00702EE3" w:rsidRDefault="00507E50" w:rsidP="00901195">
            <w:pPr>
              <w:pStyle w:val="BodyText3"/>
              <w:jc w:val="both"/>
              <w:rPr>
                <w:rFonts w:asciiTheme="minorHAnsi" w:hAnsiTheme="minorHAnsi" w:cstheme="minorHAnsi"/>
                <w:b w:val="0"/>
                <w:sz w:val="22"/>
                <w:szCs w:val="22"/>
                <w:lang w:val="pt-BR"/>
              </w:rPr>
            </w:pPr>
            <w:r w:rsidRPr="00702EE3">
              <w:rPr>
                <w:rFonts w:asciiTheme="minorHAnsi" w:hAnsiTheme="minorHAnsi" w:cstheme="minorHAnsi"/>
                <w:sz w:val="22"/>
                <w:szCs w:val="22"/>
              </w:rPr>
              <w:lastRenderedPageBreak/>
              <w:t xml:space="preserve">EG2 </w:t>
            </w:r>
            <w:r w:rsidR="00326C5A" w:rsidRPr="00702EE3">
              <w:rPr>
                <w:rFonts w:asciiTheme="minorHAnsi" w:hAnsiTheme="minorHAnsi" w:cstheme="minorHAnsi"/>
                <w:sz w:val="22"/>
                <w:szCs w:val="22"/>
              </w:rPr>
              <w:t>Investiţia trebuie să se realizeze în cadrul unei ferme cu o dimensiune economică de minimum 8.000 SO; iar în cazul tinerilor fermieri care au finalizat implementarea Planului de afaceri în cadrul submăsurii 6.1, tinerilor care s-au instalat cu cel mult 5 ani înaintea depunerii Cererii de sprijin pentru aceasta submăsură sau care au primit sprijin prin programul derulat de Agenția Domeniilor Statului (conform legislației în vigoare) dimensiunea  minimă, la depunerea Cererii de finanțare,  trebuie să fie de  12 000 euro SO și nu trebuie să depășească  100 000 euro SO</w:t>
            </w:r>
          </w:p>
        </w:tc>
        <w:tc>
          <w:tcPr>
            <w:tcW w:w="651" w:type="pct"/>
            <w:shd w:val="clear" w:color="auto" w:fill="auto"/>
            <w:vAlign w:val="center"/>
          </w:tcPr>
          <w:p w14:paraId="78AA77EE" w14:textId="77777777" w:rsidR="00507E50" w:rsidRPr="00702EE3" w:rsidRDefault="00507E50" w:rsidP="00240A4C">
            <w:pPr>
              <w:pStyle w:val="BodyText3"/>
              <w:rPr>
                <w:rFonts w:asciiTheme="minorHAnsi" w:hAnsiTheme="minorHAnsi"/>
                <w:b w:val="0"/>
                <w:sz w:val="22"/>
                <w:szCs w:val="22"/>
                <w:lang w:val="pt-BR"/>
              </w:rPr>
            </w:pPr>
            <w:r w:rsidRPr="00702EE3">
              <w:rPr>
                <w:rFonts w:asciiTheme="minorHAnsi" w:hAnsiTheme="minorHAnsi"/>
                <w:b w:val="0"/>
                <w:sz w:val="22"/>
                <w:szCs w:val="22"/>
                <w:lang w:val="en-US"/>
              </w:rPr>
              <w:sym w:font="Wingdings" w:char="F06F"/>
            </w:r>
          </w:p>
        </w:tc>
        <w:tc>
          <w:tcPr>
            <w:tcW w:w="783" w:type="pct"/>
            <w:vAlign w:val="center"/>
          </w:tcPr>
          <w:p w14:paraId="3EC7E9DC" w14:textId="77777777" w:rsidR="00507E50" w:rsidRPr="00702EE3" w:rsidRDefault="00507E50" w:rsidP="00240A4C">
            <w:pPr>
              <w:pStyle w:val="BodyText3"/>
              <w:rPr>
                <w:rFonts w:asciiTheme="minorHAnsi" w:hAnsiTheme="minorHAnsi"/>
                <w:b w:val="0"/>
                <w:sz w:val="22"/>
                <w:szCs w:val="22"/>
                <w:lang w:val="pt-BR"/>
              </w:rPr>
            </w:pPr>
            <w:r w:rsidRPr="00702EE3">
              <w:rPr>
                <w:rFonts w:asciiTheme="minorHAnsi" w:hAnsiTheme="minorHAnsi"/>
                <w:b w:val="0"/>
                <w:sz w:val="22"/>
                <w:szCs w:val="22"/>
                <w:lang w:val="en-US"/>
              </w:rPr>
              <w:sym w:font="Wingdings" w:char="F06F"/>
            </w:r>
          </w:p>
        </w:tc>
        <w:tc>
          <w:tcPr>
            <w:tcW w:w="795" w:type="pct"/>
            <w:shd w:val="clear" w:color="auto" w:fill="auto"/>
          </w:tcPr>
          <w:p w14:paraId="16637544" w14:textId="77777777" w:rsidR="00507E50" w:rsidRPr="00702EE3" w:rsidRDefault="00507E50" w:rsidP="00B3326C">
            <w:pPr>
              <w:pStyle w:val="BodyText3"/>
              <w:rPr>
                <w:rFonts w:asciiTheme="minorHAnsi" w:hAnsiTheme="minorHAnsi"/>
                <w:b w:val="0"/>
                <w:sz w:val="22"/>
                <w:szCs w:val="22"/>
                <w:lang w:val="pt-BR"/>
              </w:rPr>
            </w:pPr>
          </w:p>
        </w:tc>
      </w:tr>
      <w:tr w:rsidR="00507E50" w:rsidRPr="00702EE3" w14:paraId="126AE203" w14:textId="77777777" w:rsidTr="00192293">
        <w:trPr>
          <w:trHeight w:val="395"/>
        </w:trPr>
        <w:tc>
          <w:tcPr>
            <w:tcW w:w="2771" w:type="pct"/>
            <w:shd w:val="clear" w:color="auto" w:fill="auto"/>
          </w:tcPr>
          <w:p w14:paraId="25977D2B" w14:textId="77777777" w:rsidR="00507E50" w:rsidRPr="00702EE3" w:rsidRDefault="00507E50" w:rsidP="00B3326C">
            <w:pPr>
              <w:pStyle w:val="BodyText3"/>
              <w:jc w:val="left"/>
              <w:rPr>
                <w:rFonts w:asciiTheme="minorHAnsi" w:hAnsiTheme="minorHAnsi" w:cstheme="minorHAnsi"/>
                <w:b w:val="0"/>
                <w:sz w:val="22"/>
                <w:szCs w:val="22"/>
                <w:lang w:val="ro-RO"/>
              </w:rPr>
            </w:pPr>
            <w:r w:rsidRPr="00702EE3">
              <w:rPr>
                <w:rFonts w:asciiTheme="minorHAnsi" w:hAnsiTheme="minorHAnsi" w:cstheme="minorHAnsi"/>
                <w:b w:val="0"/>
                <w:sz w:val="22"/>
                <w:szCs w:val="22"/>
                <w:lang w:val="ro-RO"/>
              </w:rPr>
              <w:t>Doc. Verificat</w:t>
            </w:r>
          </w:p>
          <w:p w14:paraId="3FA9A15B" w14:textId="3DEF1B88" w:rsidR="00507E50" w:rsidRPr="00702EE3" w:rsidRDefault="00904647" w:rsidP="008C589F">
            <w:pPr>
              <w:pStyle w:val="BodyText3"/>
              <w:jc w:val="left"/>
              <w:rPr>
                <w:rFonts w:asciiTheme="minorHAnsi" w:hAnsiTheme="minorHAnsi" w:cstheme="minorHAnsi"/>
                <w:b w:val="0"/>
                <w:sz w:val="22"/>
                <w:szCs w:val="22"/>
                <w:lang w:val="ro-RO"/>
              </w:rPr>
            </w:pPr>
            <w:r w:rsidRPr="00702EE3">
              <w:rPr>
                <w:rFonts w:asciiTheme="minorHAnsi" w:hAnsiTheme="minorHAnsi" w:cstheme="minorHAnsi"/>
                <w:b w:val="0"/>
                <w:sz w:val="22"/>
                <w:szCs w:val="22"/>
                <w:lang w:val="ro-RO"/>
              </w:rPr>
              <w:t xml:space="preserve">Doc. 3, CF, </w:t>
            </w:r>
            <w:r w:rsidR="00507E50" w:rsidRPr="00702EE3">
              <w:rPr>
                <w:rFonts w:asciiTheme="minorHAnsi" w:hAnsiTheme="minorHAnsi" w:cstheme="minorHAnsi"/>
                <w:b w:val="0"/>
                <w:sz w:val="22"/>
                <w:szCs w:val="22"/>
                <w:lang w:val="ro-RO"/>
              </w:rPr>
              <w:t>IACS</w:t>
            </w:r>
          </w:p>
        </w:tc>
        <w:tc>
          <w:tcPr>
            <w:tcW w:w="651" w:type="pct"/>
            <w:shd w:val="clear" w:color="auto" w:fill="auto"/>
          </w:tcPr>
          <w:p w14:paraId="699FF104" w14:textId="77777777" w:rsidR="00507E50" w:rsidRPr="00702EE3" w:rsidRDefault="00507E50" w:rsidP="00B3326C">
            <w:pPr>
              <w:pStyle w:val="BodyText3"/>
              <w:rPr>
                <w:rFonts w:asciiTheme="minorHAnsi" w:hAnsiTheme="minorHAnsi"/>
                <w:b w:val="0"/>
                <w:sz w:val="22"/>
                <w:szCs w:val="22"/>
                <w:lang w:val="pt-BR"/>
              </w:rPr>
            </w:pPr>
          </w:p>
        </w:tc>
        <w:tc>
          <w:tcPr>
            <w:tcW w:w="783" w:type="pct"/>
          </w:tcPr>
          <w:p w14:paraId="37EE1D97" w14:textId="77777777" w:rsidR="00507E50" w:rsidRPr="00702EE3" w:rsidRDefault="00507E50" w:rsidP="00B3326C">
            <w:pPr>
              <w:pStyle w:val="BodyText3"/>
              <w:rPr>
                <w:rFonts w:asciiTheme="minorHAnsi" w:hAnsiTheme="minorHAnsi"/>
                <w:b w:val="0"/>
                <w:sz w:val="22"/>
                <w:szCs w:val="22"/>
                <w:lang w:val="pt-BR"/>
              </w:rPr>
            </w:pPr>
          </w:p>
        </w:tc>
        <w:tc>
          <w:tcPr>
            <w:tcW w:w="795" w:type="pct"/>
            <w:shd w:val="clear" w:color="auto" w:fill="auto"/>
          </w:tcPr>
          <w:p w14:paraId="44F1FC5A" w14:textId="77777777" w:rsidR="00507E50" w:rsidRPr="00702EE3" w:rsidRDefault="00507E50" w:rsidP="009659B5">
            <w:pPr>
              <w:pStyle w:val="BodyText3"/>
              <w:rPr>
                <w:rFonts w:asciiTheme="minorHAnsi" w:hAnsiTheme="minorHAnsi"/>
                <w:b w:val="0"/>
                <w:sz w:val="22"/>
                <w:szCs w:val="22"/>
                <w:lang w:val="pt-BR"/>
              </w:rPr>
            </w:pPr>
          </w:p>
        </w:tc>
      </w:tr>
      <w:tr w:rsidR="00507E50" w:rsidRPr="00702EE3" w14:paraId="4C935ADB" w14:textId="77777777" w:rsidTr="00130042">
        <w:trPr>
          <w:trHeight w:val="58"/>
        </w:trPr>
        <w:tc>
          <w:tcPr>
            <w:tcW w:w="2771" w:type="pct"/>
            <w:shd w:val="clear" w:color="auto" w:fill="auto"/>
          </w:tcPr>
          <w:p w14:paraId="31D9B188" w14:textId="77777777" w:rsidR="00800AFC" w:rsidRPr="00702EE3" w:rsidRDefault="004D54DD" w:rsidP="00800AFC">
            <w:pPr>
              <w:pStyle w:val="NoSpacing"/>
              <w:shd w:val="clear" w:color="auto" w:fill="FFFFFF"/>
              <w:tabs>
                <w:tab w:val="left" w:pos="284"/>
              </w:tabs>
              <w:spacing w:line="276" w:lineRule="auto"/>
              <w:jc w:val="both"/>
              <w:rPr>
                <w:rFonts w:ascii="Calibri" w:hAnsi="Calibri"/>
                <w:b/>
                <w:noProof/>
                <w:sz w:val="22"/>
                <w:szCs w:val="24"/>
              </w:rPr>
            </w:pPr>
            <w:r w:rsidRPr="00702EE3">
              <w:rPr>
                <w:rFonts w:ascii="Calibri" w:hAnsi="Calibri" w:cs="Calibri"/>
                <w:b/>
                <w:sz w:val="22"/>
                <w:szCs w:val="24"/>
                <w:u w:val="single"/>
              </w:rPr>
              <w:t xml:space="preserve">EG3 </w:t>
            </w:r>
            <w:r w:rsidR="00800AFC" w:rsidRPr="00702EE3">
              <w:rPr>
                <w:rFonts w:ascii="Calibri" w:hAnsi="Calibri"/>
                <w:b/>
                <w:noProof/>
                <w:sz w:val="22"/>
                <w:szCs w:val="24"/>
              </w:rPr>
              <w:t xml:space="preserve">Investiţia trebuie să se încadreze în cel puţin una din acţiunile eligibile prevăzute prin </w:t>
            </w:r>
          </w:p>
          <w:p w14:paraId="077C8ACC" w14:textId="77777777" w:rsidR="00800AFC" w:rsidRPr="00702EE3" w:rsidRDefault="00800AFC" w:rsidP="00800AFC">
            <w:pPr>
              <w:pStyle w:val="NoSpacing"/>
              <w:shd w:val="clear" w:color="auto" w:fill="FFFFFF"/>
              <w:tabs>
                <w:tab w:val="left" w:pos="284"/>
              </w:tabs>
              <w:spacing w:line="276" w:lineRule="auto"/>
              <w:jc w:val="both"/>
              <w:rPr>
                <w:rFonts w:ascii="Calibri" w:hAnsi="Calibri"/>
                <w:b/>
                <w:noProof/>
                <w:sz w:val="22"/>
                <w:szCs w:val="24"/>
              </w:rPr>
            </w:pPr>
            <w:r w:rsidRPr="00702EE3">
              <w:rPr>
                <w:rFonts w:ascii="Calibri" w:hAnsi="Calibri"/>
                <w:b/>
                <w:noProof/>
                <w:sz w:val="22"/>
                <w:szCs w:val="24"/>
              </w:rPr>
              <w:t>submăsură:</w:t>
            </w:r>
          </w:p>
          <w:p w14:paraId="4FE56629" w14:textId="77777777" w:rsidR="00800AFC" w:rsidRPr="00702EE3" w:rsidRDefault="00800AFC" w:rsidP="00800AFC">
            <w:pPr>
              <w:pStyle w:val="NoSpacing"/>
              <w:shd w:val="clear" w:color="auto" w:fill="FFFFFF"/>
              <w:tabs>
                <w:tab w:val="left" w:pos="284"/>
              </w:tabs>
              <w:spacing w:line="276" w:lineRule="auto"/>
              <w:jc w:val="both"/>
              <w:rPr>
                <w:rFonts w:ascii="Calibri" w:hAnsi="Calibri"/>
                <w:b/>
                <w:noProof/>
                <w:sz w:val="22"/>
                <w:szCs w:val="24"/>
              </w:rPr>
            </w:pPr>
            <w:r w:rsidRPr="00702EE3">
              <w:rPr>
                <w:rFonts w:ascii="Calibri" w:hAnsi="Calibri"/>
                <w:b/>
                <w:noProof/>
                <w:sz w:val="22"/>
                <w:szCs w:val="24"/>
              </w:rPr>
              <w:t>P 4.1.1 – Achiziții simple de utilaje agricole, la nivelul fermei (vegetal)</w:t>
            </w:r>
          </w:p>
          <w:p w14:paraId="2E8D199F" w14:textId="77777777" w:rsidR="00800AFC" w:rsidRPr="00702EE3" w:rsidRDefault="00800AFC" w:rsidP="00800AFC">
            <w:pPr>
              <w:pStyle w:val="NoSpacing"/>
              <w:shd w:val="clear" w:color="auto" w:fill="FFFFFF"/>
              <w:tabs>
                <w:tab w:val="left" w:pos="284"/>
              </w:tabs>
              <w:spacing w:line="276" w:lineRule="auto"/>
              <w:jc w:val="both"/>
              <w:rPr>
                <w:rFonts w:ascii="Calibri" w:hAnsi="Calibri"/>
                <w:b/>
                <w:noProof/>
                <w:sz w:val="22"/>
                <w:szCs w:val="24"/>
              </w:rPr>
            </w:pPr>
            <w:r w:rsidRPr="00702EE3">
              <w:rPr>
                <w:rFonts w:ascii="Calibri" w:hAnsi="Calibri"/>
                <w:b/>
                <w:noProof/>
                <w:sz w:val="22"/>
                <w:szCs w:val="24"/>
              </w:rPr>
              <w:t xml:space="preserve">- Extinderea și/sau modernizarea fermelor vegetale și a celor mixte (pentru toate culturile </w:t>
            </w:r>
          </w:p>
          <w:p w14:paraId="761CC3B9" w14:textId="77777777" w:rsidR="00800AFC" w:rsidRPr="00702EE3" w:rsidRDefault="00800AFC" w:rsidP="00800AFC">
            <w:pPr>
              <w:pStyle w:val="NoSpacing"/>
              <w:shd w:val="clear" w:color="auto" w:fill="FFFFFF"/>
              <w:tabs>
                <w:tab w:val="left" w:pos="284"/>
              </w:tabs>
              <w:spacing w:line="276" w:lineRule="auto"/>
              <w:jc w:val="both"/>
              <w:rPr>
                <w:rFonts w:ascii="Calibri" w:hAnsi="Calibri"/>
                <w:b/>
                <w:noProof/>
                <w:sz w:val="22"/>
                <w:szCs w:val="24"/>
              </w:rPr>
            </w:pPr>
            <w:r w:rsidRPr="00702EE3">
              <w:rPr>
                <w:rFonts w:ascii="Calibri" w:hAnsi="Calibri"/>
                <w:b/>
                <w:noProof/>
                <w:sz w:val="22"/>
                <w:szCs w:val="24"/>
              </w:rPr>
              <w:t xml:space="preserve">vegetale, inclusiv pentru cele furajere aferente fermei zootehnice) prin achiziția de utilaje </w:t>
            </w:r>
          </w:p>
          <w:p w14:paraId="488D7DAD" w14:textId="77777777" w:rsidR="00800AFC" w:rsidRPr="00702EE3" w:rsidRDefault="00800AFC" w:rsidP="00800AFC">
            <w:pPr>
              <w:pStyle w:val="NoSpacing"/>
              <w:shd w:val="clear" w:color="auto" w:fill="FFFFFF"/>
              <w:tabs>
                <w:tab w:val="left" w:pos="284"/>
              </w:tabs>
              <w:spacing w:line="276" w:lineRule="auto"/>
              <w:jc w:val="both"/>
              <w:rPr>
                <w:rFonts w:ascii="Calibri" w:hAnsi="Calibri"/>
                <w:b/>
                <w:noProof/>
                <w:sz w:val="22"/>
                <w:szCs w:val="24"/>
              </w:rPr>
            </w:pPr>
            <w:r w:rsidRPr="00702EE3">
              <w:rPr>
                <w:rFonts w:ascii="Calibri" w:hAnsi="Calibri"/>
                <w:b/>
                <w:noProof/>
                <w:sz w:val="22"/>
                <w:szCs w:val="24"/>
              </w:rPr>
              <w:t>agricole.</w:t>
            </w:r>
          </w:p>
          <w:p w14:paraId="0F41EFF2" w14:textId="04024B94" w:rsidR="00507E50" w:rsidRPr="00702EE3" w:rsidRDefault="00800AFC" w:rsidP="00130042">
            <w:pPr>
              <w:jc w:val="both"/>
              <w:rPr>
                <w:rFonts w:ascii="Calibri" w:hAnsi="Calibri" w:cs="Calibri"/>
              </w:rPr>
            </w:pPr>
            <w:r w:rsidRPr="00702EE3">
              <w:rPr>
                <w:rFonts w:ascii="Calibri" w:hAnsi="Calibri"/>
                <w:b/>
                <w:noProof/>
                <w:sz w:val="22"/>
              </w:rPr>
              <w:t>- Investiții necorporale legate de achizițiile simple: achiziționarea sau dezvoltarea de software și achiziționarea de brevete, licențe, drepturi de autor, mărci în conformitate cu art 45 (2) (d) din Reg. 1305/2013, ca și componentă secundară a proiectului</w:t>
            </w:r>
            <w:r w:rsidRPr="00702EE3" w:rsidDel="00800AFC">
              <w:rPr>
                <w:rFonts w:ascii="Calibri" w:hAnsi="Calibri"/>
                <w:b/>
                <w:noProof/>
                <w:sz w:val="22"/>
              </w:rPr>
              <w:t xml:space="preserve"> </w:t>
            </w:r>
          </w:p>
        </w:tc>
        <w:tc>
          <w:tcPr>
            <w:tcW w:w="651" w:type="pct"/>
            <w:shd w:val="clear" w:color="auto" w:fill="auto"/>
          </w:tcPr>
          <w:p w14:paraId="2A04A925" w14:textId="77777777" w:rsidR="00507E50" w:rsidRPr="00702EE3" w:rsidRDefault="00507E50" w:rsidP="00B3326C">
            <w:pPr>
              <w:pStyle w:val="BodyText3"/>
              <w:rPr>
                <w:rFonts w:asciiTheme="minorHAnsi" w:hAnsiTheme="minorHAnsi"/>
                <w:b w:val="0"/>
                <w:sz w:val="22"/>
                <w:szCs w:val="22"/>
                <w:lang w:val="pt-BR"/>
              </w:rPr>
            </w:pPr>
          </w:p>
          <w:p w14:paraId="0FD9C5DD" w14:textId="77777777" w:rsidR="004D54DD" w:rsidRPr="00702EE3" w:rsidRDefault="004D54DD" w:rsidP="004D54DD">
            <w:pPr>
              <w:pStyle w:val="BodyText3"/>
              <w:rPr>
                <w:rFonts w:asciiTheme="minorHAnsi" w:hAnsiTheme="minorHAnsi"/>
                <w:sz w:val="22"/>
                <w:szCs w:val="22"/>
                <w:lang w:val="en-US"/>
              </w:rPr>
            </w:pPr>
            <w:r w:rsidRPr="00702EE3">
              <w:rPr>
                <w:rFonts w:asciiTheme="minorHAnsi" w:hAnsiTheme="minorHAnsi"/>
                <w:sz w:val="22"/>
                <w:szCs w:val="22"/>
                <w:lang w:val="en-US"/>
              </w:rPr>
              <w:sym w:font="Wingdings" w:char="F06F"/>
            </w:r>
          </w:p>
          <w:p w14:paraId="30886576" w14:textId="77777777" w:rsidR="00507E50" w:rsidRPr="00702EE3" w:rsidRDefault="00507E50" w:rsidP="00B3326C">
            <w:pPr>
              <w:pStyle w:val="BodyText3"/>
              <w:rPr>
                <w:rFonts w:asciiTheme="minorHAnsi" w:hAnsiTheme="minorHAnsi"/>
                <w:b w:val="0"/>
                <w:sz w:val="22"/>
                <w:szCs w:val="22"/>
                <w:lang w:val="pt-BR"/>
              </w:rPr>
            </w:pPr>
          </w:p>
          <w:p w14:paraId="7BA91FDA" w14:textId="77777777" w:rsidR="00507E50" w:rsidRPr="00702EE3" w:rsidRDefault="00507E50" w:rsidP="00B3326C">
            <w:pPr>
              <w:pStyle w:val="BodyText3"/>
              <w:rPr>
                <w:rFonts w:asciiTheme="minorHAnsi" w:hAnsiTheme="minorHAnsi"/>
                <w:b w:val="0"/>
                <w:sz w:val="22"/>
                <w:szCs w:val="22"/>
                <w:lang w:val="pt-BR"/>
              </w:rPr>
            </w:pPr>
          </w:p>
          <w:p w14:paraId="761F2CB8" w14:textId="77777777" w:rsidR="00DD0C86" w:rsidRPr="00702EE3" w:rsidRDefault="00DD0C86" w:rsidP="007A78FD">
            <w:pPr>
              <w:pStyle w:val="BodyText3"/>
              <w:rPr>
                <w:rFonts w:asciiTheme="minorHAnsi" w:hAnsiTheme="minorHAnsi"/>
                <w:sz w:val="22"/>
                <w:szCs w:val="22"/>
                <w:lang w:val="en-US"/>
              </w:rPr>
            </w:pPr>
          </w:p>
          <w:p w14:paraId="5773C8C8" w14:textId="19E4B5CD" w:rsidR="007A78FD" w:rsidRPr="00702EE3" w:rsidRDefault="007A78FD" w:rsidP="007A78FD">
            <w:pPr>
              <w:pStyle w:val="BodyText3"/>
              <w:rPr>
                <w:rFonts w:asciiTheme="minorHAnsi" w:hAnsiTheme="minorHAnsi"/>
                <w:sz w:val="22"/>
                <w:szCs w:val="22"/>
                <w:lang w:val="en-US"/>
              </w:rPr>
            </w:pPr>
            <w:r w:rsidRPr="00702EE3">
              <w:rPr>
                <w:rFonts w:asciiTheme="minorHAnsi" w:hAnsiTheme="minorHAnsi"/>
                <w:sz w:val="22"/>
                <w:szCs w:val="22"/>
                <w:lang w:val="en-US"/>
              </w:rPr>
              <w:sym w:font="Wingdings" w:char="F06F"/>
            </w:r>
          </w:p>
          <w:p w14:paraId="0FEA8E0E" w14:textId="77777777" w:rsidR="00507E50" w:rsidRPr="00702EE3" w:rsidRDefault="00507E50" w:rsidP="00B3326C">
            <w:pPr>
              <w:pStyle w:val="BodyText3"/>
              <w:rPr>
                <w:rFonts w:asciiTheme="minorHAnsi" w:hAnsiTheme="minorHAnsi"/>
                <w:b w:val="0"/>
                <w:sz w:val="22"/>
                <w:szCs w:val="22"/>
                <w:lang w:val="pt-BR"/>
              </w:rPr>
            </w:pPr>
          </w:p>
          <w:p w14:paraId="0D828A67" w14:textId="77777777" w:rsidR="00DD0C86" w:rsidRPr="00702EE3" w:rsidRDefault="00DD0C86" w:rsidP="00B3326C">
            <w:pPr>
              <w:pStyle w:val="BodyText3"/>
              <w:rPr>
                <w:rFonts w:asciiTheme="minorHAnsi" w:hAnsiTheme="minorHAnsi"/>
                <w:b w:val="0"/>
                <w:sz w:val="22"/>
                <w:szCs w:val="22"/>
                <w:lang w:val="en-US"/>
              </w:rPr>
            </w:pPr>
          </w:p>
          <w:p w14:paraId="3EE9730D" w14:textId="7D1AF053" w:rsidR="00507E50" w:rsidRPr="00702EE3" w:rsidRDefault="00507E50" w:rsidP="00B3326C">
            <w:pPr>
              <w:pStyle w:val="BodyText3"/>
              <w:rPr>
                <w:rFonts w:asciiTheme="minorHAnsi" w:hAnsiTheme="minorHAnsi"/>
                <w:b w:val="0"/>
                <w:sz w:val="22"/>
                <w:szCs w:val="22"/>
                <w:lang w:val="en-US"/>
              </w:rPr>
            </w:pPr>
            <w:r w:rsidRPr="00702EE3">
              <w:rPr>
                <w:rFonts w:asciiTheme="minorHAnsi" w:hAnsiTheme="minorHAnsi"/>
                <w:b w:val="0"/>
                <w:sz w:val="22"/>
                <w:szCs w:val="22"/>
                <w:lang w:val="en-US"/>
              </w:rPr>
              <w:sym w:font="Wingdings" w:char="F06F"/>
            </w:r>
          </w:p>
          <w:p w14:paraId="1CEF9D01" w14:textId="77777777" w:rsidR="00507E50" w:rsidRPr="00702EE3" w:rsidRDefault="00507E50" w:rsidP="00B3326C">
            <w:pPr>
              <w:pStyle w:val="BodyText3"/>
              <w:rPr>
                <w:rFonts w:asciiTheme="minorHAnsi" w:hAnsiTheme="minorHAnsi"/>
                <w:b w:val="0"/>
                <w:sz w:val="22"/>
                <w:szCs w:val="22"/>
                <w:lang w:val="en-US"/>
              </w:rPr>
            </w:pPr>
          </w:p>
          <w:p w14:paraId="2F66FCB1" w14:textId="77777777" w:rsidR="00507E50" w:rsidRPr="00702EE3" w:rsidRDefault="00507E50" w:rsidP="00B3326C">
            <w:pPr>
              <w:pStyle w:val="BodyText3"/>
              <w:rPr>
                <w:rFonts w:asciiTheme="minorHAnsi" w:hAnsiTheme="minorHAnsi"/>
                <w:b w:val="0"/>
                <w:sz w:val="22"/>
                <w:szCs w:val="22"/>
                <w:lang w:val="en-US"/>
              </w:rPr>
            </w:pPr>
          </w:p>
          <w:p w14:paraId="40D29D45" w14:textId="34B914BC" w:rsidR="00E10A6C" w:rsidRPr="00702EE3" w:rsidRDefault="00507E50" w:rsidP="00E10A6C">
            <w:pPr>
              <w:pStyle w:val="BodyText3"/>
              <w:rPr>
                <w:rFonts w:asciiTheme="minorHAnsi" w:hAnsiTheme="minorHAnsi"/>
                <w:b w:val="0"/>
                <w:sz w:val="22"/>
                <w:szCs w:val="22"/>
                <w:lang w:val="en-US"/>
              </w:rPr>
            </w:pPr>
            <w:r w:rsidRPr="00702EE3">
              <w:rPr>
                <w:rFonts w:asciiTheme="minorHAnsi" w:hAnsiTheme="minorHAnsi"/>
                <w:b w:val="0"/>
                <w:sz w:val="22"/>
                <w:szCs w:val="22"/>
                <w:lang w:val="en-US"/>
              </w:rPr>
              <w:sym w:font="Wingdings" w:char="F06F"/>
            </w:r>
          </w:p>
          <w:p w14:paraId="6AE838B4" w14:textId="77777777" w:rsidR="00E10A6C" w:rsidRPr="00702EE3" w:rsidRDefault="00E10A6C" w:rsidP="00E10A6C">
            <w:pPr>
              <w:pStyle w:val="BodyText3"/>
              <w:rPr>
                <w:rFonts w:asciiTheme="minorHAnsi" w:hAnsiTheme="minorHAnsi"/>
                <w:b w:val="0"/>
                <w:sz w:val="22"/>
                <w:szCs w:val="22"/>
                <w:lang w:val="en-US"/>
              </w:rPr>
            </w:pPr>
          </w:p>
          <w:p w14:paraId="44AD3C7B" w14:textId="77777777" w:rsidR="00E10A6C" w:rsidRPr="00702EE3" w:rsidRDefault="00E10A6C" w:rsidP="00130042">
            <w:pPr>
              <w:pStyle w:val="BodyText3"/>
              <w:jc w:val="left"/>
              <w:rPr>
                <w:rFonts w:asciiTheme="minorHAnsi" w:hAnsiTheme="minorHAnsi"/>
                <w:b w:val="0"/>
                <w:sz w:val="22"/>
                <w:szCs w:val="22"/>
                <w:lang w:val="en-US"/>
              </w:rPr>
            </w:pPr>
          </w:p>
          <w:p w14:paraId="2053D7F5" w14:textId="77777777" w:rsidR="00E10A6C" w:rsidRPr="00702EE3" w:rsidRDefault="00E10A6C" w:rsidP="00130042">
            <w:pPr>
              <w:pStyle w:val="BodyText3"/>
              <w:jc w:val="left"/>
              <w:rPr>
                <w:rFonts w:asciiTheme="minorHAnsi" w:hAnsiTheme="minorHAnsi"/>
                <w:b w:val="0"/>
                <w:sz w:val="22"/>
                <w:szCs w:val="22"/>
                <w:lang w:val="en-US"/>
              </w:rPr>
            </w:pPr>
          </w:p>
          <w:p w14:paraId="6DC018AC" w14:textId="77777777" w:rsidR="008A7025" w:rsidRPr="00702EE3" w:rsidRDefault="008A7025" w:rsidP="00E10A6C">
            <w:pPr>
              <w:pStyle w:val="BodyText3"/>
              <w:rPr>
                <w:rFonts w:asciiTheme="minorHAnsi" w:hAnsiTheme="minorHAnsi"/>
                <w:b w:val="0"/>
                <w:sz w:val="22"/>
                <w:szCs w:val="22"/>
                <w:lang w:val="en-US"/>
              </w:rPr>
            </w:pPr>
          </w:p>
          <w:p w14:paraId="15BDD22F" w14:textId="77777777" w:rsidR="00224B5E" w:rsidRPr="00702EE3" w:rsidRDefault="00224B5E" w:rsidP="00130042">
            <w:pPr>
              <w:pStyle w:val="BodyText3"/>
              <w:jc w:val="left"/>
              <w:rPr>
                <w:rFonts w:asciiTheme="minorHAnsi" w:hAnsiTheme="minorHAnsi"/>
                <w:b w:val="0"/>
                <w:sz w:val="22"/>
                <w:szCs w:val="22"/>
                <w:lang w:val="en-US"/>
              </w:rPr>
            </w:pPr>
          </w:p>
          <w:p w14:paraId="2E3519F0" w14:textId="77777777" w:rsidR="00E10A6C" w:rsidRPr="00702EE3" w:rsidRDefault="00E10A6C" w:rsidP="00E10A6C">
            <w:pPr>
              <w:pStyle w:val="BodyText3"/>
              <w:rPr>
                <w:rFonts w:asciiTheme="minorHAnsi" w:hAnsiTheme="minorHAnsi"/>
                <w:b w:val="0"/>
                <w:sz w:val="22"/>
                <w:szCs w:val="22"/>
                <w:lang w:val="en-US"/>
              </w:rPr>
            </w:pPr>
          </w:p>
          <w:p w14:paraId="3725ACB4" w14:textId="124A96F9" w:rsidR="001D11E3" w:rsidRPr="00702EE3" w:rsidRDefault="001D11E3" w:rsidP="00A0265E">
            <w:pPr>
              <w:pStyle w:val="BodyText3"/>
              <w:jc w:val="left"/>
              <w:rPr>
                <w:rFonts w:asciiTheme="minorHAnsi" w:hAnsiTheme="minorHAnsi"/>
                <w:b w:val="0"/>
                <w:sz w:val="22"/>
                <w:szCs w:val="22"/>
                <w:lang w:val="en-US"/>
              </w:rPr>
            </w:pPr>
          </w:p>
        </w:tc>
        <w:tc>
          <w:tcPr>
            <w:tcW w:w="783" w:type="pct"/>
          </w:tcPr>
          <w:p w14:paraId="3B5F462A" w14:textId="77777777" w:rsidR="00507E50" w:rsidRPr="00702EE3" w:rsidRDefault="00507E50" w:rsidP="00B3326C">
            <w:pPr>
              <w:pStyle w:val="BodyText3"/>
              <w:rPr>
                <w:rFonts w:asciiTheme="minorHAnsi" w:hAnsiTheme="minorHAnsi"/>
                <w:b w:val="0"/>
                <w:sz w:val="22"/>
                <w:szCs w:val="22"/>
                <w:lang w:val="pt-BR"/>
              </w:rPr>
            </w:pPr>
          </w:p>
          <w:p w14:paraId="51138BC1" w14:textId="77777777" w:rsidR="004D54DD" w:rsidRPr="00702EE3" w:rsidRDefault="004D54DD" w:rsidP="004D54DD">
            <w:pPr>
              <w:pStyle w:val="BodyText3"/>
              <w:rPr>
                <w:rFonts w:asciiTheme="minorHAnsi" w:hAnsiTheme="minorHAnsi"/>
                <w:sz w:val="22"/>
                <w:szCs w:val="22"/>
                <w:lang w:val="en-US"/>
              </w:rPr>
            </w:pPr>
            <w:r w:rsidRPr="00702EE3">
              <w:rPr>
                <w:rFonts w:asciiTheme="minorHAnsi" w:hAnsiTheme="minorHAnsi"/>
                <w:sz w:val="22"/>
                <w:szCs w:val="22"/>
                <w:lang w:val="en-US"/>
              </w:rPr>
              <w:sym w:font="Wingdings" w:char="F06F"/>
            </w:r>
          </w:p>
          <w:p w14:paraId="75E5446D" w14:textId="77777777" w:rsidR="00507E50" w:rsidRPr="00702EE3" w:rsidRDefault="00507E50" w:rsidP="00B3326C">
            <w:pPr>
              <w:pStyle w:val="BodyText3"/>
              <w:rPr>
                <w:rFonts w:asciiTheme="minorHAnsi" w:hAnsiTheme="minorHAnsi"/>
                <w:b w:val="0"/>
                <w:sz w:val="22"/>
                <w:szCs w:val="22"/>
                <w:lang w:val="pt-BR"/>
              </w:rPr>
            </w:pPr>
          </w:p>
          <w:p w14:paraId="777EF737" w14:textId="77777777" w:rsidR="00507E50" w:rsidRPr="00702EE3" w:rsidRDefault="00507E50" w:rsidP="00B3326C">
            <w:pPr>
              <w:pStyle w:val="BodyText3"/>
              <w:rPr>
                <w:rFonts w:asciiTheme="minorHAnsi" w:hAnsiTheme="minorHAnsi"/>
                <w:b w:val="0"/>
                <w:sz w:val="22"/>
                <w:szCs w:val="22"/>
                <w:lang w:val="pt-BR"/>
              </w:rPr>
            </w:pPr>
          </w:p>
          <w:p w14:paraId="5CDEEF4A" w14:textId="77777777" w:rsidR="00507E50" w:rsidRPr="00702EE3" w:rsidRDefault="00507E50" w:rsidP="00B3326C">
            <w:pPr>
              <w:pStyle w:val="BodyText3"/>
              <w:rPr>
                <w:rFonts w:asciiTheme="minorHAnsi" w:hAnsiTheme="minorHAnsi"/>
                <w:b w:val="0"/>
                <w:sz w:val="22"/>
                <w:szCs w:val="22"/>
                <w:lang w:val="pt-BR"/>
              </w:rPr>
            </w:pPr>
          </w:p>
          <w:p w14:paraId="6F8EE2E4" w14:textId="77777777" w:rsidR="00507E50" w:rsidRPr="00702EE3" w:rsidRDefault="00507E50" w:rsidP="00B3326C">
            <w:pPr>
              <w:pStyle w:val="BodyText3"/>
              <w:rPr>
                <w:rFonts w:asciiTheme="minorHAnsi" w:hAnsiTheme="minorHAnsi"/>
                <w:b w:val="0"/>
                <w:sz w:val="22"/>
                <w:szCs w:val="22"/>
                <w:lang w:val="en-US"/>
              </w:rPr>
            </w:pPr>
            <w:r w:rsidRPr="00702EE3">
              <w:rPr>
                <w:rFonts w:asciiTheme="minorHAnsi" w:hAnsiTheme="minorHAnsi"/>
                <w:b w:val="0"/>
                <w:sz w:val="22"/>
                <w:szCs w:val="22"/>
                <w:lang w:val="en-US"/>
              </w:rPr>
              <w:sym w:font="Wingdings" w:char="F06F"/>
            </w:r>
          </w:p>
          <w:p w14:paraId="57A32C14" w14:textId="77777777" w:rsidR="00507E50" w:rsidRPr="00702EE3" w:rsidRDefault="00507E50" w:rsidP="00B3326C">
            <w:pPr>
              <w:pStyle w:val="BodyText3"/>
              <w:rPr>
                <w:rFonts w:asciiTheme="minorHAnsi" w:hAnsiTheme="minorHAnsi"/>
                <w:b w:val="0"/>
                <w:sz w:val="22"/>
                <w:szCs w:val="22"/>
                <w:lang w:val="en-US"/>
              </w:rPr>
            </w:pPr>
          </w:p>
          <w:p w14:paraId="29DEE0CC" w14:textId="77777777" w:rsidR="00507E50" w:rsidRPr="00702EE3" w:rsidRDefault="00507E50" w:rsidP="00B3326C">
            <w:pPr>
              <w:pStyle w:val="BodyText3"/>
              <w:rPr>
                <w:rFonts w:asciiTheme="minorHAnsi" w:hAnsiTheme="minorHAnsi"/>
                <w:b w:val="0"/>
                <w:sz w:val="22"/>
                <w:szCs w:val="22"/>
                <w:lang w:val="en-US"/>
              </w:rPr>
            </w:pPr>
          </w:p>
          <w:p w14:paraId="6662AA4E" w14:textId="77777777" w:rsidR="00507E50" w:rsidRPr="00702EE3" w:rsidRDefault="00507E50" w:rsidP="00B3326C">
            <w:pPr>
              <w:pStyle w:val="BodyText3"/>
              <w:rPr>
                <w:rFonts w:asciiTheme="minorHAnsi" w:hAnsiTheme="minorHAnsi"/>
                <w:b w:val="0"/>
                <w:sz w:val="22"/>
                <w:szCs w:val="22"/>
                <w:lang w:val="en-US"/>
              </w:rPr>
            </w:pPr>
            <w:r w:rsidRPr="00702EE3">
              <w:rPr>
                <w:rFonts w:asciiTheme="minorHAnsi" w:hAnsiTheme="minorHAnsi"/>
                <w:b w:val="0"/>
                <w:sz w:val="22"/>
                <w:szCs w:val="22"/>
                <w:lang w:val="en-US"/>
              </w:rPr>
              <w:sym w:font="Wingdings" w:char="F06F"/>
            </w:r>
          </w:p>
          <w:p w14:paraId="722C5504" w14:textId="77777777" w:rsidR="00507E50" w:rsidRPr="00702EE3" w:rsidRDefault="00507E50" w:rsidP="00B3326C">
            <w:pPr>
              <w:pStyle w:val="BodyText3"/>
              <w:rPr>
                <w:rFonts w:asciiTheme="minorHAnsi" w:hAnsiTheme="minorHAnsi"/>
                <w:b w:val="0"/>
                <w:sz w:val="22"/>
                <w:szCs w:val="22"/>
                <w:lang w:val="en-US"/>
              </w:rPr>
            </w:pPr>
          </w:p>
          <w:p w14:paraId="29C65CC3" w14:textId="77777777" w:rsidR="004A1CEF" w:rsidRPr="00702EE3" w:rsidRDefault="004A1CEF" w:rsidP="00B3326C">
            <w:pPr>
              <w:pStyle w:val="BodyText3"/>
              <w:rPr>
                <w:rFonts w:asciiTheme="minorHAnsi" w:hAnsiTheme="minorHAnsi"/>
                <w:b w:val="0"/>
                <w:sz w:val="22"/>
                <w:szCs w:val="22"/>
                <w:lang w:val="en-US"/>
              </w:rPr>
            </w:pPr>
          </w:p>
          <w:p w14:paraId="7A56E3BF" w14:textId="792986A8" w:rsidR="00224B5E" w:rsidRPr="00702EE3" w:rsidRDefault="00507E50" w:rsidP="00D77BC0">
            <w:pPr>
              <w:pStyle w:val="BodyText3"/>
              <w:rPr>
                <w:rFonts w:asciiTheme="minorHAnsi" w:hAnsiTheme="minorHAnsi"/>
                <w:b w:val="0"/>
                <w:sz w:val="22"/>
                <w:szCs w:val="22"/>
                <w:lang w:val="pt-BR"/>
              </w:rPr>
            </w:pPr>
            <w:r w:rsidRPr="00702EE3">
              <w:rPr>
                <w:rFonts w:asciiTheme="minorHAnsi" w:hAnsiTheme="minorHAnsi"/>
                <w:b w:val="0"/>
                <w:sz w:val="22"/>
                <w:szCs w:val="22"/>
                <w:lang w:val="en-US"/>
              </w:rPr>
              <w:sym w:font="Wingdings" w:char="F06F"/>
            </w:r>
          </w:p>
          <w:p w14:paraId="304A818D" w14:textId="77777777" w:rsidR="00224B5E" w:rsidRPr="00702EE3" w:rsidRDefault="00224B5E" w:rsidP="00130042">
            <w:pPr>
              <w:pStyle w:val="BodyText3"/>
              <w:jc w:val="left"/>
              <w:rPr>
                <w:rFonts w:asciiTheme="minorHAnsi" w:hAnsiTheme="minorHAnsi"/>
                <w:b w:val="0"/>
                <w:sz w:val="22"/>
                <w:szCs w:val="22"/>
                <w:lang w:val="pt-BR"/>
              </w:rPr>
            </w:pPr>
          </w:p>
          <w:p w14:paraId="3558BCF0" w14:textId="77777777" w:rsidR="00224B5E" w:rsidRPr="00702EE3" w:rsidRDefault="00224B5E" w:rsidP="00D77BC0">
            <w:pPr>
              <w:pStyle w:val="BodyText3"/>
              <w:rPr>
                <w:rFonts w:asciiTheme="minorHAnsi" w:hAnsiTheme="minorHAnsi"/>
                <w:b w:val="0"/>
                <w:sz w:val="22"/>
                <w:szCs w:val="22"/>
                <w:lang w:val="pt-BR"/>
              </w:rPr>
            </w:pPr>
          </w:p>
          <w:p w14:paraId="0702BA73" w14:textId="77777777" w:rsidR="00224B5E" w:rsidRPr="00702EE3" w:rsidRDefault="00224B5E" w:rsidP="00A0265E">
            <w:pPr>
              <w:pStyle w:val="BodyText3"/>
              <w:rPr>
                <w:rFonts w:asciiTheme="minorHAnsi" w:hAnsiTheme="minorHAnsi"/>
                <w:b w:val="0"/>
                <w:sz w:val="22"/>
                <w:szCs w:val="22"/>
                <w:lang w:val="pt-BR"/>
              </w:rPr>
            </w:pPr>
          </w:p>
          <w:p w14:paraId="09299DB7" w14:textId="7B2CFD03" w:rsidR="001D11E3" w:rsidRPr="00702EE3" w:rsidRDefault="001D11E3" w:rsidP="00DD0C86">
            <w:pPr>
              <w:pStyle w:val="BodyText3"/>
              <w:jc w:val="left"/>
              <w:rPr>
                <w:rFonts w:asciiTheme="minorHAnsi" w:hAnsiTheme="minorHAnsi"/>
                <w:b w:val="0"/>
                <w:sz w:val="22"/>
                <w:szCs w:val="22"/>
                <w:lang w:val="pt-BR"/>
              </w:rPr>
            </w:pPr>
          </w:p>
        </w:tc>
        <w:tc>
          <w:tcPr>
            <w:tcW w:w="795" w:type="pct"/>
            <w:shd w:val="clear" w:color="auto" w:fill="auto"/>
          </w:tcPr>
          <w:p w14:paraId="1C94346C" w14:textId="77777777" w:rsidR="00507E50" w:rsidRPr="00702EE3" w:rsidRDefault="00507E50" w:rsidP="00B3326C">
            <w:pPr>
              <w:pStyle w:val="BodyText3"/>
              <w:rPr>
                <w:rFonts w:asciiTheme="minorHAnsi" w:hAnsiTheme="minorHAnsi"/>
                <w:b w:val="0"/>
                <w:sz w:val="22"/>
                <w:szCs w:val="22"/>
                <w:lang w:val="pt-BR"/>
              </w:rPr>
            </w:pPr>
          </w:p>
          <w:p w14:paraId="2A11FC56" w14:textId="4E36683B" w:rsidR="00507E50" w:rsidRPr="00702EE3" w:rsidRDefault="007A78FD" w:rsidP="00245221">
            <w:pPr>
              <w:pStyle w:val="BodyText3"/>
              <w:rPr>
                <w:rFonts w:asciiTheme="minorHAnsi" w:hAnsiTheme="minorHAnsi"/>
                <w:b w:val="0"/>
                <w:sz w:val="22"/>
                <w:szCs w:val="22"/>
                <w:lang w:val="en-US"/>
              </w:rPr>
            </w:pPr>
            <w:r w:rsidRPr="00702EE3">
              <w:rPr>
                <w:rFonts w:asciiTheme="minorHAnsi" w:hAnsiTheme="minorHAnsi"/>
                <w:sz w:val="22"/>
                <w:szCs w:val="22"/>
                <w:lang w:val="en-US"/>
              </w:rPr>
              <w:sym w:font="Wingdings" w:char="F06F"/>
            </w:r>
          </w:p>
          <w:p w14:paraId="40BE779E" w14:textId="77777777" w:rsidR="00224B5E" w:rsidRPr="00702EE3" w:rsidRDefault="00224B5E" w:rsidP="00130042">
            <w:pPr>
              <w:pStyle w:val="BodyText3"/>
              <w:jc w:val="left"/>
              <w:rPr>
                <w:rFonts w:asciiTheme="minorHAnsi" w:hAnsiTheme="minorHAnsi"/>
                <w:b w:val="0"/>
                <w:sz w:val="22"/>
                <w:szCs w:val="22"/>
                <w:lang w:val="en-US"/>
              </w:rPr>
            </w:pPr>
          </w:p>
          <w:p w14:paraId="65FFB041" w14:textId="77777777" w:rsidR="00224B5E" w:rsidRPr="00702EE3" w:rsidRDefault="00224B5E" w:rsidP="00B3326C">
            <w:pPr>
              <w:pStyle w:val="BodyText3"/>
              <w:rPr>
                <w:rFonts w:asciiTheme="minorHAnsi" w:hAnsiTheme="minorHAnsi"/>
                <w:b w:val="0"/>
                <w:sz w:val="22"/>
                <w:szCs w:val="22"/>
                <w:lang w:val="en-US"/>
              </w:rPr>
            </w:pPr>
          </w:p>
          <w:p w14:paraId="1D198EDF" w14:textId="77777777" w:rsidR="00224B5E" w:rsidRPr="00702EE3" w:rsidRDefault="00224B5E" w:rsidP="00B3326C">
            <w:pPr>
              <w:pStyle w:val="BodyText3"/>
              <w:rPr>
                <w:rFonts w:asciiTheme="minorHAnsi" w:hAnsiTheme="minorHAnsi"/>
                <w:b w:val="0"/>
                <w:sz w:val="22"/>
                <w:szCs w:val="22"/>
                <w:lang w:val="en-US"/>
              </w:rPr>
            </w:pPr>
          </w:p>
          <w:p w14:paraId="788AD202" w14:textId="77777777" w:rsidR="00224B5E" w:rsidRPr="00702EE3" w:rsidRDefault="00224B5E" w:rsidP="00B3326C">
            <w:pPr>
              <w:pStyle w:val="BodyText3"/>
              <w:rPr>
                <w:rFonts w:asciiTheme="minorHAnsi" w:hAnsiTheme="minorHAnsi"/>
                <w:b w:val="0"/>
                <w:sz w:val="22"/>
                <w:szCs w:val="22"/>
                <w:lang w:val="en-US"/>
              </w:rPr>
            </w:pPr>
          </w:p>
          <w:p w14:paraId="00A77E22" w14:textId="77777777" w:rsidR="00224B5E" w:rsidRPr="00702EE3" w:rsidRDefault="00224B5E" w:rsidP="00B3326C">
            <w:pPr>
              <w:pStyle w:val="BodyText3"/>
              <w:rPr>
                <w:rFonts w:asciiTheme="minorHAnsi" w:hAnsiTheme="minorHAnsi"/>
                <w:b w:val="0"/>
                <w:sz w:val="22"/>
                <w:szCs w:val="22"/>
                <w:lang w:val="en-US"/>
              </w:rPr>
            </w:pPr>
          </w:p>
          <w:p w14:paraId="349E84F1" w14:textId="77777777" w:rsidR="00224B5E" w:rsidRPr="00702EE3" w:rsidRDefault="00224B5E" w:rsidP="00B3326C">
            <w:pPr>
              <w:pStyle w:val="BodyText3"/>
              <w:rPr>
                <w:rFonts w:asciiTheme="minorHAnsi" w:hAnsiTheme="minorHAnsi"/>
                <w:b w:val="0"/>
                <w:sz w:val="22"/>
                <w:szCs w:val="22"/>
                <w:lang w:val="en-US"/>
              </w:rPr>
            </w:pPr>
          </w:p>
          <w:p w14:paraId="405ED9EF" w14:textId="77777777" w:rsidR="00224B5E" w:rsidRPr="00702EE3" w:rsidRDefault="00224B5E" w:rsidP="00B3326C">
            <w:pPr>
              <w:pStyle w:val="BodyText3"/>
              <w:rPr>
                <w:rFonts w:asciiTheme="minorHAnsi" w:hAnsiTheme="minorHAnsi"/>
                <w:b w:val="0"/>
                <w:sz w:val="22"/>
                <w:szCs w:val="22"/>
                <w:lang w:val="en-US"/>
              </w:rPr>
            </w:pPr>
          </w:p>
          <w:p w14:paraId="20B7C32C" w14:textId="77777777" w:rsidR="00507E50" w:rsidRPr="00702EE3" w:rsidRDefault="00507E50" w:rsidP="00130042">
            <w:pPr>
              <w:pStyle w:val="BodyText3"/>
              <w:jc w:val="left"/>
              <w:rPr>
                <w:rFonts w:asciiTheme="minorHAnsi" w:hAnsiTheme="minorHAnsi"/>
                <w:b w:val="0"/>
                <w:sz w:val="22"/>
                <w:szCs w:val="22"/>
                <w:lang w:val="en-US"/>
              </w:rPr>
            </w:pPr>
          </w:p>
          <w:p w14:paraId="44C7369E" w14:textId="77777777" w:rsidR="00507E50" w:rsidRPr="00702EE3" w:rsidRDefault="00507E50" w:rsidP="00B3326C">
            <w:pPr>
              <w:pStyle w:val="BodyText3"/>
              <w:rPr>
                <w:rFonts w:asciiTheme="minorHAnsi" w:hAnsiTheme="minorHAnsi"/>
                <w:b w:val="0"/>
                <w:sz w:val="22"/>
                <w:szCs w:val="22"/>
                <w:lang w:val="en-US"/>
              </w:rPr>
            </w:pPr>
          </w:p>
          <w:p w14:paraId="298717C1" w14:textId="77777777" w:rsidR="00507E50" w:rsidRPr="00702EE3" w:rsidRDefault="00507E50" w:rsidP="00B3326C">
            <w:pPr>
              <w:pStyle w:val="BodyText3"/>
              <w:rPr>
                <w:rFonts w:asciiTheme="minorHAnsi" w:hAnsiTheme="minorHAnsi"/>
                <w:b w:val="0"/>
                <w:sz w:val="22"/>
                <w:szCs w:val="22"/>
                <w:lang w:val="en-US"/>
              </w:rPr>
            </w:pPr>
          </w:p>
          <w:p w14:paraId="3EA6FE1C" w14:textId="77777777" w:rsidR="00507E50" w:rsidRPr="00702EE3" w:rsidRDefault="00507E50" w:rsidP="00B3326C">
            <w:pPr>
              <w:pStyle w:val="BodyText3"/>
              <w:rPr>
                <w:rFonts w:asciiTheme="minorHAnsi" w:hAnsiTheme="minorHAnsi"/>
                <w:b w:val="0"/>
                <w:sz w:val="22"/>
                <w:szCs w:val="22"/>
                <w:lang w:val="en-US"/>
              </w:rPr>
            </w:pPr>
          </w:p>
          <w:p w14:paraId="3A64EAE0" w14:textId="77777777" w:rsidR="00507E50" w:rsidRPr="00702EE3" w:rsidRDefault="00507E50" w:rsidP="00130042">
            <w:pPr>
              <w:pStyle w:val="BodyText3"/>
              <w:jc w:val="left"/>
              <w:rPr>
                <w:rFonts w:asciiTheme="minorHAnsi" w:hAnsiTheme="minorHAnsi"/>
                <w:b w:val="0"/>
                <w:sz w:val="22"/>
                <w:szCs w:val="22"/>
                <w:lang w:val="pt-BR"/>
              </w:rPr>
            </w:pPr>
          </w:p>
        </w:tc>
      </w:tr>
      <w:tr w:rsidR="00507E50" w:rsidRPr="00702EE3" w14:paraId="35B23C84" w14:textId="77777777" w:rsidTr="00192293">
        <w:trPr>
          <w:trHeight w:val="876"/>
        </w:trPr>
        <w:tc>
          <w:tcPr>
            <w:tcW w:w="2771" w:type="pct"/>
            <w:shd w:val="clear" w:color="auto" w:fill="auto"/>
          </w:tcPr>
          <w:p w14:paraId="4C116856" w14:textId="77777777" w:rsidR="00507E50" w:rsidRPr="00702EE3" w:rsidRDefault="00507E50" w:rsidP="00B3326C">
            <w:pPr>
              <w:pStyle w:val="BodyText3"/>
              <w:jc w:val="left"/>
              <w:rPr>
                <w:rFonts w:asciiTheme="minorHAnsi" w:hAnsiTheme="minorHAnsi" w:cstheme="minorHAnsi"/>
                <w:b w:val="0"/>
                <w:sz w:val="22"/>
                <w:szCs w:val="22"/>
                <w:lang w:val="ro-RO"/>
              </w:rPr>
            </w:pPr>
            <w:r w:rsidRPr="00702EE3">
              <w:rPr>
                <w:rFonts w:asciiTheme="minorHAnsi" w:hAnsiTheme="minorHAnsi" w:cstheme="minorHAnsi"/>
                <w:b w:val="0"/>
                <w:sz w:val="22"/>
                <w:szCs w:val="22"/>
                <w:lang w:val="ro-RO"/>
              </w:rPr>
              <w:t>Doc. Verificat</w:t>
            </w:r>
          </w:p>
          <w:p w14:paraId="52DC90D8" w14:textId="6A57A912" w:rsidR="00507E50" w:rsidRPr="00702EE3" w:rsidRDefault="006A117F" w:rsidP="002D0C45">
            <w:pPr>
              <w:pStyle w:val="BodyText3"/>
              <w:jc w:val="left"/>
              <w:rPr>
                <w:rFonts w:asciiTheme="minorHAnsi" w:hAnsiTheme="minorHAnsi" w:cstheme="minorHAnsi"/>
                <w:b w:val="0"/>
                <w:sz w:val="22"/>
                <w:szCs w:val="22"/>
                <w:lang w:val="ro-RO"/>
              </w:rPr>
            </w:pPr>
            <w:r w:rsidRPr="00702EE3">
              <w:rPr>
                <w:rFonts w:asciiTheme="minorHAnsi" w:hAnsiTheme="minorHAnsi" w:cstheme="minorHAnsi"/>
                <w:b w:val="0"/>
                <w:sz w:val="22"/>
                <w:szCs w:val="22"/>
                <w:lang w:val="ro-RO"/>
              </w:rPr>
              <w:t>CF</w:t>
            </w:r>
            <w:r w:rsidR="009B66D0" w:rsidRPr="00702EE3">
              <w:rPr>
                <w:rFonts w:asciiTheme="minorHAnsi" w:hAnsiTheme="minorHAnsi" w:cstheme="minorHAnsi"/>
                <w:b w:val="0"/>
                <w:sz w:val="22"/>
                <w:szCs w:val="22"/>
              </w:rPr>
              <w:t xml:space="preserve"> </w:t>
            </w:r>
            <w:r w:rsidR="00EF11D5" w:rsidRPr="00702EE3">
              <w:rPr>
                <w:rFonts w:asciiTheme="minorHAnsi" w:hAnsiTheme="minorHAnsi" w:cstheme="minorHAnsi"/>
                <w:b w:val="0"/>
                <w:sz w:val="22"/>
                <w:szCs w:val="22"/>
              </w:rPr>
              <w:t>, doc 7.1, 7.2</w:t>
            </w:r>
          </w:p>
        </w:tc>
        <w:tc>
          <w:tcPr>
            <w:tcW w:w="651" w:type="pct"/>
            <w:shd w:val="clear" w:color="auto" w:fill="auto"/>
          </w:tcPr>
          <w:p w14:paraId="72AD93FE" w14:textId="77777777" w:rsidR="00507E50" w:rsidRPr="00702EE3" w:rsidRDefault="00507E50" w:rsidP="00B3326C">
            <w:pPr>
              <w:pStyle w:val="BodyText3"/>
              <w:rPr>
                <w:rFonts w:asciiTheme="minorHAnsi" w:hAnsiTheme="minorHAnsi"/>
                <w:b w:val="0"/>
                <w:sz w:val="22"/>
                <w:szCs w:val="22"/>
                <w:lang w:val="pt-BR"/>
              </w:rPr>
            </w:pPr>
          </w:p>
        </w:tc>
        <w:tc>
          <w:tcPr>
            <w:tcW w:w="783" w:type="pct"/>
          </w:tcPr>
          <w:p w14:paraId="08137C33" w14:textId="77777777" w:rsidR="00507E50" w:rsidRPr="00702EE3" w:rsidRDefault="00507E50" w:rsidP="00B3326C">
            <w:pPr>
              <w:pStyle w:val="BodyText3"/>
              <w:rPr>
                <w:rFonts w:asciiTheme="minorHAnsi" w:hAnsiTheme="minorHAnsi"/>
                <w:b w:val="0"/>
                <w:sz w:val="22"/>
                <w:szCs w:val="22"/>
                <w:lang w:val="pt-BR"/>
              </w:rPr>
            </w:pPr>
          </w:p>
        </w:tc>
        <w:tc>
          <w:tcPr>
            <w:tcW w:w="795" w:type="pct"/>
            <w:shd w:val="clear" w:color="auto" w:fill="auto"/>
          </w:tcPr>
          <w:p w14:paraId="6E906CFE" w14:textId="77777777" w:rsidR="00507E50" w:rsidRPr="00702EE3" w:rsidRDefault="00507E50" w:rsidP="00B3326C">
            <w:pPr>
              <w:pStyle w:val="BodyText3"/>
              <w:rPr>
                <w:rFonts w:asciiTheme="minorHAnsi" w:hAnsiTheme="minorHAnsi"/>
                <w:b w:val="0"/>
                <w:sz w:val="22"/>
                <w:szCs w:val="22"/>
                <w:lang w:val="pt-BR"/>
              </w:rPr>
            </w:pPr>
          </w:p>
        </w:tc>
      </w:tr>
      <w:tr w:rsidR="00507E50" w:rsidRPr="00702EE3" w14:paraId="48AE5D9E" w14:textId="77777777" w:rsidTr="00192293">
        <w:trPr>
          <w:trHeight w:val="705"/>
        </w:trPr>
        <w:tc>
          <w:tcPr>
            <w:tcW w:w="2771" w:type="pct"/>
            <w:shd w:val="clear" w:color="auto" w:fill="auto"/>
          </w:tcPr>
          <w:p w14:paraId="11C871B1" w14:textId="77777777" w:rsidR="00507E50" w:rsidRPr="00702EE3" w:rsidRDefault="00507E50" w:rsidP="007714A0">
            <w:pPr>
              <w:pStyle w:val="NoSpacing"/>
              <w:tabs>
                <w:tab w:val="left" w:pos="284"/>
              </w:tabs>
              <w:spacing w:line="276" w:lineRule="auto"/>
              <w:jc w:val="both"/>
              <w:rPr>
                <w:rFonts w:asciiTheme="minorHAnsi" w:hAnsiTheme="minorHAnsi" w:cstheme="minorHAnsi"/>
                <w:b/>
                <w:sz w:val="22"/>
                <w:szCs w:val="22"/>
              </w:rPr>
            </w:pPr>
            <w:r w:rsidRPr="00702EE3">
              <w:rPr>
                <w:rFonts w:asciiTheme="minorHAnsi" w:hAnsiTheme="minorHAnsi" w:cstheme="minorHAnsi"/>
                <w:b/>
                <w:sz w:val="22"/>
                <w:szCs w:val="22"/>
              </w:rPr>
              <w:t>EG 4 Solicitantul trebuie să demonstreze asigurarea cofinanțării investiției</w:t>
            </w:r>
          </w:p>
        </w:tc>
        <w:tc>
          <w:tcPr>
            <w:tcW w:w="651" w:type="pct"/>
            <w:shd w:val="clear" w:color="auto" w:fill="auto"/>
            <w:vAlign w:val="center"/>
          </w:tcPr>
          <w:p w14:paraId="51BE4FB1" w14:textId="77777777" w:rsidR="00507E50" w:rsidRPr="00702EE3" w:rsidRDefault="00507E50" w:rsidP="00240A4C">
            <w:pPr>
              <w:pStyle w:val="BodyText3"/>
              <w:rPr>
                <w:rFonts w:asciiTheme="minorHAnsi" w:hAnsiTheme="minorHAnsi"/>
                <w:b w:val="0"/>
                <w:sz w:val="22"/>
                <w:szCs w:val="22"/>
                <w:lang w:val="en-US"/>
              </w:rPr>
            </w:pPr>
            <w:r w:rsidRPr="00702EE3">
              <w:rPr>
                <w:rFonts w:asciiTheme="minorHAnsi" w:hAnsiTheme="minorHAnsi"/>
                <w:b w:val="0"/>
                <w:sz w:val="22"/>
                <w:szCs w:val="22"/>
                <w:lang w:val="en-US"/>
              </w:rPr>
              <w:sym w:font="Wingdings" w:char="F06F"/>
            </w:r>
          </w:p>
        </w:tc>
        <w:tc>
          <w:tcPr>
            <w:tcW w:w="783" w:type="pct"/>
            <w:vAlign w:val="center"/>
          </w:tcPr>
          <w:p w14:paraId="0D042294" w14:textId="77777777" w:rsidR="00507E50" w:rsidRPr="00702EE3" w:rsidRDefault="00507E50" w:rsidP="00240A4C">
            <w:pPr>
              <w:pStyle w:val="BodyText3"/>
              <w:rPr>
                <w:rFonts w:asciiTheme="minorHAnsi" w:hAnsiTheme="minorHAnsi"/>
                <w:b w:val="0"/>
                <w:sz w:val="22"/>
                <w:szCs w:val="22"/>
                <w:lang w:val="en-US"/>
              </w:rPr>
            </w:pPr>
            <w:r w:rsidRPr="00702EE3">
              <w:rPr>
                <w:rFonts w:asciiTheme="minorHAnsi" w:hAnsiTheme="minorHAnsi"/>
                <w:b w:val="0"/>
                <w:sz w:val="22"/>
                <w:szCs w:val="22"/>
                <w:lang w:val="en-US"/>
              </w:rPr>
              <w:sym w:font="Wingdings" w:char="F06F"/>
            </w:r>
          </w:p>
        </w:tc>
        <w:tc>
          <w:tcPr>
            <w:tcW w:w="795" w:type="pct"/>
            <w:shd w:val="clear" w:color="auto" w:fill="auto"/>
            <w:vAlign w:val="center"/>
          </w:tcPr>
          <w:p w14:paraId="72AF431B" w14:textId="77777777" w:rsidR="00507E50" w:rsidRPr="00702EE3" w:rsidRDefault="00507E50" w:rsidP="00240A4C">
            <w:pPr>
              <w:pStyle w:val="BodyText3"/>
              <w:rPr>
                <w:rFonts w:asciiTheme="minorHAnsi" w:hAnsiTheme="minorHAnsi"/>
                <w:b w:val="0"/>
                <w:sz w:val="22"/>
                <w:szCs w:val="22"/>
                <w:lang w:val="en-US"/>
              </w:rPr>
            </w:pPr>
          </w:p>
        </w:tc>
      </w:tr>
      <w:tr w:rsidR="00507E50" w:rsidRPr="00702EE3" w14:paraId="746C5B65" w14:textId="77777777" w:rsidTr="00192293">
        <w:trPr>
          <w:trHeight w:val="417"/>
        </w:trPr>
        <w:tc>
          <w:tcPr>
            <w:tcW w:w="2771" w:type="pct"/>
            <w:shd w:val="clear" w:color="auto" w:fill="auto"/>
          </w:tcPr>
          <w:p w14:paraId="644A4525" w14:textId="587CC0DF" w:rsidR="00507E50" w:rsidRPr="00702EE3" w:rsidRDefault="00507E50" w:rsidP="00B3326C">
            <w:pPr>
              <w:pStyle w:val="BodyText3"/>
              <w:jc w:val="left"/>
              <w:rPr>
                <w:rFonts w:asciiTheme="minorHAnsi" w:hAnsiTheme="minorHAnsi" w:cstheme="minorHAnsi"/>
                <w:b w:val="0"/>
                <w:sz w:val="22"/>
                <w:szCs w:val="22"/>
                <w:lang w:val="ro-RO"/>
              </w:rPr>
            </w:pPr>
            <w:r w:rsidRPr="00702EE3">
              <w:rPr>
                <w:rFonts w:asciiTheme="minorHAnsi" w:hAnsiTheme="minorHAnsi" w:cstheme="minorHAnsi"/>
                <w:b w:val="0"/>
                <w:sz w:val="22"/>
                <w:szCs w:val="22"/>
                <w:lang w:val="ro-RO"/>
              </w:rPr>
              <w:t xml:space="preserve">Doc. </w:t>
            </w:r>
            <w:r w:rsidR="00F8679A" w:rsidRPr="00702EE3">
              <w:rPr>
                <w:rFonts w:asciiTheme="minorHAnsi" w:hAnsiTheme="minorHAnsi" w:cstheme="minorHAnsi"/>
                <w:b w:val="0"/>
                <w:sz w:val="22"/>
                <w:szCs w:val="22"/>
                <w:lang w:val="ro-RO"/>
              </w:rPr>
              <w:t>V</w:t>
            </w:r>
            <w:r w:rsidRPr="00702EE3">
              <w:rPr>
                <w:rFonts w:asciiTheme="minorHAnsi" w:hAnsiTheme="minorHAnsi" w:cstheme="minorHAnsi"/>
                <w:b w:val="0"/>
                <w:sz w:val="22"/>
                <w:szCs w:val="22"/>
                <w:lang w:val="ro-RO"/>
              </w:rPr>
              <w:t>erificat</w:t>
            </w:r>
          </w:p>
          <w:p w14:paraId="104B98FA" w14:textId="10BF52C3" w:rsidR="00507E50" w:rsidRPr="00702EE3" w:rsidRDefault="00507E50" w:rsidP="00EB2956">
            <w:pPr>
              <w:pStyle w:val="NoSpacing"/>
              <w:tabs>
                <w:tab w:val="left" w:pos="284"/>
              </w:tabs>
              <w:spacing w:line="276" w:lineRule="auto"/>
              <w:jc w:val="both"/>
              <w:rPr>
                <w:rFonts w:asciiTheme="minorHAnsi" w:hAnsiTheme="minorHAnsi" w:cstheme="minorHAnsi"/>
                <w:b/>
                <w:sz w:val="22"/>
                <w:szCs w:val="22"/>
              </w:rPr>
            </w:pPr>
            <w:r w:rsidRPr="00702EE3">
              <w:rPr>
                <w:rFonts w:asciiTheme="minorHAnsi" w:hAnsiTheme="minorHAnsi" w:cstheme="minorHAnsi"/>
                <w:sz w:val="22"/>
                <w:szCs w:val="22"/>
              </w:rPr>
              <w:t xml:space="preserve">Declaraţia F, , </w:t>
            </w:r>
            <w:r w:rsidR="00031FE6" w:rsidRPr="00702EE3">
              <w:rPr>
                <w:rFonts w:asciiTheme="minorHAnsi" w:hAnsiTheme="minorHAnsi" w:cstheme="minorHAnsi"/>
                <w:sz w:val="22"/>
                <w:szCs w:val="22"/>
              </w:rPr>
              <w:t xml:space="preserve">BUGET INDICATIV, </w:t>
            </w:r>
            <w:r w:rsidR="00EB2956" w:rsidRPr="00702EE3">
              <w:rPr>
                <w:rFonts w:asciiTheme="minorHAnsi" w:hAnsiTheme="minorHAnsi" w:cstheme="minorHAnsi"/>
                <w:sz w:val="22"/>
                <w:szCs w:val="22"/>
              </w:rPr>
              <w:t>CF</w:t>
            </w:r>
          </w:p>
        </w:tc>
        <w:tc>
          <w:tcPr>
            <w:tcW w:w="651" w:type="pct"/>
            <w:shd w:val="clear" w:color="auto" w:fill="auto"/>
            <w:vAlign w:val="center"/>
          </w:tcPr>
          <w:p w14:paraId="3F385DF3" w14:textId="77777777" w:rsidR="00507E50" w:rsidRPr="00702EE3" w:rsidRDefault="00507E50" w:rsidP="00240A4C">
            <w:pPr>
              <w:pStyle w:val="BodyText3"/>
              <w:rPr>
                <w:rFonts w:asciiTheme="minorHAnsi" w:hAnsiTheme="minorHAnsi"/>
                <w:b w:val="0"/>
                <w:sz w:val="22"/>
                <w:szCs w:val="22"/>
                <w:lang w:val="en-US"/>
              </w:rPr>
            </w:pPr>
          </w:p>
        </w:tc>
        <w:tc>
          <w:tcPr>
            <w:tcW w:w="783" w:type="pct"/>
            <w:vAlign w:val="center"/>
          </w:tcPr>
          <w:p w14:paraId="707916C8" w14:textId="77777777" w:rsidR="00507E50" w:rsidRPr="00702EE3" w:rsidRDefault="00507E50" w:rsidP="00240A4C">
            <w:pPr>
              <w:pStyle w:val="BodyText3"/>
              <w:rPr>
                <w:rFonts w:asciiTheme="minorHAnsi" w:hAnsiTheme="minorHAnsi"/>
                <w:b w:val="0"/>
                <w:sz w:val="22"/>
                <w:szCs w:val="22"/>
                <w:lang w:val="en-US"/>
              </w:rPr>
            </w:pPr>
          </w:p>
        </w:tc>
        <w:tc>
          <w:tcPr>
            <w:tcW w:w="795" w:type="pct"/>
            <w:shd w:val="clear" w:color="auto" w:fill="auto"/>
            <w:vAlign w:val="center"/>
          </w:tcPr>
          <w:p w14:paraId="706BD8E2" w14:textId="77777777" w:rsidR="00507E50" w:rsidRPr="00702EE3" w:rsidRDefault="00507E50" w:rsidP="00240A4C">
            <w:pPr>
              <w:pStyle w:val="BodyText3"/>
              <w:rPr>
                <w:rFonts w:asciiTheme="minorHAnsi" w:hAnsiTheme="minorHAnsi"/>
                <w:b w:val="0"/>
                <w:sz w:val="22"/>
                <w:szCs w:val="22"/>
                <w:lang w:val="en-US"/>
              </w:rPr>
            </w:pPr>
          </w:p>
        </w:tc>
      </w:tr>
      <w:tr w:rsidR="00507E50" w:rsidRPr="00702EE3" w14:paraId="5F6D5A2F" w14:textId="77777777" w:rsidTr="00192293">
        <w:trPr>
          <w:trHeight w:val="773"/>
        </w:trPr>
        <w:tc>
          <w:tcPr>
            <w:tcW w:w="2771" w:type="pct"/>
            <w:shd w:val="clear" w:color="auto" w:fill="auto"/>
          </w:tcPr>
          <w:p w14:paraId="7BFB3749" w14:textId="7FDD4161" w:rsidR="00507E50" w:rsidRPr="00702EE3" w:rsidRDefault="00507E50" w:rsidP="00DB0F35">
            <w:pPr>
              <w:pStyle w:val="NoSpacing"/>
              <w:tabs>
                <w:tab w:val="left" w:pos="284"/>
              </w:tabs>
              <w:spacing w:line="276" w:lineRule="auto"/>
              <w:jc w:val="both"/>
              <w:rPr>
                <w:rFonts w:asciiTheme="minorHAnsi" w:hAnsiTheme="minorHAnsi" w:cstheme="minorHAnsi"/>
                <w:b/>
                <w:sz w:val="22"/>
                <w:szCs w:val="22"/>
              </w:rPr>
            </w:pPr>
            <w:r w:rsidRPr="00702EE3">
              <w:rPr>
                <w:rFonts w:asciiTheme="minorHAnsi" w:hAnsiTheme="minorHAnsi" w:cstheme="minorHAnsi"/>
                <w:b/>
                <w:sz w:val="22"/>
                <w:szCs w:val="22"/>
              </w:rPr>
              <w:t>EG5 Viabilitatea economică a investiției trebuie să fie demonstrată  în baza documenta</w:t>
            </w:r>
            <w:r w:rsidR="00960D62" w:rsidRPr="00702EE3">
              <w:rPr>
                <w:rFonts w:asciiTheme="minorHAnsi" w:hAnsiTheme="minorHAnsi" w:cstheme="minorHAnsi"/>
                <w:b/>
                <w:sz w:val="22"/>
                <w:szCs w:val="22"/>
              </w:rPr>
              <w:t>ț</w:t>
            </w:r>
            <w:r w:rsidRPr="00702EE3">
              <w:rPr>
                <w:rFonts w:asciiTheme="minorHAnsi" w:hAnsiTheme="minorHAnsi" w:cstheme="minorHAnsi"/>
                <w:b/>
                <w:sz w:val="22"/>
                <w:szCs w:val="22"/>
              </w:rPr>
              <w:t>iei tehnico-economice</w:t>
            </w:r>
          </w:p>
        </w:tc>
        <w:tc>
          <w:tcPr>
            <w:tcW w:w="651" w:type="pct"/>
            <w:shd w:val="clear" w:color="auto" w:fill="auto"/>
            <w:vAlign w:val="center"/>
          </w:tcPr>
          <w:p w14:paraId="6F84E6A0" w14:textId="77777777" w:rsidR="00507E50" w:rsidRPr="00702EE3" w:rsidRDefault="00507E50" w:rsidP="00240A4C">
            <w:pPr>
              <w:pStyle w:val="BodyText3"/>
              <w:rPr>
                <w:rFonts w:asciiTheme="minorHAnsi" w:hAnsiTheme="minorHAnsi"/>
                <w:b w:val="0"/>
                <w:sz w:val="22"/>
                <w:szCs w:val="22"/>
                <w:lang w:val="en-US"/>
              </w:rPr>
            </w:pPr>
            <w:r w:rsidRPr="00702EE3">
              <w:rPr>
                <w:rFonts w:asciiTheme="minorHAnsi" w:hAnsiTheme="minorHAnsi"/>
                <w:b w:val="0"/>
                <w:sz w:val="22"/>
                <w:szCs w:val="22"/>
                <w:lang w:val="en-US"/>
              </w:rPr>
              <w:sym w:font="Wingdings" w:char="F06F"/>
            </w:r>
          </w:p>
        </w:tc>
        <w:tc>
          <w:tcPr>
            <w:tcW w:w="783" w:type="pct"/>
            <w:vAlign w:val="center"/>
          </w:tcPr>
          <w:p w14:paraId="589072BF" w14:textId="77777777" w:rsidR="00507E50" w:rsidRPr="00702EE3" w:rsidRDefault="00507E50" w:rsidP="00240A4C">
            <w:pPr>
              <w:pStyle w:val="BodyText3"/>
              <w:rPr>
                <w:rFonts w:asciiTheme="minorHAnsi" w:hAnsiTheme="minorHAnsi"/>
                <w:b w:val="0"/>
                <w:sz w:val="22"/>
                <w:szCs w:val="22"/>
                <w:lang w:val="en-US"/>
              </w:rPr>
            </w:pPr>
            <w:r w:rsidRPr="00702EE3">
              <w:rPr>
                <w:rFonts w:asciiTheme="minorHAnsi" w:hAnsiTheme="minorHAnsi"/>
                <w:b w:val="0"/>
                <w:sz w:val="22"/>
                <w:szCs w:val="22"/>
                <w:lang w:val="en-US"/>
              </w:rPr>
              <w:sym w:font="Wingdings" w:char="F06F"/>
            </w:r>
          </w:p>
        </w:tc>
        <w:tc>
          <w:tcPr>
            <w:tcW w:w="795" w:type="pct"/>
            <w:shd w:val="clear" w:color="auto" w:fill="auto"/>
            <w:vAlign w:val="center"/>
          </w:tcPr>
          <w:p w14:paraId="388EF582" w14:textId="77777777" w:rsidR="00507E50" w:rsidRPr="00702EE3" w:rsidRDefault="00507E50" w:rsidP="00240A4C">
            <w:pPr>
              <w:pStyle w:val="BodyText3"/>
              <w:rPr>
                <w:rFonts w:asciiTheme="minorHAnsi" w:hAnsiTheme="minorHAnsi"/>
                <w:b w:val="0"/>
                <w:sz w:val="22"/>
                <w:szCs w:val="22"/>
                <w:lang w:val="en-US"/>
              </w:rPr>
            </w:pPr>
          </w:p>
        </w:tc>
      </w:tr>
      <w:tr w:rsidR="00507E50" w:rsidRPr="00702EE3" w14:paraId="6FCDD1AB" w14:textId="77777777" w:rsidTr="00192293">
        <w:trPr>
          <w:trHeight w:val="773"/>
        </w:trPr>
        <w:tc>
          <w:tcPr>
            <w:tcW w:w="2771" w:type="pct"/>
            <w:shd w:val="clear" w:color="auto" w:fill="auto"/>
          </w:tcPr>
          <w:p w14:paraId="0129B4BD" w14:textId="7D5E4A3E" w:rsidR="00507E50" w:rsidRPr="00702EE3" w:rsidRDefault="00507E50" w:rsidP="00DB0F35">
            <w:pPr>
              <w:pStyle w:val="BodyText3"/>
              <w:jc w:val="left"/>
              <w:rPr>
                <w:rFonts w:asciiTheme="minorHAnsi" w:hAnsiTheme="minorHAnsi" w:cstheme="minorHAnsi"/>
                <w:b w:val="0"/>
                <w:sz w:val="22"/>
                <w:szCs w:val="22"/>
                <w:lang w:val="ro-RO"/>
              </w:rPr>
            </w:pPr>
            <w:r w:rsidRPr="00702EE3">
              <w:rPr>
                <w:rFonts w:asciiTheme="minorHAnsi" w:hAnsiTheme="minorHAnsi" w:cstheme="minorHAnsi"/>
                <w:b w:val="0"/>
                <w:sz w:val="22"/>
                <w:szCs w:val="22"/>
                <w:lang w:val="ro-RO"/>
              </w:rPr>
              <w:t xml:space="preserve">Doc. </w:t>
            </w:r>
            <w:r w:rsidR="00F8679A" w:rsidRPr="00702EE3">
              <w:rPr>
                <w:rFonts w:asciiTheme="minorHAnsi" w:hAnsiTheme="minorHAnsi" w:cstheme="minorHAnsi"/>
                <w:b w:val="0"/>
                <w:sz w:val="22"/>
                <w:szCs w:val="22"/>
                <w:lang w:val="ro-RO"/>
              </w:rPr>
              <w:t>V</w:t>
            </w:r>
            <w:r w:rsidRPr="00702EE3">
              <w:rPr>
                <w:rFonts w:asciiTheme="minorHAnsi" w:hAnsiTheme="minorHAnsi" w:cstheme="minorHAnsi"/>
                <w:b w:val="0"/>
                <w:sz w:val="22"/>
                <w:szCs w:val="22"/>
                <w:lang w:val="ro-RO"/>
              </w:rPr>
              <w:t>erificat</w:t>
            </w:r>
          </w:p>
          <w:p w14:paraId="38076D35" w14:textId="239E2A8C" w:rsidR="00507E50" w:rsidRPr="00702EE3" w:rsidRDefault="002933A0" w:rsidP="002933A0">
            <w:pPr>
              <w:pStyle w:val="NoSpacing"/>
              <w:tabs>
                <w:tab w:val="left" w:pos="284"/>
              </w:tabs>
              <w:spacing w:line="276" w:lineRule="auto"/>
              <w:jc w:val="both"/>
              <w:rPr>
                <w:rFonts w:asciiTheme="minorHAnsi" w:hAnsiTheme="minorHAnsi" w:cstheme="minorHAnsi"/>
                <w:sz w:val="22"/>
                <w:szCs w:val="22"/>
              </w:rPr>
            </w:pPr>
            <w:r w:rsidRPr="00702EE3">
              <w:rPr>
                <w:rFonts w:asciiTheme="minorHAnsi" w:hAnsiTheme="minorHAnsi" w:cstheme="minorHAnsi"/>
                <w:sz w:val="22"/>
                <w:szCs w:val="22"/>
              </w:rPr>
              <w:t>PATRIMVEN,</w:t>
            </w:r>
            <w:r w:rsidR="00507E50" w:rsidRPr="00702EE3">
              <w:rPr>
                <w:rFonts w:asciiTheme="minorHAnsi" w:hAnsiTheme="minorHAnsi" w:cstheme="minorHAnsi"/>
                <w:sz w:val="22"/>
                <w:szCs w:val="22"/>
              </w:rPr>
              <w:t xml:space="preserve"> Anex</w:t>
            </w:r>
            <w:r w:rsidRPr="00702EE3">
              <w:rPr>
                <w:rFonts w:asciiTheme="minorHAnsi" w:hAnsiTheme="minorHAnsi" w:cstheme="minorHAnsi"/>
                <w:sz w:val="22"/>
                <w:szCs w:val="22"/>
              </w:rPr>
              <w:t>e</w:t>
            </w:r>
            <w:r w:rsidR="00507E50" w:rsidRPr="00702EE3">
              <w:rPr>
                <w:rFonts w:asciiTheme="minorHAnsi" w:hAnsiTheme="minorHAnsi" w:cstheme="minorHAnsi"/>
                <w:sz w:val="22"/>
                <w:szCs w:val="22"/>
              </w:rPr>
              <w:t xml:space="preserve"> B</w:t>
            </w:r>
            <w:r w:rsidRPr="00702EE3">
              <w:rPr>
                <w:rFonts w:asciiTheme="minorHAnsi" w:hAnsiTheme="minorHAnsi" w:cstheme="minorHAnsi"/>
                <w:sz w:val="22"/>
                <w:szCs w:val="22"/>
              </w:rPr>
              <w:t>/</w:t>
            </w:r>
            <w:r w:rsidR="00507E50" w:rsidRPr="00702EE3">
              <w:rPr>
                <w:rFonts w:asciiTheme="minorHAnsi" w:hAnsiTheme="minorHAnsi" w:cstheme="minorHAnsi"/>
                <w:sz w:val="22"/>
                <w:szCs w:val="22"/>
              </w:rPr>
              <w:t xml:space="preserve"> C,  Doc. 2</w:t>
            </w:r>
            <w:r w:rsidR="00FA5696" w:rsidRPr="00702EE3">
              <w:rPr>
                <w:rFonts w:asciiTheme="minorHAnsi" w:hAnsiTheme="minorHAnsi" w:cstheme="minorHAnsi"/>
                <w:sz w:val="22"/>
                <w:szCs w:val="22"/>
              </w:rPr>
              <w:t>, site ONRC</w:t>
            </w:r>
          </w:p>
        </w:tc>
        <w:tc>
          <w:tcPr>
            <w:tcW w:w="651" w:type="pct"/>
            <w:shd w:val="clear" w:color="auto" w:fill="auto"/>
            <w:vAlign w:val="center"/>
          </w:tcPr>
          <w:p w14:paraId="0FF56D17" w14:textId="77777777" w:rsidR="00507E50" w:rsidRPr="00702EE3" w:rsidRDefault="00507E50" w:rsidP="00240A4C">
            <w:pPr>
              <w:pStyle w:val="BodyText3"/>
              <w:rPr>
                <w:rFonts w:asciiTheme="minorHAnsi" w:hAnsiTheme="minorHAnsi"/>
                <w:b w:val="0"/>
                <w:sz w:val="22"/>
                <w:szCs w:val="22"/>
                <w:lang w:val="en-US"/>
              </w:rPr>
            </w:pPr>
          </w:p>
        </w:tc>
        <w:tc>
          <w:tcPr>
            <w:tcW w:w="783" w:type="pct"/>
            <w:vAlign w:val="center"/>
          </w:tcPr>
          <w:p w14:paraId="5566BA56" w14:textId="77777777" w:rsidR="00507E50" w:rsidRPr="00702EE3" w:rsidRDefault="00507E50" w:rsidP="00240A4C">
            <w:pPr>
              <w:pStyle w:val="BodyText3"/>
              <w:rPr>
                <w:rFonts w:asciiTheme="minorHAnsi" w:hAnsiTheme="minorHAnsi"/>
                <w:b w:val="0"/>
                <w:sz w:val="22"/>
                <w:szCs w:val="22"/>
                <w:lang w:val="en-US"/>
              </w:rPr>
            </w:pPr>
          </w:p>
        </w:tc>
        <w:tc>
          <w:tcPr>
            <w:tcW w:w="795" w:type="pct"/>
            <w:shd w:val="clear" w:color="auto" w:fill="auto"/>
            <w:vAlign w:val="center"/>
          </w:tcPr>
          <w:p w14:paraId="61074ACF" w14:textId="77777777" w:rsidR="00507E50" w:rsidRPr="00702EE3" w:rsidRDefault="00507E50" w:rsidP="00240A4C">
            <w:pPr>
              <w:pStyle w:val="BodyText3"/>
              <w:rPr>
                <w:rFonts w:asciiTheme="minorHAnsi" w:hAnsiTheme="minorHAnsi"/>
                <w:b w:val="0"/>
                <w:sz w:val="22"/>
                <w:szCs w:val="22"/>
                <w:lang w:val="en-US"/>
              </w:rPr>
            </w:pPr>
          </w:p>
        </w:tc>
      </w:tr>
      <w:tr w:rsidR="00507E50" w:rsidRPr="00702EE3" w14:paraId="368AF883" w14:textId="77777777" w:rsidTr="00130042">
        <w:trPr>
          <w:trHeight w:val="814"/>
        </w:trPr>
        <w:tc>
          <w:tcPr>
            <w:tcW w:w="2771" w:type="pct"/>
            <w:shd w:val="clear" w:color="auto" w:fill="auto"/>
          </w:tcPr>
          <w:p w14:paraId="2970B197" w14:textId="05D3125B" w:rsidR="00507E50" w:rsidRPr="00702EE3" w:rsidRDefault="00507E50" w:rsidP="00800AFC">
            <w:pPr>
              <w:pStyle w:val="NoSpacing"/>
              <w:tabs>
                <w:tab w:val="left" w:pos="284"/>
              </w:tabs>
              <w:spacing w:line="276" w:lineRule="auto"/>
              <w:jc w:val="both"/>
              <w:rPr>
                <w:rFonts w:asciiTheme="minorHAnsi" w:hAnsiTheme="minorHAnsi" w:cstheme="minorHAnsi"/>
                <w:b/>
                <w:sz w:val="22"/>
                <w:szCs w:val="22"/>
              </w:rPr>
            </w:pPr>
            <w:r w:rsidRPr="00702EE3">
              <w:rPr>
                <w:rFonts w:asciiTheme="minorHAnsi" w:hAnsiTheme="minorHAnsi" w:cstheme="minorHAnsi"/>
                <w:b/>
                <w:sz w:val="22"/>
                <w:szCs w:val="22"/>
              </w:rPr>
              <w:t>EG</w:t>
            </w:r>
            <w:r w:rsidR="00800AFC" w:rsidRPr="00702EE3">
              <w:rPr>
                <w:rFonts w:asciiTheme="minorHAnsi" w:hAnsiTheme="minorHAnsi" w:cstheme="minorHAnsi"/>
                <w:b/>
                <w:sz w:val="22"/>
                <w:szCs w:val="22"/>
              </w:rPr>
              <w:t>6</w:t>
            </w:r>
            <w:r w:rsidRPr="00702EE3">
              <w:rPr>
                <w:rFonts w:asciiTheme="minorHAnsi" w:hAnsiTheme="minorHAnsi" w:cstheme="minorHAnsi"/>
                <w:b/>
                <w:sz w:val="22"/>
                <w:szCs w:val="22"/>
              </w:rPr>
              <w:t xml:space="preserve"> </w:t>
            </w:r>
            <w:r w:rsidR="004A7B73" w:rsidRPr="00702EE3">
              <w:rPr>
                <w:rFonts w:asciiTheme="minorHAnsi" w:hAnsiTheme="minorHAnsi" w:cstheme="minorHAnsi"/>
                <w:b/>
                <w:sz w:val="22"/>
                <w:szCs w:val="22"/>
              </w:rPr>
              <w:t>Solicitantul  va demonstra, la momentul depunerii proiectului, că a demarat  procedura de evaluare de mediu</w:t>
            </w:r>
            <w:r w:rsidR="0037541B" w:rsidRPr="00702EE3">
              <w:rPr>
                <w:rFonts w:asciiTheme="minorHAnsi" w:hAnsiTheme="minorHAnsi" w:cstheme="minorHAnsi"/>
                <w:b/>
                <w:sz w:val="22"/>
                <w:szCs w:val="22"/>
              </w:rPr>
              <w:t>, iar dacă este necesară</w:t>
            </w:r>
            <w:r w:rsidR="004A7B73" w:rsidRPr="00702EE3">
              <w:rPr>
                <w:rFonts w:asciiTheme="minorHAnsi" w:hAnsiTheme="minorHAnsi" w:cstheme="minorHAnsi"/>
                <w:b/>
                <w:sz w:val="22"/>
                <w:szCs w:val="22"/>
              </w:rPr>
              <w:t xml:space="preserve"> </w:t>
            </w:r>
            <w:r w:rsidR="0037541B" w:rsidRPr="00702EE3">
              <w:rPr>
                <w:rFonts w:asciiTheme="minorHAnsi" w:hAnsiTheme="minorHAnsi" w:cstheme="minorHAnsi"/>
                <w:b/>
                <w:sz w:val="22"/>
                <w:szCs w:val="22"/>
              </w:rPr>
              <w:t>evaluarea impactului de mediu, procedura de ev</w:t>
            </w:r>
            <w:r w:rsidR="00960D62" w:rsidRPr="00702EE3">
              <w:rPr>
                <w:rFonts w:asciiTheme="minorHAnsi" w:hAnsiTheme="minorHAnsi" w:cstheme="minorHAnsi"/>
                <w:b/>
                <w:sz w:val="22"/>
                <w:szCs w:val="22"/>
              </w:rPr>
              <w:t xml:space="preserve">aluare va fi </w:t>
            </w:r>
            <w:r w:rsidR="00960D62" w:rsidRPr="00702EE3">
              <w:rPr>
                <w:rFonts w:asciiTheme="minorHAnsi" w:hAnsiTheme="minorHAnsi" w:cstheme="minorHAnsi"/>
                <w:b/>
                <w:sz w:val="22"/>
                <w:szCs w:val="22"/>
              </w:rPr>
              <w:lastRenderedPageBreak/>
              <w:t>finalizată înainte de demararea investiției</w:t>
            </w:r>
            <w:r w:rsidRPr="00702EE3">
              <w:rPr>
                <w:rFonts w:asciiTheme="minorHAnsi" w:hAnsiTheme="minorHAnsi" w:cstheme="minorHAnsi"/>
                <w:b/>
                <w:sz w:val="22"/>
                <w:szCs w:val="22"/>
              </w:rPr>
              <w:t>, în conformitate cu legislația în vigoare menționată în cap. 8.1</w:t>
            </w:r>
          </w:p>
        </w:tc>
        <w:tc>
          <w:tcPr>
            <w:tcW w:w="651" w:type="pct"/>
            <w:shd w:val="clear" w:color="auto" w:fill="auto"/>
            <w:vAlign w:val="center"/>
          </w:tcPr>
          <w:p w14:paraId="6359B855" w14:textId="77777777" w:rsidR="00507E50" w:rsidRPr="00702EE3" w:rsidRDefault="00507E50" w:rsidP="00240A4C">
            <w:pPr>
              <w:pStyle w:val="BodyText3"/>
              <w:rPr>
                <w:rFonts w:asciiTheme="minorHAnsi" w:hAnsiTheme="minorHAnsi"/>
                <w:b w:val="0"/>
                <w:sz w:val="22"/>
                <w:szCs w:val="22"/>
                <w:lang w:val="en-US"/>
              </w:rPr>
            </w:pPr>
            <w:r w:rsidRPr="00702EE3">
              <w:rPr>
                <w:rFonts w:asciiTheme="minorHAnsi" w:hAnsiTheme="minorHAnsi"/>
                <w:b w:val="0"/>
                <w:sz w:val="22"/>
                <w:szCs w:val="22"/>
                <w:lang w:val="en-US"/>
              </w:rPr>
              <w:lastRenderedPageBreak/>
              <w:sym w:font="Wingdings" w:char="F06F"/>
            </w:r>
          </w:p>
        </w:tc>
        <w:tc>
          <w:tcPr>
            <w:tcW w:w="783" w:type="pct"/>
            <w:vAlign w:val="center"/>
          </w:tcPr>
          <w:p w14:paraId="040183DA" w14:textId="77777777" w:rsidR="00507E50" w:rsidRPr="00702EE3" w:rsidRDefault="00507E50" w:rsidP="00240A4C">
            <w:pPr>
              <w:pStyle w:val="BodyText3"/>
              <w:rPr>
                <w:rFonts w:asciiTheme="minorHAnsi" w:hAnsiTheme="minorHAnsi"/>
                <w:b w:val="0"/>
                <w:sz w:val="22"/>
                <w:szCs w:val="22"/>
                <w:lang w:val="en-US"/>
              </w:rPr>
            </w:pPr>
            <w:r w:rsidRPr="00702EE3">
              <w:rPr>
                <w:rFonts w:asciiTheme="minorHAnsi" w:hAnsiTheme="minorHAnsi"/>
                <w:b w:val="0"/>
                <w:sz w:val="22"/>
                <w:szCs w:val="22"/>
                <w:lang w:val="en-US"/>
              </w:rPr>
              <w:sym w:font="Wingdings" w:char="F06F"/>
            </w:r>
          </w:p>
        </w:tc>
        <w:tc>
          <w:tcPr>
            <w:tcW w:w="795" w:type="pct"/>
            <w:shd w:val="clear" w:color="auto" w:fill="auto"/>
            <w:vAlign w:val="center"/>
          </w:tcPr>
          <w:p w14:paraId="492BF60C" w14:textId="77777777" w:rsidR="00507E50" w:rsidRPr="00702EE3" w:rsidRDefault="00507E50" w:rsidP="00240A4C">
            <w:pPr>
              <w:pStyle w:val="BodyText3"/>
              <w:rPr>
                <w:rFonts w:asciiTheme="minorHAnsi" w:hAnsiTheme="minorHAnsi"/>
                <w:b w:val="0"/>
                <w:sz w:val="22"/>
                <w:szCs w:val="22"/>
                <w:lang w:val="en-US"/>
              </w:rPr>
            </w:pPr>
          </w:p>
        </w:tc>
      </w:tr>
      <w:tr w:rsidR="00507E50" w:rsidRPr="00702EE3" w14:paraId="44A9C948" w14:textId="77777777" w:rsidTr="00192293">
        <w:trPr>
          <w:trHeight w:val="548"/>
        </w:trPr>
        <w:tc>
          <w:tcPr>
            <w:tcW w:w="2771" w:type="pct"/>
            <w:shd w:val="clear" w:color="auto" w:fill="auto"/>
          </w:tcPr>
          <w:p w14:paraId="0C6C7E61" w14:textId="5B5AAAC7" w:rsidR="00507E50" w:rsidRPr="00702EE3" w:rsidRDefault="00507E50" w:rsidP="00C701AA">
            <w:pPr>
              <w:pStyle w:val="BodyText3"/>
              <w:jc w:val="left"/>
              <w:rPr>
                <w:rFonts w:asciiTheme="minorHAnsi" w:hAnsiTheme="minorHAnsi" w:cstheme="minorHAnsi"/>
                <w:b w:val="0"/>
                <w:sz w:val="22"/>
                <w:szCs w:val="22"/>
                <w:lang w:val="ro-RO"/>
              </w:rPr>
            </w:pPr>
            <w:r w:rsidRPr="00702EE3">
              <w:rPr>
                <w:rFonts w:asciiTheme="minorHAnsi" w:hAnsiTheme="minorHAnsi" w:cstheme="minorHAnsi"/>
                <w:b w:val="0"/>
                <w:sz w:val="22"/>
                <w:szCs w:val="22"/>
                <w:lang w:val="ro-RO"/>
              </w:rPr>
              <w:t xml:space="preserve">Doc. </w:t>
            </w:r>
            <w:r w:rsidR="00F8679A" w:rsidRPr="00702EE3">
              <w:rPr>
                <w:rFonts w:asciiTheme="minorHAnsi" w:hAnsiTheme="minorHAnsi" w:cstheme="minorHAnsi"/>
                <w:b w:val="0"/>
                <w:sz w:val="22"/>
                <w:szCs w:val="22"/>
                <w:lang w:val="ro-RO"/>
              </w:rPr>
              <w:t>V</w:t>
            </w:r>
            <w:r w:rsidRPr="00702EE3">
              <w:rPr>
                <w:rFonts w:asciiTheme="minorHAnsi" w:hAnsiTheme="minorHAnsi" w:cstheme="minorHAnsi"/>
                <w:b w:val="0"/>
                <w:sz w:val="22"/>
                <w:szCs w:val="22"/>
                <w:lang w:val="ro-RO"/>
              </w:rPr>
              <w:t>erificat</w:t>
            </w:r>
          </w:p>
          <w:p w14:paraId="3938F8F9" w14:textId="7AE5B89F" w:rsidR="00507E50" w:rsidRPr="00702EE3" w:rsidRDefault="00507E50" w:rsidP="00A16C94">
            <w:pPr>
              <w:pStyle w:val="NoSpacing"/>
              <w:tabs>
                <w:tab w:val="left" w:pos="284"/>
              </w:tabs>
              <w:spacing w:line="276" w:lineRule="auto"/>
              <w:jc w:val="both"/>
              <w:rPr>
                <w:rFonts w:asciiTheme="minorHAnsi" w:hAnsiTheme="minorHAnsi" w:cstheme="minorHAnsi"/>
                <w:b/>
                <w:sz w:val="22"/>
                <w:szCs w:val="22"/>
              </w:rPr>
            </w:pPr>
            <w:r w:rsidRPr="00702EE3">
              <w:rPr>
                <w:rFonts w:asciiTheme="minorHAnsi" w:hAnsiTheme="minorHAnsi" w:cstheme="minorHAnsi"/>
                <w:sz w:val="22"/>
                <w:szCs w:val="22"/>
              </w:rPr>
              <w:t xml:space="preserve">Doc. </w:t>
            </w:r>
            <w:r w:rsidR="008F6F40" w:rsidRPr="00702EE3">
              <w:rPr>
                <w:rFonts w:asciiTheme="minorHAnsi" w:hAnsiTheme="minorHAnsi" w:cstheme="minorHAnsi"/>
                <w:sz w:val="22"/>
                <w:szCs w:val="22"/>
              </w:rPr>
              <w:t xml:space="preserve">4, </w:t>
            </w:r>
            <w:r w:rsidR="00E04489" w:rsidRPr="00702EE3">
              <w:rPr>
                <w:rFonts w:asciiTheme="minorHAnsi" w:hAnsiTheme="minorHAnsi" w:cstheme="minorHAnsi"/>
                <w:sz w:val="22"/>
                <w:szCs w:val="22"/>
              </w:rPr>
              <w:t>Doc. 12</w:t>
            </w:r>
          </w:p>
        </w:tc>
        <w:tc>
          <w:tcPr>
            <w:tcW w:w="651" w:type="pct"/>
            <w:shd w:val="clear" w:color="auto" w:fill="auto"/>
            <w:vAlign w:val="center"/>
          </w:tcPr>
          <w:p w14:paraId="59B448F7" w14:textId="77777777" w:rsidR="00507E50" w:rsidRPr="00702EE3" w:rsidRDefault="00507E50" w:rsidP="00240A4C">
            <w:pPr>
              <w:pStyle w:val="BodyText3"/>
              <w:rPr>
                <w:rFonts w:asciiTheme="minorHAnsi" w:hAnsiTheme="minorHAnsi"/>
                <w:b w:val="0"/>
                <w:sz w:val="22"/>
                <w:szCs w:val="22"/>
                <w:lang w:val="en-US"/>
              </w:rPr>
            </w:pPr>
          </w:p>
        </w:tc>
        <w:tc>
          <w:tcPr>
            <w:tcW w:w="783" w:type="pct"/>
            <w:vAlign w:val="center"/>
          </w:tcPr>
          <w:p w14:paraId="746003C5" w14:textId="77777777" w:rsidR="00507E50" w:rsidRPr="00702EE3" w:rsidRDefault="00507E50" w:rsidP="00240A4C">
            <w:pPr>
              <w:pStyle w:val="BodyText3"/>
              <w:rPr>
                <w:rFonts w:asciiTheme="minorHAnsi" w:hAnsiTheme="minorHAnsi"/>
                <w:b w:val="0"/>
                <w:sz w:val="22"/>
                <w:szCs w:val="22"/>
                <w:lang w:val="en-US"/>
              </w:rPr>
            </w:pPr>
          </w:p>
        </w:tc>
        <w:tc>
          <w:tcPr>
            <w:tcW w:w="795" w:type="pct"/>
            <w:shd w:val="clear" w:color="auto" w:fill="auto"/>
            <w:vAlign w:val="center"/>
          </w:tcPr>
          <w:p w14:paraId="227D86D1" w14:textId="77777777" w:rsidR="00507E50" w:rsidRPr="00702EE3" w:rsidRDefault="00507E50" w:rsidP="00240A4C">
            <w:pPr>
              <w:pStyle w:val="BodyText3"/>
              <w:rPr>
                <w:rFonts w:asciiTheme="minorHAnsi" w:hAnsiTheme="minorHAnsi"/>
                <w:b w:val="0"/>
                <w:sz w:val="22"/>
                <w:szCs w:val="22"/>
                <w:lang w:val="en-US"/>
              </w:rPr>
            </w:pPr>
          </w:p>
        </w:tc>
      </w:tr>
      <w:tr w:rsidR="00BA4B15" w:rsidRPr="00702EE3" w14:paraId="0A15A153" w14:textId="77777777" w:rsidTr="00192293">
        <w:trPr>
          <w:trHeight w:val="773"/>
        </w:trPr>
        <w:tc>
          <w:tcPr>
            <w:tcW w:w="2771" w:type="pct"/>
            <w:shd w:val="clear" w:color="auto" w:fill="auto"/>
          </w:tcPr>
          <w:p w14:paraId="4A016325" w14:textId="6C72B177" w:rsidR="00800AFC" w:rsidRPr="00702EE3" w:rsidRDefault="002958B7" w:rsidP="00800AFC">
            <w:pPr>
              <w:pStyle w:val="NoSpacing"/>
              <w:tabs>
                <w:tab w:val="left" w:pos="284"/>
              </w:tabs>
              <w:spacing w:line="276" w:lineRule="auto"/>
              <w:jc w:val="both"/>
              <w:rPr>
                <w:rFonts w:asciiTheme="minorHAnsi" w:hAnsiTheme="minorHAnsi" w:cstheme="minorHAnsi"/>
                <w:b/>
                <w:sz w:val="22"/>
                <w:szCs w:val="22"/>
                <w:lang w:val="en-US"/>
              </w:rPr>
            </w:pPr>
            <w:r w:rsidRPr="00702EE3">
              <w:rPr>
                <w:rFonts w:asciiTheme="minorHAnsi" w:hAnsiTheme="minorHAnsi" w:cstheme="minorHAnsi"/>
                <w:b/>
                <w:sz w:val="22"/>
                <w:szCs w:val="22"/>
                <w:lang w:val="en-US"/>
              </w:rPr>
              <w:t>EG</w:t>
            </w:r>
            <w:r w:rsidR="00800AFC" w:rsidRPr="00702EE3">
              <w:rPr>
                <w:rFonts w:asciiTheme="minorHAnsi" w:hAnsiTheme="minorHAnsi" w:cstheme="minorHAnsi"/>
                <w:b/>
                <w:sz w:val="22"/>
                <w:szCs w:val="22"/>
                <w:lang w:val="en-US"/>
              </w:rPr>
              <w:t xml:space="preserve">7 Investiția va respecta legislaţia în vigoare (menţionată la capitolul Trimiteri la alte acte </w:t>
            </w:r>
          </w:p>
          <w:p w14:paraId="6C28CBDE" w14:textId="3F2202BA" w:rsidR="00BA4B15" w:rsidRPr="00702EE3" w:rsidRDefault="00800AFC" w:rsidP="00800AFC">
            <w:pPr>
              <w:pStyle w:val="NoSpacing"/>
              <w:tabs>
                <w:tab w:val="left" w:pos="284"/>
              </w:tabs>
              <w:spacing w:line="276" w:lineRule="auto"/>
              <w:jc w:val="both"/>
              <w:rPr>
                <w:rFonts w:asciiTheme="minorHAnsi" w:hAnsiTheme="minorHAnsi" w:cstheme="minorHAnsi"/>
                <w:b/>
                <w:sz w:val="22"/>
                <w:szCs w:val="22"/>
              </w:rPr>
            </w:pPr>
            <w:r w:rsidRPr="00702EE3">
              <w:rPr>
                <w:rFonts w:asciiTheme="minorHAnsi" w:hAnsiTheme="minorHAnsi" w:cstheme="minorHAnsi"/>
                <w:b/>
                <w:sz w:val="22"/>
                <w:szCs w:val="22"/>
                <w:lang w:val="en-US"/>
              </w:rPr>
              <w:t>legislative) din domeniul: sănătății publice, sanitar-veterinar și de siguranță alimentară;</w:t>
            </w:r>
          </w:p>
        </w:tc>
        <w:tc>
          <w:tcPr>
            <w:tcW w:w="651" w:type="pct"/>
            <w:shd w:val="clear" w:color="auto" w:fill="auto"/>
            <w:vAlign w:val="center"/>
          </w:tcPr>
          <w:p w14:paraId="74220127" w14:textId="52262398" w:rsidR="00BA4B15" w:rsidRPr="00702EE3" w:rsidRDefault="002958B7" w:rsidP="00240A4C">
            <w:pPr>
              <w:pStyle w:val="BodyText3"/>
              <w:rPr>
                <w:rFonts w:asciiTheme="minorHAnsi" w:hAnsiTheme="minorHAnsi"/>
                <w:b w:val="0"/>
                <w:sz w:val="22"/>
                <w:szCs w:val="22"/>
                <w:lang w:val="en-US"/>
              </w:rPr>
            </w:pPr>
            <w:r w:rsidRPr="00702EE3">
              <w:rPr>
                <w:rFonts w:asciiTheme="minorHAnsi" w:hAnsiTheme="minorHAnsi"/>
                <w:b w:val="0"/>
                <w:sz w:val="22"/>
                <w:szCs w:val="22"/>
                <w:lang w:val="en-US"/>
              </w:rPr>
              <w:sym w:font="Wingdings" w:char="F06F"/>
            </w:r>
          </w:p>
        </w:tc>
        <w:tc>
          <w:tcPr>
            <w:tcW w:w="783" w:type="pct"/>
            <w:vAlign w:val="center"/>
          </w:tcPr>
          <w:p w14:paraId="57931899" w14:textId="2F04D626" w:rsidR="00BA4B15" w:rsidRPr="00702EE3" w:rsidRDefault="002958B7" w:rsidP="00240A4C">
            <w:pPr>
              <w:pStyle w:val="BodyText3"/>
              <w:rPr>
                <w:rFonts w:asciiTheme="minorHAnsi" w:hAnsiTheme="minorHAnsi"/>
                <w:b w:val="0"/>
                <w:sz w:val="22"/>
                <w:szCs w:val="22"/>
                <w:lang w:val="en-US"/>
              </w:rPr>
            </w:pPr>
            <w:r w:rsidRPr="00702EE3">
              <w:rPr>
                <w:rFonts w:asciiTheme="minorHAnsi" w:hAnsiTheme="minorHAnsi"/>
                <w:b w:val="0"/>
                <w:sz w:val="22"/>
                <w:szCs w:val="22"/>
                <w:lang w:val="en-US"/>
              </w:rPr>
              <w:sym w:font="Wingdings" w:char="F06F"/>
            </w:r>
          </w:p>
        </w:tc>
        <w:tc>
          <w:tcPr>
            <w:tcW w:w="795" w:type="pct"/>
            <w:shd w:val="clear" w:color="auto" w:fill="auto"/>
            <w:vAlign w:val="center"/>
          </w:tcPr>
          <w:p w14:paraId="412380EB" w14:textId="2B354C29" w:rsidR="00BA4B15" w:rsidRPr="00702EE3" w:rsidRDefault="002958B7" w:rsidP="00240A4C">
            <w:pPr>
              <w:pStyle w:val="BodyText3"/>
              <w:rPr>
                <w:rFonts w:asciiTheme="minorHAnsi" w:hAnsiTheme="minorHAnsi"/>
                <w:b w:val="0"/>
                <w:sz w:val="22"/>
                <w:szCs w:val="22"/>
                <w:lang w:val="en-US"/>
              </w:rPr>
            </w:pPr>
            <w:r w:rsidRPr="00702EE3">
              <w:rPr>
                <w:rFonts w:asciiTheme="minorHAnsi" w:hAnsiTheme="minorHAnsi"/>
                <w:b w:val="0"/>
                <w:sz w:val="22"/>
                <w:szCs w:val="22"/>
                <w:lang w:val="en-US"/>
              </w:rPr>
              <w:sym w:font="Wingdings" w:char="F06F"/>
            </w:r>
          </w:p>
        </w:tc>
      </w:tr>
      <w:tr w:rsidR="00BA4B15" w:rsidRPr="00702EE3" w14:paraId="7FD95296" w14:textId="77777777" w:rsidTr="00192293">
        <w:trPr>
          <w:trHeight w:val="773"/>
        </w:trPr>
        <w:tc>
          <w:tcPr>
            <w:tcW w:w="2771" w:type="pct"/>
            <w:shd w:val="clear" w:color="auto" w:fill="auto"/>
          </w:tcPr>
          <w:p w14:paraId="53C4FB36" w14:textId="77777777" w:rsidR="00B17B75" w:rsidRPr="00702EE3" w:rsidRDefault="00B17B75" w:rsidP="00B17B75">
            <w:pPr>
              <w:pStyle w:val="BodyText3"/>
              <w:jc w:val="left"/>
              <w:rPr>
                <w:rFonts w:asciiTheme="minorHAnsi" w:hAnsiTheme="minorHAnsi" w:cstheme="minorHAnsi"/>
                <w:b w:val="0"/>
                <w:sz w:val="22"/>
                <w:szCs w:val="22"/>
                <w:lang w:val="ro-RO"/>
              </w:rPr>
            </w:pPr>
            <w:r w:rsidRPr="00702EE3">
              <w:rPr>
                <w:rFonts w:asciiTheme="minorHAnsi" w:hAnsiTheme="minorHAnsi" w:cstheme="minorHAnsi"/>
                <w:b w:val="0"/>
                <w:sz w:val="22"/>
                <w:szCs w:val="22"/>
                <w:lang w:val="ro-RO"/>
              </w:rPr>
              <w:t>Doc. verificat</w:t>
            </w:r>
          </w:p>
          <w:p w14:paraId="26B5A9F5" w14:textId="78881700" w:rsidR="00BA4B15" w:rsidRPr="00702EE3" w:rsidRDefault="00B17B75" w:rsidP="00196966">
            <w:pPr>
              <w:pStyle w:val="NoSpacing"/>
              <w:tabs>
                <w:tab w:val="left" w:pos="284"/>
              </w:tabs>
              <w:spacing w:line="276" w:lineRule="auto"/>
              <w:jc w:val="both"/>
              <w:rPr>
                <w:rFonts w:asciiTheme="minorHAnsi" w:hAnsiTheme="minorHAnsi" w:cstheme="minorHAnsi"/>
                <w:b/>
                <w:sz w:val="22"/>
                <w:szCs w:val="22"/>
              </w:rPr>
            </w:pPr>
            <w:r w:rsidRPr="00702EE3">
              <w:rPr>
                <w:rFonts w:asciiTheme="minorHAnsi" w:hAnsiTheme="minorHAnsi" w:cstheme="minorHAnsi"/>
                <w:sz w:val="22"/>
                <w:szCs w:val="22"/>
              </w:rPr>
              <w:t xml:space="preserve"> </w:t>
            </w:r>
            <w:r w:rsidR="00901195" w:rsidRPr="00702EE3">
              <w:rPr>
                <w:rFonts w:asciiTheme="minorHAnsi" w:hAnsiTheme="minorHAnsi" w:cstheme="minorHAnsi"/>
                <w:sz w:val="22"/>
                <w:szCs w:val="22"/>
              </w:rPr>
              <w:t>Doc. 7</w:t>
            </w:r>
            <w:r w:rsidR="008F6F40" w:rsidRPr="00702EE3">
              <w:rPr>
                <w:rFonts w:asciiTheme="minorHAnsi" w:hAnsiTheme="minorHAnsi" w:cstheme="minorHAnsi"/>
                <w:sz w:val="22"/>
                <w:szCs w:val="22"/>
              </w:rPr>
              <w:t xml:space="preserve"> </w:t>
            </w:r>
          </w:p>
        </w:tc>
        <w:tc>
          <w:tcPr>
            <w:tcW w:w="651" w:type="pct"/>
            <w:shd w:val="clear" w:color="auto" w:fill="auto"/>
            <w:vAlign w:val="center"/>
          </w:tcPr>
          <w:p w14:paraId="2245ED9A" w14:textId="77777777" w:rsidR="00BA4B15" w:rsidRPr="00702EE3" w:rsidRDefault="00BA4B15" w:rsidP="00240A4C">
            <w:pPr>
              <w:pStyle w:val="BodyText3"/>
              <w:rPr>
                <w:rFonts w:asciiTheme="minorHAnsi" w:hAnsiTheme="minorHAnsi"/>
                <w:b w:val="0"/>
                <w:sz w:val="22"/>
                <w:szCs w:val="22"/>
                <w:lang w:val="en-US"/>
              </w:rPr>
            </w:pPr>
          </w:p>
        </w:tc>
        <w:tc>
          <w:tcPr>
            <w:tcW w:w="783" w:type="pct"/>
            <w:vAlign w:val="center"/>
          </w:tcPr>
          <w:p w14:paraId="6FB8FF5D" w14:textId="77777777" w:rsidR="00BA4B15" w:rsidRPr="00702EE3" w:rsidRDefault="00BA4B15" w:rsidP="00240A4C">
            <w:pPr>
              <w:pStyle w:val="BodyText3"/>
              <w:rPr>
                <w:rFonts w:asciiTheme="minorHAnsi" w:hAnsiTheme="minorHAnsi"/>
                <w:b w:val="0"/>
                <w:sz w:val="22"/>
                <w:szCs w:val="22"/>
                <w:lang w:val="en-US"/>
              </w:rPr>
            </w:pPr>
          </w:p>
        </w:tc>
        <w:tc>
          <w:tcPr>
            <w:tcW w:w="795" w:type="pct"/>
            <w:shd w:val="clear" w:color="auto" w:fill="auto"/>
            <w:vAlign w:val="center"/>
          </w:tcPr>
          <w:p w14:paraId="27298B7F" w14:textId="77777777" w:rsidR="00BA4B15" w:rsidRPr="00702EE3" w:rsidRDefault="00BA4B15" w:rsidP="00240A4C">
            <w:pPr>
              <w:pStyle w:val="BodyText3"/>
              <w:rPr>
                <w:rFonts w:asciiTheme="minorHAnsi" w:hAnsiTheme="minorHAnsi"/>
                <w:b w:val="0"/>
                <w:sz w:val="22"/>
                <w:szCs w:val="22"/>
                <w:lang w:val="en-US"/>
              </w:rPr>
            </w:pPr>
          </w:p>
        </w:tc>
      </w:tr>
      <w:tr w:rsidR="00B17B75" w:rsidRPr="00702EE3" w14:paraId="381C2FA0" w14:textId="77777777" w:rsidTr="00192293">
        <w:trPr>
          <w:trHeight w:val="773"/>
        </w:trPr>
        <w:tc>
          <w:tcPr>
            <w:tcW w:w="2771" w:type="pct"/>
            <w:shd w:val="clear" w:color="auto" w:fill="auto"/>
          </w:tcPr>
          <w:p w14:paraId="6676AF3B" w14:textId="4F7C4138" w:rsidR="00800AFC" w:rsidRPr="00702EE3" w:rsidRDefault="00B17B75" w:rsidP="00800AFC">
            <w:pPr>
              <w:pStyle w:val="NoSpacing"/>
              <w:tabs>
                <w:tab w:val="left" w:pos="284"/>
              </w:tabs>
              <w:spacing w:line="276" w:lineRule="auto"/>
              <w:jc w:val="both"/>
              <w:rPr>
                <w:rFonts w:asciiTheme="minorHAnsi" w:hAnsiTheme="minorHAnsi" w:cstheme="minorHAnsi"/>
                <w:b/>
                <w:sz w:val="22"/>
                <w:szCs w:val="22"/>
              </w:rPr>
            </w:pPr>
            <w:r w:rsidRPr="00702EE3">
              <w:rPr>
                <w:rFonts w:asciiTheme="minorHAnsi" w:hAnsiTheme="minorHAnsi" w:cstheme="minorHAnsi"/>
                <w:b/>
                <w:sz w:val="22"/>
                <w:szCs w:val="22"/>
              </w:rPr>
              <w:t>EG</w:t>
            </w:r>
            <w:r w:rsidR="008A7025" w:rsidRPr="00702EE3">
              <w:rPr>
                <w:rFonts w:asciiTheme="minorHAnsi" w:hAnsiTheme="minorHAnsi" w:cstheme="minorHAnsi"/>
                <w:b/>
                <w:sz w:val="22"/>
                <w:szCs w:val="22"/>
              </w:rPr>
              <w:t>8</w:t>
            </w:r>
            <w:r w:rsidR="001E7C56" w:rsidRPr="00702EE3">
              <w:rPr>
                <w:rFonts w:asciiTheme="minorHAnsi" w:hAnsiTheme="minorHAnsi" w:cstheme="minorHAnsi"/>
                <w:b/>
                <w:sz w:val="22"/>
                <w:szCs w:val="22"/>
              </w:rPr>
              <w:t xml:space="preserve"> </w:t>
            </w:r>
            <w:r w:rsidR="00800AFC" w:rsidRPr="00702EE3">
              <w:rPr>
                <w:rFonts w:asciiTheme="minorHAnsi" w:hAnsiTheme="minorHAnsi" w:cstheme="minorHAnsi"/>
                <w:b/>
                <w:sz w:val="22"/>
                <w:szCs w:val="22"/>
              </w:rPr>
              <w:t xml:space="preserve">Solicitantul va demonstra că profitul mediu anual (ca medie a ultimilor trei ani fiscali) nu </w:t>
            </w:r>
          </w:p>
          <w:p w14:paraId="0B64A997" w14:textId="7288BA85" w:rsidR="00B17B75" w:rsidRPr="00702EE3" w:rsidRDefault="00800AFC" w:rsidP="00800AFC">
            <w:pPr>
              <w:pStyle w:val="NoSpacing"/>
              <w:tabs>
                <w:tab w:val="left" w:pos="284"/>
              </w:tabs>
              <w:spacing w:line="276" w:lineRule="auto"/>
              <w:jc w:val="both"/>
              <w:rPr>
                <w:rFonts w:asciiTheme="minorHAnsi" w:hAnsiTheme="minorHAnsi" w:cstheme="minorHAnsi"/>
                <w:b/>
                <w:sz w:val="22"/>
                <w:szCs w:val="22"/>
              </w:rPr>
            </w:pPr>
            <w:r w:rsidRPr="00702EE3">
              <w:rPr>
                <w:rFonts w:asciiTheme="minorHAnsi" w:hAnsiTheme="minorHAnsi" w:cstheme="minorHAnsi"/>
                <w:b/>
                <w:sz w:val="22"/>
                <w:szCs w:val="22"/>
              </w:rPr>
              <w:t>depășește de 4 ori valoarea sprijinului solicitat;</w:t>
            </w:r>
          </w:p>
        </w:tc>
        <w:tc>
          <w:tcPr>
            <w:tcW w:w="651" w:type="pct"/>
            <w:shd w:val="clear" w:color="auto" w:fill="auto"/>
            <w:vAlign w:val="center"/>
          </w:tcPr>
          <w:p w14:paraId="2FCAB85C" w14:textId="3083B7D8" w:rsidR="00B17B75" w:rsidRPr="00702EE3" w:rsidRDefault="00B17B75" w:rsidP="00240A4C">
            <w:pPr>
              <w:pStyle w:val="BodyText3"/>
              <w:rPr>
                <w:rFonts w:asciiTheme="minorHAnsi" w:hAnsiTheme="minorHAnsi"/>
                <w:b w:val="0"/>
                <w:sz w:val="22"/>
                <w:szCs w:val="22"/>
                <w:lang w:val="en-US"/>
              </w:rPr>
            </w:pPr>
            <w:r w:rsidRPr="00702EE3">
              <w:rPr>
                <w:rFonts w:asciiTheme="minorHAnsi" w:hAnsiTheme="minorHAnsi"/>
                <w:b w:val="0"/>
                <w:sz w:val="22"/>
                <w:szCs w:val="22"/>
                <w:lang w:val="en-US"/>
              </w:rPr>
              <w:sym w:font="Wingdings" w:char="F06F"/>
            </w:r>
          </w:p>
        </w:tc>
        <w:tc>
          <w:tcPr>
            <w:tcW w:w="783" w:type="pct"/>
            <w:vAlign w:val="center"/>
          </w:tcPr>
          <w:p w14:paraId="0F0F653C" w14:textId="17A9F910" w:rsidR="00B17B75" w:rsidRPr="00702EE3" w:rsidRDefault="00B17B75" w:rsidP="00240A4C">
            <w:pPr>
              <w:pStyle w:val="BodyText3"/>
              <w:rPr>
                <w:rFonts w:asciiTheme="minorHAnsi" w:hAnsiTheme="minorHAnsi"/>
                <w:b w:val="0"/>
                <w:sz w:val="22"/>
                <w:szCs w:val="22"/>
                <w:lang w:val="en-US"/>
              </w:rPr>
            </w:pPr>
            <w:r w:rsidRPr="00702EE3">
              <w:rPr>
                <w:rFonts w:asciiTheme="minorHAnsi" w:hAnsiTheme="minorHAnsi"/>
                <w:b w:val="0"/>
                <w:sz w:val="22"/>
                <w:szCs w:val="22"/>
                <w:lang w:val="en-US"/>
              </w:rPr>
              <w:sym w:font="Wingdings" w:char="F06F"/>
            </w:r>
          </w:p>
        </w:tc>
        <w:tc>
          <w:tcPr>
            <w:tcW w:w="795" w:type="pct"/>
            <w:shd w:val="clear" w:color="auto" w:fill="auto"/>
            <w:vAlign w:val="center"/>
          </w:tcPr>
          <w:p w14:paraId="5CAB7108" w14:textId="02E9247C" w:rsidR="00B17B75" w:rsidRPr="00702EE3" w:rsidRDefault="00B17B75" w:rsidP="00240A4C">
            <w:pPr>
              <w:pStyle w:val="BodyText3"/>
              <w:rPr>
                <w:rFonts w:asciiTheme="minorHAnsi" w:hAnsiTheme="minorHAnsi"/>
                <w:b w:val="0"/>
                <w:sz w:val="22"/>
                <w:szCs w:val="22"/>
                <w:lang w:val="en-US"/>
              </w:rPr>
            </w:pPr>
            <w:r w:rsidRPr="00702EE3">
              <w:rPr>
                <w:rFonts w:asciiTheme="minorHAnsi" w:hAnsiTheme="minorHAnsi"/>
                <w:b w:val="0"/>
                <w:sz w:val="22"/>
                <w:szCs w:val="22"/>
                <w:lang w:val="en-US"/>
              </w:rPr>
              <w:sym w:font="Wingdings" w:char="F06F"/>
            </w:r>
          </w:p>
        </w:tc>
      </w:tr>
      <w:tr w:rsidR="00B17B75" w:rsidRPr="00702EE3" w14:paraId="7D675663" w14:textId="77777777" w:rsidTr="00192293">
        <w:trPr>
          <w:trHeight w:val="773"/>
        </w:trPr>
        <w:tc>
          <w:tcPr>
            <w:tcW w:w="2771" w:type="pct"/>
            <w:shd w:val="clear" w:color="auto" w:fill="auto"/>
          </w:tcPr>
          <w:p w14:paraId="1CDECE50" w14:textId="77777777" w:rsidR="00445F31" w:rsidRPr="00702EE3" w:rsidRDefault="00445F31" w:rsidP="00445F31">
            <w:pPr>
              <w:pStyle w:val="BodyText3"/>
              <w:jc w:val="left"/>
              <w:rPr>
                <w:rFonts w:asciiTheme="minorHAnsi" w:hAnsiTheme="minorHAnsi" w:cstheme="minorHAnsi"/>
                <w:b w:val="0"/>
                <w:sz w:val="22"/>
                <w:szCs w:val="22"/>
                <w:lang w:val="ro-RO"/>
              </w:rPr>
            </w:pPr>
            <w:r w:rsidRPr="00702EE3">
              <w:rPr>
                <w:rFonts w:asciiTheme="minorHAnsi" w:hAnsiTheme="minorHAnsi" w:cstheme="minorHAnsi"/>
                <w:b w:val="0"/>
                <w:sz w:val="22"/>
                <w:szCs w:val="22"/>
                <w:lang w:val="ro-RO"/>
              </w:rPr>
              <w:t>Doc. verificat</w:t>
            </w:r>
          </w:p>
          <w:p w14:paraId="460E2A44" w14:textId="7CCF8ECE" w:rsidR="00B17B75" w:rsidRPr="00702EE3" w:rsidRDefault="00445F31" w:rsidP="006A5A7B">
            <w:pPr>
              <w:pStyle w:val="NoSpacing"/>
              <w:tabs>
                <w:tab w:val="left" w:pos="284"/>
              </w:tabs>
              <w:spacing w:line="276" w:lineRule="auto"/>
              <w:jc w:val="both"/>
              <w:rPr>
                <w:rFonts w:asciiTheme="minorHAnsi" w:hAnsiTheme="minorHAnsi" w:cstheme="minorHAnsi"/>
                <w:b/>
                <w:sz w:val="22"/>
                <w:szCs w:val="22"/>
              </w:rPr>
            </w:pPr>
            <w:r w:rsidRPr="00702EE3">
              <w:rPr>
                <w:rFonts w:asciiTheme="minorHAnsi" w:hAnsiTheme="minorHAnsi" w:cstheme="minorHAnsi"/>
                <w:sz w:val="22"/>
                <w:szCs w:val="22"/>
              </w:rPr>
              <w:t xml:space="preserve">Doc. </w:t>
            </w:r>
            <w:r w:rsidR="006A5A7B" w:rsidRPr="00702EE3">
              <w:rPr>
                <w:rFonts w:asciiTheme="minorHAnsi" w:hAnsiTheme="minorHAnsi" w:cstheme="minorHAnsi"/>
                <w:sz w:val="22"/>
                <w:szCs w:val="22"/>
              </w:rPr>
              <w:t>2</w:t>
            </w:r>
            <w:r w:rsidRPr="00702EE3">
              <w:rPr>
                <w:rFonts w:asciiTheme="minorHAnsi" w:hAnsiTheme="minorHAnsi" w:cstheme="minorHAnsi"/>
                <w:sz w:val="22"/>
                <w:szCs w:val="22"/>
              </w:rPr>
              <w:t xml:space="preserve">, </w:t>
            </w:r>
          </w:p>
        </w:tc>
        <w:tc>
          <w:tcPr>
            <w:tcW w:w="651" w:type="pct"/>
            <w:shd w:val="clear" w:color="auto" w:fill="auto"/>
            <w:vAlign w:val="center"/>
          </w:tcPr>
          <w:p w14:paraId="287853F6" w14:textId="77777777" w:rsidR="00B17B75" w:rsidRPr="00702EE3" w:rsidRDefault="00B17B75" w:rsidP="00240A4C">
            <w:pPr>
              <w:pStyle w:val="BodyText3"/>
              <w:rPr>
                <w:rFonts w:asciiTheme="minorHAnsi" w:hAnsiTheme="minorHAnsi"/>
                <w:b w:val="0"/>
                <w:sz w:val="22"/>
                <w:szCs w:val="22"/>
                <w:lang w:val="en-US"/>
              </w:rPr>
            </w:pPr>
          </w:p>
        </w:tc>
        <w:tc>
          <w:tcPr>
            <w:tcW w:w="783" w:type="pct"/>
            <w:vAlign w:val="center"/>
          </w:tcPr>
          <w:p w14:paraId="2B39D55E" w14:textId="77777777" w:rsidR="00B17B75" w:rsidRPr="00702EE3" w:rsidRDefault="00B17B75" w:rsidP="00240A4C">
            <w:pPr>
              <w:pStyle w:val="BodyText3"/>
              <w:rPr>
                <w:rFonts w:asciiTheme="minorHAnsi" w:hAnsiTheme="minorHAnsi"/>
                <w:b w:val="0"/>
                <w:sz w:val="22"/>
                <w:szCs w:val="22"/>
                <w:lang w:val="en-US"/>
              </w:rPr>
            </w:pPr>
          </w:p>
        </w:tc>
        <w:tc>
          <w:tcPr>
            <w:tcW w:w="795" w:type="pct"/>
            <w:shd w:val="clear" w:color="auto" w:fill="auto"/>
            <w:vAlign w:val="center"/>
          </w:tcPr>
          <w:p w14:paraId="64BB382F" w14:textId="77777777" w:rsidR="00B17B75" w:rsidRPr="00702EE3" w:rsidRDefault="00B17B75" w:rsidP="00240A4C">
            <w:pPr>
              <w:pStyle w:val="BodyText3"/>
              <w:rPr>
                <w:rFonts w:asciiTheme="minorHAnsi" w:hAnsiTheme="minorHAnsi"/>
                <w:b w:val="0"/>
                <w:sz w:val="22"/>
                <w:szCs w:val="22"/>
                <w:lang w:val="en-US"/>
              </w:rPr>
            </w:pPr>
          </w:p>
        </w:tc>
      </w:tr>
      <w:tr w:rsidR="00507E50" w:rsidRPr="00702EE3" w14:paraId="737A7364" w14:textId="77777777" w:rsidTr="00192293">
        <w:trPr>
          <w:trHeight w:val="773"/>
        </w:trPr>
        <w:tc>
          <w:tcPr>
            <w:tcW w:w="2771" w:type="pct"/>
            <w:shd w:val="clear" w:color="auto" w:fill="auto"/>
          </w:tcPr>
          <w:p w14:paraId="098AB883" w14:textId="41A65EA3" w:rsidR="00800AFC" w:rsidRPr="00702EE3" w:rsidRDefault="00507E50" w:rsidP="00800AFC">
            <w:pPr>
              <w:pStyle w:val="NoSpacing"/>
              <w:tabs>
                <w:tab w:val="left" w:pos="284"/>
              </w:tabs>
              <w:spacing w:line="276" w:lineRule="auto"/>
              <w:jc w:val="both"/>
              <w:rPr>
                <w:rFonts w:asciiTheme="minorHAnsi" w:hAnsiTheme="minorHAnsi" w:cstheme="minorHAnsi"/>
                <w:b/>
                <w:sz w:val="22"/>
                <w:szCs w:val="22"/>
              </w:rPr>
            </w:pPr>
            <w:r w:rsidRPr="00702EE3">
              <w:rPr>
                <w:rFonts w:asciiTheme="minorHAnsi" w:hAnsiTheme="minorHAnsi" w:cstheme="minorHAnsi"/>
                <w:b/>
                <w:sz w:val="22"/>
                <w:szCs w:val="22"/>
              </w:rPr>
              <w:t>EG</w:t>
            </w:r>
            <w:r w:rsidR="001E7C56" w:rsidRPr="00702EE3">
              <w:rPr>
                <w:rFonts w:asciiTheme="minorHAnsi" w:hAnsiTheme="minorHAnsi" w:cstheme="minorHAnsi"/>
                <w:b/>
                <w:sz w:val="22"/>
                <w:szCs w:val="22"/>
              </w:rPr>
              <w:t>9</w:t>
            </w:r>
            <w:r w:rsidR="00800AFC" w:rsidRPr="00702EE3">
              <w:t xml:space="preserve"> </w:t>
            </w:r>
            <w:r w:rsidR="00800AFC" w:rsidRPr="00702EE3">
              <w:rPr>
                <w:rFonts w:asciiTheme="minorHAnsi" w:hAnsiTheme="minorHAnsi" w:cstheme="minorHAnsi"/>
                <w:sz w:val="24"/>
                <w:szCs w:val="24"/>
              </w:rPr>
              <w:t>Î</w:t>
            </w:r>
            <w:r w:rsidR="00800AFC" w:rsidRPr="00702EE3">
              <w:rPr>
                <w:rFonts w:asciiTheme="minorHAnsi" w:hAnsiTheme="minorHAnsi" w:cstheme="minorHAnsi"/>
                <w:b/>
                <w:sz w:val="24"/>
                <w:szCs w:val="24"/>
              </w:rPr>
              <w:t>n</w:t>
            </w:r>
            <w:r w:rsidR="00800AFC" w:rsidRPr="00702EE3">
              <w:rPr>
                <w:rFonts w:asciiTheme="minorHAnsi" w:hAnsiTheme="minorHAnsi" w:cstheme="minorHAnsi"/>
                <w:b/>
                <w:sz w:val="22"/>
                <w:szCs w:val="22"/>
              </w:rPr>
              <w:t xml:space="preserve"> cazul proiectelor din aria de aplicabilitate a ITI Delta Dunării, solicitantul va prezenta avizul </w:t>
            </w:r>
          </w:p>
          <w:p w14:paraId="710D67B5" w14:textId="6348AB6D" w:rsidR="00507E50" w:rsidRPr="00702EE3" w:rsidRDefault="00800AFC" w:rsidP="00800AFC">
            <w:pPr>
              <w:pStyle w:val="NoSpacing"/>
              <w:tabs>
                <w:tab w:val="left" w:pos="284"/>
              </w:tabs>
              <w:spacing w:line="276" w:lineRule="auto"/>
              <w:jc w:val="both"/>
              <w:rPr>
                <w:rFonts w:asciiTheme="minorHAnsi" w:hAnsiTheme="minorHAnsi" w:cstheme="minorHAnsi"/>
                <w:b/>
                <w:sz w:val="22"/>
                <w:szCs w:val="22"/>
              </w:rPr>
            </w:pPr>
            <w:r w:rsidRPr="00702EE3">
              <w:rPr>
                <w:rFonts w:asciiTheme="minorHAnsi" w:hAnsiTheme="minorHAnsi" w:cstheme="minorHAnsi"/>
                <w:b/>
                <w:sz w:val="22"/>
                <w:szCs w:val="22"/>
              </w:rPr>
              <w:t>de conformitate cu obiectivele SIDD DD.</w:t>
            </w:r>
          </w:p>
        </w:tc>
        <w:tc>
          <w:tcPr>
            <w:tcW w:w="651" w:type="pct"/>
            <w:shd w:val="clear" w:color="auto" w:fill="auto"/>
            <w:vAlign w:val="center"/>
          </w:tcPr>
          <w:p w14:paraId="2A5084AA" w14:textId="77777777" w:rsidR="00507E50" w:rsidRPr="00702EE3" w:rsidRDefault="00507E50" w:rsidP="00240A4C">
            <w:pPr>
              <w:pStyle w:val="BodyText3"/>
              <w:rPr>
                <w:rFonts w:asciiTheme="minorHAnsi" w:hAnsiTheme="minorHAnsi"/>
                <w:b w:val="0"/>
                <w:sz w:val="22"/>
                <w:szCs w:val="22"/>
                <w:lang w:val="en-US"/>
              </w:rPr>
            </w:pPr>
            <w:r w:rsidRPr="00702EE3">
              <w:rPr>
                <w:rFonts w:asciiTheme="minorHAnsi" w:hAnsiTheme="minorHAnsi"/>
                <w:b w:val="0"/>
                <w:sz w:val="22"/>
                <w:szCs w:val="22"/>
                <w:lang w:val="en-US"/>
              </w:rPr>
              <w:sym w:font="Wingdings" w:char="F06F"/>
            </w:r>
          </w:p>
        </w:tc>
        <w:tc>
          <w:tcPr>
            <w:tcW w:w="783" w:type="pct"/>
            <w:vAlign w:val="center"/>
          </w:tcPr>
          <w:p w14:paraId="6DFE359D" w14:textId="77777777" w:rsidR="00507E50" w:rsidRPr="00702EE3" w:rsidRDefault="00507E50" w:rsidP="00240A4C">
            <w:pPr>
              <w:pStyle w:val="BodyText3"/>
              <w:rPr>
                <w:rFonts w:asciiTheme="minorHAnsi" w:hAnsiTheme="minorHAnsi"/>
                <w:b w:val="0"/>
                <w:sz w:val="22"/>
                <w:szCs w:val="22"/>
                <w:lang w:val="en-US"/>
              </w:rPr>
            </w:pPr>
            <w:r w:rsidRPr="00702EE3">
              <w:rPr>
                <w:rFonts w:asciiTheme="minorHAnsi" w:hAnsiTheme="minorHAnsi"/>
                <w:b w:val="0"/>
                <w:sz w:val="22"/>
                <w:szCs w:val="22"/>
                <w:lang w:val="en-US"/>
              </w:rPr>
              <w:sym w:font="Wingdings" w:char="F06F"/>
            </w:r>
          </w:p>
        </w:tc>
        <w:tc>
          <w:tcPr>
            <w:tcW w:w="795" w:type="pct"/>
            <w:shd w:val="clear" w:color="auto" w:fill="auto"/>
            <w:vAlign w:val="center"/>
          </w:tcPr>
          <w:p w14:paraId="4C5BA94B" w14:textId="77777777" w:rsidR="00507E50" w:rsidRPr="00702EE3" w:rsidRDefault="00507E50" w:rsidP="00240A4C">
            <w:pPr>
              <w:pStyle w:val="BodyText3"/>
              <w:rPr>
                <w:rFonts w:asciiTheme="minorHAnsi" w:hAnsiTheme="minorHAnsi"/>
                <w:b w:val="0"/>
                <w:sz w:val="22"/>
                <w:szCs w:val="22"/>
                <w:lang w:val="en-US"/>
              </w:rPr>
            </w:pPr>
            <w:r w:rsidRPr="00702EE3">
              <w:rPr>
                <w:rFonts w:asciiTheme="minorHAnsi" w:hAnsiTheme="minorHAnsi"/>
                <w:b w:val="0"/>
                <w:sz w:val="22"/>
                <w:szCs w:val="22"/>
                <w:lang w:val="en-US"/>
              </w:rPr>
              <w:sym w:font="Wingdings" w:char="F06F"/>
            </w:r>
          </w:p>
        </w:tc>
      </w:tr>
      <w:tr w:rsidR="00507E50" w:rsidRPr="00702EE3" w14:paraId="1B707700" w14:textId="77777777" w:rsidTr="00192293">
        <w:trPr>
          <w:trHeight w:val="651"/>
        </w:trPr>
        <w:tc>
          <w:tcPr>
            <w:tcW w:w="2771" w:type="pct"/>
            <w:shd w:val="clear" w:color="auto" w:fill="auto"/>
          </w:tcPr>
          <w:p w14:paraId="3BA9B8AB" w14:textId="5F626E4D" w:rsidR="00507E50" w:rsidRPr="00702EE3" w:rsidRDefault="00507E50" w:rsidP="001434EA">
            <w:pPr>
              <w:pStyle w:val="BodyText3"/>
              <w:jc w:val="left"/>
              <w:rPr>
                <w:rFonts w:asciiTheme="minorHAnsi" w:hAnsiTheme="minorHAnsi" w:cstheme="minorHAnsi"/>
                <w:b w:val="0"/>
                <w:sz w:val="22"/>
                <w:szCs w:val="22"/>
                <w:lang w:val="ro-RO"/>
              </w:rPr>
            </w:pPr>
            <w:r w:rsidRPr="00702EE3">
              <w:rPr>
                <w:rFonts w:asciiTheme="minorHAnsi" w:hAnsiTheme="minorHAnsi" w:cstheme="minorHAnsi"/>
                <w:b w:val="0"/>
                <w:sz w:val="22"/>
                <w:szCs w:val="22"/>
                <w:lang w:val="ro-RO"/>
              </w:rPr>
              <w:t xml:space="preserve">Doc. </w:t>
            </w:r>
            <w:r w:rsidR="00874546" w:rsidRPr="00702EE3">
              <w:rPr>
                <w:rFonts w:asciiTheme="minorHAnsi" w:hAnsiTheme="minorHAnsi" w:cstheme="minorHAnsi"/>
                <w:b w:val="0"/>
                <w:sz w:val="22"/>
                <w:szCs w:val="22"/>
                <w:lang w:val="ro-RO"/>
              </w:rPr>
              <w:t>V</w:t>
            </w:r>
            <w:r w:rsidRPr="00702EE3">
              <w:rPr>
                <w:rFonts w:asciiTheme="minorHAnsi" w:hAnsiTheme="minorHAnsi" w:cstheme="minorHAnsi"/>
                <w:b w:val="0"/>
                <w:sz w:val="22"/>
                <w:szCs w:val="22"/>
                <w:lang w:val="ro-RO"/>
              </w:rPr>
              <w:t>erificat</w:t>
            </w:r>
          </w:p>
          <w:p w14:paraId="791E3CFA" w14:textId="79B9DEF4" w:rsidR="00507E50" w:rsidRPr="00702EE3" w:rsidRDefault="002B5569" w:rsidP="001434EA">
            <w:pPr>
              <w:pStyle w:val="BodyText3"/>
              <w:jc w:val="left"/>
              <w:rPr>
                <w:rFonts w:asciiTheme="minorHAnsi" w:hAnsiTheme="minorHAnsi" w:cstheme="minorHAnsi"/>
                <w:b w:val="0"/>
                <w:sz w:val="22"/>
                <w:szCs w:val="22"/>
                <w:lang w:val="ro-RO"/>
              </w:rPr>
            </w:pPr>
            <w:r w:rsidRPr="00702EE3">
              <w:rPr>
                <w:rFonts w:ascii="Calibri" w:hAnsi="Calibri" w:cs="Calibri"/>
                <w:b w:val="0"/>
                <w:sz w:val="22"/>
                <w:szCs w:val="22"/>
              </w:rPr>
              <w:t xml:space="preserve">Doc. </w:t>
            </w:r>
            <w:r w:rsidR="006A5A7B" w:rsidRPr="00702EE3">
              <w:rPr>
                <w:rFonts w:ascii="Calibri" w:hAnsi="Calibri" w:cs="Calibri"/>
                <w:b w:val="0"/>
                <w:sz w:val="22"/>
                <w:szCs w:val="22"/>
              </w:rPr>
              <w:t>12</w:t>
            </w:r>
            <w:r w:rsidR="00EB2956" w:rsidRPr="00702EE3">
              <w:rPr>
                <w:rFonts w:ascii="Calibri" w:hAnsi="Calibri" w:cs="Calibri"/>
                <w:b w:val="0"/>
                <w:sz w:val="22"/>
                <w:szCs w:val="22"/>
              </w:rPr>
              <w:t>, CF</w:t>
            </w:r>
          </w:p>
        </w:tc>
        <w:tc>
          <w:tcPr>
            <w:tcW w:w="651" w:type="pct"/>
            <w:shd w:val="clear" w:color="auto" w:fill="auto"/>
            <w:vAlign w:val="center"/>
          </w:tcPr>
          <w:p w14:paraId="18164041" w14:textId="77777777" w:rsidR="00507E50" w:rsidRPr="00702EE3" w:rsidRDefault="00507E50" w:rsidP="00240A4C">
            <w:pPr>
              <w:pStyle w:val="BodyText3"/>
              <w:rPr>
                <w:rFonts w:asciiTheme="minorHAnsi" w:hAnsiTheme="minorHAnsi"/>
                <w:b w:val="0"/>
                <w:sz w:val="22"/>
                <w:szCs w:val="22"/>
                <w:lang w:val="en-US"/>
              </w:rPr>
            </w:pPr>
          </w:p>
        </w:tc>
        <w:tc>
          <w:tcPr>
            <w:tcW w:w="783" w:type="pct"/>
            <w:vAlign w:val="center"/>
          </w:tcPr>
          <w:p w14:paraId="28ABB3CA" w14:textId="77777777" w:rsidR="00507E50" w:rsidRPr="00702EE3" w:rsidRDefault="00507E50" w:rsidP="00240A4C">
            <w:pPr>
              <w:pStyle w:val="BodyText3"/>
              <w:rPr>
                <w:rFonts w:asciiTheme="minorHAnsi" w:hAnsiTheme="minorHAnsi"/>
                <w:b w:val="0"/>
                <w:sz w:val="22"/>
                <w:szCs w:val="22"/>
                <w:lang w:val="en-US"/>
              </w:rPr>
            </w:pPr>
          </w:p>
        </w:tc>
        <w:tc>
          <w:tcPr>
            <w:tcW w:w="795" w:type="pct"/>
            <w:shd w:val="clear" w:color="auto" w:fill="auto"/>
            <w:vAlign w:val="center"/>
          </w:tcPr>
          <w:p w14:paraId="5E1D0C5F" w14:textId="77777777" w:rsidR="00507E50" w:rsidRPr="00702EE3" w:rsidRDefault="00507E50" w:rsidP="00240A4C">
            <w:pPr>
              <w:pStyle w:val="BodyText3"/>
              <w:rPr>
                <w:rFonts w:asciiTheme="minorHAnsi" w:hAnsiTheme="minorHAnsi"/>
                <w:b w:val="0"/>
                <w:sz w:val="22"/>
                <w:szCs w:val="22"/>
                <w:lang w:val="en-US"/>
              </w:rPr>
            </w:pPr>
          </w:p>
        </w:tc>
      </w:tr>
    </w:tbl>
    <w:p w14:paraId="5490D7C7" w14:textId="11F33B68" w:rsidR="006271E0" w:rsidRPr="00702EE3" w:rsidRDefault="006271E0" w:rsidP="006271E0">
      <w:pPr>
        <w:rPr>
          <w:lang w:eastAsia="fr-FR"/>
        </w:rPr>
      </w:pPr>
    </w:p>
    <w:p w14:paraId="53B2DEBC" w14:textId="77777777" w:rsidR="006271E0" w:rsidRPr="00702EE3" w:rsidRDefault="006271E0" w:rsidP="006271E0">
      <w:pPr>
        <w:pStyle w:val="BodyText3"/>
        <w:jc w:val="left"/>
        <w:rPr>
          <w:rFonts w:asciiTheme="minorHAnsi" w:hAnsiTheme="minorHAnsi" w:cstheme="minorHAnsi"/>
          <w:b w:val="0"/>
          <w:sz w:val="22"/>
          <w:szCs w:val="22"/>
          <w:lang w:val="ro-RO"/>
        </w:rPr>
      </w:pPr>
      <w:r w:rsidRPr="00702EE3">
        <w:rPr>
          <w:rFonts w:asciiTheme="minorHAnsi" w:hAnsiTheme="minorHAnsi" w:cstheme="minorHAnsi"/>
          <w:b w:val="0"/>
          <w:sz w:val="22"/>
          <w:szCs w:val="22"/>
          <w:lang w:val="ro-RO"/>
        </w:rPr>
        <w:t>Observaţii:</w:t>
      </w:r>
    </w:p>
    <w:p w14:paraId="1017AC4A" w14:textId="77777777" w:rsidR="006271E0" w:rsidRPr="00702EE3" w:rsidRDefault="006271E0" w:rsidP="006271E0">
      <w:pPr>
        <w:pStyle w:val="BodyText3"/>
        <w:jc w:val="left"/>
        <w:rPr>
          <w:rFonts w:asciiTheme="minorHAnsi" w:hAnsiTheme="minorHAnsi" w:cstheme="minorHAnsi"/>
          <w:b w:val="0"/>
          <w:sz w:val="22"/>
          <w:szCs w:val="22"/>
          <w:lang w:val="ro-RO"/>
        </w:rPr>
      </w:pPr>
      <w:r w:rsidRPr="00702EE3">
        <w:rPr>
          <w:rFonts w:asciiTheme="minorHAnsi" w:hAnsiTheme="minorHAnsi" w:cstheme="minorHAnsi"/>
          <w:b w:val="0"/>
          <w:sz w:val="22"/>
          <w:szCs w:val="22"/>
          <w:lang w:val="ro-RO"/>
        </w:rPr>
        <w:t>................................................................................................................................................................................................................................................................................................................................................................................................................................................................................</w:t>
      </w:r>
    </w:p>
    <w:p w14:paraId="77394C20" w14:textId="77777777" w:rsidR="006271E0" w:rsidRPr="00702EE3" w:rsidRDefault="006271E0" w:rsidP="006271E0">
      <w:pPr>
        <w:rPr>
          <w:lang w:eastAsia="fr-FR"/>
        </w:rPr>
      </w:pPr>
    </w:p>
    <w:p w14:paraId="6C2A5F22" w14:textId="77777777" w:rsidR="006271E0" w:rsidRPr="00702EE3" w:rsidRDefault="006271E0" w:rsidP="006271E0">
      <w:pPr>
        <w:rPr>
          <w:lang w:eastAsia="fr-FR"/>
        </w:rPr>
      </w:pPr>
    </w:p>
    <w:p w14:paraId="309090C4" w14:textId="77777777" w:rsidR="00110665" w:rsidRPr="00702EE3" w:rsidRDefault="00110665" w:rsidP="006271E0">
      <w:pPr>
        <w:rPr>
          <w:lang w:eastAsia="fr-FR"/>
        </w:rPr>
        <w:sectPr w:rsidR="00110665" w:rsidRPr="00702EE3" w:rsidSect="00A620CA">
          <w:pgSz w:w="11906" w:h="16838"/>
          <w:pgMar w:top="1417" w:right="1417" w:bottom="1417" w:left="1417" w:header="708" w:footer="708" w:gutter="0"/>
          <w:cols w:space="708"/>
          <w:docGrid w:linePitch="360"/>
        </w:sectPr>
      </w:pPr>
    </w:p>
    <w:tbl>
      <w:tblPr>
        <w:tblW w:w="535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179"/>
        <w:gridCol w:w="557"/>
      </w:tblGrid>
      <w:tr w:rsidR="006B2308" w:rsidRPr="00702EE3" w14:paraId="15BA1C59" w14:textId="77777777" w:rsidTr="00AB3B56">
        <w:trPr>
          <w:trHeight w:val="773"/>
        </w:trPr>
        <w:tc>
          <w:tcPr>
            <w:tcW w:w="5000" w:type="pct"/>
            <w:gridSpan w:val="2"/>
            <w:tcBorders>
              <w:left w:val="nil"/>
              <w:right w:val="nil"/>
            </w:tcBorders>
            <w:shd w:val="clear" w:color="auto" w:fill="auto"/>
          </w:tcPr>
          <w:p w14:paraId="07391244" w14:textId="77777777" w:rsidR="00110665" w:rsidRPr="00702EE3" w:rsidRDefault="00110665" w:rsidP="00055A7C">
            <w:pPr>
              <w:pStyle w:val="BodyText3"/>
              <w:jc w:val="left"/>
              <w:rPr>
                <w:rFonts w:asciiTheme="minorHAnsi" w:hAnsiTheme="minorHAnsi" w:cstheme="minorHAnsi"/>
                <w:b w:val="0"/>
                <w:sz w:val="22"/>
                <w:szCs w:val="22"/>
                <w:lang w:val="en-US"/>
              </w:rPr>
            </w:pPr>
          </w:p>
          <w:p w14:paraId="337E7779" w14:textId="77777777" w:rsidR="00110665" w:rsidRPr="00702EE3" w:rsidRDefault="00110665" w:rsidP="00B3326C">
            <w:pPr>
              <w:pStyle w:val="BodyText3"/>
              <w:rPr>
                <w:rFonts w:asciiTheme="minorHAnsi" w:hAnsiTheme="minorHAnsi" w:cstheme="minorHAnsi"/>
                <w:b w:val="0"/>
                <w:sz w:val="22"/>
                <w:szCs w:val="22"/>
                <w:lang w:val="en-US"/>
              </w:rPr>
            </w:pPr>
          </w:p>
        </w:tc>
      </w:tr>
      <w:tr w:rsidR="00BE4CBC" w:rsidRPr="00702EE3" w14:paraId="200CC920" w14:textId="77777777" w:rsidTr="00A4075E">
        <w:trPr>
          <w:trHeight w:val="773"/>
        </w:trPr>
        <w:tc>
          <w:tcPr>
            <w:tcW w:w="4714" w:type="pct"/>
            <w:tcBorders>
              <w:top w:val="single" w:sz="4" w:space="0" w:color="auto"/>
              <w:left w:val="nil"/>
              <w:bottom w:val="single" w:sz="4" w:space="0" w:color="auto"/>
              <w:right w:val="nil"/>
            </w:tcBorders>
            <w:shd w:val="clear" w:color="auto" w:fill="auto"/>
          </w:tcPr>
          <w:p w14:paraId="1FDE4F6F" w14:textId="7EDAE9AF" w:rsidR="00BE4CBC" w:rsidRPr="00702EE3" w:rsidRDefault="00BE4CBC" w:rsidP="00BE4CBC">
            <w:pPr>
              <w:pStyle w:val="BodyText3"/>
              <w:rPr>
                <w:rFonts w:asciiTheme="minorHAnsi" w:hAnsiTheme="minorHAnsi" w:cstheme="minorHAnsi"/>
                <w:b w:val="0"/>
                <w:sz w:val="22"/>
                <w:szCs w:val="22"/>
                <w:lang w:val="en-US"/>
              </w:rPr>
            </w:pPr>
            <w:bookmarkStart w:id="1" w:name="RANGE!B2:L37"/>
          </w:p>
          <w:p w14:paraId="2E9A2BA5" w14:textId="2A3EB523" w:rsidR="00BE4CBC" w:rsidRPr="00702EE3" w:rsidRDefault="00BE4CBC" w:rsidP="00BE4CBC">
            <w:pPr>
              <w:ind w:hanging="120"/>
              <w:rPr>
                <w:rFonts w:asciiTheme="minorHAnsi" w:hAnsiTheme="minorHAnsi" w:cs="Arial"/>
                <w:b/>
                <w:sz w:val="22"/>
                <w:szCs w:val="22"/>
                <w:lang w:val="en-GB"/>
              </w:rPr>
            </w:pPr>
            <w:r w:rsidRPr="00702EE3">
              <w:rPr>
                <w:rFonts w:asciiTheme="minorHAnsi" w:hAnsiTheme="minorHAnsi" w:cs="Arial"/>
                <w:b/>
                <w:sz w:val="22"/>
                <w:szCs w:val="22"/>
                <w:lang w:val="ro-RO"/>
              </w:rPr>
              <w:t xml:space="preserve"> Buget indicativ (Euro) conform HG 907/2016  pentru activitatea de productie</w:t>
            </w:r>
          </w:p>
          <w:p w14:paraId="6B891601" w14:textId="42B7D5CF" w:rsidR="00BE4CBC" w:rsidRPr="00702EE3" w:rsidRDefault="00BE4CBC" w:rsidP="00BE4CBC">
            <w:pPr>
              <w:ind w:left="-240"/>
              <w:rPr>
                <w:rFonts w:asciiTheme="minorHAnsi" w:hAnsiTheme="minorHAnsi" w:cs="Arial"/>
                <w:b/>
                <w:sz w:val="22"/>
                <w:szCs w:val="22"/>
                <w:lang w:val="ro-RO"/>
              </w:rPr>
            </w:pPr>
          </w:p>
          <w:p w14:paraId="051E25FE" w14:textId="00FD84D6" w:rsidR="00BE4CBC" w:rsidRPr="00702EE3" w:rsidRDefault="00BE4CBC" w:rsidP="00BE4CBC">
            <w:pPr>
              <w:ind w:left="5760"/>
              <w:rPr>
                <w:rFonts w:asciiTheme="minorHAnsi" w:hAnsiTheme="minorHAnsi" w:cs="Arial"/>
                <w:sz w:val="22"/>
                <w:szCs w:val="22"/>
                <w:lang w:val="pt-BR"/>
              </w:rPr>
            </w:pPr>
            <w:r w:rsidRPr="00702EE3">
              <w:rPr>
                <w:rFonts w:asciiTheme="minorHAnsi" w:hAnsiTheme="minorHAnsi" w:cs="Arial"/>
                <w:sz w:val="22"/>
                <w:szCs w:val="22"/>
                <w:lang w:val="pt-BR"/>
              </w:rPr>
              <w:t>S-a utilizat cursul de transformare              1 Euro = ……………</w:t>
            </w:r>
            <w:proofErr w:type="gramStart"/>
            <w:r w:rsidRPr="00702EE3">
              <w:rPr>
                <w:rFonts w:asciiTheme="minorHAnsi" w:hAnsiTheme="minorHAnsi" w:cs="Arial"/>
                <w:sz w:val="22"/>
                <w:szCs w:val="22"/>
                <w:lang w:val="pt-BR"/>
              </w:rPr>
              <w:t>…….</w:t>
            </w:r>
            <w:proofErr w:type="gramEnd"/>
            <w:r w:rsidRPr="00702EE3">
              <w:rPr>
                <w:rFonts w:asciiTheme="minorHAnsi" w:hAnsiTheme="minorHAnsi" w:cs="Arial"/>
                <w:sz w:val="22"/>
                <w:szCs w:val="22"/>
                <w:lang w:val="pt-BR"/>
              </w:rPr>
              <w:t>.LEI</w:t>
            </w:r>
          </w:p>
          <w:p w14:paraId="70A43E0A" w14:textId="18DDC13D" w:rsidR="00BE4CBC" w:rsidRPr="00702EE3" w:rsidRDefault="00BE4CBC" w:rsidP="00BE4CBC">
            <w:pPr>
              <w:ind w:left="6120"/>
              <w:rPr>
                <w:rFonts w:asciiTheme="minorHAnsi" w:hAnsiTheme="minorHAnsi" w:cs="Arial"/>
                <w:sz w:val="22"/>
                <w:szCs w:val="22"/>
                <w:lang w:val="pt-BR"/>
              </w:rPr>
            </w:pPr>
          </w:p>
          <w:p w14:paraId="67ECEB62" w14:textId="36FC5B8A" w:rsidR="00BE4CBC" w:rsidRPr="00702EE3" w:rsidRDefault="00BE4CBC" w:rsidP="00BE4CBC">
            <w:pPr>
              <w:ind w:left="6120"/>
              <w:rPr>
                <w:rFonts w:asciiTheme="minorHAnsi" w:hAnsiTheme="minorHAnsi" w:cs="Arial"/>
                <w:sz w:val="22"/>
                <w:szCs w:val="22"/>
                <w:lang w:val="pt-BR"/>
              </w:rPr>
            </w:pPr>
            <w:proofErr w:type="gramStart"/>
            <w:r w:rsidRPr="00702EE3">
              <w:rPr>
                <w:rFonts w:asciiTheme="minorHAnsi" w:hAnsiTheme="minorHAnsi" w:cs="Arial"/>
                <w:sz w:val="22"/>
                <w:szCs w:val="22"/>
                <w:lang w:val="pt-BR"/>
              </w:rPr>
              <w:t>din</w:t>
            </w:r>
            <w:proofErr w:type="gramEnd"/>
            <w:r w:rsidRPr="00702EE3">
              <w:rPr>
                <w:rFonts w:asciiTheme="minorHAnsi" w:hAnsiTheme="minorHAnsi" w:cs="Arial"/>
                <w:sz w:val="22"/>
                <w:szCs w:val="22"/>
                <w:lang w:val="pt-BR"/>
              </w:rPr>
              <w:t xml:space="preserve"> data de:____/_____/__________</w:t>
            </w:r>
          </w:p>
          <w:p w14:paraId="070F0238" w14:textId="4FB9EBC4" w:rsidR="00BE4CBC" w:rsidRPr="00702EE3" w:rsidRDefault="00BE4CBC" w:rsidP="00BE4CBC">
            <w:pPr>
              <w:jc w:val="right"/>
              <w:rPr>
                <w:rFonts w:asciiTheme="minorHAnsi" w:hAnsiTheme="minorHAnsi" w:cs="Arial"/>
                <w:sz w:val="22"/>
                <w:szCs w:val="22"/>
                <w:lang w:val="ro-RO"/>
              </w:rPr>
            </w:pPr>
            <w:r w:rsidRPr="00702EE3">
              <w:rPr>
                <w:rFonts w:asciiTheme="minorHAnsi" w:hAnsiTheme="minorHAnsi" w:cs="Arial"/>
                <w:sz w:val="22"/>
                <w:szCs w:val="22"/>
                <w:lang w:val="ro-RO"/>
              </w:rPr>
              <w:t>Euro</w:t>
            </w:r>
          </w:p>
          <w:tbl>
            <w:tblPr>
              <w:tblW w:w="4837" w:type="pct"/>
              <w:tblLayout w:type="fixed"/>
              <w:tblLook w:val="0000" w:firstRow="0" w:lastRow="0" w:firstColumn="0" w:lastColumn="0" w:noHBand="0" w:noVBand="0"/>
            </w:tblPr>
            <w:tblGrid>
              <w:gridCol w:w="4874"/>
              <w:gridCol w:w="739"/>
              <w:gridCol w:w="552"/>
              <w:gridCol w:w="737"/>
              <w:gridCol w:w="460"/>
              <w:gridCol w:w="552"/>
              <w:gridCol w:w="737"/>
            </w:tblGrid>
            <w:tr w:rsidR="002312B7" w:rsidRPr="00702EE3" w14:paraId="29C6F0E3" w14:textId="4FC41C1B" w:rsidTr="00AB2E24">
              <w:trPr>
                <w:trHeight w:val="300"/>
              </w:trPr>
              <w:tc>
                <w:tcPr>
                  <w:tcW w:w="2817" w:type="pct"/>
                  <w:tcBorders>
                    <w:top w:val="single" w:sz="8" w:space="0" w:color="008080"/>
                    <w:left w:val="single" w:sz="8" w:space="0" w:color="008080"/>
                    <w:bottom w:val="single" w:sz="4" w:space="0" w:color="008080"/>
                    <w:right w:val="nil"/>
                  </w:tcBorders>
                  <w:shd w:val="clear" w:color="auto" w:fill="auto"/>
                  <w:noWrap/>
                  <w:vAlign w:val="bottom"/>
                </w:tcPr>
                <w:p w14:paraId="65D4DC3C" w14:textId="72198436" w:rsidR="00BE4CBC" w:rsidRPr="00702EE3" w:rsidRDefault="00BE4CBC" w:rsidP="00BE4CBC">
                  <w:pPr>
                    <w:rPr>
                      <w:rFonts w:asciiTheme="minorHAnsi" w:hAnsiTheme="minorHAnsi" w:cs="Arial"/>
                      <w:b/>
                      <w:bCs/>
                      <w:sz w:val="22"/>
                      <w:szCs w:val="22"/>
                      <w:lang w:val="it-IT"/>
                    </w:rPr>
                  </w:pPr>
                  <w:r w:rsidRPr="00702EE3">
                    <w:rPr>
                      <w:rFonts w:asciiTheme="minorHAnsi" w:hAnsiTheme="minorHAnsi" w:cs="Arial"/>
                      <w:b/>
                      <w:bCs/>
                      <w:sz w:val="22"/>
                      <w:szCs w:val="22"/>
                      <w:lang w:val="it-IT"/>
                    </w:rPr>
                    <w:t xml:space="preserve">  Buget Indicativ al Proiectului (Valori fără TVA ) </w:t>
                  </w:r>
                </w:p>
              </w:tc>
              <w:tc>
                <w:tcPr>
                  <w:tcW w:w="746" w:type="pct"/>
                  <w:gridSpan w:val="2"/>
                  <w:vMerge w:val="restart"/>
                  <w:tcBorders>
                    <w:top w:val="single" w:sz="8" w:space="0" w:color="008080"/>
                    <w:left w:val="single" w:sz="8" w:space="0" w:color="008080"/>
                    <w:bottom w:val="single" w:sz="8" w:space="0" w:color="008080"/>
                    <w:right w:val="single" w:sz="8" w:space="0" w:color="008080"/>
                  </w:tcBorders>
                  <w:shd w:val="clear" w:color="auto" w:fill="auto"/>
                  <w:vAlign w:val="center"/>
                </w:tcPr>
                <w:p w14:paraId="3211C4FC" w14:textId="7B211004" w:rsidR="00BE4CBC" w:rsidRPr="00702EE3" w:rsidRDefault="00BE4CBC" w:rsidP="00BE4CBC">
                  <w:pPr>
                    <w:jc w:val="center"/>
                    <w:rPr>
                      <w:rFonts w:asciiTheme="minorHAnsi" w:hAnsiTheme="minorHAnsi" w:cs="Arial"/>
                      <w:b/>
                      <w:bCs/>
                      <w:sz w:val="22"/>
                      <w:szCs w:val="22"/>
                      <w:lang w:val="it-IT"/>
                    </w:rPr>
                  </w:pPr>
                  <w:r w:rsidRPr="00702EE3">
                    <w:rPr>
                      <w:rFonts w:asciiTheme="minorHAnsi" w:hAnsiTheme="minorHAnsi" w:cs="Arial"/>
                      <w:b/>
                      <w:bCs/>
                      <w:sz w:val="22"/>
                      <w:szCs w:val="22"/>
                      <w:lang w:val="it-IT"/>
                    </w:rPr>
                    <w:t>Cheltuieli conform Cererii de finanţare</w:t>
                  </w:r>
                </w:p>
              </w:tc>
              <w:tc>
                <w:tcPr>
                  <w:tcW w:w="1437" w:type="pct"/>
                  <w:gridSpan w:val="4"/>
                  <w:tcBorders>
                    <w:top w:val="single" w:sz="8" w:space="0" w:color="008080"/>
                    <w:left w:val="nil"/>
                    <w:bottom w:val="single" w:sz="8" w:space="0" w:color="008080"/>
                    <w:right w:val="single" w:sz="8" w:space="0" w:color="008080"/>
                  </w:tcBorders>
                  <w:shd w:val="clear" w:color="auto" w:fill="auto"/>
                  <w:vAlign w:val="center"/>
                </w:tcPr>
                <w:p w14:paraId="6EBED38E" w14:textId="3A364A10" w:rsidR="00BE4CBC" w:rsidRPr="00702EE3" w:rsidRDefault="00BE4CBC" w:rsidP="00BE4CBC">
                  <w:pPr>
                    <w:ind w:right="-108"/>
                    <w:jc w:val="center"/>
                    <w:rPr>
                      <w:rFonts w:asciiTheme="minorHAnsi" w:hAnsiTheme="minorHAnsi" w:cs="Arial"/>
                      <w:b/>
                      <w:bCs/>
                      <w:sz w:val="22"/>
                      <w:szCs w:val="22"/>
                    </w:rPr>
                  </w:pPr>
                  <w:r w:rsidRPr="00702EE3">
                    <w:rPr>
                      <w:rFonts w:asciiTheme="minorHAnsi" w:hAnsiTheme="minorHAnsi" w:cs="Arial"/>
                      <w:b/>
                      <w:bCs/>
                      <w:sz w:val="22"/>
                      <w:szCs w:val="22"/>
                    </w:rPr>
                    <w:t xml:space="preserve">Verificare </w:t>
                  </w:r>
                  <w:r w:rsidRPr="00702EE3">
                    <w:rPr>
                      <w:rFonts w:asciiTheme="minorHAnsi" w:hAnsiTheme="minorHAnsi" w:cs="Arial"/>
                      <w:b/>
                      <w:sz w:val="22"/>
                      <w:szCs w:val="22"/>
                      <w:lang w:val="ro-RO"/>
                    </w:rPr>
                    <w:t>OJFIR</w:t>
                  </w:r>
                  <w:r w:rsidRPr="00702EE3">
                    <w:rPr>
                      <w:rFonts w:asciiTheme="minorHAnsi" w:hAnsiTheme="minorHAnsi" w:cs="Arial"/>
                      <w:b/>
                      <w:i/>
                      <w:sz w:val="22"/>
                      <w:szCs w:val="22"/>
                      <w:lang w:val="ro-RO"/>
                    </w:rPr>
                    <w:t>/</w:t>
                  </w:r>
                  <w:r w:rsidRPr="00702EE3">
                    <w:rPr>
                      <w:rFonts w:asciiTheme="minorHAnsi" w:hAnsiTheme="minorHAnsi" w:cs="Arial"/>
                      <w:b/>
                      <w:bCs/>
                      <w:sz w:val="22"/>
                      <w:szCs w:val="22"/>
                    </w:rPr>
                    <w:t>CRFIR/DAF</w:t>
                  </w:r>
                </w:p>
              </w:tc>
            </w:tr>
            <w:tr w:rsidR="002312B7" w:rsidRPr="00702EE3" w14:paraId="2AFF86C3" w14:textId="15C1D00B" w:rsidTr="00796965">
              <w:trPr>
                <w:trHeight w:val="315"/>
              </w:trPr>
              <w:tc>
                <w:tcPr>
                  <w:tcW w:w="2817" w:type="pct"/>
                  <w:tcBorders>
                    <w:top w:val="nil"/>
                    <w:left w:val="single" w:sz="8" w:space="0" w:color="008080"/>
                    <w:bottom w:val="single" w:sz="4" w:space="0" w:color="008080"/>
                    <w:right w:val="nil"/>
                  </w:tcBorders>
                  <w:shd w:val="clear" w:color="auto" w:fill="auto"/>
                  <w:vAlign w:val="center"/>
                </w:tcPr>
                <w:p w14:paraId="50140982" w14:textId="41E9A816" w:rsidR="00BE4CBC" w:rsidRPr="00702EE3" w:rsidRDefault="00BE4CBC" w:rsidP="00BE4CBC">
                  <w:pPr>
                    <w:jc w:val="center"/>
                    <w:rPr>
                      <w:rFonts w:asciiTheme="minorHAnsi" w:hAnsiTheme="minorHAnsi" w:cs="Arial"/>
                      <w:b/>
                      <w:bCs/>
                      <w:sz w:val="22"/>
                      <w:szCs w:val="22"/>
                    </w:rPr>
                  </w:pPr>
                  <w:r w:rsidRPr="00702EE3">
                    <w:rPr>
                      <w:rFonts w:asciiTheme="minorHAnsi" w:hAnsiTheme="minorHAnsi" w:cs="Arial"/>
                      <w:b/>
                      <w:bCs/>
                      <w:sz w:val="22"/>
                      <w:szCs w:val="22"/>
                    </w:rPr>
                    <w:t>Denumirea capitolelor de cheltuieli</w:t>
                  </w:r>
                </w:p>
              </w:tc>
              <w:tc>
                <w:tcPr>
                  <w:tcW w:w="746" w:type="pct"/>
                  <w:gridSpan w:val="2"/>
                  <w:vMerge/>
                  <w:tcBorders>
                    <w:top w:val="single" w:sz="8" w:space="0" w:color="008080"/>
                    <w:left w:val="single" w:sz="8" w:space="0" w:color="008080"/>
                    <w:bottom w:val="single" w:sz="4" w:space="0" w:color="008080"/>
                    <w:right w:val="single" w:sz="8" w:space="0" w:color="008080"/>
                  </w:tcBorders>
                  <w:shd w:val="clear" w:color="auto" w:fill="auto"/>
                  <w:vAlign w:val="center"/>
                </w:tcPr>
                <w:p w14:paraId="2BBDA049" w14:textId="3BE22CDC" w:rsidR="00BE4CBC" w:rsidRPr="00702EE3" w:rsidRDefault="00BE4CBC" w:rsidP="00BE4CBC">
                  <w:pPr>
                    <w:rPr>
                      <w:rFonts w:asciiTheme="minorHAnsi" w:hAnsiTheme="minorHAnsi" w:cs="Arial"/>
                      <w:b/>
                      <w:bCs/>
                      <w:sz w:val="22"/>
                      <w:szCs w:val="22"/>
                    </w:rPr>
                  </w:pPr>
                </w:p>
              </w:tc>
              <w:tc>
                <w:tcPr>
                  <w:tcW w:w="692" w:type="pct"/>
                  <w:gridSpan w:val="2"/>
                  <w:tcBorders>
                    <w:top w:val="single" w:sz="8" w:space="0" w:color="008080"/>
                    <w:left w:val="single" w:sz="8" w:space="0" w:color="008080"/>
                    <w:bottom w:val="single" w:sz="4" w:space="0" w:color="008080"/>
                    <w:right w:val="single" w:sz="8" w:space="0" w:color="008080"/>
                  </w:tcBorders>
                  <w:shd w:val="clear" w:color="auto" w:fill="auto"/>
                  <w:vAlign w:val="center"/>
                </w:tcPr>
                <w:p w14:paraId="24BAE51E" w14:textId="17986989" w:rsidR="00BE4CBC" w:rsidRPr="00702EE3" w:rsidRDefault="00BE4CBC" w:rsidP="00BE4CBC">
                  <w:pPr>
                    <w:jc w:val="center"/>
                    <w:rPr>
                      <w:rFonts w:asciiTheme="minorHAnsi" w:hAnsiTheme="minorHAnsi" w:cs="Arial"/>
                      <w:b/>
                      <w:bCs/>
                      <w:sz w:val="22"/>
                      <w:szCs w:val="22"/>
                    </w:rPr>
                  </w:pPr>
                  <w:r w:rsidRPr="00702EE3">
                    <w:rPr>
                      <w:rFonts w:asciiTheme="minorHAnsi" w:hAnsiTheme="minorHAnsi" w:cs="Arial"/>
                      <w:b/>
                      <w:bCs/>
                      <w:sz w:val="22"/>
                      <w:szCs w:val="22"/>
                    </w:rPr>
                    <w:t>Cheltuieli conform SF</w:t>
                  </w:r>
                </w:p>
              </w:tc>
              <w:tc>
                <w:tcPr>
                  <w:tcW w:w="745" w:type="pct"/>
                  <w:gridSpan w:val="2"/>
                  <w:tcBorders>
                    <w:top w:val="single" w:sz="4" w:space="0" w:color="008080"/>
                    <w:left w:val="nil"/>
                    <w:bottom w:val="single" w:sz="4" w:space="0" w:color="008080"/>
                    <w:right w:val="single" w:sz="8" w:space="0" w:color="008080"/>
                  </w:tcBorders>
                  <w:shd w:val="clear" w:color="auto" w:fill="auto"/>
                  <w:vAlign w:val="center"/>
                </w:tcPr>
                <w:p w14:paraId="30F46626" w14:textId="75FD6969" w:rsidR="00BE4CBC" w:rsidRPr="00702EE3" w:rsidRDefault="00BE4CBC" w:rsidP="00BE4CBC">
                  <w:pPr>
                    <w:jc w:val="center"/>
                    <w:rPr>
                      <w:rFonts w:asciiTheme="minorHAnsi" w:hAnsiTheme="minorHAnsi" w:cs="Arial"/>
                      <w:b/>
                      <w:bCs/>
                      <w:sz w:val="22"/>
                      <w:szCs w:val="22"/>
                      <w:lang w:val="pt-BR"/>
                    </w:rPr>
                  </w:pPr>
                  <w:r w:rsidRPr="00702EE3">
                    <w:rPr>
                      <w:rFonts w:asciiTheme="minorHAnsi" w:hAnsiTheme="minorHAnsi" w:cs="Arial"/>
                      <w:b/>
                      <w:bCs/>
                      <w:sz w:val="22"/>
                      <w:szCs w:val="22"/>
                      <w:lang w:val="pt-BR"/>
                    </w:rPr>
                    <w:t>Diferenţe faţă de Cererea de finanţare</w:t>
                  </w:r>
                </w:p>
              </w:tc>
            </w:tr>
            <w:tr w:rsidR="006802D0" w:rsidRPr="00702EE3" w14:paraId="0FAA7817" w14:textId="0FEC1BEA" w:rsidTr="006C48EC">
              <w:trPr>
                <w:trHeight w:val="315"/>
              </w:trPr>
              <w:tc>
                <w:tcPr>
                  <w:tcW w:w="2817" w:type="pct"/>
                  <w:tcBorders>
                    <w:top w:val="nil"/>
                    <w:left w:val="single" w:sz="8" w:space="0" w:color="008080"/>
                    <w:bottom w:val="single" w:sz="4" w:space="0" w:color="008080"/>
                    <w:right w:val="nil"/>
                  </w:tcBorders>
                  <w:shd w:val="clear" w:color="auto" w:fill="auto"/>
                  <w:vAlign w:val="center"/>
                </w:tcPr>
                <w:p w14:paraId="27E1C135" w14:textId="6B4AA402" w:rsidR="00BE4CBC" w:rsidRPr="00702EE3" w:rsidRDefault="00BE4CBC" w:rsidP="00BE4CBC">
                  <w:pPr>
                    <w:jc w:val="center"/>
                    <w:rPr>
                      <w:rFonts w:asciiTheme="minorHAnsi" w:hAnsiTheme="minorHAnsi" w:cs="Arial"/>
                      <w:b/>
                      <w:bCs/>
                      <w:sz w:val="22"/>
                      <w:szCs w:val="22"/>
                      <w:lang w:val="pt-BR"/>
                    </w:rPr>
                  </w:pPr>
                  <w:r w:rsidRPr="00702EE3">
                    <w:rPr>
                      <w:rFonts w:asciiTheme="minorHAnsi" w:hAnsiTheme="minorHAnsi" w:cs="Arial"/>
                      <w:b/>
                      <w:bCs/>
                      <w:sz w:val="22"/>
                      <w:szCs w:val="22"/>
                      <w:lang w:val="pt-BR"/>
                    </w:rPr>
                    <w:t> </w:t>
                  </w:r>
                </w:p>
              </w:tc>
              <w:tc>
                <w:tcPr>
                  <w:tcW w:w="427" w:type="pct"/>
                  <w:tcBorders>
                    <w:top w:val="nil"/>
                    <w:left w:val="single" w:sz="8" w:space="0" w:color="008080"/>
                    <w:bottom w:val="single" w:sz="4" w:space="0" w:color="008080"/>
                    <w:right w:val="single" w:sz="4" w:space="0" w:color="008080"/>
                  </w:tcBorders>
                  <w:shd w:val="clear" w:color="auto" w:fill="auto"/>
                  <w:vAlign w:val="center"/>
                </w:tcPr>
                <w:p w14:paraId="1ABDC3FB" w14:textId="19C5C133" w:rsidR="00BE4CBC" w:rsidRPr="00702EE3" w:rsidRDefault="00BE4CBC" w:rsidP="00BE4CBC">
                  <w:pPr>
                    <w:jc w:val="center"/>
                    <w:rPr>
                      <w:rFonts w:asciiTheme="minorHAnsi" w:hAnsiTheme="minorHAnsi" w:cs="Arial"/>
                      <w:b/>
                      <w:bCs/>
                      <w:sz w:val="22"/>
                      <w:szCs w:val="22"/>
                    </w:rPr>
                  </w:pPr>
                  <w:r w:rsidRPr="00702EE3">
                    <w:rPr>
                      <w:rFonts w:asciiTheme="minorHAnsi" w:hAnsiTheme="minorHAnsi" w:cs="Arial"/>
                      <w:b/>
                      <w:bCs/>
                      <w:sz w:val="22"/>
                      <w:szCs w:val="22"/>
                    </w:rPr>
                    <w:t>E</w:t>
                  </w:r>
                </w:p>
              </w:tc>
              <w:tc>
                <w:tcPr>
                  <w:tcW w:w="319" w:type="pct"/>
                  <w:tcBorders>
                    <w:top w:val="nil"/>
                    <w:left w:val="nil"/>
                    <w:bottom w:val="single" w:sz="4" w:space="0" w:color="008080"/>
                    <w:right w:val="single" w:sz="8" w:space="0" w:color="008080"/>
                  </w:tcBorders>
                  <w:shd w:val="clear" w:color="auto" w:fill="auto"/>
                  <w:vAlign w:val="center"/>
                </w:tcPr>
                <w:p w14:paraId="7D1430B9" w14:textId="30A46026" w:rsidR="00BE4CBC" w:rsidRPr="00702EE3" w:rsidRDefault="00BE4CBC" w:rsidP="00BE4CBC">
                  <w:pPr>
                    <w:jc w:val="center"/>
                    <w:rPr>
                      <w:rFonts w:asciiTheme="minorHAnsi" w:hAnsiTheme="minorHAnsi" w:cs="Arial"/>
                      <w:b/>
                      <w:bCs/>
                      <w:sz w:val="22"/>
                      <w:szCs w:val="22"/>
                    </w:rPr>
                  </w:pPr>
                  <w:r w:rsidRPr="00702EE3">
                    <w:rPr>
                      <w:rFonts w:asciiTheme="minorHAnsi" w:hAnsiTheme="minorHAnsi" w:cs="Arial"/>
                      <w:b/>
                      <w:bCs/>
                      <w:sz w:val="22"/>
                      <w:szCs w:val="22"/>
                    </w:rPr>
                    <w:t>N</w:t>
                  </w:r>
                </w:p>
              </w:tc>
              <w:tc>
                <w:tcPr>
                  <w:tcW w:w="426" w:type="pct"/>
                  <w:tcBorders>
                    <w:top w:val="nil"/>
                    <w:left w:val="nil"/>
                    <w:bottom w:val="single" w:sz="4" w:space="0" w:color="008080"/>
                    <w:right w:val="single" w:sz="4" w:space="0" w:color="008080"/>
                  </w:tcBorders>
                  <w:shd w:val="clear" w:color="auto" w:fill="auto"/>
                  <w:vAlign w:val="center"/>
                </w:tcPr>
                <w:p w14:paraId="0A9E206C" w14:textId="5CDB1177" w:rsidR="00BE4CBC" w:rsidRPr="00702EE3" w:rsidRDefault="00BE4CBC" w:rsidP="00BE4CBC">
                  <w:pPr>
                    <w:jc w:val="center"/>
                    <w:rPr>
                      <w:rFonts w:asciiTheme="minorHAnsi" w:hAnsiTheme="minorHAnsi" w:cs="Arial"/>
                      <w:b/>
                      <w:bCs/>
                      <w:sz w:val="22"/>
                      <w:szCs w:val="22"/>
                    </w:rPr>
                  </w:pPr>
                  <w:r w:rsidRPr="00702EE3">
                    <w:rPr>
                      <w:rFonts w:asciiTheme="minorHAnsi" w:hAnsiTheme="minorHAnsi" w:cs="Arial"/>
                      <w:b/>
                      <w:bCs/>
                      <w:sz w:val="22"/>
                      <w:szCs w:val="22"/>
                    </w:rPr>
                    <w:t>E</w:t>
                  </w:r>
                </w:p>
              </w:tc>
              <w:tc>
                <w:tcPr>
                  <w:tcW w:w="266" w:type="pct"/>
                  <w:tcBorders>
                    <w:top w:val="nil"/>
                    <w:left w:val="nil"/>
                    <w:bottom w:val="single" w:sz="4" w:space="0" w:color="008080"/>
                    <w:right w:val="single" w:sz="8" w:space="0" w:color="008080"/>
                  </w:tcBorders>
                  <w:shd w:val="clear" w:color="auto" w:fill="auto"/>
                  <w:vAlign w:val="center"/>
                </w:tcPr>
                <w:p w14:paraId="6F4E8268" w14:textId="59A7A313" w:rsidR="00BE4CBC" w:rsidRPr="00702EE3" w:rsidRDefault="00BE4CBC" w:rsidP="00BE4CBC">
                  <w:pPr>
                    <w:jc w:val="center"/>
                    <w:rPr>
                      <w:rFonts w:asciiTheme="minorHAnsi" w:hAnsiTheme="minorHAnsi" w:cs="Arial"/>
                      <w:b/>
                      <w:bCs/>
                      <w:sz w:val="22"/>
                      <w:szCs w:val="22"/>
                    </w:rPr>
                  </w:pPr>
                  <w:r w:rsidRPr="00702EE3">
                    <w:rPr>
                      <w:rFonts w:asciiTheme="minorHAnsi" w:hAnsiTheme="minorHAnsi" w:cs="Arial"/>
                      <w:b/>
                      <w:bCs/>
                      <w:sz w:val="22"/>
                      <w:szCs w:val="22"/>
                    </w:rPr>
                    <w:t>N</w:t>
                  </w:r>
                </w:p>
              </w:tc>
              <w:tc>
                <w:tcPr>
                  <w:tcW w:w="319" w:type="pct"/>
                  <w:tcBorders>
                    <w:top w:val="nil"/>
                    <w:left w:val="nil"/>
                    <w:bottom w:val="single" w:sz="4" w:space="0" w:color="008080"/>
                    <w:right w:val="single" w:sz="4" w:space="0" w:color="008080"/>
                  </w:tcBorders>
                  <w:shd w:val="clear" w:color="auto" w:fill="auto"/>
                  <w:vAlign w:val="center"/>
                </w:tcPr>
                <w:p w14:paraId="31EDD24F" w14:textId="0C1BEEB8" w:rsidR="00BE4CBC" w:rsidRPr="00702EE3" w:rsidRDefault="00BE4CBC" w:rsidP="00BE4CBC">
                  <w:pPr>
                    <w:jc w:val="center"/>
                    <w:rPr>
                      <w:rFonts w:asciiTheme="minorHAnsi" w:hAnsiTheme="minorHAnsi" w:cs="Arial"/>
                      <w:b/>
                      <w:bCs/>
                      <w:sz w:val="22"/>
                      <w:szCs w:val="22"/>
                    </w:rPr>
                  </w:pPr>
                  <w:r w:rsidRPr="00702EE3">
                    <w:rPr>
                      <w:rFonts w:asciiTheme="minorHAnsi" w:hAnsiTheme="minorHAnsi" w:cs="Arial"/>
                      <w:b/>
                      <w:bCs/>
                      <w:sz w:val="22"/>
                      <w:szCs w:val="22"/>
                    </w:rPr>
                    <w:t>E</w:t>
                  </w:r>
                </w:p>
              </w:tc>
              <w:tc>
                <w:tcPr>
                  <w:tcW w:w="426" w:type="pct"/>
                  <w:tcBorders>
                    <w:top w:val="nil"/>
                    <w:left w:val="nil"/>
                    <w:bottom w:val="single" w:sz="4" w:space="0" w:color="008080"/>
                    <w:right w:val="single" w:sz="8" w:space="0" w:color="008080"/>
                  </w:tcBorders>
                  <w:shd w:val="clear" w:color="auto" w:fill="auto"/>
                  <w:vAlign w:val="center"/>
                </w:tcPr>
                <w:p w14:paraId="0BA9E45D" w14:textId="292F2005" w:rsidR="00BE4CBC" w:rsidRPr="00702EE3" w:rsidRDefault="00BE4CBC" w:rsidP="00BE4CBC">
                  <w:pPr>
                    <w:jc w:val="center"/>
                    <w:rPr>
                      <w:rFonts w:asciiTheme="minorHAnsi" w:hAnsiTheme="minorHAnsi" w:cs="Arial"/>
                      <w:b/>
                      <w:bCs/>
                      <w:sz w:val="22"/>
                      <w:szCs w:val="22"/>
                    </w:rPr>
                  </w:pPr>
                  <w:r w:rsidRPr="00702EE3">
                    <w:rPr>
                      <w:rFonts w:asciiTheme="minorHAnsi" w:hAnsiTheme="minorHAnsi" w:cs="Arial"/>
                      <w:b/>
                      <w:bCs/>
                      <w:sz w:val="22"/>
                      <w:szCs w:val="22"/>
                    </w:rPr>
                    <w:t>N</w:t>
                  </w:r>
                </w:p>
              </w:tc>
            </w:tr>
            <w:tr w:rsidR="006802D0" w:rsidRPr="00702EE3" w14:paraId="3C292D56" w14:textId="1360E412" w:rsidTr="006C48EC">
              <w:trPr>
                <w:trHeight w:val="255"/>
              </w:trPr>
              <w:tc>
                <w:tcPr>
                  <w:tcW w:w="2817" w:type="pct"/>
                  <w:tcBorders>
                    <w:top w:val="nil"/>
                    <w:left w:val="single" w:sz="8" w:space="0" w:color="008080"/>
                    <w:bottom w:val="single" w:sz="4" w:space="0" w:color="008080"/>
                    <w:right w:val="nil"/>
                  </w:tcBorders>
                  <w:shd w:val="clear" w:color="auto" w:fill="auto"/>
                  <w:vAlign w:val="center"/>
                </w:tcPr>
                <w:p w14:paraId="19CDB597" w14:textId="0604A331" w:rsidR="00BE4CBC" w:rsidRPr="00702EE3" w:rsidRDefault="00BE4CBC" w:rsidP="00BE4CBC">
                  <w:pPr>
                    <w:jc w:val="center"/>
                    <w:rPr>
                      <w:rFonts w:asciiTheme="minorHAnsi" w:hAnsiTheme="minorHAnsi" w:cs="Arial"/>
                      <w:b/>
                      <w:bCs/>
                      <w:sz w:val="22"/>
                      <w:szCs w:val="22"/>
                    </w:rPr>
                  </w:pPr>
                  <w:r w:rsidRPr="00702EE3">
                    <w:rPr>
                      <w:rFonts w:asciiTheme="minorHAnsi" w:hAnsiTheme="minorHAnsi" w:cs="Arial"/>
                      <w:b/>
                      <w:bCs/>
                      <w:sz w:val="22"/>
                      <w:szCs w:val="22"/>
                    </w:rPr>
                    <w:t>1</w:t>
                  </w:r>
                </w:p>
              </w:tc>
              <w:tc>
                <w:tcPr>
                  <w:tcW w:w="427" w:type="pct"/>
                  <w:tcBorders>
                    <w:top w:val="nil"/>
                    <w:left w:val="single" w:sz="8" w:space="0" w:color="008080"/>
                    <w:bottom w:val="single" w:sz="4" w:space="0" w:color="008080"/>
                    <w:right w:val="single" w:sz="4" w:space="0" w:color="008080"/>
                  </w:tcBorders>
                  <w:shd w:val="clear" w:color="auto" w:fill="auto"/>
                  <w:vAlign w:val="center"/>
                </w:tcPr>
                <w:p w14:paraId="03BC3448" w14:textId="2CF3FB5D" w:rsidR="00BE4CBC" w:rsidRPr="00702EE3" w:rsidRDefault="00BE4CBC" w:rsidP="00BE4CBC">
                  <w:pPr>
                    <w:jc w:val="center"/>
                    <w:rPr>
                      <w:rFonts w:asciiTheme="minorHAnsi" w:hAnsiTheme="minorHAnsi" w:cs="Arial"/>
                      <w:b/>
                      <w:bCs/>
                      <w:sz w:val="22"/>
                      <w:szCs w:val="22"/>
                    </w:rPr>
                  </w:pPr>
                  <w:r w:rsidRPr="00702EE3">
                    <w:rPr>
                      <w:rFonts w:asciiTheme="minorHAnsi" w:hAnsiTheme="minorHAnsi" w:cs="Arial"/>
                      <w:b/>
                      <w:bCs/>
                      <w:sz w:val="22"/>
                      <w:szCs w:val="22"/>
                    </w:rPr>
                    <w:t>2</w:t>
                  </w:r>
                </w:p>
              </w:tc>
              <w:tc>
                <w:tcPr>
                  <w:tcW w:w="319" w:type="pct"/>
                  <w:tcBorders>
                    <w:top w:val="nil"/>
                    <w:left w:val="nil"/>
                    <w:bottom w:val="single" w:sz="4" w:space="0" w:color="008080"/>
                    <w:right w:val="single" w:sz="8" w:space="0" w:color="008080"/>
                  </w:tcBorders>
                  <w:shd w:val="clear" w:color="auto" w:fill="auto"/>
                  <w:vAlign w:val="center"/>
                </w:tcPr>
                <w:p w14:paraId="662E5A23" w14:textId="1DDCEC13" w:rsidR="00BE4CBC" w:rsidRPr="00702EE3" w:rsidRDefault="00BE4CBC" w:rsidP="00BE4CBC">
                  <w:pPr>
                    <w:jc w:val="center"/>
                    <w:rPr>
                      <w:rFonts w:asciiTheme="minorHAnsi" w:hAnsiTheme="minorHAnsi" w:cs="Arial"/>
                      <w:b/>
                      <w:bCs/>
                      <w:sz w:val="22"/>
                      <w:szCs w:val="22"/>
                    </w:rPr>
                  </w:pPr>
                  <w:r w:rsidRPr="00702EE3">
                    <w:rPr>
                      <w:rFonts w:asciiTheme="minorHAnsi" w:hAnsiTheme="minorHAnsi" w:cs="Arial"/>
                      <w:b/>
                      <w:bCs/>
                      <w:sz w:val="22"/>
                      <w:szCs w:val="22"/>
                    </w:rPr>
                    <w:t>3</w:t>
                  </w:r>
                </w:p>
              </w:tc>
              <w:tc>
                <w:tcPr>
                  <w:tcW w:w="426" w:type="pct"/>
                  <w:tcBorders>
                    <w:top w:val="nil"/>
                    <w:left w:val="nil"/>
                    <w:bottom w:val="single" w:sz="4" w:space="0" w:color="008080"/>
                    <w:right w:val="single" w:sz="4" w:space="0" w:color="008080"/>
                  </w:tcBorders>
                  <w:shd w:val="clear" w:color="auto" w:fill="auto"/>
                  <w:vAlign w:val="center"/>
                </w:tcPr>
                <w:p w14:paraId="1B44E275" w14:textId="643109BF" w:rsidR="00BE4CBC" w:rsidRPr="00702EE3" w:rsidRDefault="00BE4CBC" w:rsidP="00BE4CBC">
                  <w:pPr>
                    <w:jc w:val="center"/>
                    <w:rPr>
                      <w:rFonts w:asciiTheme="minorHAnsi" w:hAnsiTheme="minorHAnsi" w:cs="Arial"/>
                      <w:b/>
                      <w:bCs/>
                      <w:sz w:val="22"/>
                      <w:szCs w:val="22"/>
                    </w:rPr>
                  </w:pPr>
                  <w:r w:rsidRPr="00702EE3">
                    <w:rPr>
                      <w:rFonts w:asciiTheme="minorHAnsi" w:hAnsiTheme="minorHAnsi" w:cs="Arial"/>
                      <w:b/>
                      <w:bCs/>
                      <w:sz w:val="22"/>
                      <w:szCs w:val="22"/>
                    </w:rPr>
                    <w:t>2</w:t>
                  </w:r>
                </w:p>
              </w:tc>
              <w:tc>
                <w:tcPr>
                  <w:tcW w:w="266" w:type="pct"/>
                  <w:tcBorders>
                    <w:top w:val="nil"/>
                    <w:left w:val="nil"/>
                    <w:bottom w:val="single" w:sz="4" w:space="0" w:color="008080"/>
                    <w:right w:val="single" w:sz="8" w:space="0" w:color="008080"/>
                  </w:tcBorders>
                  <w:shd w:val="clear" w:color="auto" w:fill="auto"/>
                  <w:vAlign w:val="center"/>
                </w:tcPr>
                <w:p w14:paraId="3CB07201" w14:textId="392CE71E" w:rsidR="00BE4CBC" w:rsidRPr="00702EE3" w:rsidRDefault="00BE4CBC" w:rsidP="00BE4CBC">
                  <w:pPr>
                    <w:jc w:val="center"/>
                    <w:rPr>
                      <w:rFonts w:asciiTheme="minorHAnsi" w:hAnsiTheme="minorHAnsi" w:cs="Arial"/>
                      <w:b/>
                      <w:bCs/>
                      <w:sz w:val="22"/>
                      <w:szCs w:val="22"/>
                    </w:rPr>
                  </w:pPr>
                  <w:r w:rsidRPr="00702EE3">
                    <w:rPr>
                      <w:rFonts w:asciiTheme="minorHAnsi" w:hAnsiTheme="minorHAnsi" w:cs="Arial"/>
                      <w:b/>
                      <w:bCs/>
                      <w:sz w:val="22"/>
                      <w:szCs w:val="22"/>
                    </w:rPr>
                    <w:t>3</w:t>
                  </w:r>
                </w:p>
              </w:tc>
              <w:tc>
                <w:tcPr>
                  <w:tcW w:w="319" w:type="pct"/>
                  <w:tcBorders>
                    <w:top w:val="nil"/>
                    <w:left w:val="nil"/>
                    <w:bottom w:val="single" w:sz="4" w:space="0" w:color="008080"/>
                    <w:right w:val="single" w:sz="4" w:space="0" w:color="008080"/>
                  </w:tcBorders>
                  <w:shd w:val="clear" w:color="auto" w:fill="auto"/>
                  <w:vAlign w:val="center"/>
                </w:tcPr>
                <w:p w14:paraId="58125F7D" w14:textId="67A8B773" w:rsidR="00BE4CBC" w:rsidRPr="00702EE3" w:rsidRDefault="00BE4CBC" w:rsidP="00BE4CBC">
                  <w:pPr>
                    <w:jc w:val="center"/>
                    <w:rPr>
                      <w:rFonts w:asciiTheme="minorHAnsi" w:hAnsiTheme="minorHAnsi" w:cs="Arial"/>
                      <w:b/>
                      <w:bCs/>
                      <w:sz w:val="22"/>
                      <w:szCs w:val="22"/>
                    </w:rPr>
                  </w:pPr>
                  <w:r w:rsidRPr="00702EE3">
                    <w:rPr>
                      <w:rFonts w:asciiTheme="minorHAnsi" w:hAnsiTheme="minorHAnsi" w:cs="Arial"/>
                      <w:b/>
                      <w:bCs/>
                      <w:sz w:val="22"/>
                      <w:szCs w:val="22"/>
                    </w:rPr>
                    <w:t>2</w:t>
                  </w:r>
                </w:p>
              </w:tc>
              <w:tc>
                <w:tcPr>
                  <w:tcW w:w="426" w:type="pct"/>
                  <w:tcBorders>
                    <w:top w:val="nil"/>
                    <w:left w:val="nil"/>
                    <w:bottom w:val="single" w:sz="4" w:space="0" w:color="008080"/>
                    <w:right w:val="single" w:sz="8" w:space="0" w:color="008080"/>
                  </w:tcBorders>
                  <w:shd w:val="clear" w:color="auto" w:fill="auto"/>
                  <w:vAlign w:val="center"/>
                </w:tcPr>
                <w:p w14:paraId="53E6110E" w14:textId="6C299C5F" w:rsidR="00BE4CBC" w:rsidRPr="00702EE3" w:rsidRDefault="00BE4CBC" w:rsidP="00BE4CBC">
                  <w:pPr>
                    <w:jc w:val="center"/>
                    <w:rPr>
                      <w:rFonts w:asciiTheme="minorHAnsi" w:hAnsiTheme="minorHAnsi" w:cs="Arial"/>
                      <w:b/>
                      <w:bCs/>
                      <w:sz w:val="22"/>
                      <w:szCs w:val="22"/>
                    </w:rPr>
                  </w:pPr>
                  <w:r w:rsidRPr="00702EE3">
                    <w:rPr>
                      <w:rFonts w:asciiTheme="minorHAnsi" w:hAnsiTheme="minorHAnsi" w:cs="Arial"/>
                      <w:b/>
                      <w:bCs/>
                      <w:sz w:val="22"/>
                      <w:szCs w:val="22"/>
                    </w:rPr>
                    <w:t>3</w:t>
                  </w:r>
                </w:p>
              </w:tc>
            </w:tr>
            <w:tr w:rsidR="006802D0" w:rsidRPr="00702EE3" w14:paraId="52D255A8" w14:textId="7069144B" w:rsidTr="006C48EC">
              <w:trPr>
                <w:trHeight w:val="255"/>
              </w:trPr>
              <w:tc>
                <w:tcPr>
                  <w:tcW w:w="2817" w:type="pct"/>
                  <w:tcBorders>
                    <w:top w:val="nil"/>
                    <w:left w:val="single" w:sz="8" w:space="0" w:color="008080"/>
                    <w:bottom w:val="single" w:sz="4" w:space="0" w:color="008080"/>
                    <w:right w:val="nil"/>
                  </w:tcBorders>
                  <w:shd w:val="clear" w:color="auto" w:fill="auto"/>
                  <w:noWrap/>
                  <w:vAlign w:val="bottom"/>
                </w:tcPr>
                <w:p w14:paraId="12BD21A0" w14:textId="17389A36" w:rsidR="00BE4CBC" w:rsidRPr="00702EE3" w:rsidRDefault="00BE4CBC" w:rsidP="00BE4CBC">
                  <w:pPr>
                    <w:rPr>
                      <w:rFonts w:asciiTheme="minorHAnsi" w:hAnsiTheme="minorHAnsi" w:cs="Arial"/>
                      <w:b/>
                      <w:bCs/>
                      <w:sz w:val="22"/>
                      <w:szCs w:val="22"/>
                      <w:lang w:val="it-IT"/>
                    </w:rPr>
                  </w:pPr>
                  <w:r w:rsidRPr="00702EE3">
                    <w:rPr>
                      <w:rFonts w:asciiTheme="minorHAnsi" w:hAnsiTheme="minorHAnsi" w:cs="Arial"/>
                      <w:b/>
                      <w:bCs/>
                      <w:sz w:val="22"/>
                      <w:szCs w:val="22"/>
                      <w:lang w:val="it-IT"/>
                    </w:rPr>
                    <w:t xml:space="preserve"> Capitolul 1 Cheltuieli pentru obţinerea şi amenajarea terenului - total, din care: </w:t>
                  </w:r>
                </w:p>
              </w:tc>
              <w:tc>
                <w:tcPr>
                  <w:tcW w:w="427" w:type="pct"/>
                  <w:tcBorders>
                    <w:top w:val="nil"/>
                    <w:left w:val="single" w:sz="8" w:space="0" w:color="008080"/>
                    <w:bottom w:val="single" w:sz="4" w:space="0" w:color="008080"/>
                    <w:right w:val="single" w:sz="4" w:space="0" w:color="008080"/>
                  </w:tcBorders>
                  <w:shd w:val="clear" w:color="auto" w:fill="auto"/>
                  <w:noWrap/>
                  <w:vAlign w:val="bottom"/>
                </w:tcPr>
                <w:p w14:paraId="7CBFA162" w14:textId="7180BC7E" w:rsidR="00BE4CBC" w:rsidRPr="00702EE3" w:rsidRDefault="00BE4CBC" w:rsidP="00BE4CBC">
                  <w:pPr>
                    <w:rPr>
                      <w:rFonts w:asciiTheme="minorHAnsi" w:hAnsiTheme="minorHAnsi" w:cs="Arial"/>
                      <w:b/>
                      <w:bCs/>
                      <w:sz w:val="22"/>
                      <w:szCs w:val="22"/>
                      <w:lang w:val="it-IT"/>
                    </w:rPr>
                  </w:pPr>
                </w:p>
              </w:tc>
              <w:tc>
                <w:tcPr>
                  <w:tcW w:w="319" w:type="pct"/>
                  <w:tcBorders>
                    <w:top w:val="nil"/>
                    <w:left w:val="nil"/>
                    <w:bottom w:val="single" w:sz="4" w:space="0" w:color="008080"/>
                    <w:right w:val="single" w:sz="8" w:space="0" w:color="008080"/>
                  </w:tcBorders>
                  <w:shd w:val="clear" w:color="auto" w:fill="auto"/>
                  <w:noWrap/>
                  <w:vAlign w:val="bottom"/>
                </w:tcPr>
                <w:p w14:paraId="5E9F1786" w14:textId="72CC146C" w:rsidR="00BE4CBC" w:rsidRPr="00702EE3" w:rsidRDefault="00BE4CBC" w:rsidP="00BE4CBC">
                  <w:pPr>
                    <w:rPr>
                      <w:rFonts w:asciiTheme="minorHAnsi" w:hAnsiTheme="minorHAnsi" w:cs="Arial"/>
                      <w:b/>
                      <w:bCs/>
                      <w:sz w:val="22"/>
                      <w:szCs w:val="22"/>
                      <w:lang w:val="it-IT"/>
                    </w:rPr>
                  </w:pPr>
                </w:p>
              </w:tc>
              <w:tc>
                <w:tcPr>
                  <w:tcW w:w="426" w:type="pct"/>
                  <w:tcBorders>
                    <w:top w:val="nil"/>
                    <w:left w:val="nil"/>
                    <w:bottom w:val="single" w:sz="4" w:space="0" w:color="008080"/>
                    <w:right w:val="single" w:sz="4" w:space="0" w:color="008080"/>
                  </w:tcBorders>
                  <w:shd w:val="clear" w:color="auto" w:fill="auto"/>
                  <w:noWrap/>
                  <w:vAlign w:val="bottom"/>
                </w:tcPr>
                <w:p w14:paraId="18565150" w14:textId="1A386DBF" w:rsidR="00BE4CBC" w:rsidRPr="00702EE3" w:rsidRDefault="00BE4CBC" w:rsidP="00BE4CBC">
                  <w:pPr>
                    <w:rPr>
                      <w:rFonts w:asciiTheme="minorHAnsi" w:hAnsiTheme="minorHAnsi" w:cs="Arial"/>
                      <w:b/>
                      <w:bCs/>
                      <w:sz w:val="22"/>
                      <w:szCs w:val="22"/>
                      <w:lang w:val="it-IT"/>
                    </w:rPr>
                  </w:pPr>
                </w:p>
              </w:tc>
              <w:tc>
                <w:tcPr>
                  <w:tcW w:w="266" w:type="pct"/>
                  <w:tcBorders>
                    <w:top w:val="nil"/>
                    <w:left w:val="nil"/>
                    <w:bottom w:val="single" w:sz="4" w:space="0" w:color="008080"/>
                    <w:right w:val="single" w:sz="8" w:space="0" w:color="008080"/>
                  </w:tcBorders>
                  <w:shd w:val="clear" w:color="auto" w:fill="auto"/>
                  <w:noWrap/>
                  <w:vAlign w:val="bottom"/>
                </w:tcPr>
                <w:p w14:paraId="427A378A" w14:textId="01D6EB44" w:rsidR="00BE4CBC" w:rsidRPr="00702EE3" w:rsidRDefault="00BE4CBC" w:rsidP="00BE4CBC">
                  <w:pPr>
                    <w:rPr>
                      <w:rFonts w:asciiTheme="minorHAnsi" w:hAnsiTheme="minorHAnsi" w:cs="Arial"/>
                      <w:b/>
                      <w:bCs/>
                      <w:sz w:val="22"/>
                      <w:szCs w:val="22"/>
                      <w:lang w:val="it-IT"/>
                    </w:rPr>
                  </w:pPr>
                </w:p>
              </w:tc>
              <w:tc>
                <w:tcPr>
                  <w:tcW w:w="319" w:type="pct"/>
                  <w:tcBorders>
                    <w:top w:val="nil"/>
                    <w:left w:val="nil"/>
                    <w:bottom w:val="single" w:sz="4" w:space="0" w:color="008080"/>
                    <w:right w:val="single" w:sz="4" w:space="0" w:color="008080"/>
                  </w:tcBorders>
                  <w:shd w:val="clear" w:color="auto" w:fill="auto"/>
                  <w:noWrap/>
                  <w:vAlign w:val="bottom"/>
                </w:tcPr>
                <w:p w14:paraId="65B17BED" w14:textId="2D0C4FFE" w:rsidR="00BE4CBC" w:rsidRPr="00702EE3" w:rsidRDefault="00BE4CBC" w:rsidP="00BE4CBC">
                  <w:pPr>
                    <w:jc w:val="right"/>
                    <w:rPr>
                      <w:rFonts w:asciiTheme="minorHAnsi" w:hAnsiTheme="minorHAnsi" w:cs="Arial"/>
                      <w:b/>
                      <w:bCs/>
                      <w:sz w:val="22"/>
                      <w:szCs w:val="22"/>
                      <w:lang w:val="it-IT"/>
                    </w:rPr>
                  </w:pPr>
                </w:p>
              </w:tc>
              <w:tc>
                <w:tcPr>
                  <w:tcW w:w="426" w:type="pct"/>
                  <w:tcBorders>
                    <w:top w:val="nil"/>
                    <w:left w:val="nil"/>
                    <w:bottom w:val="single" w:sz="4" w:space="0" w:color="008080"/>
                    <w:right w:val="single" w:sz="8" w:space="0" w:color="008080"/>
                  </w:tcBorders>
                  <w:shd w:val="clear" w:color="auto" w:fill="auto"/>
                  <w:noWrap/>
                  <w:vAlign w:val="bottom"/>
                </w:tcPr>
                <w:p w14:paraId="64EC2849" w14:textId="4C659745" w:rsidR="00BE4CBC" w:rsidRPr="00702EE3" w:rsidRDefault="00BE4CBC" w:rsidP="00BE4CBC">
                  <w:pPr>
                    <w:jc w:val="right"/>
                    <w:rPr>
                      <w:rFonts w:asciiTheme="minorHAnsi" w:hAnsiTheme="minorHAnsi" w:cs="Arial"/>
                      <w:b/>
                      <w:bCs/>
                      <w:sz w:val="22"/>
                      <w:szCs w:val="22"/>
                      <w:lang w:val="it-IT"/>
                    </w:rPr>
                  </w:pPr>
                </w:p>
              </w:tc>
            </w:tr>
            <w:tr w:rsidR="006802D0" w:rsidRPr="00702EE3" w14:paraId="6FC1AF63" w14:textId="4B84008F" w:rsidTr="006C48EC">
              <w:trPr>
                <w:trHeight w:val="255"/>
              </w:trPr>
              <w:tc>
                <w:tcPr>
                  <w:tcW w:w="2817" w:type="pct"/>
                  <w:tcBorders>
                    <w:top w:val="nil"/>
                    <w:left w:val="single" w:sz="8" w:space="0" w:color="008080"/>
                    <w:bottom w:val="single" w:sz="4" w:space="0" w:color="008080"/>
                    <w:right w:val="nil"/>
                  </w:tcBorders>
                  <w:shd w:val="clear" w:color="auto" w:fill="auto"/>
                  <w:vAlign w:val="center"/>
                </w:tcPr>
                <w:p w14:paraId="6A2CDF67" w14:textId="3B288D95" w:rsidR="00BE4CBC" w:rsidRPr="00702EE3" w:rsidRDefault="00BE4CBC" w:rsidP="00BE4CBC">
                  <w:pPr>
                    <w:rPr>
                      <w:rFonts w:asciiTheme="minorHAnsi" w:hAnsiTheme="minorHAnsi" w:cs="Arial"/>
                      <w:sz w:val="22"/>
                      <w:szCs w:val="22"/>
                    </w:rPr>
                  </w:pPr>
                  <w:r w:rsidRPr="00702EE3">
                    <w:rPr>
                      <w:rFonts w:asciiTheme="minorHAnsi" w:hAnsiTheme="minorHAnsi" w:cs="Arial"/>
                      <w:sz w:val="22"/>
                      <w:szCs w:val="22"/>
                    </w:rPr>
                    <w:t xml:space="preserve">1.1Cheltuieli pentru obţinerea  terenului </w:t>
                  </w:r>
                  <w:r w:rsidRPr="00702EE3">
                    <w:rPr>
                      <w:rFonts w:asciiTheme="minorHAnsi" w:hAnsiTheme="minorHAnsi" w:cs="Arial"/>
                      <w:b/>
                      <w:sz w:val="22"/>
                      <w:szCs w:val="22"/>
                    </w:rPr>
                    <w:t>(N)</w:t>
                  </w:r>
                </w:p>
              </w:tc>
              <w:tc>
                <w:tcPr>
                  <w:tcW w:w="427" w:type="pct"/>
                  <w:tcBorders>
                    <w:top w:val="single" w:sz="4" w:space="0" w:color="008080"/>
                    <w:left w:val="single" w:sz="8" w:space="0" w:color="008080"/>
                    <w:bottom w:val="single" w:sz="4" w:space="0" w:color="008080"/>
                    <w:right w:val="single" w:sz="4" w:space="0" w:color="008080"/>
                  </w:tcBorders>
                  <w:shd w:val="clear" w:color="auto" w:fill="auto"/>
                  <w:noWrap/>
                  <w:vAlign w:val="bottom"/>
                </w:tcPr>
                <w:p w14:paraId="5683564C" w14:textId="1DCC6C37" w:rsidR="00BE4CBC" w:rsidRPr="00702EE3" w:rsidRDefault="00BE4CBC" w:rsidP="00BE4CBC">
                  <w:pPr>
                    <w:rPr>
                      <w:rFonts w:asciiTheme="minorHAnsi" w:hAnsiTheme="minorHAnsi" w:cs="Arial"/>
                      <w:sz w:val="22"/>
                      <w:szCs w:val="22"/>
                    </w:rPr>
                  </w:pPr>
                </w:p>
              </w:tc>
              <w:tc>
                <w:tcPr>
                  <w:tcW w:w="319" w:type="pct"/>
                  <w:tcBorders>
                    <w:top w:val="nil"/>
                    <w:left w:val="nil"/>
                    <w:bottom w:val="single" w:sz="4" w:space="0" w:color="008080"/>
                    <w:right w:val="single" w:sz="8" w:space="0" w:color="008080"/>
                  </w:tcBorders>
                  <w:shd w:val="clear" w:color="auto" w:fill="auto"/>
                  <w:noWrap/>
                  <w:vAlign w:val="bottom"/>
                </w:tcPr>
                <w:p w14:paraId="07928053" w14:textId="466040B6" w:rsidR="00BE4CBC" w:rsidRPr="00702EE3" w:rsidRDefault="00BE4CBC" w:rsidP="00BE4CBC">
                  <w:pPr>
                    <w:jc w:val="right"/>
                    <w:rPr>
                      <w:rFonts w:asciiTheme="minorHAnsi" w:hAnsiTheme="minorHAnsi" w:cs="Arial"/>
                      <w:sz w:val="22"/>
                      <w:szCs w:val="22"/>
                    </w:rPr>
                  </w:pPr>
                </w:p>
              </w:tc>
              <w:tc>
                <w:tcPr>
                  <w:tcW w:w="426" w:type="pct"/>
                  <w:tcBorders>
                    <w:top w:val="nil"/>
                    <w:left w:val="nil"/>
                    <w:bottom w:val="single" w:sz="4" w:space="0" w:color="008080"/>
                    <w:right w:val="single" w:sz="4" w:space="0" w:color="008080"/>
                  </w:tcBorders>
                  <w:shd w:val="clear" w:color="auto" w:fill="auto"/>
                  <w:noWrap/>
                  <w:vAlign w:val="bottom"/>
                </w:tcPr>
                <w:p w14:paraId="1A51940C" w14:textId="759F71F0" w:rsidR="00BE4CBC" w:rsidRPr="00702EE3" w:rsidRDefault="00BE4CBC" w:rsidP="00BE4CBC">
                  <w:pPr>
                    <w:rPr>
                      <w:rFonts w:asciiTheme="minorHAnsi" w:hAnsiTheme="minorHAnsi" w:cs="Arial"/>
                      <w:sz w:val="22"/>
                      <w:szCs w:val="22"/>
                    </w:rPr>
                  </w:pPr>
                </w:p>
              </w:tc>
              <w:tc>
                <w:tcPr>
                  <w:tcW w:w="266" w:type="pct"/>
                  <w:tcBorders>
                    <w:top w:val="nil"/>
                    <w:left w:val="nil"/>
                    <w:bottom w:val="single" w:sz="4" w:space="0" w:color="008080"/>
                    <w:right w:val="single" w:sz="8" w:space="0" w:color="008080"/>
                  </w:tcBorders>
                  <w:shd w:val="clear" w:color="auto" w:fill="auto"/>
                  <w:noWrap/>
                  <w:vAlign w:val="bottom"/>
                </w:tcPr>
                <w:p w14:paraId="46A9440F" w14:textId="00E2ECA4" w:rsidR="00BE4CBC" w:rsidRPr="00702EE3" w:rsidRDefault="00BE4CBC" w:rsidP="00BE4CBC">
                  <w:pPr>
                    <w:jc w:val="right"/>
                    <w:rPr>
                      <w:rFonts w:asciiTheme="minorHAnsi" w:hAnsiTheme="minorHAnsi" w:cs="Arial"/>
                      <w:sz w:val="22"/>
                      <w:szCs w:val="22"/>
                    </w:rPr>
                  </w:pPr>
                </w:p>
              </w:tc>
              <w:tc>
                <w:tcPr>
                  <w:tcW w:w="319" w:type="pct"/>
                  <w:tcBorders>
                    <w:top w:val="nil"/>
                    <w:left w:val="nil"/>
                    <w:bottom w:val="single" w:sz="4" w:space="0" w:color="008080"/>
                    <w:right w:val="single" w:sz="4" w:space="0" w:color="008080"/>
                  </w:tcBorders>
                  <w:shd w:val="clear" w:color="auto" w:fill="auto"/>
                  <w:noWrap/>
                  <w:vAlign w:val="bottom"/>
                </w:tcPr>
                <w:p w14:paraId="66A4DA06" w14:textId="1C9D0B26" w:rsidR="00BE4CBC" w:rsidRPr="00702EE3" w:rsidRDefault="00BE4CBC" w:rsidP="00BE4CBC">
                  <w:pPr>
                    <w:rPr>
                      <w:rFonts w:asciiTheme="minorHAnsi" w:hAnsiTheme="minorHAnsi" w:cs="Arial"/>
                      <w:sz w:val="22"/>
                      <w:szCs w:val="22"/>
                    </w:rPr>
                  </w:pPr>
                </w:p>
              </w:tc>
              <w:tc>
                <w:tcPr>
                  <w:tcW w:w="426" w:type="pct"/>
                  <w:tcBorders>
                    <w:top w:val="nil"/>
                    <w:left w:val="nil"/>
                    <w:bottom w:val="single" w:sz="4" w:space="0" w:color="008080"/>
                    <w:right w:val="single" w:sz="8" w:space="0" w:color="008080"/>
                  </w:tcBorders>
                  <w:shd w:val="clear" w:color="auto" w:fill="auto"/>
                  <w:noWrap/>
                  <w:vAlign w:val="bottom"/>
                </w:tcPr>
                <w:p w14:paraId="5D4D0B91" w14:textId="4FC173CB" w:rsidR="00BE4CBC" w:rsidRPr="00702EE3" w:rsidRDefault="00BE4CBC" w:rsidP="00BE4CBC">
                  <w:pPr>
                    <w:jc w:val="right"/>
                    <w:rPr>
                      <w:rFonts w:asciiTheme="minorHAnsi" w:hAnsiTheme="minorHAnsi" w:cs="Arial"/>
                      <w:sz w:val="22"/>
                      <w:szCs w:val="22"/>
                    </w:rPr>
                  </w:pPr>
                </w:p>
              </w:tc>
            </w:tr>
            <w:tr w:rsidR="006802D0" w:rsidRPr="00702EE3" w14:paraId="75B19A72" w14:textId="2A56C2D0" w:rsidTr="006C48EC">
              <w:trPr>
                <w:trHeight w:val="255"/>
              </w:trPr>
              <w:tc>
                <w:tcPr>
                  <w:tcW w:w="2817" w:type="pct"/>
                  <w:tcBorders>
                    <w:top w:val="nil"/>
                    <w:left w:val="single" w:sz="8" w:space="0" w:color="008080"/>
                    <w:bottom w:val="single" w:sz="4" w:space="0" w:color="008080"/>
                    <w:right w:val="nil"/>
                  </w:tcBorders>
                  <w:shd w:val="clear" w:color="auto" w:fill="auto"/>
                  <w:vAlign w:val="center"/>
                </w:tcPr>
                <w:p w14:paraId="74725083" w14:textId="4C933921" w:rsidR="00BE4CBC" w:rsidRPr="00702EE3" w:rsidRDefault="00BE4CBC" w:rsidP="00BE4CBC">
                  <w:pPr>
                    <w:rPr>
                      <w:rFonts w:asciiTheme="minorHAnsi" w:hAnsiTheme="minorHAnsi" w:cs="Arial"/>
                      <w:sz w:val="22"/>
                      <w:szCs w:val="22"/>
                      <w:lang w:val="it-IT"/>
                    </w:rPr>
                  </w:pPr>
                  <w:r w:rsidRPr="00702EE3">
                    <w:rPr>
                      <w:rFonts w:asciiTheme="minorHAnsi" w:hAnsiTheme="minorHAnsi" w:cs="Arial"/>
                      <w:sz w:val="22"/>
                      <w:szCs w:val="22"/>
                      <w:lang w:val="it-IT"/>
                    </w:rPr>
                    <w:t xml:space="preserve">1.2 Cheltuieli pentru amenajarea terenului </w:t>
                  </w:r>
                </w:p>
              </w:tc>
              <w:tc>
                <w:tcPr>
                  <w:tcW w:w="427" w:type="pct"/>
                  <w:tcBorders>
                    <w:top w:val="nil"/>
                    <w:left w:val="single" w:sz="8" w:space="0" w:color="008080"/>
                    <w:bottom w:val="single" w:sz="4" w:space="0" w:color="008080"/>
                    <w:right w:val="single" w:sz="4" w:space="0" w:color="008080"/>
                  </w:tcBorders>
                  <w:shd w:val="clear" w:color="auto" w:fill="auto"/>
                  <w:noWrap/>
                  <w:vAlign w:val="bottom"/>
                </w:tcPr>
                <w:p w14:paraId="6087B2FD" w14:textId="470396EE" w:rsidR="00BE4CBC" w:rsidRPr="00702EE3" w:rsidRDefault="00BE4CBC" w:rsidP="00BE4CBC">
                  <w:pPr>
                    <w:jc w:val="right"/>
                    <w:rPr>
                      <w:rFonts w:asciiTheme="minorHAnsi" w:hAnsiTheme="minorHAnsi" w:cs="Arial"/>
                      <w:sz w:val="22"/>
                      <w:szCs w:val="22"/>
                      <w:lang w:val="it-IT"/>
                    </w:rPr>
                  </w:pPr>
                </w:p>
              </w:tc>
              <w:tc>
                <w:tcPr>
                  <w:tcW w:w="319" w:type="pct"/>
                  <w:tcBorders>
                    <w:top w:val="nil"/>
                    <w:left w:val="nil"/>
                    <w:bottom w:val="single" w:sz="4" w:space="0" w:color="008080"/>
                    <w:right w:val="single" w:sz="8" w:space="0" w:color="008080"/>
                  </w:tcBorders>
                  <w:shd w:val="clear" w:color="auto" w:fill="auto"/>
                  <w:noWrap/>
                  <w:vAlign w:val="bottom"/>
                </w:tcPr>
                <w:p w14:paraId="50EA886C" w14:textId="6FC21089" w:rsidR="00BE4CBC" w:rsidRPr="00702EE3" w:rsidRDefault="00BE4CBC" w:rsidP="00BE4CBC">
                  <w:pPr>
                    <w:jc w:val="right"/>
                    <w:rPr>
                      <w:rFonts w:asciiTheme="minorHAnsi" w:hAnsiTheme="minorHAnsi" w:cs="Arial"/>
                      <w:sz w:val="22"/>
                      <w:szCs w:val="22"/>
                      <w:lang w:val="it-IT"/>
                    </w:rPr>
                  </w:pPr>
                </w:p>
              </w:tc>
              <w:tc>
                <w:tcPr>
                  <w:tcW w:w="426" w:type="pct"/>
                  <w:tcBorders>
                    <w:top w:val="nil"/>
                    <w:left w:val="nil"/>
                    <w:bottom w:val="single" w:sz="4" w:space="0" w:color="008080"/>
                    <w:right w:val="single" w:sz="4" w:space="0" w:color="008080"/>
                  </w:tcBorders>
                  <w:shd w:val="clear" w:color="auto" w:fill="auto"/>
                  <w:noWrap/>
                  <w:vAlign w:val="bottom"/>
                </w:tcPr>
                <w:p w14:paraId="50808262" w14:textId="03013D14" w:rsidR="00BE4CBC" w:rsidRPr="00702EE3" w:rsidRDefault="00BE4CBC" w:rsidP="00BE4CBC">
                  <w:pPr>
                    <w:jc w:val="right"/>
                    <w:rPr>
                      <w:rFonts w:asciiTheme="minorHAnsi" w:hAnsiTheme="minorHAnsi" w:cs="Arial"/>
                      <w:sz w:val="22"/>
                      <w:szCs w:val="22"/>
                      <w:lang w:val="it-IT"/>
                    </w:rPr>
                  </w:pPr>
                </w:p>
              </w:tc>
              <w:tc>
                <w:tcPr>
                  <w:tcW w:w="266" w:type="pct"/>
                  <w:tcBorders>
                    <w:top w:val="nil"/>
                    <w:left w:val="nil"/>
                    <w:bottom w:val="single" w:sz="4" w:space="0" w:color="008080"/>
                    <w:right w:val="single" w:sz="8" w:space="0" w:color="008080"/>
                  </w:tcBorders>
                  <w:shd w:val="clear" w:color="auto" w:fill="auto"/>
                  <w:noWrap/>
                  <w:vAlign w:val="bottom"/>
                </w:tcPr>
                <w:p w14:paraId="6D16B9B3" w14:textId="6190CB8E" w:rsidR="00BE4CBC" w:rsidRPr="00702EE3" w:rsidRDefault="00BE4CBC" w:rsidP="00BE4CBC">
                  <w:pPr>
                    <w:jc w:val="right"/>
                    <w:rPr>
                      <w:rFonts w:asciiTheme="minorHAnsi" w:hAnsiTheme="minorHAnsi" w:cs="Arial"/>
                      <w:sz w:val="22"/>
                      <w:szCs w:val="22"/>
                      <w:lang w:val="it-IT"/>
                    </w:rPr>
                  </w:pPr>
                </w:p>
              </w:tc>
              <w:tc>
                <w:tcPr>
                  <w:tcW w:w="319" w:type="pct"/>
                  <w:tcBorders>
                    <w:top w:val="nil"/>
                    <w:left w:val="nil"/>
                    <w:bottom w:val="single" w:sz="4" w:space="0" w:color="008080"/>
                    <w:right w:val="single" w:sz="4" w:space="0" w:color="008080"/>
                  </w:tcBorders>
                  <w:shd w:val="clear" w:color="auto" w:fill="auto"/>
                  <w:noWrap/>
                  <w:vAlign w:val="bottom"/>
                </w:tcPr>
                <w:p w14:paraId="1BDEE88A" w14:textId="0ADDF5A3" w:rsidR="00BE4CBC" w:rsidRPr="00702EE3" w:rsidRDefault="00BE4CBC" w:rsidP="00BE4CBC">
                  <w:pPr>
                    <w:jc w:val="right"/>
                    <w:rPr>
                      <w:rFonts w:asciiTheme="minorHAnsi" w:hAnsiTheme="minorHAnsi" w:cs="Arial"/>
                      <w:sz w:val="22"/>
                      <w:szCs w:val="22"/>
                      <w:lang w:val="it-IT"/>
                    </w:rPr>
                  </w:pPr>
                </w:p>
              </w:tc>
              <w:tc>
                <w:tcPr>
                  <w:tcW w:w="426" w:type="pct"/>
                  <w:tcBorders>
                    <w:top w:val="nil"/>
                    <w:left w:val="nil"/>
                    <w:bottom w:val="single" w:sz="4" w:space="0" w:color="008080"/>
                    <w:right w:val="single" w:sz="8" w:space="0" w:color="008080"/>
                  </w:tcBorders>
                  <w:shd w:val="clear" w:color="auto" w:fill="auto"/>
                  <w:noWrap/>
                  <w:vAlign w:val="bottom"/>
                </w:tcPr>
                <w:p w14:paraId="518BA7CF" w14:textId="002519AD" w:rsidR="00BE4CBC" w:rsidRPr="00702EE3" w:rsidRDefault="00BE4CBC" w:rsidP="00BE4CBC">
                  <w:pPr>
                    <w:jc w:val="right"/>
                    <w:rPr>
                      <w:rFonts w:asciiTheme="minorHAnsi" w:hAnsiTheme="minorHAnsi" w:cs="Arial"/>
                      <w:sz w:val="22"/>
                      <w:szCs w:val="22"/>
                      <w:lang w:val="it-IT"/>
                    </w:rPr>
                  </w:pPr>
                </w:p>
              </w:tc>
            </w:tr>
            <w:tr w:rsidR="006802D0" w:rsidRPr="00702EE3" w14:paraId="21BF2E87" w14:textId="4C2697D1" w:rsidTr="006C48EC">
              <w:trPr>
                <w:trHeight w:val="255"/>
              </w:trPr>
              <w:tc>
                <w:tcPr>
                  <w:tcW w:w="2817" w:type="pct"/>
                  <w:tcBorders>
                    <w:top w:val="nil"/>
                    <w:left w:val="single" w:sz="8" w:space="0" w:color="008080"/>
                    <w:bottom w:val="single" w:sz="4" w:space="0" w:color="008080"/>
                    <w:right w:val="nil"/>
                  </w:tcBorders>
                  <w:shd w:val="clear" w:color="auto" w:fill="auto"/>
                  <w:vAlign w:val="center"/>
                </w:tcPr>
                <w:p w14:paraId="397EF6FC" w14:textId="1CF5D001" w:rsidR="00BE4CBC" w:rsidRPr="00702EE3" w:rsidRDefault="00BE4CBC" w:rsidP="00EB5D3D">
                  <w:pPr>
                    <w:rPr>
                      <w:rFonts w:asciiTheme="minorHAnsi" w:hAnsiTheme="minorHAnsi" w:cs="Arial"/>
                      <w:sz w:val="22"/>
                      <w:szCs w:val="22"/>
                      <w:lang w:val="it-IT"/>
                    </w:rPr>
                  </w:pPr>
                  <w:r w:rsidRPr="00702EE3">
                    <w:rPr>
                      <w:rFonts w:asciiTheme="minorHAnsi" w:hAnsiTheme="minorHAnsi" w:cs="Arial"/>
                      <w:sz w:val="22"/>
                      <w:szCs w:val="22"/>
                      <w:lang w:val="it-IT"/>
                    </w:rPr>
                    <w:t xml:space="preserve">1.3 </w:t>
                  </w:r>
                  <w:r w:rsidR="00EB5D3D" w:rsidRPr="00702EE3">
                    <w:rPr>
                      <w:rFonts w:asciiTheme="minorHAnsi" w:hAnsiTheme="minorHAnsi" w:cs="Arial"/>
                      <w:sz w:val="22"/>
                      <w:szCs w:val="22"/>
                      <w:lang w:val="it-IT"/>
                    </w:rPr>
                    <w:t>A</w:t>
                  </w:r>
                  <w:r w:rsidRPr="00702EE3">
                    <w:rPr>
                      <w:rFonts w:asciiTheme="minorHAnsi" w:hAnsiTheme="minorHAnsi" w:cs="Arial"/>
                      <w:sz w:val="22"/>
                      <w:szCs w:val="22"/>
                      <w:lang w:val="it-IT"/>
                    </w:rPr>
                    <w:t xml:space="preserve">menajări pentru  protecţia mediului şi aducerea </w:t>
                  </w:r>
                  <w:r w:rsidR="00EB5D3D" w:rsidRPr="00702EE3">
                    <w:rPr>
                      <w:rFonts w:asciiTheme="minorHAnsi" w:hAnsiTheme="minorHAnsi" w:cs="Arial"/>
                      <w:sz w:val="22"/>
                      <w:szCs w:val="22"/>
                      <w:lang w:val="it-IT"/>
                    </w:rPr>
                    <w:t xml:space="preserve">terenului </w:t>
                  </w:r>
                  <w:r w:rsidRPr="00702EE3">
                    <w:rPr>
                      <w:rFonts w:asciiTheme="minorHAnsi" w:hAnsiTheme="minorHAnsi" w:cs="Arial"/>
                      <w:sz w:val="22"/>
                      <w:szCs w:val="22"/>
                      <w:lang w:val="it-IT"/>
                    </w:rPr>
                    <w:t xml:space="preserve">la starea iniţială </w:t>
                  </w:r>
                </w:p>
              </w:tc>
              <w:tc>
                <w:tcPr>
                  <w:tcW w:w="427" w:type="pct"/>
                  <w:tcBorders>
                    <w:top w:val="nil"/>
                    <w:left w:val="single" w:sz="8" w:space="0" w:color="008080"/>
                    <w:bottom w:val="single" w:sz="4" w:space="0" w:color="008080"/>
                    <w:right w:val="single" w:sz="4" w:space="0" w:color="008080"/>
                  </w:tcBorders>
                  <w:shd w:val="clear" w:color="auto" w:fill="auto"/>
                  <w:noWrap/>
                  <w:vAlign w:val="bottom"/>
                </w:tcPr>
                <w:p w14:paraId="56D5E6DB" w14:textId="1D396E7D" w:rsidR="00BE4CBC" w:rsidRPr="00702EE3" w:rsidRDefault="00BE4CBC" w:rsidP="00BE4CBC">
                  <w:pPr>
                    <w:jc w:val="right"/>
                    <w:rPr>
                      <w:rFonts w:asciiTheme="minorHAnsi" w:hAnsiTheme="minorHAnsi" w:cs="Arial"/>
                      <w:sz w:val="22"/>
                      <w:szCs w:val="22"/>
                      <w:lang w:val="it-IT"/>
                    </w:rPr>
                  </w:pPr>
                </w:p>
              </w:tc>
              <w:tc>
                <w:tcPr>
                  <w:tcW w:w="319" w:type="pct"/>
                  <w:tcBorders>
                    <w:top w:val="nil"/>
                    <w:left w:val="nil"/>
                    <w:bottom w:val="single" w:sz="4" w:space="0" w:color="008080"/>
                    <w:right w:val="single" w:sz="8" w:space="0" w:color="008080"/>
                  </w:tcBorders>
                  <w:shd w:val="clear" w:color="auto" w:fill="auto"/>
                  <w:noWrap/>
                  <w:vAlign w:val="bottom"/>
                </w:tcPr>
                <w:p w14:paraId="67063A12" w14:textId="3F5066C2" w:rsidR="00BE4CBC" w:rsidRPr="00702EE3" w:rsidRDefault="00BE4CBC" w:rsidP="00BE4CBC">
                  <w:pPr>
                    <w:jc w:val="right"/>
                    <w:rPr>
                      <w:rFonts w:asciiTheme="minorHAnsi" w:hAnsiTheme="minorHAnsi" w:cs="Arial"/>
                      <w:sz w:val="22"/>
                      <w:szCs w:val="22"/>
                      <w:lang w:val="it-IT"/>
                    </w:rPr>
                  </w:pPr>
                </w:p>
              </w:tc>
              <w:tc>
                <w:tcPr>
                  <w:tcW w:w="426" w:type="pct"/>
                  <w:tcBorders>
                    <w:top w:val="nil"/>
                    <w:left w:val="nil"/>
                    <w:bottom w:val="single" w:sz="4" w:space="0" w:color="008080"/>
                    <w:right w:val="single" w:sz="4" w:space="0" w:color="008080"/>
                  </w:tcBorders>
                  <w:shd w:val="clear" w:color="auto" w:fill="auto"/>
                  <w:noWrap/>
                  <w:vAlign w:val="bottom"/>
                </w:tcPr>
                <w:p w14:paraId="74EEAE8F" w14:textId="0A8306E8" w:rsidR="00BE4CBC" w:rsidRPr="00702EE3" w:rsidRDefault="00BE4CBC" w:rsidP="00BE4CBC">
                  <w:pPr>
                    <w:jc w:val="right"/>
                    <w:rPr>
                      <w:rFonts w:asciiTheme="minorHAnsi" w:hAnsiTheme="minorHAnsi" w:cs="Arial"/>
                      <w:sz w:val="22"/>
                      <w:szCs w:val="22"/>
                      <w:lang w:val="it-IT"/>
                    </w:rPr>
                  </w:pPr>
                </w:p>
              </w:tc>
              <w:tc>
                <w:tcPr>
                  <w:tcW w:w="266" w:type="pct"/>
                  <w:tcBorders>
                    <w:top w:val="nil"/>
                    <w:left w:val="nil"/>
                    <w:bottom w:val="single" w:sz="4" w:space="0" w:color="008080"/>
                    <w:right w:val="single" w:sz="8" w:space="0" w:color="008080"/>
                  </w:tcBorders>
                  <w:shd w:val="clear" w:color="auto" w:fill="auto"/>
                  <w:noWrap/>
                  <w:vAlign w:val="bottom"/>
                </w:tcPr>
                <w:p w14:paraId="03ABA4FB" w14:textId="5FACB15F" w:rsidR="00BE4CBC" w:rsidRPr="00702EE3" w:rsidRDefault="00BE4CBC" w:rsidP="00BE4CBC">
                  <w:pPr>
                    <w:jc w:val="right"/>
                    <w:rPr>
                      <w:rFonts w:asciiTheme="minorHAnsi" w:hAnsiTheme="minorHAnsi" w:cs="Arial"/>
                      <w:sz w:val="22"/>
                      <w:szCs w:val="22"/>
                      <w:lang w:val="it-IT"/>
                    </w:rPr>
                  </w:pPr>
                </w:p>
              </w:tc>
              <w:tc>
                <w:tcPr>
                  <w:tcW w:w="319" w:type="pct"/>
                  <w:tcBorders>
                    <w:top w:val="nil"/>
                    <w:left w:val="nil"/>
                    <w:bottom w:val="single" w:sz="4" w:space="0" w:color="008080"/>
                    <w:right w:val="single" w:sz="4" w:space="0" w:color="008080"/>
                  </w:tcBorders>
                  <w:shd w:val="clear" w:color="auto" w:fill="auto"/>
                  <w:noWrap/>
                  <w:vAlign w:val="bottom"/>
                </w:tcPr>
                <w:p w14:paraId="6AE4DC91" w14:textId="7F1D6119" w:rsidR="00BE4CBC" w:rsidRPr="00702EE3" w:rsidRDefault="00BE4CBC" w:rsidP="00BE4CBC">
                  <w:pPr>
                    <w:jc w:val="right"/>
                    <w:rPr>
                      <w:rFonts w:asciiTheme="minorHAnsi" w:hAnsiTheme="minorHAnsi" w:cs="Arial"/>
                      <w:sz w:val="22"/>
                      <w:szCs w:val="22"/>
                      <w:lang w:val="it-IT"/>
                    </w:rPr>
                  </w:pPr>
                </w:p>
              </w:tc>
              <w:tc>
                <w:tcPr>
                  <w:tcW w:w="426" w:type="pct"/>
                  <w:tcBorders>
                    <w:top w:val="nil"/>
                    <w:left w:val="nil"/>
                    <w:bottom w:val="single" w:sz="4" w:space="0" w:color="008080"/>
                    <w:right w:val="single" w:sz="8" w:space="0" w:color="008080"/>
                  </w:tcBorders>
                  <w:shd w:val="clear" w:color="auto" w:fill="auto"/>
                  <w:noWrap/>
                  <w:vAlign w:val="bottom"/>
                </w:tcPr>
                <w:p w14:paraId="68EE8708" w14:textId="25230940" w:rsidR="00BE4CBC" w:rsidRPr="00702EE3" w:rsidRDefault="00BE4CBC" w:rsidP="00BE4CBC">
                  <w:pPr>
                    <w:jc w:val="right"/>
                    <w:rPr>
                      <w:rFonts w:asciiTheme="minorHAnsi" w:hAnsiTheme="minorHAnsi" w:cs="Arial"/>
                      <w:sz w:val="22"/>
                      <w:szCs w:val="22"/>
                      <w:lang w:val="it-IT"/>
                    </w:rPr>
                  </w:pPr>
                </w:p>
              </w:tc>
            </w:tr>
            <w:tr w:rsidR="006802D0" w:rsidRPr="00702EE3" w14:paraId="33F9BE16" w14:textId="4F1FC5DE" w:rsidTr="006C48EC">
              <w:trPr>
                <w:trHeight w:val="255"/>
              </w:trPr>
              <w:tc>
                <w:tcPr>
                  <w:tcW w:w="2817" w:type="pct"/>
                  <w:tcBorders>
                    <w:top w:val="nil"/>
                    <w:left w:val="single" w:sz="8" w:space="0" w:color="008080"/>
                    <w:bottom w:val="single" w:sz="4" w:space="0" w:color="008080"/>
                    <w:right w:val="nil"/>
                  </w:tcBorders>
                  <w:shd w:val="clear" w:color="auto" w:fill="auto"/>
                  <w:vAlign w:val="center"/>
                </w:tcPr>
                <w:p w14:paraId="3E68A4BE" w14:textId="05B73036" w:rsidR="00EB5D3D" w:rsidRPr="00702EE3" w:rsidRDefault="00EB5D3D" w:rsidP="00BE4CBC">
                  <w:pPr>
                    <w:rPr>
                      <w:rFonts w:asciiTheme="minorHAnsi" w:hAnsiTheme="minorHAnsi" w:cs="Arial"/>
                      <w:sz w:val="22"/>
                      <w:szCs w:val="22"/>
                      <w:lang w:val="en-GB"/>
                    </w:rPr>
                  </w:pPr>
                  <w:r w:rsidRPr="00702EE3">
                    <w:rPr>
                      <w:rFonts w:asciiTheme="minorHAnsi" w:hAnsiTheme="minorHAnsi" w:cs="Arial"/>
                      <w:sz w:val="22"/>
                      <w:szCs w:val="22"/>
                      <w:lang w:val="it-IT"/>
                    </w:rPr>
                    <w:t>1.4 Cheltuieli pentru relocarea/protec</w:t>
                  </w:r>
                  <w:r w:rsidRPr="00702EE3">
                    <w:rPr>
                      <w:rFonts w:asciiTheme="minorHAnsi" w:hAnsiTheme="minorHAnsi" w:cs="Arial"/>
                      <w:sz w:val="22"/>
                      <w:szCs w:val="22"/>
                      <w:lang w:val="en-GB"/>
                    </w:rPr>
                    <w:t>ția utilităților</w:t>
                  </w:r>
                </w:p>
              </w:tc>
              <w:tc>
                <w:tcPr>
                  <w:tcW w:w="427" w:type="pct"/>
                  <w:tcBorders>
                    <w:top w:val="nil"/>
                    <w:left w:val="single" w:sz="8" w:space="0" w:color="008080"/>
                    <w:bottom w:val="single" w:sz="4" w:space="0" w:color="008080"/>
                    <w:right w:val="single" w:sz="4" w:space="0" w:color="008080"/>
                  </w:tcBorders>
                  <w:shd w:val="clear" w:color="auto" w:fill="auto"/>
                  <w:noWrap/>
                  <w:vAlign w:val="bottom"/>
                </w:tcPr>
                <w:p w14:paraId="4F84F39A" w14:textId="5FC13758" w:rsidR="00EB5D3D" w:rsidRPr="00702EE3" w:rsidRDefault="00EB5D3D" w:rsidP="00BE4CBC">
                  <w:pPr>
                    <w:jc w:val="right"/>
                    <w:rPr>
                      <w:rFonts w:asciiTheme="minorHAnsi" w:hAnsiTheme="minorHAnsi" w:cs="Arial"/>
                      <w:sz w:val="22"/>
                      <w:szCs w:val="22"/>
                      <w:lang w:val="it-IT"/>
                    </w:rPr>
                  </w:pPr>
                </w:p>
              </w:tc>
              <w:tc>
                <w:tcPr>
                  <w:tcW w:w="319" w:type="pct"/>
                  <w:tcBorders>
                    <w:top w:val="nil"/>
                    <w:left w:val="nil"/>
                    <w:bottom w:val="single" w:sz="4" w:space="0" w:color="008080"/>
                    <w:right w:val="single" w:sz="8" w:space="0" w:color="008080"/>
                  </w:tcBorders>
                  <w:shd w:val="clear" w:color="auto" w:fill="auto"/>
                  <w:noWrap/>
                  <w:vAlign w:val="bottom"/>
                </w:tcPr>
                <w:p w14:paraId="3A8227F9" w14:textId="12751FDC" w:rsidR="00EB5D3D" w:rsidRPr="00702EE3" w:rsidRDefault="00EB5D3D" w:rsidP="00BE4CBC">
                  <w:pPr>
                    <w:jc w:val="right"/>
                    <w:rPr>
                      <w:rFonts w:asciiTheme="minorHAnsi" w:hAnsiTheme="minorHAnsi" w:cs="Arial"/>
                      <w:sz w:val="22"/>
                      <w:szCs w:val="22"/>
                      <w:lang w:val="it-IT"/>
                    </w:rPr>
                  </w:pPr>
                </w:p>
              </w:tc>
              <w:tc>
                <w:tcPr>
                  <w:tcW w:w="426" w:type="pct"/>
                  <w:tcBorders>
                    <w:top w:val="nil"/>
                    <w:left w:val="nil"/>
                    <w:bottom w:val="single" w:sz="4" w:space="0" w:color="008080"/>
                    <w:right w:val="single" w:sz="4" w:space="0" w:color="008080"/>
                  </w:tcBorders>
                  <w:shd w:val="clear" w:color="auto" w:fill="auto"/>
                  <w:noWrap/>
                  <w:vAlign w:val="bottom"/>
                </w:tcPr>
                <w:p w14:paraId="2E444ACF" w14:textId="3253FC30" w:rsidR="00EB5D3D" w:rsidRPr="00702EE3" w:rsidRDefault="00EB5D3D" w:rsidP="00BE4CBC">
                  <w:pPr>
                    <w:jc w:val="right"/>
                    <w:rPr>
                      <w:rFonts w:asciiTheme="minorHAnsi" w:hAnsiTheme="minorHAnsi" w:cs="Arial"/>
                      <w:sz w:val="22"/>
                      <w:szCs w:val="22"/>
                      <w:lang w:val="it-IT"/>
                    </w:rPr>
                  </w:pPr>
                </w:p>
              </w:tc>
              <w:tc>
                <w:tcPr>
                  <w:tcW w:w="266" w:type="pct"/>
                  <w:tcBorders>
                    <w:top w:val="nil"/>
                    <w:left w:val="nil"/>
                    <w:bottom w:val="single" w:sz="4" w:space="0" w:color="008080"/>
                    <w:right w:val="single" w:sz="8" w:space="0" w:color="008080"/>
                  </w:tcBorders>
                  <w:shd w:val="clear" w:color="auto" w:fill="auto"/>
                  <w:noWrap/>
                  <w:vAlign w:val="bottom"/>
                </w:tcPr>
                <w:p w14:paraId="0CF6A864" w14:textId="5AFE78EE" w:rsidR="00EB5D3D" w:rsidRPr="00702EE3" w:rsidRDefault="00EB5D3D" w:rsidP="00BE4CBC">
                  <w:pPr>
                    <w:jc w:val="right"/>
                    <w:rPr>
                      <w:rFonts w:asciiTheme="minorHAnsi" w:hAnsiTheme="minorHAnsi" w:cs="Arial"/>
                      <w:sz w:val="22"/>
                      <w:szCs w:val="22"/>
                      <w:lang w:val="it-IT"/>
                    </w:rPr>
                  </w:pPr>
                </w:p>
              </w:tc>
              <w:tc>
                <w:tcPr>
                  <w:tcW w:w="319" w:type="pct"/>
                  <w:tcBorders>
                    <w:top w:val="nil"/>
                    <w:left w:val="nil"/>
                    <w:bottom w:val="single" w:sz="4" w:space="0" w:color="008080"/>
                    <w:right w:val="single" w:sz="4" w:space="0" w:color="008080"/>
                  </w:tcBorders>
                  <w:shd w:val="clear" w:color="auto" w:fill="auto"/>
                  <w:noWrap/>
                  <w:vAlign w:val="bottom"/>
                </w:tcPr>
                <w:p w14:paraId="6DA6B8DA" w14:textId="6F7224D7" w:rsidR="00EB5D3D" w:rsidRPr="00702EE3" w:rsidRDefault="00EB5D3D" w:rsidP="00BE4CBC">
                  <w:pPr>
                    <w:jc w:val="right"/>
                    <w:rPr>
                      <w:rFonts w:asciiTheme="minorHAnsi" w:hAnsiTheme="minorHAnsi" w:cs="Arial"/>
                      <w:sz w:val="22"/>
                      <w:szCs w:val="22"/>
                      <w:lang w:val="it-IT"/>
                    </w:rPr>
                  </w:pPr>
                </w:p>
              </w:tc>
              <w:tc>
                <w:tcPr>
                  <w:tcW w:w="426" w:type="pct"/>
                  <w:tcBorders>
                    <w:top w:val="nil"/>
                    <w:left w:val="nil"/>
                    <w:bottom w:val="single" w:sz="4" w:space="0" w:color="008080"/>
                    <w:right w:val="single" w:sz="8" w:space="0" w:color="008080"/>
                  </w:tcBorders>
                  <w:shd w:val="clear" w:color="auto" w:fill="auto"/>
                  <w:noWrap/>
                  <w:vAlign w:val="bottom"/>
                </w:tcPr>
                <w:p w14:paraId="300E69B3" w14:textId="08FC38E8" w:rsidR="00EB5D3D" w:rsidRPr="00702EE3" w:rsidRDefault="00EB5D3D" w:rsidP="00BE4CBC">
                  <w:pPr>
                    <w:jc w:val="right"/>
                    <w:rPr>
                      <w:rFonts w:asciiTheme="minorHAnsi" w:hAnsiTheme="minorHAnsi" w:cs="Arial"/>
                      <w:sz w:val="22"/>
                      <w:szCs w:val="22"/>
                      <w:lang w:val="it-IT"/>
                    </w:rPr>
                  </w:pPr>
                </w:p>
              </w:tc>
            </w:tr>
            <w:tr w:rsidR="006802D0" w:rsidRPr="00702EE3" w14:paraId="07B15FB1" w14:textId="2D283283" w:rsidTr="006C48EC">
              <w:trPr>
                <w:trHeight w:val="450"/>
              </w:trPr>
              <w:tc>
                <w:tcPr>
                  <w:tcW w:w="2817" w:type="pct"/>
                  <w:tcBorders>
                    <w:top w:val="nil"/>
                    <w:left w:val="single" w:sz="8" w:space="0" w:color="008080"/>
                    <w:bottom w:val="single" w:sz="4" w:space="0" w:color="008080"/>
                    <w:right w:val="nil"/>
                  </w:tcBorders>
                  <w:shd w:val="clear" w:color="auto" w:fill="auto"/>
                </w:tcPr>
                <w:p w14:paraId="0EFE2577" w14:textId="2434ED60" w:rsidR="00BE4CBC" w:rsidRPr="00702EE3" w:rsidRDefault="00BE4CBC" w:rsidP="00BE4CBC">
                  <w:pPr>
                    <w:rPr>
                      <w:rFonts w:asciiTheme="minorHAnsi" w:hAnsiTheme="minorHAnsi" w:cs="Arial"/>
                      <w:b/>
                      <w:bCs/>
                      <w:sz w:val="22"/>
                      <w:szCs w:val="22"/>
                      <w:lang w:val="it-IT"/>
                    </w:rPr>
                  </w:pPr>
                  <w:r w:rsidRPr="00702EE3">
                    <w:rPr>
                      <w:rFonts w:asciiTheme="minorHAnsi" w:hAnsiTheme="minorHAnsi" w:cs="Arial"/>
                      <w:b/>
                      <w:bCs/>
                      <w:sz w:val="22"/>
                      <w:szCs w:val="22"/>
                      <w:lang w:val="it-IT"/>
                    </w:rPr>
                    <w:t xml:space="preserve"> Capitolul 2 Cheltuieli pentru asigurarea utilitaţilor necesare obiectivului</w:t>
                  </w:r>
                  <w:r w:rsidR="00EB5D3D" w:rsidRPr="00702EE3">
                    <w:rPr>
                      <w:rFonts w:asciiTheme="minorHAnsi" w:hAnsiTheme="minorHAnsi" w:cs="Arial"/>
                      <w:b/>
                      <w:bCs/>
                      <w:sz w:val="22"/>
                      <w:szCs w:val="22"/>
                      <w:lang w:val="it-IT"/>
                    </w:rPr>
                    <w:t xml:space="preserve"> de investiții</w:t>
                  </w:r>
                  <w:r w:rsidRPr="00702EE3">
                    <w:rPr>
                      <w:rFonts w:asciiTheme="minorHAnsi" w:hAnsiTheme="minorHAnsi" w:cs="Arial"/>
                      <w:b/>
                      <w:bCs/>
                      <w:sz w:val="22"/>
                      <w:szCs w:val="22"/>
                      <w:lang w:val="it-IT"/>
                    </w:rPr>
                    <w:t xml:space="preserve"> - total </w:t>
                  </w:r>
                </w:p>
              </w:tc>
              <w:tc>
                <w:tcPr>
                  <w:tcW w:w="427" w:type="pct"/>
                  <w:tcBorders>
                    <w:top w:val="nil"/>
                    <w:left w:val="single" w:sz="8" w:space="0" w:color="008080"/>
                    <w:bottom w:val="single" w:sz="4" w:space="0" w:color="008080"/>
                    <w:right w:val="single" w:sz="4" w:space="0" w:color="008080"/>
                  </w:tcBorders>
                  <w:shd w:val="clear" w:color="auto" w:fill="auto"/>
                  <w:noWrap/>
                  <w:vAlign w:val="bottom"/>
                </w:tcPr>
                <w:p w14:paraId="46F0070B" w14:textId="1D8343F5" w:rsidR="00BE4CBC" w:rsidRPr="00702EE3" w:rsidRDefault="00BE4CBC" w:rsidP="00BE4CBC">
                  <w:pPr>
                    <w:jc w:val="right"/>
                    <w:rPr>
                      <w:rFonts w:asciiTheme="minorHAnsi" w:hAnsiTheme="minorHAnsi" w:cs="Arial"/>
                      <w:b/>
                      <w:bCs/>
                      <w:sz w:val="22"/>
                      <w:szCs w:val="22"/>
                      <w:lang w:val="it-IT"/>
                    </w:rPr>
                  </w:pPr>
                </w:p>
              </w:tc>
              <w:tc>
                <w:tcPr>
                  <w:tcW w:w="319" w:type="pct"/>
                  <w:tcBorders>
                    <w:top w:val="nil"/>
                    <w:left w:val="nil"/>
                    <w:bottom w:val="single" w:sz="4" w:space="0" w:color="008080"/>
                    <w:right w:val="single" w:sz="8" w:space="0" w:color="008080"/>
                  </w:tcBorders>
                  <w:shd w:val="clear" w:color="auto" w:fill="auto"/>
                  <w:noWrap/>
                  <w:vAlign w:val="bottom"/>
                </w:tcPr>
                <w:p w14:paraId="014B0F69" w14:textId="4FD2DDCD" w:rsidR="00BE4CBC" w:rsidRPr="00702EE3" w:rsidRDefault="00BE4CBC" w:rsidP="00BE4CBC">
                  <w:pPr>
                    <w:jc w:val="right"/>
                    <w:rPr>
                      <w:rFonts w:asciiTheme="minorHAnsi" w:hAnsiTheme="minorHAnsi" w:cs="Arial"/>
                      <w:b/>
                      <w:bCs/>
                      <w:sz w:val="22"/>
                      <w:szCs w:val="22"/>
                      <w:lang w:val="it-IT"/>
                    </w:rPr>
                  </w:pPr>
                </w:p>
              </w:tc>
              <w:tc>
                <w:tcPr>
                  <w:tcW w:w="426" w:type="pct"/>
                  <w:tcBorders>
                    <w:top w:val="nil"/>
                    <w:left w:val="nil"/>
                    <w:bottom w:val="single" w:sz="4" w:space="0" w:color="008080"/>
                    <w:right w:val="single" w:sz="4" w:space="0" w:color="008080"/>
                  </w:tcBorders>
                  <w:shd w:val="clear" w:color="auto" w:fill="auto"/>
                  <w:noWrap/>
                  <w:vAlign w:val="bottom"/>
                </w:tcPr>
                <w:p w14:paraId="379ADD87" w14:textId="6793EC78" w:rsidR="00BE4CBC" w:rsidRPr="00702EE3" w:rsidRDefault="00BE4CBC" w:rsidP="00BE4CBC">
                  <w:pPr>
                    <w:jc w:val="right"/>
                    <w:rPr>
                      <w:rFonts w:asciiTheme="minorHAnsi" w:hAnsiTheme="minorHAnsi" w:cs="Arial"/>
                      <w:b/>
                      <w:bCs/>
                      <w:sz w:val="22"/>
                      <w:szCs w:val="22"/>
                      <w:lang w:val="it-IT"/>
                    </w:rPr>
                  </w:pPr>
                </w:p>
              </w:tc>
              <w:tc>
                <w:tcPr>
                  <w:tcW w:w="266" w:type="pct"/>
                  <w:tcBorders>
                    <w:top w:val="nil"/>
                    <w:left w:val="nil"/>
                    <w:bottom w:val="single" w:sz="4" w:space="0" w:color="008080"/>
                    <w:right w:val="single" w:sz="8" w:space="0" w:color="008080"/>
                  </w:tcBorders>
                  <w:shd w:val="clear" w:color="auto" w:fill="auto"/>
                  <w:noWrap/>
                  <w:vAlign w:val="bottom"/>
                </w:tcPr>
                <w:p w14:paraId="4B31483B" w14:textId="30E3A01F" w:rsidR="00BE4CBC" w:rsidRPr="00702EE3" w:rsidRDefault="00BE4CBC" w:rsidP="00BE4CBC">
                  <w:pPr>
                    <w:jc w:val="right"/>
                    <w:rPr>
                      <w:rFonts w:asciiTheme="minorHAnsi" w:hAnsiTheme="minorHAnsi" w:cs="Arial"/>
                      <w:b/>
                      <w:bCs/>
                      <w:sz w:val="22"/>
                      <w:szCs w:val="22"/>
                      <w:lang w:val="it-IT"/>
                    </w:rPr>
                  </w:pPr>
                </w:p>
              </w:tc>
              <w:tc>
                <w:tcPr>
                  <w:tcW w:w="319" w:type="pct"/>
                  <w:tcBorders>
                    <w:top w:val="nil"/>
                    <w:left w:val="nil"/>
                    <w:bottom w:val="single" w:sz="4" w:space="0" w:color="008080"/>
                    <w:right w:val="single" w:sz="4" w:space="0" w:color="008080"/>
                  </w:tcBorders>
                  <w:shd w:val="clear" w:color="auto" w:fill="auto"/>
                  <w:noWrap/>
                  <w:vAlign w:val="bottom"/>
                </w:tcPr>
                <w:p w14:paraId="3CACC99D" w14:textId="278287A6" w:rsidR="00BE4CBC" w:rsidRPr="00702EE3" w:rsidRDefault="00BE4CBC" w:rsidP="00BE4CBC">
                  <w:pPr>
                    <w:jc w:val="right"/>
                    <w:rPr>
                      <w:rFonts w:asciiTheme="minorHAnsi" w:hAnsiTheme="minorHAnsi" w:cs="Arial"/>
                      <w:b/>
                      <w:bCs/>
                      <w:sz w:val="22"/>
                      <w:szCs w:val="22"/>
                      <w:lang w:val="it-IT"/>
                    </w:rPr>
                  </w:pPr>
                </w:p>
              </w:tc>
              <w:tc>
                <w:tcPr>
                  <w:tcW w:w="426" w:type="pct"/>
                  <w:tcBorders>
                    <w:top w:val="nil"/>
                    <w:left w:val="nil"/>
                    <w:bottom w:val="single" w:sz="4" w:space="0" w:color="008080"/>
                    <w:right w:val="single" w:sz="8" w:space="0" w:color="008080"/>
                  </w:tcBorders>
                  <w:shd w:val="clear" w:color="auto" w:fill="auto"/>
                  <w:noWrap/>
                  <w:vAlign w:val="bottom"/>
                </w:tcPr>
                <w:p w14:paraId="4BBF5F21" w14:textId="559AC298" w:rsidR="00BE4CBC" w:rsidRPr="00702EE3" w:rsidRDefault="00BE4CBC" w:rsidP="00BE4CBC">
                  <w:pPr>
                    <w:jc w:val="right"/>
                    <w:rPr>
                      <w:rFonts w:asciiTheme="minorHAnsi" w:hAnsiTheme="minorHAnsi" w:cs="Arial"/>
                      <w:b/>
                      <w:bCs/>
                      <w:sz w:val="22"/>
                      <w:szCs w:val="22"/>
                      <w:lang w:val="it-IT"/>
                    </w:rPr>
                  </w:pPr>
                </w:p>
              </w:tc>
            </w:tr>
            <w:tr w:rsidR="006802D0" w:rsidRPr="00702EE3" w14:paraId="5C6A3043" w14:textId="248FF41D" w:rsidTr="006C48EC">
              <w:trPr>
                <w:trHeight w:val="255"/>
              </w:trPr>
              <w:tc>
                <w:tcPr>
                  <w:tcW w:w="2817" w:type="pct"/>
                  <w:tcBorders>
                    <w:top w:val="nil"/>
                    <w:left w:val="single" w:sz="8" w:space="0" w:color="008080"/>
                    <w:bottom w:val="single" w:sz="4" w:space="0" w:color="008080"/>
                    <w:right w:val="nil"/>
                  </w:tcBorders>
                  <w:shd w:val="clear" w:color="auto" w:fill="auto"/>
                  <w:noWrap/>
                  <w:vAlign w:val="bottom"/>
                </w:tcPr>
                <w:p w14:paraId="3AB0AF97" w14:textId="3594566E" w:rsidR="00BE4CBC" w:rsidRPr="00702EE3" w:rsidRDefault="00BE4CBC" w:rsidP="00BE4CBC">
                  <w:pPr>
                    <w:rPr>
                      <w:rFonts w:asciiTheme="minorHAnsi" w:hAnsiTheme="minorHAnsi" w:cs="Arial"/>
                      <w:b/>
                      <w:bCs/>
                      <w:sz w:val="22"/>
                      <w:szCs w:val="22"/>
                      <w:lang w:val="it-IT"/>
                    </w:rPr>
                  </w:pPr>
                  <w:r w:rsidRPr="00702EE3">
                    <w:rPr>
                      <w:rFonts w:asciiTheme="minorHAnsi" w:hAnsiTheme="minorHAnsi" w:cs="Arial"/>
                      <w:b/>
                      <w:bCs/>
                      <w:sz w:val="22"/>
                      <w:szCs w:val="22"/>
                      <w:lang w:val="it-IT"/>
                    </w:rPr>
                    <w:t xml:space="preserve"> Capitolul 3 Cheltuieli pentru proiectare şi asistenţă tehnică - total, din care: </w:t>
                  </w:r>
                </w:p>
              </w:tc>
              <w:tc>
                <w:tcPr>
                  <w:tcW w:w="427" w:type="pct"/>
                  <w:tcBorders>
                    <w:top w:val="nil"/>
                    <w:left w:val="single" w:sz="8" w:space="0" w:color="008080"/>
                    <w:bottom w:val="single" w:sz="4" w:space="0" w:color="008080"/>
                    <w:right w:val="single" w:sz="4" w:space="0" w:color="008080"/>
                  </w:tcBorders>
                  <w:shd w:val="clear" w:color="auto" w:fill="auto"/>
                  <w:noWrap/>
                  <w:vAlign w:val="center"/>
                </w:tcPr>
                <w:p w14:paraId="274D06BA" w14:textId="16C48A83" w:rsidR="00BE4CBC" w:rsidRPr="00702EE3" w:rsidRDefault="00BE4CBC" w:rsidP="00BE4CBC">
                  <w:pPr>
                    <w:jc w:val="right"/>
                    <w:rPr>
                      <w:rFonts w:asciiTheme="minorHAnsi" w:hAnsiTheme="minorHAnsi" w:cs="Arial"/>
                      <w:b/>
                      <w:bCs/>
                      <w:sz w:val="22"/>
                      <w:szCs w:val="22"/>
                      <w:lang w:val="it-IT"/>
                    </w:rPr>
                  </w:pPr>
                </w:p>
              </w:tc>
              <w:tc>
                <w:tcPr>
                  <w:tcW w:w="319" w:type="pct"/>
                  <w:tcBorders>
                    <w:top w:val="nil"/>
                    <w:left w:val="nil"/>
                    <w:bottom w:val="single" w:sz="4" w:space="0" w:color="008080"/>
                    <w:right w:val="single" w:sz="8" w:space="0" w:color="008080"/>
                  </w:tcBorders>
                  <w:shd w:val="clear" w:color="auto" w:fill="auto"/>
                  <w:noWrap/>
                  <w:vAlign w:val="bottom"/>
                </w:tcPr>
                <w:p w14:paraId="5107E35D" w14:textId="0D02812F" w:rsidR="00BE4CBC" w:rsidRPr="00702EE3" w:rsidRDefault="00BE4CBC" w:rsidP="00BE4CBC">
                  <w:pPr>
                    <w:rPr>
                      <w:rFonts w:asciiTheme="minorHAnsi" w:hAnsiTheme="minorHAnsi" w:cs="Arial"/>
                      <w:b/>
                      <w:bCs/>
                      <w:sz w:val="22"/>
                      <w:szCs w:val="22"/>
                      <w:lang w:val="it-IT"/>
                    </w:rPr>
                  </w:pPr>
                </w:p>
              </w:tc>
              <w:tc>
                <w:tcPr>
                  <w:tcW w:w="426" w:type="pct"/>
                  <w:tcBorders>
                    <w:top w:val="nil"/>
                    <w:left w:val="nil"/>
                    <w:bottom w:val="single" w:sz="4" w:space="0" w:color="008080"/>
                    <w:right w:val="single" w:sz="4" w:space="0" w:color="008080"/>
                  </w:tcBorders>
                  <w:shd w:val="clear" w:color="auto" w:fill="auto"/>
                  <w:noWrap/>
                  <w:vAlign w:val="center"/>
                </w:tcPr>
                <w:p w14:paraId="36AA3FCD" w14:textId="3422A764" w:rsidR="00BE4CBC" w:rsidRPr="00702EE3" w:rsidRDefault="00BE4CBC" w:rsidP="00BE4CBC">
                  <w:pPr>
                    <w:jc w:val="right"/>
                    <w:rPr>
                      <w:rFonts w:asciiTheme="minorHAnsi" w:hAnsiTheme="minorHAnsi" w:cs="Arial"/>
                      <w:b/>
                      <w:bCs/>
                      <w:sz w:val="22"/>
                      <w:szCs w:val="22"/>
                      <w:lang w:val="it-IT"/>
                    </w:rPr>
                  </w:pPr>
                </w:p>
              </w:tc>
              <w:tc>
                <w:tcPr>
                  <w:tcW w:w="266" w:type="pct"/>
                  <w:tcBorders>
                    <w:top w:val="nil"/>
                    <w:left w:val="nil"/>
                    <w:bottom w:val="single" w:sz="4" w:space="0" w:color="008080"/>
                    <w:right w:val="single" w:sz="8" w:space="0" w:color="008080"/>
                  </w:tcBorders>
                  <w:shd w:val="clear" w:color="auto" w:fill="auto"/>
                  <w:noWrap/>
                  <w:vAlign w:val="bottom"/>
                </w:tcPr>
                <w:p w14:paraId="3C5E6D38" w14:textId="307C6D76" w:rsidR="00BE4CBC" w:rsidRPr="00702EE3" w:rsidRDefault="00BE4CBC" w:rsidP="00BE4CBC">
                  <w:pPr>
                    <w:rPr>
                      <w:rFonts w:asciiTheme="minorHAnsi" w:hAnsiTheme="minorHAnsi" w:cs="Arial"/>
                      <w:b/>
                      <w:bCs/>
                      <w:sz w:val="22"/>
                      <w:szCs w:val="22"/>
                      <w:lang w:val="it-IT"/>
                    </w:rPr>
                  </w:pPr>
                </w:p>
              </w:tc>
              <w:tc>
                <w:tcPr>
                  <w:tcW w:w="319" w:type="pct"/>
                  <w:tcBorders>
                    <w:top w:val="nil"/>
                    <w:left w:val="nil"/>
                    <w:bottom w:val="single" w:sz="4" w:space="0" w:color="008080"/>
                    <w:right w:val="single" w:sz="4" w:space="0" w:color="008080"/>
                  </w:tcBorders>
                  <w:shd w:val="clear" w:color="auto" w:fill="auto"/>
                  <w:noWrap/>
                  <w:vAlign w:val="bottom"/>
                </w:tcPr>
                <w:p w14:paraId="0D90DDB4" w14:textId="3080224F" w:rsidR="00BE4CBC" w:rsidRPr="00702EE3" w:rsidRDefault="00BE4CBC" w:rsidP="00BE4CBC">
                  <w:pPr>
                    <w:jc w:val="right"/>
                    <w:rPr>
                      <w:rFonts w:asciiTheme="minorHAnsi" w:hAnsiTheme="minorHAnsi" w:cs="Arial"/>
                      <w:b/>
                      <w:bCs/>
                      <w:sz w:val="22"/>
                      <w:szCs w:val="22"/>
                      <w:lang w:val="it-IT"/>
                    </w:rPr>
                  </w:pPr>
                </w:p>
              </w:tc>
              <w:tc>
                <w:tcPr>
                  <w:tcW w:w="426" w:type="pct"/>
                  <w:tcBorders>
                    <w:top w:val="nil"/>
                    <w:left w:val="nil"/>
                    <w:bottom w:val="single" w:sz="4" w:space="0" w:color="008080"/>
                    <w:right w:val="single" w:sz="8" w:space="0" w:color="008080"/>
                  </w:tcBorders>
                  <w:shd w:val="clear" w:color="auto" w:fill="auto"/>
                  <w:noWrap/>
                  <w:vAlign w:val="bottom"/>
                </w:tcPr>
                <w:p w14:paraId="09960C80" w14:textId="3EB0ED64" w:rsidR="00BE4CBC" w:rsidRPr="00702EE3" w:rsidRDefault="00BE4CBC" w:rsidP="00BE4CBC">
                  <w:pPr>
                    <w:jc w:val="right"/>
                    <w:rPr>
                      <w:rFonts w:asciiTheme="minorHAnsi" w:hAnsiTheme="minorHAnsi" w:cs="Arial"/>
                      <w:b/>
                      <w:bCs/>
                      <w:sz w:val="22"/>
                      <w:szCs w:val="22"/>
                      <w:lang w:val="it-IT"/>
                    </w:rPr>
                  </w:pPr>
                </w:p>
              </w:tc>
            </w:tr>
            <w:tr w:rsidR="006802D0" w:rsidRPr="00702EE3" w14:paraId="2974EF8A" w14:textId="7DCF1349" w:rsidTr="006C48EC">
              <w:trPr>
                <w:trHeight w:val="255"/>
              </w:trPr>
              <w:tc>
                <w:tcPr>
                  <w:tcW w:w="2817" w:type="pct"/>
                  <w:tcBorders>
                    <w:top w:val="nil"/>
                    <w:left w:val="single" w:sz="8" w:space="0" w:color="008080"/>
                    <w:bottom w:val="single" w:sz="4" w:space="0" w:color="008080"/>
                    <w:right w:val="nil"/>
                  </w:tcBorders>
                  <w:shd w:val="clear" w:color="auto" w:fill="auto"/>
                  <w:noWrap/>
                  <w:vAlign w:val="bottom"/>
                </w:tcPr>
                <w:p w14:paraId="70CA6928" w14:textId="04A6616C" w:rsidR="00BE4CBC" w:rsidRPr="00702EE3" w:rsidRDefault="00BE4CBC" w:rsidP="00EB5D3D">
                  <w:pPr>
                    <w:rPr>
                      <w:rFonts w:asciiTheme="minorHAnsi" w:hAnsiTheme="minorHAnsi" w:cs="Arial"/>
                      <w:bCs/>
                      <w:sz w:val="22"/>
                      <w:szCs w:val="22"/>
                    </w:rPr>
                  </w:pPr>
                  <w:r w:rsidRPr="00702EE3">
                    <w:rPr>
                      <w:rFonts w:asciiTheme="minorHAnsi" w:hAnsiTheme="minorHAnsi" w:cs="Arial"/>
                      <w:bCs/>
                      <w:sz w:val="22"/>
                      <w:szCs w:val="22"/>
                    </w:rPr>
                    <w:t xml:space="preserve">3.1 Studii </w:t>
                  </w:r>
                </w:p>
              </w:tc>
              <w:tc>
                <w:tcPr>
                  <w:tcW w:w="427" w:type="pct"/>
                  <w:tcBorders>
                    <w:top w:val="nil"/>
                    <w:left w:val="single" w:sz="8" w:space="0" w:color="008080"/>
                    <w:bottom w:val="single" w:sz="4" w:space="0" w:color="008080"/>
                    <w:right w:val="single" w:sz="4" w:space="0" w:color="008080"/>
                  </w:tcBorders>
                  <w:shd w:val="clear" w:color="auto" w:fill="auto"/>
                  <w:noWrap/>
                  <w:vAlign w:val="center"/>
                </w:tcPr>
                <w:p w14:paraId="2031162C" w14:textId="7DF42CD2" w:rsidR="00BE4CBC" w:rsidRPr="00702EE3" w:rsidRDefault="00BE4CBC" w:rsidP="00BE4CBC">
                  <w:pPr>
                    <w:jc w:val="right"/>
                    <w:rPr>
                      <w:rFonts w:asciiTheme="minorHAnsi" w:hAnsiTheme="minorHAnsi" w:cs="Arial"/>
                      <w:b/>
                      <w:bCs/>
                      <w:sz w:val="22"/>
                      <w:szCs w:val="22"/>
                    </w:rPr>
                  </w:pPr>
                </w:p>
              </w:tc>
              <w:tc>
                <w:tcPr>
                  <w:tcW w:w="319" w:type="pct"/>
                  <w:tcBorders>
                    <w:top w:val="nil"/>
                    <w:left w:val="nil"/>
                    <w:bottom w:val="single" w:sz="4" w:space="0" w:color="008080"/>
                    <w:right w:val="single" w:sz="8" w:space="0" w:color="008080"/>
                  </w:tcBorders>
                  <w:shd w:val="clear" w:color="auto" w:fill="auto"/>
                  <w:noWrap/>
                  <w:vAlign w:val="bottom"/>
                </w:tcPr>
                <w:p w14:paraId="162C6C88" w14:textId="1B686429" w:rsidR="00BE4CBC" w:rsidRPr="00702EE3" w:rsidRDefault="00BE4CBC" w:rsidP="00BE4CBC">
                  <w:pPr>
                    <w:rPr>
                      <w:rFonts w:asciiTheme="minorHAnsi" w:hAnsiTheme="minorHAnsi" w:cs="Arial"/>
                      <w:b/>
                      <w:bCs/>
                      <w:sz w:val="22"/>
                      <w:szCs w:val="22"/>
                    </w:rPr>
                  </w:pPr>
                </w:p>
              </w:tc>
              <w:tc>
                <w:tcPr>
                  <w:tcW w:w="426" w:type="pct"/>
                  <w:tcBorders>
                    <w:top w:val="nil"/>
                    <w:left w:val="nil"/>
                    <w:bottom w:val="single" w:sz="4" w:space="0" w:color="008080"/>
                    <w:right w:val="single" w:sz="4" w:space="0" w:color="008080"/>
                  </w:tcBorders>
                  <w:shd w:val="clear" w:color="auto" w:fill="auto"/>
                  <w:noWrap/>
                  <w:vAlign w:val="center"/>
                </w:tcPr>
                <w:p w14:paraId="414C4904" w14:textId="0ED733B7" w:rsidR="00BE4CBC" w:rsidRPr="00702EE3" w:rsidRDefault="00BE4CBC" w:rsidP="00BE4CBC">
                  <w:pPr>
                    <w:jc w:val="right"/>
                    <w:rPr>
                      <w:rFonts w:asciiTheme="minorHAnsi" w:hAnsiTheme="minorHAnsi" w:cs="Arial"/>
                      <w:b/>
                      <w:bCs/>
                      <w:sz w:val="22"/>
                      <w:szCs w:val="22"/>
                    </w:rPr>
                  </w:pPr>
                </w:p>
              </w:tc>
              <w:tc>
                <w:tcPr>
                  <w:tcW w:w="266" w:type="pct"/>
                  <w:tcBorders>
                    <w:top w:val="nil"/>
                    <w:left w:val="nil"/>
                    <w:bottom w:val="single" w:sz="4" w:space="0" w:color="008080"/>
                    <w:right w:val="single" w:sz="8" w:space="0" w:color="008080"/>
                  </w:tcBorders>
                  <w:shd w:val="clear" w:color="auto" w:fill="auto"/>
                  <w:noWrap/>
                  <w:vAlign w:val="bottom"/>
                </w:tcPr>
                <w:p w14:paraId="2699ED5B" w14:textId="70E7BD82" w:rsidR="00BE4CBC" w:rsidRPr="00702EE3" w:rsidRDefault="00BE4CBC" w:rsidP="00BE4CBC">
                  <w:pPr>
                    <w:rPr>
                      <w:rFonts w:asciiTheme="minorHAnsi" w:hAnsiTheme="minorHAnsi" w:cs="Arial"/>
                      <w:b/>
                      <w:bCs/>
                      <w:sz w:val="22"/>
                      <w:szCs w:val="22"/>
                    </w:rPr>
                  </w:pPr>
                </w:p>
              </w:tc>
              <w:tc>
                <w:tcPr>
                  <w:tcW w:w="319" w:type="pct"/>
                  <w:tcBorders>
                    <w:top w:val="nil"/>
                    <w:left w:val="nil"/>
                    <w:bottom w:val="single" w:sz="4" w:space="0" w:color="008080"/>
                    <w:right w:val="single" w:sz="4" w:space="0" w:color="008080"/>
                  </w:tcBorders>
                  <w:shd w:val="clear" w:color="auto" w:fill="auto"/>
                  <w:noWrap/>
                  <w:vAlign w:val="bottom"/>
                </w:tcPr>
                <w:p w14:paraId="7A3379CC" w14:textId="055E0FC1" w:rsidR="00BE4CBC" w:rsidRPr="00702EE3" w:rsidRDefault="00BE4CBC" w:rsidP="00BE4CBC">
                  <w:pPr>
                    <w:jc w:val="right"/>
                    <w:rPr>
                      <w:rFonts w:asciiTheme="minorHAnsi" w:hAnsiTheme="minorHAnsi" w:cs="Arial"/>
                      <w:b/>
                      <w:bCs/>
                      <w:sz w:val="22"/>
                      <w:szCs w:val="22"/>
                    </w:rPr>
                  </w:pPr>
                </w:p>
              </w:tc>
              <w:tc>
                <w:tcPr>
                  <w:tcW w:w="426" w:type="pct"/>
                  <w:tcBorders>
                    <w:top w:val="nil"/>
                    <w:left w:val="nil"/>
                    <w:bottom w:val="single" w:sz="4" w:space="0" w:color="008080"/>
                    <w:right w:val="single" w:sz="8" w:space="0" w:color="008080"/>
                  </w:tcBorders>
                  <w:shd w:val="clear" w:color="auto" w:fill="auto"/>
                  <w:noWrap/>
                  <w:vAlign w:val="bottom"/>
                </w:tcPr>
                <w:p w14:paraId="23D47ABA" w14:textId="048F0568" w:rsidR="00BE4CBC" w:rsidRPr="00702EE3" w:rsidRDefault="00BE4CBC" w:rsidP="00BE4CBC">
                  <w:pPr>
                    <w:jc w:val="right"/>
                    <w:rPr>
                      <w:rFonts w:asciiTheme="minorHAnsi" w:hAnsiTheme="minorHAnsi" w:cs="Arial"/>
                      <w:b/>
                      <w:bCs/>
                      <w:sz w:val="22"/>
                      <w:szCs w:val="22"/>
                    </w:rPr>
                  </w:pPr>
                </w:p>
              </w:tc>
            </w:tr>
            <w:tr w:rsidR="006802D0" w:rsidRPr="00702EE3" w14:paraId="09CA9CAC" w14:textId="5C61BB9C" w:rsidTr="006C48EC">
              <w:trPr>
                <w:trHeight w:val="255"/>
              </w:trPr>
              <w:tc>
                <w:tcPr>
                  <w:tcW w:w="2817" w:type="pct"/>
                  <w:tcBorders>
                    <w:top w:val="nil"/>
                    <w:left w:val="single" w:sz="8" w:space="0" w:color="008080"/>
                    <w:bottom w:val="single" w:sz="4" w:space="0" w:color="008080"/>
                    <w:right w:val="nil"/>
                  </w:tcBorders>
                  <w:shd w:val="clear" w:color="auto" w:fill="auto"/>
                  <w:noWrap/>
                  <w:vAlign w:val="bottom"/>
                </w:tcPr>
                <w:p w14:paraId="06163CEE" w14:textId="557C6CF0" w:rsidR="00A725BE" w:rsidRPr="00702EE3" w:rsidRDefault="00A725BE" w:rsidP="00EB5D3D">
                  <w:pPr>
                    <w:rPr>
                      <w:rFonts w:asciiTheme="minorHAnsi" w:hAnsiTheme="minorHAnsi" w:cs="Arial"/>
                      <w:bCs/>
                      <w:sz w:val="22"/>
                      <w:szCs w:val="22"/>
                    </w:rPr>
                  </w:pPr>
                  <w:r w:rsidRPr="00702EE3">
                    <w:rPr>
                      <w:rFonts w:asciiTheme="minorHAnsi" w:hAnsiTheme="minorHAnsi" w:cs="Arial"/>
                      <w:bCs/>
                      <w:sz w:val="22"/>
                      <w:szCs w:val="22"/>
                    </w:rPr>
                    <w:t>3.1.1 Studii de teren</w:t>
                  </w:r>
                </w:p>
              </w:tc>
              <w:tc>
                <w:tcPr>
                  <w:tcW w:w="427" w:type="pct"/>
                  <w:tcBorders>
                    <w:top w:val="nil"/>
                    <w:left w:val="single" w:sz="8" w:space="0" w:color="008080"/>
                    <w:bottom w:val="single" w:sz="4" w:space="0" w:color="008080"/>
                    <w:right w:val="single" w:sz="4" w:space="0" w:color="008080"/>
                  </w:tcBorders>
                  <w:shd w:val="clear" w:color="auto" w:fill="auto"/>
                  <w:noWrap/>
                  <w:vAlign w:val="center"/>
                </w:tcPr>
                <w:p w14:paraId="1E2C27FE" w14:textId="216C0BE8" w:rsidR="00A725BE" w:rsidRPr="00702EE3" w:rsidRDefault="00A725BE" w:rsidP="00BE4CBC">
                  <w:pPr>
                    <w:jc w:val="right"/>
                    <w:rPr>
                      <w:rFonts w:asciiTheme="minorHAnsi" w:hAnsiTheme="minorHAnsi" w:cs="Arial"/>
                      <w:b/>
                      <w:bCs/>
                      <w:sz w:val="22"/>
                      <w:szCs w:val="22"/>
                    </w:rPr>
                  </w:pPr>
                </w:p>
              </w:tc>
              <w:tc>
                <w:tcPr>
                  <w:tcW w:w="319" w:type="pct"/>
                  <w:tcBorders>
                    <w:top w:val="nil"/>
                    <w:left w:val="nil"/>
                    <w:bottom w:val="single" w:sz="4" w:space="0" w:color="008080"/>
                    <w:right w:val="single" w:sz="8" w:space="0" w:color="008080"/>
                  </w:tcBorders>
                  <w:shd w:val="clear" w:color="auto" w:fill="auto"/>
                  <w:noWrap/>
                  <w:vAlign w:val="bottom"/>
                </w:tcPr>
                <w:p w14:paraId="1F06F139" w14:textId="49117928" w:rsidR="00A725BE" w:rsidRPr="00702EE3" w:rsidRDefault="00A725BE" w:rsidP="00BE4CBC">
                  <w:pPr>
                    <w:rPr>
                      <w:rFonts w:asciiTheme="minorHAnsi" w:hAnsiTheme="minorHAnsi" w:cs="Arial"/>
                      <w:b/>
                      <w:bCs/>
                      <w:sz w:val="22"/>
                      <w:szCs w:val="22"/>
                    </w:rPr>
                  </w:pPr>
                </w:p>
              </w:tc>
              <w:tc>
                <w:tcPr>
                  <w:tcW w:w="426" w:type="pct"/>
                  <w:tcBorders>
                    <w:top w:val="nil"/>
                    <w:left w:val="nil"/>
                    <w:bottom w:val="single" w:sz="4" w:space="0" w:color="008080"/>
                    <w:right w:val="single" w:sz="4" w:space="0" w:color="008080"/>
                  </w:tcBorders>
                  <w:shd w:val="clear" w:color="auto" w:fill="auto"/>
                  <w:noWrap/>
                  <w:vAlign w:val="center"/>
                </w:tcPr>
                <w:p w14:paraId="6860E927" w14:textId="3E61BE03" w:rsidR="00A725BE" w:rsidRPr="00702EE3" w:rsidRDefault="00A725BE" w:rsidP="00BE4CBC">
                  <w:pPr>
                    <w:jc w:val="right"/>
                    <w:rPr>
                      <w:rFonts w:asciiTheme="minorHAnsi" w:hAnsiTheme="minorHAnsi" w:cs="Arial"/>
                      <w:b/>
                      <w:bCs/>
                      <w:sz w:val="22"/>
                      <w:szCs w:val="22"/>
                    </w:rPr>
                  </w:pPr>
                </w:p>
              </w:tc>
              <w:tc>
                <w:tcPr>
                  <w:tcW w:w="266" w:type="pct"/>
                  <w:tcBorders>
                    <w:top w:val="nil"/>
                    <w:left w:val="nil"/>
                    <w:bottom w:val="single" w:sz="4" w:space="0" w:color="008080"/>
                    <w:right w:val="single" w:sz="8" w:space="0" w:color="008080"/>
                  </w:tcBorders>
                  <w:shd w:val="clear" w:color="auto" w:fill="auto"/>
                  <w:noWrap/>
                  <w:vAlign w:val="bottom"/>
                </w:tcPr>
                <w:p w14:paraId="68DD6803" w14:textId="46C341B2" w:rsidR="00A725BE" w:rsidRPr="00702EE3" w:rsidRDefault="00A725BE" w:rsidP="00BE4CBC">
                  <w:pPr>
                    <w:rPr>
                      <w:rFonts w:asciiTheme="minorHAnsi" w:hAnsiTheme="minorHAnsi" w:cs="Arial"/>
                      <w:b/>
                      <w:bCs/>
                      <w:sz w:val="22"/>
                      <w:szCs w:val="22"/>
                    </w:rPr>
                  </w:pPr>
                </w:p>
              </w:tc>
              <w:tc>
                <w:tcPr>
                  <w:tcW w:w="319" w:type="pct"/>
                  <w:tcBorders>
                    <w:top w:val="nil"/>
                    <w:left w:val="nil"/>
                    <w:bottom w:val="single" w:sz="4" w:space="0" w:color="008080"/>
                    <w:right w:val="single" w:sz="4" w:space="0" w:color="008080"/>
                  </w:tcBorders>
                  <w:shd w:val="clear" w:color="auto" w:fill="auto"/>
                  <w:noWrap/>
                  <w:vAlign w:val="bottom"/>
                </w:tcPr>
                <w:p w14:paraId="10EC3C0B" w14:textId="4BBC23E1" w:rsidR="00A725BE" w:rsidRPr="00702EE3" w:rsidRDefault="00A725BE" w:rsidP="00BE4CBC">
                  <w:pPr>
                    <w:jc w:val="right"/>
                    <w:rPr>
                      <w:rFonts w:asciiTheme="minorHAnsi" w:hAnsiTheme="minorHAnsi" w:cs="Arial"/>
                      <w:b/>
                      <w:bCs/>
                      <w:sz w:val="22"/>
                      <w:szCs w:val="22"/>
                    </w:rPr>
                  </w:pPr>
                </w:p>
              </w:tc>
              <w:tc>
                <w:tcPr>
                  <w:tcW w:w="426" w:type="pct"/>
                  <w:tcBorders>
                    <w:top w:val="nil"/>
                    <w:left w:val="nil"/>
                    <w:bottom w:val="single" w:sz="4" w:space="0" w:color="008080"/>
                    <w:right w:val="single" w:sz="8" w:space="0" w:color="008080"/>
                  </w:tcBorders>
                  <w:shd w:val="clear" w:color="auto" w:fill="auto"/>
                  <w:noWrap/>
                  <w:vAlign w:val="bottom"/>
                </w:tcPr>
                <w:p w14:paraId="51C83CA0" w14:textId="0BB93CE4" w:rsidR="00A725BE" w:rsidRPr="00702EE3" w:rsidRDefault="00A725BE" w:rsidP="00BE4CBC">
                  <w:pPr>
                    <w:jc w:val="right"/>
                    <w:rPr>
                      <w:rFonts w:asciiTheme="minorHAnsi" w:hAnsiTheme="minorHAnsi" w:cs="Arial"/>
                      <w:b/>
                      <w:bCs/>
                      <w:sz w:val="22"/>
                      <w:szCs w:val="22"/>
                    </w:rPr>
                  </w:pPr>
                </w:p>
              </w:tc>
            </w:tr>
            <w:tr w:rsidR="006802D0" w:rsidRPr="00702EE3" w14:paraId="635947A8" w14:textId="1B85E47E" w:rsidTr="006C48EC">
              <w:trPr>
                <w:trHeight w:val="255"/>
              </w:trPr>
              <w:tc>
                <w:tcPr>
                  <w:tcW w:w="2817" w:type="pct"/>
                  <w:tcBorders>
                    <w:top w:val="nil"/>
                    <w:left w:val="single" w:sz="8" w:space="0" w:color="008080"/>
                    <w:bottom w:val="single" w:sz="4" w:space="0" w:color="008080"/>
                    <w:right w:val="nil"/>
                  </w:tcBorders>
                  <w:shd w:val="clear" w:color="auto" w:fill="auto"/>
                  <w:noWrap/>
                  <w:vAlign w:val="bottom"/>
                </w:tcPr>
                <w:p w14:paraId="3CE91E18" w14:textId="10FA66DD" w:rsidR="00A725BE" w:rsidRPr="00702EE3" w:rsidRDefault="00A725BE" w:rsidP="00EB5D3D">
                  <w:pPr>
                    <w:rPr>
                      <w:rFonts w:asciiTheme="minorHAnsi" w:hAnsiTheme="minorHAnsi" w:cs="Arial"/>
                      <w:bCs/>
                      <w:sz w:val="22"/>
                      <w:szCs w:val="22"/>
                    </w:rPr>
                  </w:pPr>
                  <w:r w:rsidRPr="00702EE3">
                    <w:rPr>
                      <w:rFonts w:asciiTheme="minorHAnsi" w:hAnsiTheme="minorHAnsi" w:cs="Arial"/>
                      <w:bCs/>
                      <w:sz w:val="22"/>
                      <w:szCs w:val="22"/>
                    </w:rPr>
                    <w:t>3.1.2 Raport privind impactul asupra mediului</w:t>
                  </w:r>
                </w:p>
              </w:tc>
              <w:tc>
                <w:tcPr>
                  <w:tcW w:w="427" w:type="pct"/>
                  <w:tcBorders>
                    <w:top w:val="nil"/>
                    <w:left w:val="single" w:sz="8" w:space="0" w:color="008080"/>
                    <w:bottom w:val="single" w:sz="4" w:space="0" w:color="008080"/>
                    <w:right w:val="single" w:sz="4" w:space="0" w:color="008080"/>
                  </w:tcBorders>
                  <w:shd w:val="clear" w:color="auto" w:fill="auto"/>
                  <w:noWrap/>
                  <w:vAlign w:val="center"/>
                </w:tcPr>
                <w:p w14:paraId="56344D9E" w14:textId="7148DDF6" w:rsidR="00A725BE" w:rsidRPr="00702EE3" w:rsidRDefault="00A725BE" w:rsidP="00BE4CBC">
                  <w:pPr>
                    <w:jc w:val="right"/>
                    <w:rPr>
                      <w:rFonts w:asciiTheme="minorHAnsi" w:hAnsiTheme="minorHAnsi" w:cs="Arial"/>
                      <w:b/>
                      <w:bCs/>
                      <w:sz w:val="22"/>
                      <w:szCs w:val="22"/>
                    </w:rPr>
                  </w:pPr>
                </w:p>
              </w:tc>
              <w:tc>
                <w:tcPr>
                  <w:tcW w:w="319" w:type="pct"/>
                  <w:tcBorders>
                    <w:top w:val="nil"/>
                    <w:left w:val="nil"/>
                    <w:bottom w:val="single" w:sz="4" w:space="0" w:color="008080"/>
                    <w:right w:val="single" w:sz="8" w:space="0" w:color="008080"/>
                  </w:tcBorders>
                  <w:shd w:val="clear" w:color="auto" w:fill="auto"/>
                  <w:noWrap/>
                  <w:vAlign w:val="bottom"/>
                </w:tcPr>
                <w:p w14:paraId="2F928A81" w14:textId="1378109E" w:rsidR="00A725BE" w:rsidRPr="00702EE3" w:rsidRDefault="00A725BE" w:rsidP="00BE4CBC">
                  <w:pPr>
                    <w:rPr>
                      <w:rFonts w:asciiTheme="minorHAnsi" w:hAnsiTheme="minorHAnsi" w:cs="Arial"/>
                      <w:b/>
                      <w:bCs/>
                      <w:sz w:val="22"/>
                      <w:szCs w:val="22"/>
                    </w:rPr>
                  </w:pPr>
                </w:p>
              </w:tc>
              <w:tc>
                <w:tcPr>
                  <w:tcW w:w="426" w:type="pct"/>
                  <w:tcBorders>
                    <w:top w:val="nil"/>
                    <w:left w:val="nil"/>
                    <w:bottom w:val="single" w:sz="4" w:space="0" w:color="008080"/>
                    <w:right w:val="single" w:sz="4" w:space="0" w:color="008080"/>
                  </w:tcBorders>
                  <w:shd w:val="clear" w:color="auto" w:fill="auto"/>
                  <w:noWrap/>
                  <w:vAlign w:val="center"/>
                </w:tcPr>
                <w:p w14:paraId="23D8441E" w14:textId="002246C2" w:rsidR="00A725BE" w:rsidRPr="00702EE3" w:rsidRDefault="00A725BE" w:rsidP="00BE4CBC">
                  <w:pPr>
                    <w:jc w:val="right"/>
                    <w:rPr>
                      <w:rFonts w:asciiTheme="minorHAnsi" w:hAnsiTheme="minorHAnsi" w:cs="Arial"/>
                      <w:b/>
                      <w:bCs/>
                      <w:sz w:val="22"/>
                      <w:szCs w:val="22"/>
                    </w:rPr>
                  </w:pPr>
                </w:p>
              </w:tc>
              <w:tc>
                <w:tcPr>
                  <w:tcW w:w="266" w:type="pct"/>
                  <w:tcBorders>
                    <w:top w:val="nil"/>
                    <w:left w:val="nil"/>
                    <w:bottom w:val="single" w:sz="4" w:space="0" w:color="008080"/>
                    <w:right w:val="single" w:sz="8" w:space="0" w:color="008080"/>
                  </w:tcBorders>
                  <w:shd w:val="clear" w:color="auto" w:fill="auto"/>
                  <w:noWrap/>
                  <w:vAlign w:val="bottom"/>
                </w:tcPr>
                <w:p w14:paraId="3AB9F0CA" w14:textId="3E012D49" w:rsidR="00A725BE" w:rsidRPr="00702EE3" w:rsidRDefault="00A725BE" w:rsidP="00BE4CBC">
                  <w:pPr>
                    <w:rPr>
                      <w:rFonts w:asciiTheme="minorHAnsi" w:hAnsiTheme="minorHAnsi" w:cs="Arial"/>
                      <w:b/>
                      <w:bCs/>
                      <w:sz w:val="22"/>
                      <w:szCs w:val="22"/>
                    </w:rPr>
                  </w:pPr>
                </w:p>
              </w:tc>
              <w:tc>
                <w:tcPr>
                  <w:tcW w:w="319" w:type="pct"/>
                  <w:tcBorders>
                    <w:top w:val="nil"/>
                    <w:left w:val="nil"/>
                    <w:bottom w:val="single" w:sz="4" w:space="0" w:color="008080"/>
                    <w:right w:val="single" w:sz="4" w:space="0" w:color="008080"/>
                  </w:tcBorders>
                  <w:shd w:val="clear" w:color="auto" w:fill="auto"/>
                  <w:noWrap/>
                  <w:vAlign w:val="bottom"/>
                </w:tcPr>
                <w:p w14:paraId="0A575093" w14:textId="4E3314D3" w:rsidR="00A725BE" w:rsidRPr="00702EE3" w:rsidRDefault="00A725BE" w:rsidP="00BE4CBC">
                  <w:pPr>
                    <w:jc w:val="right"/>
                    <w:rPr>
                      <w:rFonts w:asciiTheme="minorHAnsi" w:hAnsiTheme="minorHAnsi" w:cs="Arial"/>
                      <w:b/>
                      <w:bCs/>
                      <w:sz w:val="22"/>
                      <w:szCs w:val="22"/>
                    </w:rPr>
                  </w:pPr>
                </w:p>
              </w:tc>
              <w:tc>
                <w:tcPr>
                  <w:tcW w:w="426" w:type="pct"/>
                  <w:tcBorders>
                    <w:top w:val="nil"/>
                    <w:left w:val="nil"/>
                    <w:bottom w:val="single" w:sz="4" w:space="0" w:color="008080"/>
                    <w:right w:val="single" w:sz="8" w:space="0" w:color="008080"/>
                  </w:tcBorders>
                  <w:shd w:val="clear" w:color="auto" w:fill="auto"/>
                  <w:noWrap/>
                  <w:vAlign w:val="bottom"/>
                </w:tcPr>
                <w:p w14:paraId="52BACD0D" w14:textId="18B2B992" w:rsidR="00A725BE" w:rsidRPr="00702EE3" w:rsidRDefault="00A725BE" w:rsidP="00BE4CBC">
                  <w:pPr>
                    <w:jc w:val="right"/>
                    <w:rPr>
                      <w:rFonts w:asciiTheme="minorHAnsi" w:hAnsiTheme="minorHAnsi" w:cs="Arial"/>
                      <w:b/>
                      <w:bCs/>
                      <w:sz w:val="22"/>
                      <w:szCs w:val="22"/>
                    </w:rPr>
                  </w:pPr>
                </w:p>
              </w:tc>
            </w:tr>
            <w:tr w:rsidR="006802D0" w:rsidRPr="00702EE3" w14:paraId="4D80693B" w14:textId="25F0656F" w:rsidTr="006C48EC">
              <w:trPr>
                <w:trHeight w:val="255"/>
              </w:trPr>
              <w:tc>
                <w:tcPr>
                  <w:tcW w:w="2817" w:type="pct"/>
                  <w:tcBorders>
                    <w:top w:val="nil"/>
                    <w:left w:val="single" w:sz="8" w:space="0" w:color="008080"/>
                    <w:bottom w:val="single" w:sz="4" w:space="0" w:color="008080"/>
                    <w:right w:val="nil"/>
                  </w:tcBorders>
                  <w:shd w:val="clear" w:color="auto" w:fill="auto"/>
                  <w:noWrap/>
                  <w:vAlign w:val="bottom"/>
                </w:tcPr>
                <w:p w14:paraId="731EF35C" w14:textId="38272227" w:rsidR="00A725BE" w:rsidRPr="00702EE3" w:rsidRDefault="00A725BE" w:rsidP="00EB5D3D">
                  <w:pPr>
                    <w:rPr>
                      <w:rFonts w:asciiTheme="minorHAnsi" w:hAnsiTheme="minorHAnsi" w:cs="Arial"/>
                      <w:bCs/>
                      <w:sz w:val="22"/>
                      <w:szCs w:val="22"/>
                    </w:rPr>
                  </w:pPr>
                  <w:r w:rsidRPr="00702EE3">
                    <w:rPr>
                      <w:rFonts w:asciiTheme="minorHAnsi" w:hAnsiTheme="minorHAnsi" w:cs="Arial"/>
                      <w:bCs/>
                      <w:sz w:val="22"/>
                      <w:szCs w:val="22"/>
                    </w:rPr>
                    <w:t>3.1.3 Alte studii specifice</w:t>
                  </w:r>
                </w:p>
              </w:tc>
              <w:tc>
                <w:tcPr>
                  <w:tcW w:w="427" w:type="pct"/>
                  <w:tcBorders>
                    <w:top w:val="nil"/>
                    <w:left w:val="single" w:sz="8" w:space="0" w:color="008080"/>
                    <w:bottom w:val="single" w:sz="4" w:space="0" w:color="008080"/>
                    <w:right w:val="single" w:sz="4" w:space="0" w:color="008080"/>
                  </w:tcBorders>
                  <w:shd w:val="clear" w:color="auto" w:fill="auto"/>
                  <w:noWrap/>
                  <w:vAlign w:val="center"/>
                </w:tcPr>
                <w:p w14:paraId="056B0FE1" w14:textId="50561440" w:rsidR="00A725BE" w:rsidRPr="00702EE3" w:rsidRDefault="00A725BE" w:rsidP="00BE4CBC">
                  <w:pPr>
                    <w:jc w:val="right"/>
                    <w:rPr>
                      <w:rFonts w:asciiTheme="minorHAnsi" w:hAnsiTheme="minorHAnsi" w:cs="Arial"/>
                      <w:b/>
                      <w:bCs/>
                      <w:sz w:val="22"/>
                      <w:szCs w:val="22"/>
                    </w:rPr>
                  </w:pPr>
                </w:p>
              </w:tc>
              <w:tc>
                <w:tcPr>
                  <w:tcW w:w="319" w:type="pct"/>
                  <w:tcBorders>
                    <w:top w:val="nil"/>
                    <w:left w:val="nil"/>
                    <w:bottom w:val="single" w:sz="4" w:space="0" w:color="008080"/>
                    <w:right w:val="single" w:sz="8" w:space="0" w:color="008080"/>
                  </w:tcBorders>
                  <w:shd w:val="clear" w:color="auto" w:fill="auto"/>
                  <w:noWrap/>
                  <w:vAlign w:val="bottom"/>
                </w:tcPr>
                <w:p w14:paraId="774CDD29" w14:textId="1153AC2D" w:rsidR="00A725BE" w:rsidRPr="00702EE3" w:rsidRDefault="00A725BE" w:rsidP="00BE4CBC">
                  <w:pPr>
                    <w:rPr>
                      <w:rFonts w:asciiTheme="minorHAnsi" w:hAnsiTheme="minorHAnsi" w:cs="Arial"/>
                      <w:b/>
                      <w:bCs/>
                      <w:sz w:val="22"/>
                      <w:szCs w:val="22"/>
                    </w:rPr>
                  </w:pPr>
                </w:p>
              </w:tc>
              <w:tc>
                <w:tcPr>
                  <w:tcW w:w="426" w:type="pct"/>
                  <w:tcBorders>
                    <w:top w:val="nil"/>
                    <w:left w:val="nil"/>
                    <w:bottom w:val="single" w:sz="4" w:space="0" w:color="008080"/>
                    <w:right w:val="single" w:sz="4" w:space="0" w:color="008080"/>
                  </w:tcBorders>
                  <w:shd w:val="clear" w:color="auto" w:fill="auto"/>
                  <w:noWrap/>
                  <w:vAlign w:val="center"/>
                </w:tcPr>
                <w:p w14:paraId="5ACD7776" w14:textId="5200F46B" w:rsidR="00A725BE" w:rsidRPr="00702EE3" w:rsidRDefault="00A725BE" w:rsidP="00BE4CBC">
                  <w:pPr>
                    <w:jc w:val="right"/>
                    <w:rPr>
                      <w:rFonts w:asciiTheme="minorHAnsi" w:hAnsiTheme="minorHAnsi" w:cs="Arial"/>
                      <w:b/>
                      <w:bCs/>
                      <w:sz w:val="22"/>
                      <w:szCs w:val="22"/>
                    </w:rPr>
                  </w:pPr>
                </w:p>
              </w:tc>
              <w:tc>
                <w:tcPr>
                  <w:tcW w:w="266" w:type="pct"/>
                  <w:tcBorders>
                    <w:top w:val="nil"/>
                    <w:left w:val="nil"/>
                    <w:bottom w:val="single" w:sz="4" w:space="0" w:color="008080"/>
                    <w:right w:val="single" w:sz="8" w:space="0" w:color="008080"/>
                  </w:tcBorders>
                  <w:shd w:val="clear" w:color="auto" w:fill="auto"/>
                  <w:noWrap/>
                  <w:vAlign w:val="bottom"/>
                </w:tcPr>
                <w:p w14:paraId="176CD697" w14:textId="09AD7DF2" w:rsidR="00A725BE" w:rsidRPr="00702EE3" w:rsidRDefault="00A725BE" w:rsidP="00BE4CBC">
                  <w:pPr>
                    <w:rPr>
                      <w:rFonts w:asciiTheme="minorHAnsi" w:hAnsiTheme="minorHAnsi" w:cs="Arial"/>
                      <w:b/>
                      <w:bCs/>
                      <w:sz w:val="22"/>
                      <w:szCs w:val="22"/>
                    </w:rPr>
                  </w:pPr>
                </w:p>
              </w:tc>
              <w:tc>
                <w:tcPr>
                  <w:tcW w:w="319" w:type="pct"/>
                  <w:tcBorders>
                    <w:top w:val="nil"/>
                    <w:left w:val="nil"/>
                    <w:bottom w:val="single" w:sz="4" w:space="0" w:color="008080"/>
                    <w:right w:val="single" w:sz="4" w:space="0" w:color="008080"/>
                  </w:tcBorders>
                  <w:shd w:val="clear" w:color="auto" w:fill="auto"/>
                  <w:noWrap/>
                  <w:vAlign w:val="bottom"/>
                </w:tcPr>
                <w:p w14:paraId="457127D6" w14:textId="5FC574EB" w:rsidR="00A725BE" w:rsidRPr="00702EE3" w:rsidRDefault="00A725BE" w:rsidP="00BE4CBC">
                  <w:pPr>
                    <w:jc w:val="right"/>
                    <w:rPr>
                      <w:rFonts w:asciiTheme="minorHAnsi" w:hAnsiTheme="minorHAnsi" w:cs="Arial"/>
                      <w:b/>
                      <w:bCs/>
                      <w:sz w:val="22"/>
                      <w:szCs w:val="22"/>
                    </w:rPr>
                  </w:pPr>
                </w:p>
              </w:tc>
              <w:tc>
                <w:tcPr>
                  <w:tcW w:w="426" w:type="pct"/>
                  <w:tcBorders>
                    <w:top w:val="nil"/>
                    <w:left w:val="nil"/>
                    <w:bottom w:val="single" w:sz="4" w:space="0" w:color="008080"/>
                    <w:right w:val="single" w:sz="8" w:space="0" w:color="008080"/>
                  </w:tcBorders>
                  <w:shd w:val="clear" w:color="auto" w:fill="auto"/>
                  <w:noWrap/>
                  <w:vAlign w:val="bottom"/>
                </w:tcPr>
                <w:p w14:paraId="21121370" w14:textId="35234A91" w:rsidR="00A725BE" w:rsidRPr="00702EE3" w:rsidRDefault="00A725BE" w:rsidP="00BE4CBC">
                  <w:pPr>
                    <w:jc w:val="right"/>
                    <w:rPr>
                      <w:rFonts w:asciiTheme="minorHAnsi" w:hAnsiTheme="minorHAnsi" w:cs="Arial"/>
                      <w:b/>
                      <w:bCs/>
                      <w:sz w:val="22"/>
                      <w:szCs w:val="22"/>
                    </w:rPr>
                  </w:pPr>
                </w:p>
              </w:tc>
            </w:tr>
            <w:tr w:rsidR="006802D0" w:rsidRPr="00702EE3" w14:paraId="4473478A" w14:textId="7D67ED93" w:rsidTr="006C48EC">
              <w:trPr>
                <w:trHeight w:val="255"/>
              </w:trPr>
              <w:tc>
                <w:tcPr>
                  <w:tcW w:w="2817" w:type="pct"/>
                  <w:tcBorders>
                    <w:top w:val="nil"/>
                    <w:left w:val="single" w:sz="8" w:space="0" w:color="008080"/>
                    <w:bottom w:val="single" w:sz="4" w:space="0" w:color="008080"/>
                    <w:right w:val="nil"/>
                  </w:tcBorders>
                  <w:shd w:val="clear" w:color="auto" w:fill="auto"/>
                  <w:noWrap/>
                  <w:vAlign w:val="bottom"/>
                </w:tcPr>
                <w:p w14:paraId="5251E974" w14:textId="5F4B3DF2" w:rsidR="00A725BE" w:rsidRPr="00702EE3" w:rsidRDefault="00A725BE" w:rsidP="00A725BE">
                  <w:pPr>
                    <w:rPr>
                      <w:rFonts w:asciiTheme="minorHAnsi" w:hAnsiTheme="minorHAnsi" w:cs="Arial"/>
                      <w:bCs/>
                      <w:sz w:val="22"/>
                      <w:szCs w:val="22"/>
                    </w:rPr>
                  </w:pPr>
                  <w:r w:rsidRPr="00702EE3">
                    <w:rPr>
                      <w:rFonts w:asciiTheme="minorHAnsi" w:hAnsiTheme="minorHAnsi" w:cs="Arial"/>
                      <w:sz w:val="22"/>
                      <w:szCs w:val="22"/>
                      <w:lang w:val="it-IT"/>
                    </w:rPr>
                    <w:t>3.2 Documentatii-suport și cheltuieli pentru obţinerea de avize, acorduri şi autorizaţii</w:t>
                  </w:r>
                </w:p>
              </w:tc>
              <w:tc>
                <w:tcPr>
                  <w:tcW w:w="427" w:type="pct"/>
                  <w:tcBorders>
                    <w:top w:val="nil"/>
                    <w:left w:val="single" w:sz="8" w:space="0" w:color="008080"/>
                    <w:bottom w:val="single" w:sz="4" w:space="0" w:color="008080"/>
                    <w:right w:val="single" w:sz="4" w:space="0" w:color="008080"/>
                  </w:tcBorders>
                  <w:shd w:val="clear" w:color="auto" w:fill="auto"/>
                  <w:noWrap/>
                  <w:vAlign w:val="center"/>
                </w:tcPr>
                <w:p w14:paraId="2B75EBFF" w14:textId="64945C55" w:rsidR="00A725BE" w:rsidRPr="00702EE3" w:rsidRDefault="00A725BE" w:rsidP="00BE4CBC">
                  <w:pPr>
                    <w:jc w:val="right"/>
                    <w:rPr>
                      <w:rFonts w:asciiTheme="minorHAnsi" w:hAnsiTheme="minorHAnsi" w:cs="Arial"/>
                      <w:b/>
                      <w:bCs/>
                      <w:sz w:val="22"/>
                      <w:szCs w:val="22"/>
                    </w:rPr>
                  </w:pPr>
                </w:p>
              </w:tc>
              <w:tc>
                <w:tcPr>
                  <w:tcW w:w="319" w:type="pct"/>
                  <w:tcBorders>
                    <w:top w:val="nil"/>
                    <w:left w:val="nil"/>
                    <w:bottom w:val="single" w:sz="4" w:space="0" w:color="008080"/>
                    <w:right w:val="single" w:sz="8" w:space="0" w:color="008080"/>
                  </w:tcBorders>
                  <w:shd w:val="clear" w:color="auto" w:fill="auto"/>
                  <w:noWrap/>
                  <w:vAlign w:val="bottom"/>
                </w:tcPr>
                <w:p w14:paraId="65EB5BD8" w14:textId="2AA7068A" w:rsidR="00A725BE" w:rsidRPr="00702EE3" w:rsidRDefault="00A725BE" w:rsidP="00BE4CBC">
                  <w:pPr>
                    <w:rPr>
                      <w:rFonts w:asciiTheme="minorHAnsi" w:hAnsiTheme="minorHAnsi" w:cs="Arial"/>
                      <w:b/>
                      <w:bCs/>
                      <w:sz w:val="22"/>
                      <w:szCs w:val="22"/>
                    </w:rPr>
                  </w:pPr>
                </w:p>
              </w:tc>
              <w:tc>
                <w:tcPr>
                  <w:tcW w:w="426" w:type="pct"/>
                  <w:tcBorders>
                    <w:top w:val="nil"/>
                    <w:left w:val="nil"/>
                    <w:bottom w:val="single" w:sz="4" w:space="0" w:color="008080"/>
                    <w:right w:val="single" w:sz="4" w:space="0" w:color="008080"/>
                  </w:tcBorders>
                  <w:shd w:val="clear" w:color="auto" w:fill="auto"/>
                  <w:noWrap/>
                  <w:vAlign w:val="center"/>
                </w:tcPr>
                <w:p w14:paraId="112F4EE1" w14:textId="64B2B7EB" w:rsidR="00A725BE" w:rsidRPr="00702EE3" w:rsidRDefault="00A725BE" w:rsidP="00BE4CBC">
                  <w:pPr>
                    <w:jc w:val="right"/>
                    <w:rPr>
                      <w:rFonts w:asciiTheme="minorHAnsi" w:hAnsiTheme="minorHAnsi" w:cs="Arial"/>
                      <w:b/>
                      <w:bCs/>
                      <w:sz w:val="22"/>
                      <w:szCs w:val="22"/>
                    </w:rPr>
                  </w:pPr>
                </w:p>
              </w:tc>
              <w:tc>
                <w:tcPr>
                  <w:tcW w:w="266" w:type="pct"/>
                  <w:tcBorders>
                    <w:top w:val="nil"/>
                    <w:left w:val="nil"/>
                    <w:bottom w:val="single" w:sz="4" w:space="0" w:color="008080"/>
                    <w:right w:val="single" w:sz="8" w:space="0" w:color="008080"/>
                  </w:tcBorders>
                  <w:shd w:val="clear" w:color="auto" w:fill="auto"/>
                  <w:noWrap/>
                  <w:vAlign w:val="bottom"/>
                </w:tcPr>
                <w:p w14:paraId="5EF1C64F" w14:textId="37469FC4" w:rsidR="00A725BE" w:rsidRPr="00702EE3" w:rsidRDefault="00A725BE" w:rsidP="00BE4CBC">
                  <w:pPr>
                    <w:rPr>
                      <w:rFonts w:asciiTheme="minorHAnsi" w:hAnsiTheme="minorHAnsi" w:cs="Arial"/>
                      <w:b/>
                      <w:bCs/>
                      <w:sz w:val="22"/>
                      <w:szCs w:val="22"/>
                    </w:rPr>
                  </w:pPr>
                </w:p>
              </w:tc>
              <w:tc>
                <w:tcPr>
                  <w:tcW w:w="319" w:type="pct"/>
                  <w:tcBorders>
                    <w:top w:val="nil"/>
                    <w:left w:val="nil"/>
                    <w:bottom w:val="single" w:sz="4" w:space="0" w:color="008080"/>
                    <w:right w:val="single" w:sz="4" w:space="0" w:color="008080"/>
                  </w:tcBorders>
                  <w:shd w:val="clear" w:color="auto" w:fill="auto"/>
                  <w:noWrap/>
                  <w:vAlign w:val="bottom"/>
                </w:tcPr>
                <w:p w14:paraId="7C51A3DB" w14:textId="2B6C0389" w:rsidR="00A725BE" w:rsidRPr="00702EE3" w:rsidRDefault="00A725BE" w:rsidP="00BE4CBC">
                  <w:pPr>
                    <w:jc w:val="right"/>
                    <w:rPr>
                      <w:rFonts w:asciiTheme="minorHAnsi" w:hAnsiTheme="minorHAnsi" w:cs="Arial"/>
                      <w:b/>
                      <w:bCs/>
                      <w:sz w:val="22"/>
                      <w:szCs w:val="22"/>
                    </w:rPr>
                  </w:pPr>
                </w:p>
              </w:tc>
              <w:tc>
                <w:tcPr>
                  <w:tcW w:w="426" w:type="pct"/>
                  <w:tcBorders>
                    <w:top w:val="nil"/>
                    <w:left w:val="nil"/>
                    <w:bottom w:val="single" w:sz="4" w:space="0" w:color="008080"/>
                    <w:right w:val="single" w:sz="8" w:space="0" w:color="008080"/>
                  </w:tcBorders>
                  <w:shd w:val="clear" w:color="auto" w:fill="auto"/>
                  <w:noWrap/>
                  <w:vAlign w:val="bottom"/>
                </w:tcPr>
                <w:p w14:paraId="6307FC9F" w14:textId="69D076BC" w:rsidR="00A725BE" w:rsidRPr="00702EE3" w:rsidRDefault="00A725BE" w:rsidP="00BE4CBC">
                  <w:pPr>
                    <w:jc w:val="right"/>
                    <w:rPr>
                      <w:rFonts w:asciiTheme="minorHAnsi" w:hAnsiTheme="minorHAnsi" w:cs="Arial"/>
                      <w:b/>
                      <w:bCs/>
                      <w:sz w:val="22"/>
                      <w:szCs w:val="22"/>
                    </w:rPr>
                  </w:pPr>
                </w:p>
              </w:tc>
            </w:tr>
            <w:tr w:rsidR="006802D0" w:rsidRPr="00702EE3" w14:paraId="1324E4AD" w14:textId="723D25AA" w:rsidTr="006C48EC">
              <w:trPr>
                <w:trHeight w:val="255"/>
              </w:trPr>
              <w:tc>
                <w:tcPr>
                  <w:tcW w:w="2817" w:type="pct"/>
                  <w:tcBorders>
                    <w:top w:val="nil"/>
                    <w:left w:val="single" w:sz="8" w:space="0" w:color="008080"/>
                    <w:bottom w:val="single" w:sz="4" w:space="0" w:color="008080"/>
                    <w:right w:val="nil"/>
                  </w:tcBorders>
                  <w:shd w:val="clear" w:color="auto" w:fill="auto"/>
                  <w:noWrap/>
                  <w:vAlign w:val="bottom"/>
                </w:tcPr>
                <w:p w14:paraId="158C4291" w14:textId="2B99A194" w:rsidR="00A725BE" w:rsidRPr="00702EE3" w:rsidRDefault="00A725BE" w:rsidP="00EB5D3D">
                  <w:pPr>
                    <w:rPr>
                      <w:rFonts w:asciiTheme="minorHAnsi" w:hAnsiTheme="minorHAnsi" w:cs="Arial"/>
                      <w:bCs/>
                      <w:sz w:val="22"/>
                      <w:szCs w:val="22"/>
                    </w:rPr>
                  </w:pPr>
                  <w:r w:rsidRPr="00702EE3">
                    <w:rPr>
                      <w:rFonts w:asciiTheme="minorHAnsi" w:hAnsiTheme="minorHAnsi" w:cs="Arial"/>
                      <w:bCs/>
                      <w:sz w:val="22"/>
                      <w:szCs w:val="22"/>
                    </w:rPr>
                    <w:t>3.3 Expertizare tehnică</w:t>
                  </w:r>
                </w:p>
              </w:tc>
              <w:tc>
                <w:tcPr>
                  <w:tcW w:w="427" w:type="pct"/>
                  <w:tcBorders>
                    <w:top w:val="nil"/>
                    <w:left w:val="single" w:sz="8" w:space="0" w:color="008080"/>
                    <w:bottom w:val="single" w:sz="4" w:space="0" w:color="008080"/>
                    <w:right w:val="single" w:sz="4" w:space="0" w:color="008080"/>
                  </w:tcBorders>
                  <w:shd w:val="clear" w:color="auto" w:fill="auto"/>
                  <w:noWrap/>
                  <w:vAlign w:val="center"/>
                </w:tcPr>
                <w:p w14:paraId="40E26874" w14:textId="3FD881D5" w:rsidR="00A725BE" w:rsidRPr="00702EE3" w:rsidRDefault="00A725BE" w:rsidP="00BE4CBC">
                  <w:pPr>
                    <w:jc w:val="right"/>
                    <w:rPr>
                      <w:rFonts w:asciiTheme="minorHAnsi" w:hAnsiTheme="minorHAnsi" w:cs="Arial"/>
                      <w:b/>
                      <w:bCs/>
                      <w:sz w:val="22"/>
                      <w:szCs w:val="22"/>
                    </w:rPr>
                  </w:pPr>
                </w:p>
              </w:tc>
              <w:tc>
                <w:tcPr>
                  <w:tcW w:w="319" w:type="pct"/>
                  <w:tcBorders>
                    <w:top w:val="nil"/>
                    <w:left w:val="nil"/>
                    <w:bottom w:val="single" w:sz="4" w:space="0" w:color="008080"/>
                    <w:right w:val="single" w:sz="8" w:space="0" w:color="008080"/>
                  </w:tcBorders>
                  <w:shd w:val="clear" w:color="auto" w:fill="auto"/>
                  <w:noWrap/>
                  <w:vAlign w:val="bottom"/>
                </w:tcPr>
                <w:p w14:paraId="48CDF153" w14:textId="6FF9A4C3" w:rsidR="00A725BE" w:rsidRPr="00702EE3" w:rsidRDefault="00A725BE" w:rsidP="00BE4CBC">
                  <w:pPr>
                    <w:rPr>
                      <w:rFonts w:asciiTheme="minorHAnsi" w:hAnsiTheme="minorHAnsi" w:cs="Arial"/>
                      <w:b/>
                      <w:bCs/>
                      <w:sz w:val="22"/>
                      <w:szCs w:val="22"/>
                    </w:rPr>
                  </w:pPr>
                </w:p>
              </w:tc>
              <w:tc>
                <w:tcPr>
                  <w:tcW w:w="426" w:type="pct"/>
                  <w:tcBorders>
                    <w:top w:val="nil"/>
                    <w:left w:val="nil"/>
                    <w:bottom w:val="single" w:sz="4" w:space="0" w:color="008080"/>
                    <w:right w:val="single" w:sz="4" w:space="0" w:color="008080"/>
                  </w:tcBorders>
                  <w:shd w:val="clear" w:color="auto" w:fill="auto"/>
                  <w:noWrap/>
                  <w:vAlign w:val="center"/>
                </w:tcPr>
                <w:p w14:paraId="1FAFC60F" w14:textId="5732CB9E" w:rsidR="00A725BE" w:rsidRPr="00702EE3" w:rsidRDefault="00A725BE" w:rsidP="00BE4CBC">
                  <w:pPr>
                    <w:jc w:val="right"/>
                    <w:rPr>
                      <w:rFonts w:asciiTheme="minorHAnsi" w:hAnsiTheme="minorHAnsi" w:cs="Arial"/>
                      <w:b/>
                      <w:bCs/>
                      <w:sz w:val="22"/>
                      <w:szCs w:val="22"/>
                    </w:rPr>
                  </w:pPr>
                </w:p>
              </w:tc>
              <w:tc>
                <w:tcPr>
                  <w:tcW w:w="266" w:type="pct"/>
                  <w:tcBorders>
                    <w:top w:val="nil"/>
                    <w:left w:val="nil"/>
                    <w:bottom w:val="single" w:sz="4" w:space="0" w:color="008080"/>
                    <w:right w:val="single" w:sz="8" w:space="0" w:color="008080"/>
                  </w:tcBorders>
                  <w:shd w:val="clear" w:color="auto" w:fill="auto"/>
                  <w:noWrap/>
                  <w:vAlign w:val="bottom"/>
                </w:tcPr>
                <w:p w14:paraId="354DFD2D" w14:textId="52BA5320" w:rsidR="00A725BE" w:rsidRPr="00702EE3" w:rsidRDefault="00A725BE" w:rsidP="00BE4CBC">
                  <w:pPr>
                    <w:rPr>
                      <w:rFonts w:asciiTheme="minorHAnsi" w:hAnsiTheme="minorHAnsi" w:cs="Arial"/>
                      <w:b/>
                      <w:bCs/>
                      <w:sz w:val="22"/>
                      <w:szCs w:val="22"/>
                    </w:rPr>
                  </w:pPr>
                </w:p>
              </w:tc>
              <w:tc>
                <w:tcPr>
                  <w:tcW w:w="319" w:type="pct"/>
                  <w:tcBorders>
                    <w:top w:val="nil"/>
                    <w:left w:val="nil"/>
                    <w:bottom w:val="single" w:sz="4" w:space="0" w:color="008080"/>
                    <w:right w:val="single" w:sz="4" w:space="0" w:color="008080"/>
                  </w:tcBorders>
                  <w:shd w:val="clear" w:color="auto" w:fill="auto"/>
                  <w:noWrap/>
                  <w:vAlign w:val="bottom"/>
                </w:tcPr>
                <w:p w14:paraId="0BF66504" w14:textId="5113CD96" w:rsidR="00A725BE" w:rsidRPr="00702EE3" w:rsidRDefault="00A725BE" w:rsidP="00BE4CBC">
                  <w:pPr>
                    <w:jc w:val="right"/>
                    <w:rPr>
                      <w:rFonts w:asciiTheme="minorHAnsi" w:hAnsiTheme="minorHAnsi" w:cs="Arial"/>
                      <w:b/>
                      <w:bCs/>
                      <w:sz w:val="22"/>
                      <w:szCs w:val="22"/>
                    </w:rPr>
                  </w:pPr>
                </w:p>
              </w:tc>
              <w:tc>
                <w:tcPr>
                  <w:tcW w:w="426" w:type="pct"/>
                  <w:tcBorders>
                    <w:top w:val="nil"/>
                    <w:left w:val="nil"/>
                    <w:bottom w:val="single" w:sz="4" w:space="0" w:color="008080"/>
                    <w:right w:val="single" w:sz="8" w:space="0" w:color="008080"/>
                  </w:tcBorders>
                  <w:shd w:val="clear" w:color="auto" w:fill="auto"/>
                  <w:noWrap/>
                  <w:vAlign w:val="bottom"/>
                </w:tcPr>
                <w:p w14:paraId="068E10BD" w14:textId="7FC2E0F5" w:rsidR="00A725BE" w:rsidRPr="00702EE3" w:rsidRDefault="00A725BE" w:rsidP="00BE4CBC">
                  <w:pPr>
                    <w:jc w:val="right"/>
                    <w:rPr>
                      <w:rFonts w:asciiTheme="minorHAnsi" w:hAnsiTheme="minorHAnsi" w:cs="Arial"/>
                      <w:b/>
                      <w:bCs/>
                      <w:sz w:val="22"/>
                      <w:szCs w:val="22"/>
                    </w:rPr>
                  </w:pPr>
                </w:p>
              </w:tc>
            </w:tr>
            <w:tr w:rsidR="006802D0" w:rsidRPr="00702EE3" w14:paraId="3276FD16" w14:textId="4385F63B" w:rsidTr="006C48EC">
              <w:trPr>
                <w:trHeight w:val="255"/>
              </w:trPr>
              <w:tc>
                <w:tcPr>
                  <w:tcW w:w="2817" w:type="pct"/>
                  <w:tcBorders>
                    <w:top w:val="nil"/>
                    <w:left w:val="single" w:sz="8" w:space="0" w:color="008080"/>
                    <w:bottom w:val="single" w:sz="4" w:space="0" w:color="008080"/>
                    <w:right w:val="nil"/>
                  </w:tcBorders>
                  <w:shd w:val="clear" w:color="auto" w:fill="auto"/>
                  <w:noWrap/>
                  <w:vAlign w:val="bottom"/>
                </w:tcPr>
                <w:p w14:paraId="0965754D" w14:textId="1904B41D" w:rsidR="00A725BE" w:rsidRPr="00702EE3" w:rsidRDefault="00A725BE" w:rsidP="00EB5D3D">
                  <w:pPr>
                    <w:rPr>
                      <w:rFonts w:asciiTheme="minorHAnsi" w:hAnsiTheme="minorHAnsi" w:cs="Arial"/>
                      <w:bCs/>
                      <w:sz w:val="22"/>
                      <w:szCs w:val="22"/>
                    </w:rPr>
                  </w:pPr>
                  <w:r w:rsidRPr="00702EE3">
                    <w:rPr>
                      <w:rFonts w:asciiTheme="minorHAnsi" w:hAnsiTheme="minorHAnsi" w:cs="Arial"/>
                      <w:bCs/>
                      <w:sz w:val="22"/>
                      <w:szCs w:val="22"/>
                    </w:rPr>
                    <w:t>3.4 Certificarea performanței energetice și auditul energetic al clădirilor</w:t>
                  </w:r>
                  <w:r w:rsidR="004F5F57" w:rsidRPr="00702EE3">
                    <w:rPr>
                      <w:rFonts w:asciiTheme="minorHAnsi" w:hAnsiTheme="minorHAnsi" w:cs="Arial"/>
                      <w:bCs/>
                      <w:sz w:val="22"/>
                      <w:szCs w:val="22"/>
                    </w:rPr>
                    <w:t xml:space="preserve">, </w:t>
                  </w:r>
                  <w:r w:rsidR="004F5F57" w:rsidRPr="00702EE3">
                    <w:rPr>
                      <w:rFonts w:asciiTheme="minorHAnsi" w:hAnsiTheme="minorHAnsi" w:cstheme="minorHAnsi"/>
                      <w:color w:val="000000"/>
                      <w:sz w:val="22"/>
                      <w:szCs w:val="22"/>
                      <w:lang w:eastAsia="ro-RO"/>
                    </w:rPr>
                    <w:t>auditul de siguranţă rutieră</w:t>
                  </w:r>
                </w:p>
              </w:tc>
              <w:tc>
                <w:tcPr>
                  <w:tcW w:w="427" w:type="pct"/>
                  <w:tcBorders>
                    <w:top w:val="nil"/>
                    <w:left w:val="single" w:sz="8" w:space="0" w:color="008080"/>
                    <w:bottom w:val="single" w:sz="4" w:space="0" w:color="008080"/>
                    <w:right w:val="single" w:sz="4" w:space="0" w:color="008080"/>
                  </w:tcBorders>
                  <w:shd w:val="clear" w:color="auto" w:fill="auto"/>
                  <w:noWrap/>
                  <w:vAlign w:val="center"/>
                </w:tcPr>
                <w:p w14:paraId="1451C425" w14:textId="64BA6EA3" w:rsidR="00A725BE" w:rsidRPr="00702EE3" w:rsidRDefault="00A725BE" w:rsidP="00BE4CBC">
                  <w:pPr>
                    <w:jc w:val="right"/>
                    <w:rPr>
                      <w:rFonts w:asciiTheme="minorHAnsi" w:hAnsiTheme="minorHAnsi" w:cs="Arial"/>
                      <w:b/>
                      <w:bCs/>
                      <w:sz w:val="22"/>
                      <w:szCs w:val="22"/>
                    </w:rPr>
                  </w:pPr>
                </w:p>
              </w:tc>
              <w:tc>
                <w:tcPr>
                  <w:tcW w:w="319" w:type="pct"/>
                  <w:tcBorders>
                    <w:top w:val="nil"/>
                    <w:left w:val="nil"/>
                    <w:bottom w:val="single" w:sz="4" w:space="0" w:color="008080"/>
                    <w:right w:val="single" w:sz="8" w:space="0" w:color="008080"/>
                  </w:tcBorders>
                  <w:shd w:val="clear" w:color="auto" w:fill="auto"/>
                  <w:noWrap/>
                  <w:vAlign w:val="bottom"/>
                </w:tcPr>
                <w:p w14:paraId="1FDE899F" w14:textId="5F335C13" w:rsidR="00A725BE" w:rsidRPr="00702EE3" w:rsidRDefault="00A725BE" w:rsidP="00BE4CBC">
                  <w:pPr>
                    <w:rPr>
                      <w:rFonts w:asciiTheme="minorHAnsi" w:hAnsiTheme="minorHAnsi" w:cs="Arial"/>
                      <w:b/>
                      <w:bCs/>
                      <w:sz w:val="22"/>
                      <w:szCs w:val="22"/>
                    </w:rPr>
                  </w:pPr>
                </w:p>
              </w:tc>
              <w:tc>
                <w:tcPr>
                  <w:tcW w:w="426" w:type="pct"/>
                  <w:tcBorders>
                    <w:top w:val="nil"/>
                    <w:left w:val="nil"/>
                    <w:bottom w:val="single" w:sz="4" w:space="0" w:color="008080"/>
                    <w:right w:val="single" w:sz="4" w:space="0" w:color="008080"/>
                  </w:tcBorders>
                  <w:shd w:val="clear" w:color="auto" w:fill="auto"/>
                  <w:noWrap/>
                  <w:vAlign w:val="center"/>
                </w:tcPr>
                <w:p w14:paraId="37526BDC" w14:textId="50601E37" w:rsidR="00A725BE" w:rsidRPr="00702EE3" w:rsidRDefault="00A725BE" w:rsidP="00BE4CBC">
                  <w:pPr>
                    <w:jc w:val="right"/>
                    <w:rPr>
                      <w:rFonts w:asciiTheme="minorHAnsi" w:hAnsiTheme="minorHAnsi" w:cs="Arial"/>
                      <w:b/>
                      <w:bCs/>
                      <w:sz w:val="22"/>
                      <w:szCs w:val="22"/>
                    </w:rPr>
                  </w:pPr>
                </w:p>
              </w:tc>
              <w:tc>
                <w:tcPr>
                  <w:tcW w:w="266" w:type="pct"/>
                  <w:tcBorders>
                    <w:top w:val="nil"/>
                    <w:left w:val="nil"/>
                    <w:bottom w:val="single" w:sz="4" w:space="0" w:color="008080"/>
                    <w:right w:val="single" w:sz="8" w:space="0" w:color="008080"/>
                  </w:tcBorders>
                  <w:shd w:val="clear" w:color="auto" w:fill="auto"/>
                  <w:noWrap/>
                  <w:vAlign w:val="bottom"/>
                </w:tcPr>
                <w:p w14:paraId="70009B41" w14:textId="1274119B" w:rsidR="00A725BE" w:rsidRPr="00702EE3" w:rsidRDefault="00A725BE" w:rsidP="00BE4CBC">
                  <w:pPr>
                    <w:rPr>
                      <w:rFonts w:asciiTheme="minorHAnsi" w:hAnsiTheme="minorHAnsi" w:cs="Arial"/>
                      <w:b/>
                      <w:bCs/>
                      <w:sz w:val="22"/>
                      <w:szCs w:val="22"/>
                    </w:rPr>
                  </w:pPr>
                </w:p>
              </w:tc>
              <w:tc>
                <w:tcPr>
                  <w:tcW w:w="319" w:type="pct"/>
                  <w:tcBorders>
                    <w:top w:val="nil"/>
                    <w:left w:val="nil"/>
                    <w:bottom w:val="single" w:sz="4" w:space="0" w:color="008080"/>
                    <w:right w:val="single" w:sz="4" w:space="0" w:color="008080"/>
                  </w:tcBorders>
                  <w:shd w:val="clear" w:color="auto" w:fill="auto"/>
                  <w:noWrap/>
                  <w:vAlign w:val="bottom"/>
                </w:tcPr>
                <w:p w14:paraId="6250FFA0" w14:textId="09D410D3" w:rsidR="00A725BE" w:rsidRPr="00702EE3" w:rsidRDefault="00A725BE" w:rsidP="00BE4CBC">
                  <w:pPr>
                    <w:jc w:val="right"/>
                    <w:rPr>
                      <w:rFonts w:asciiTheme="minorHAnsi" w:hAnsiTheme="minorHAnsi" w:cs="Arial"/>
                      <w:b/>
                      <w:bCs/>
                      <w:sz w:val="22"/>
                      <w:szCs w:val="22"/>
                    </w:rPr>
                  </w:pPr>
                </w:p>
              </w:tc>
              <w:tc>
                <w:tcPr>
                  <w:tcW w:w="426" w:type="pct"/>
                  <w:tcBorders>
                    <w:top w:val="nil"/>
                    <w:left w:val="nil"/>
                    <w:bottom w:val="single" w:sz="4" w:space="0" w:color="008080"/>
                    <w:right w:val="single" w:sz="8" w:space="0" w:color="008080"/>
                  </w:tcBorders>
                  <w:shd w:val="clear" w:color="auto" w:fill="auto"/>
                  <w:noWrap/>
                  <w:vAlign w:val="bottom"/>
                </w:tcPr>
                <w:p w14:paraId="586B966F" w14:textId="279613E5" w:rsidR="00A725BE" w:rsidRPr="00702EE3" w:rsidRDefault="00A725BE" w:rsidP="00BE4CBC">
                  <w:pPr>
                    <w:jc w:val="right"/>
                    <w:rPr>
                      <w:rFonts w:asciiTheme="minorHAnsi" w:hAnsiTheme="minorHAnsi" w:cs="Arial"/>
                      <w:b/>
                      <w:bCs/>
                      <w:sz w:val="22"/>
                      <w:szCs w:val="22"/>
                    </w:rPr>
                  </w:pPr>
                </w:p>
              </w:tc>
            </w:tr>
            <w:tr w:rsidR="006802D0" w:rsidRPr="00702EE3" w14:paraId="47919566" w14:textId="5E188E34" w:rsidTr="006C48EC">
              <w:trPr>
                <w:trHeight w:val="255"/>
              </w:trPr>
              <w:tc>
                <w:tcPr>
                  <w:tcW w:w="2817" w:type="pct"/>
                  <w:tcBorders>
                    <w:top w:val="nil"/>
                    <w:left w:val="single" w:sz="8" w:space="0" w:color="008080"/>
                    <w:bottom w:val="single" w:sz="4" w:space="0" w:color="008080"/>
                    <w:right w:val="nil"/>
                  </w:tcBorders>
                  <w:shd w:val="clear" w:color="auto" w:fill="auto"/>
                  <w:noWrap/>
                  <w:vAlign w:val="bottom"/>
                </w:tcPr>
                <w:p w14:paraId="19D809E3" w14:textId="215527B9" w:rsidR="00A725BE" w:rsidRPr="00702EE3" w:rsidRDefault="00A725BE" w:rsidP="00A725BE">
                  <w:pPr>
                    <w:rPr>
                      <w:rFonts w:asciiTheme="minorHAnsi" w:hAnsiTheme="minorHAnsi" w:cs="Arial"/>
                      <w:bCs/>
                      <w:sz w:val="22"/>
                      <w:szCs w:val="22"/>
                    </w:rPr>
                  </w:pPr>
                  <w:r w:rsidRPr="00702EE3">
                    <w:rPr>
                      <w:rFonts w:asciiTheme="minorHAnsi" w:hAnsiTheme="minorHAnsi" w:cs="Arial"/>
                      <w:sz w:val="22"/>
                      <w:szCs w:val="22"/>
                    </w:rPr>
                    <w:t xml:space="preserve">3.5 Proiectare </w:t>
                  </w:r>
                </w:p>
              </w:tc>
              <w:tc>
                <w:tcPr>
                  <w:tcW w:w="427" w:type="pct"/>
                  <w:tcBorders>
                    <w:top w:val="nil"/>
                    <w:left w:val="single" w:sz="8" w:space="0" w:color="008080"/>
                    <w:bottom w:val="single" w:sz="4" w:space="0" w:color="008080"/>
                    <w:right w:val="single" w:sz="4" w:space="0" w:color="008080"/>
                  </w:tcBorders>
                  <w:shd w:val="clear" w:color="auto" w:fill="auto"/>
                  <w:noWrap/>
                  <w:vAlign w:val="center"/>
                </w:tcPr>
                <w:p w14:paraId="10001B97" w14:textId="5AE19A87" w:rsidR="00A725BE" w:rsidRPr="00702EE3" w:rsidRDefault="00A725BE" w:rsidP="00BE4CBC">
                  <w:pPr>
                    <w:jc w:val="right"/>
                    <w:rPr>
                      <w:rFonts w:asciiTheme="minorHAnsi" w:hAnsiTheme="minorHAnsi" w:cs="Arial"/>
                      <w:b/>
                      <w:bCs/>
                      <w:sz w:val="22"/>
                      <w:szCs w:val="22"/>
                    </w:rPr>
                  </w:pPr>
                </w:p>
              </w:tc>
              <w:tc>
                <w:tcPr>
                  <w:tcW w:w="319" w:type="pct"/>
                  <w:tcBorders>
                    <w:top w:val="nil"/>
                    <w:left w:val="nil"/>
                    <w:bottom w:val="single" w:sz="4" w:space="0" w:color="008080"/>
                    <w:right w:val="single" w:sz="8" w:space="0" w:color="008080"/>
                  </w:tcBorders>
                  <w:shd w:val="clear" w:color="auto" w:fill="auto"/>
                  <w:noWrap/>
                  <w:vAlign w:val="bottom"/>
                </w:tcPr>
                <w:p w14:paraId="6F2F2653" w14:textId="1BF22156" w:rsidR="00A725BE" w:rsidRPr="00702EE3" w:rsidRDefault="00A725BE" w:rsidP="00BE4CBC">
                  <w:pPr>
                    <w:rPr>
                      <w:rFonts w:asciiTheme="minorHAnsi" w:hAnsiTheme="minorHAnsi" w:cs="Arial"/>
                      <w:b/>
                      <w:bCs/>
                      <w:sz w:val="22"/>
                      <w:szCs w:val="22"/>
                    </w:rPr>
                  </w:pPr>
                </w:p>
              </w:tc>
              <w:tc>
                <w:tcPr>
                  <w:tcW w:w="426" w:type="pct"/>
                  <w:tcBorders>
                    <w:top w:val="nil"/>
                    <w:left w:val="nil"/>
                    <w:bottom w:val="single" w:sz="4" w:space="0" w:color="008080"/>
                    <w:right w:val="single" w:sz="4" w:space="0" w:color="008080"/>
                  </w:tcBorders>
                  <w:shd w:val="clear" w:color="auto" w:fill="auto"/>
                  <w:noWrap/>
                  <w:vAlign w:val="center"/>
                </w:tcPr>
                <w:p w14:paraId="7EDE4060" w14:textId="32F5901F" w:rsidR="00A725BE" w:rsidRPr="00702EE3" w:rsidRDefault="00A725BE" w:rsidP="00BE4CBC">
                  <w:pPr>
                    <w:jc w:val="right"/>
                    <w:rPr>
                      <w:rFonts w:asciiTheme="minorHAnsi" w:hAnsiTheme="minorHAnsi" w:cs="Arial"/>
                      <w:b/>
                      <w:bCs/>
                      <w:sz w:val="22"/>
                      <w:szCs w:val="22"/>
                    </w:rPr>
                  </w:pPr>
                </w:p>
              </w:tc>
              <w:tc>
                <w:tcPr>
                  <w:tcW w:w="266" w:type="pct"/>
                  <w:tcBorders>
                    <w:top w:val="nil"/>
                    <w:left w:val="nil"/>
                    <w:bottom w:val="single" w:sz="4" w:space="0" w:color="008080"/>
                    <w:right w:val="single" w:sz="8" w:space="0" w:color="008080"/>
                  </w:tcBorders>
                  <w:shd w:val="clear" w:color="auto" w:fill="auto"/>
                  <w:noWrap/>
                  <w:vAlign w:val="bottom"/>
                </w:tcPr>
                <w:p w14:paraId="2F589764" w14:textId="11A6D1BA" w:rsidR="00A725BE" w:rsidRPr="00702EE3" w:rsidRDefault="00A725BE" w:rsidP="00BE4CBC">
                  <w:pPr>
                    <w:rPr>
                      <w:rFonts w:asciiTheme="minorHAnsi" w:hAnsiTheme="minorHAnsi" w:cs="Arial"/>
                      <w:b/>
                      <w:bCs/>
                      <w:sz w:val="22"/>
                      <w:szCs w:val="22"/>
                    </w:rPr>
                  </w:pPr>
                </w:p>
              </w:tc>
              <w:tc>
                <w:tcPr>
                  <w:tcW w:w="319" w:type="pct"/>
                  <w:tcBorders>
                    <w:top w:val="nil"/>
                    <w:left w:val="nil"/>
                    <w:bottom w:val="single" w:sz="4" w:space="0" w:color="008080"/>
                    <w:right w:val="single" w:sz="4" w:space="0" w:color="008080"/>
                  </w:tcBorders>
                  <w:shd w:val="clear" w:color="auto" w:fill="auto"/>
                  <w:noWrap/>
                  <w:vAlign w:val="bottom"/>
                </w:tcPr>
                <w:p w14:paraId="74B49C2F" w14:textId="47C88597" w:rsidR="00A725BE" w:rsidRPr="00702EE3" w:rsidRDefault="00A725BE" w:rsidP="00BE4CBC">
                  <w:pPr>
                    <w:jc w:val="right"/>
                    <w:rPr>
                      <w:rFonts w:asciiTheme="minorHAnsi" w:hAnsiTheme="minorHAnsi" w:cs="Arial"/>
                      <w:b/>
                      <w:bCs/>
                      <w:sz w:val="22"/>
                      <w:szCs w:val="22"/>
                    </w:rPr>
                  </w:pPr>
                </w:p>
              </w:tc>
              <w:tc>
                <w:tcPr>
                  <w:tcW w:w="426" w:type="pct"/>
                  <w:tcBorders>
                    <w:top w:val="nil"/>
                    <w:left w:val="nil"/>
                    <w:bottom w:val="single" w:sz="4" w:space="0" w:color="008080"/>
                    <w:right w:val="single" w:sz="8" w:space="0" w:color="008080"/>
                  </w:tcBorders>
                  <w:shd w:val="clear" w:color="auto" w:fill="auto"/>
                  <w:noWrap/>
                  <w:vAlign w:val="bottom"/>
                </w:tcPr>
                <w:p w14:paraId="4FD8B481" w14:textId="72B9D475" w:rsidR="00A725BE" w:rsidRPr="00702EE3" w:rsidRDefault="00A725BE" w:rsidP="00BE4CBC">
                  <w:pPr>
                    <w:jc w:val="right"/>
                    <w:rPr>
                      <w:rFonts w:asciiTheme="minorHAnsi" w:hAnsiTheme="minorHAnsi" w:cs="Arial"/>
                      <w:b/>
                      <w:bCs/>
                      <w:sz w:val="22"/>
                      <w:szCs w:val="22"/>
                    </w:rPr>
                  </w:pPr>
                </w:p>
              </w:tc>
            </w:tr>
            <w:tr w:rsidR="006802D0" w:rsidRPr="00702EE3" w14:paraId="7E043859" w14:textId="2E51B7D4" w:rsidTr="006C48EC">
              <w:trPr>
                <w:trHeight w:val="255"/>
              </w:trPr>
              <w:tc>
                <w:tcPr>
                  <w:tcW w:w="2817" w:type="pct"/>
                  <w:tcBorders>
                    <w:top w:val="nil"/>
                    <w:left w:val="single" w:sz="8" w:space="0" w:color="008080"/>
                    <w:bottom w:val="single" w:sz="4" w:space="0" w:color="008080"/>
                    <w:right w:val="nil"/>
                  </w:tcBorders>
                  <w:shd w:val="clear" w:color="auto" w:fill="auto"/>
                  <w:noWrap/>
                  <w:vAlign w:val="bottom"/>
                </w:tcPr>
                <w:p w14:paraId="371D5068" w14:textId="0001113C" w:rsidR="00A725BE" w:rsidRPr="00702EE3" w:rsidRDefault="00A725BE" w:rsidP="00A725BE">
                  <w:pPr>
                    <w:rPr>
                      <w:rFonts w:asciiTheme="minorHAnsi" w:hAnsiTheme="minorHAnsi" w:cs="Arial"/>
                      <w:bCs/>
                      <w:sz w:val="22"/>
                      <w:szCs w:val="22"/>
                    </w:rPr>
                  </w:pPr>
                  <w:r w:rsidRPr="00702EE3">
                    <w:rPr>
                      <w:rFonts w:asciiTheme="minorHAnsi" w:hAnsiTheme="minorHAnsi" w:cs="Arial"/>
                      <w:bCs/>
                      <w:sz w:val="22"/>
                      <w:szCs w:val="22"/>
                    </w:rPr>
                    <w:t>3.5.1 Temă de proiectare</w:t>
                  </w:r>
                </w:p>
              </w:tc>
              <w:tc>
                <w:tcPr>
                  <w:tcW w:w="427" w:type="pct"/>
                  <w:tcBorders>
                    <w:top w:val="nil"/>
                    <w:left w:val="single" w:sz="8" w:space="0" w:color="008080"/>
                    <w:bottom w:val="single" w:sz="4" w:space="0" w:color="008080"/>
                    <w:right w:val="single" w:sz="4" w:space="0" w:color="008080"/>
                  </w:tcBorders>
                  <w:shd w:val="clear" w:color="auto" w:fill="auto"/>
                  <w:noWrap/>
                  <w:vAlign w:val="center"/>
                </w:tcPr>
                <w:p w14:paraId="7AA28443" w14:textId="43FEE4DE" w:rsidR="00A725BE" w:rsidRPr="00702EE3" w:rsidRDefault="00A725BE" w:rsidP="00BE4CBC">
                  <w:pPr>
                    <w:jc w:val="right"/>
                    <w:rPr>
                      <w:rFonts w:asciiTheme="minorHAnsi" w:hAnsiTheme="minorHAnsi" w:cs="Arial"/>
                      <w:b/>
                      <w:bCs/>
                      <w:sz w:val="22"/>
                      <w:szCs w:val="22"/>
                    </w:rPr>
                  </w:pPr>
                </w:p>
              </w:tc>
              <w:tc>
                <w:tcPr>
                  <w:tcW w:w="319" w:type="pct"/>
                  <w:tcBorders>
                    <w:top w:val="nil"/>
                    <w:left w:val="nil"/>
                    <w:bottom w:val="single" w:sz="4" w:space="0" w:color="008080"/>
                    <w:right w:val="single" w:sz="8" w:space="0" w:color="008080"/>
                  </w:tcBorders>
                  <w:shd w:val="clear" w:color="auto" w:fill="auto"/>
                  <w:noWrap/>
                  <w:vAlign w:val="bottom"/>
                </w:tcPr>
                <w:p w14:paraId="47B9006A" w14:textId="249EE9B9" w:rsidR="00A725BE" w:rsidRPr="00702EE3" w:rsidRDefault="00A725BE" w:rsidP="00BE4CBC">
                  <w:pPr>
                    <w:rPr>
                      <w:rFonts w:asciiTheme="minorHAnsi" w:hAnsiTheme="minorHAnsi" w:cs="Arial"/>
                      <w:b/>
                      <w:bCs/>
                      <w:sz w:val="22"/>
                      <w:szCs w:val="22"/>
                    </w:rPr>
                  </w:pPr>
                </w:p>
              </w:tc>
              <w:tc>
                <w:tcPr>
                  <w:tcW w:w="426" w:type="pct"/>
                  <w:tcBorders>
                    <w:top w:val="nil"/>
                    <w:left w:val="nil"/>
                    <w:bottom w:val="single" w:sz="4" w:space="0" w:color="008080"/>
                    <w:right w:val="single" w:sz="4" w:space="0" w:color="008080"/>
                  </w:tcBorders>
                  <w:shd w:val="clear" w:color="auto" w:fill="auto"/>
                  <w:noWrap/>
                  <w:vAlign w:val="center"/>
                </w:tcPr>
                <w:p w14:paraId="1F51C8F0" w14:textId="7F793412" w:rsidR="00A725BE" w:rsidRPr="00702EE3" w:rsidRDefault="00A725BE" w:rsidP="00BE4CBC">
                  <w:pPr>
                    <w:jc w:val="right"/>
                    <w:rPr>
                      <w:rFonts w:asciiTheme="minorHAnsi" w:hAnsiTheme="minorHAnsi" w:cs="Arial"/>
                      <w:b/>
                      <w:bCs/>
                      <w:sz w:val="22"/>
                      <w:szCs w:val="22"/>
                    </w:rPr>
                  </w:pPr>
                </w:p>
              </w:tc>
              <w:tc>
                <w:tcPr>
                  <w:tcW w:w="266" w:type="pct"/>
                  <w:tcBorders>
                    <w:top w:val="nil"/>
                    <w:left w:val="nil"/>
                    <w:bottom w:val="single" w:sz="4" w:space="0" w:color="008080"/>
                    <w:right w:val="single" w:sz="8" w:space="0" w:color="008080"/>
                  </w:tcBorders>
                  <w:shd w:val="clear" w:color="auto" w:fill="auto"/>
                  <w:noWrap/>
                  <w:vAlign w:val="bottom"/>
                </w:tcPr>
                <w:p w14:paraId="1F965E48" w14:textId="67CF9CE2" w:rsidR="00A725BE" w:rsidRPr="00702EE3" w:rsidRDefault="00A725BE" w:rsidP="00BE4CBC">
                  <w:pPr>
                    <w:rPr>
                      <w:rFonts w:asciiTheme="minorHAnsi" w:hAnsiTheme="minorHAnsi" w:cs="Arial"/>
                      <w:b/>
                      <w:bCs/>
                      <w:sz w:val="22"/>
                      <w:szCs w:val="22"/>
                    </w:rPr>
                  </w:pPr>
                </w:p>
              </w:tc>
              <w:tc>
                <w:tcPr>
                  <w:tcW w:w="319" w:type="pct"/>
                  <w:tcBorders>
                    <w:top w:val="nil"/>
                    <w:left w:val="nil"/>
                    <w:bottom w:val="single" w:sz="4" w:space="0" w:color="008080"/>
                    <w:right w:val="single" w:sz="4" w:space="0" w:color="008080"/>
                  </w:tcBorders>
                  <w:shd w:val="clear" w:color="auto" w:fill="auto"/>
                  <w:noWrap/>
                  <w:vAlign w:val="bottom"/>
                </w:tcPr>
                <w:p w14:paraId="66ABA162" w14:textId="22C27E2B" w:rsidR="00A725BE" w:rsidRPr="00702EE3" w:rsidRDefault="00A725BE" w:rsidP="00BE4CBC">
                  <w:pPr>
                    <w:jc w:val="right"/>
                    <w:rPr>
                      <w:rFonts w:asciiTheme="minorHAnsi" w:hAnsiTheme="minorHAnsi" w:cs="Arial"/>
                      <w:b/>
                      <w:bCs/>
                      <w:sz w:val="22"/>
                      <w:szCs w:val="22"/>
                    </w:rPr>
                  </w:pPr>
                </w:p>
              </w:tc>
              <w:tc>
                <w:tcPr>
                  <w:tcW w:w="426" w:type="pct"/>
                  <w:tcBorders>
                    <w:top w:val="nil"/>
                    <w:left w:val="nil"/>
                    <w:bottom w:val="single" w:sz="4" w:space="0" w:color="008080"/>
                    <w:right w:val="single" w:sz="8" w:space="0" w:color="008080"/>
                  </w:tcBorders>
                  <w:shd w:val="clear" w:color="auto" w:fill="auto"/>
                  <w:noWrap/>
                  <w:vAlign w:val="bottom"/>
                </w:tcPr>
                <w:p w14:paraId="615B1367" w14:textId="1A6EF8F6" w:rsidR="00A725BE" w:rsidRPr="00702EE3" w:rsidRDefault="00A725BE" w:rsidP="00BE4CBC">
                  <w:pPr>
                    <w:jc w:val="right"/>
                    <w:rPr>
                      <w:rFonts w:asciiTheme="minorHAnsi" w:hAnsiTheme="minorHAnsi" w:cs="Arial"/>
                      <w:b/>
                      <w:bCs/>
                      <w:sz w:val="22"/>
                      <w:szCs w:val="22"/>
                    </w:rPr>
                  </w:pPr>
                </w:p>
              </w:tc>
            </w:tr>
            <w:tr w:rsidR="006802D0" w:rsidRPr="00702EE3" w14:paraId="2C9386B1" w14:textId="2CFEC252" w:rsidTr="006C48EC">
              <w:trPr>
                <w:trHeight w:val="255"/>
              </w:trPr>
              <w:tc>
                <w:tcPr>
                  <w:tcW w:w="2817" w:type="pct"/>
                  <w:tcBorders>
                    <w:top w:val="nil"/>
                    <w:left w:val="single" w:sz="8" w:space="0" w:color="008080"/>
                    <w:bottom w:val="single" w:sz="4" w:space="0" w:color="008080"/>
                    <w:right w:val="nil"/>
                  </w:tcBorders>
                  <w:shd w:val="clear" w:color="auto" w:fill="auto"/>
                  <w:noWrap/>
                  <w:vAlign w:val="bottom"/>
                </w:tcPr>
                <w:p w14:paraId="02F297AF" w14:textId="409650D7" w:rsidR="00A725BE" w:rsidRPr="00702EE3" w:rsidRDefault="006D548E" w:rsidP="00EB5D3D">
                  <w:pPr>
                    <w:rPr>
                      <w:rFonts w:asciiTheme="minorHAnsi" w:hAnsiTheme="minorHAnsi" w:cs="Arial"/>
                      <w:bCs/>
                      <w:sz w:val="22"/>
                      <w:szCs w:val="22"/>
                    </w:rPr>
                  </w:pPr>
                  <w:r w:rsidRPr="00702EE3">
                    <w:rPr>
                      <w:rFonts w:asciiTheme="minorHAnsi" w:hAnsiTheme="minorHAnsi" w:cs="Arial"/>
                      <w:bCs/>
                      <w:sz w:val="22"/>
                      <w:szCs w:val="22"/>
                    </w:rPr>
                    <w:t>3.5.2 S</w:t>
                  </w:r>
                  <w:r w:rsidR="00A725BE" w:rsidRPr="00702EE3">
                    <w:rPr>
                      <w:rFonts w:asciiTheme="minorHAnsi" w:hAnsiTheme="minorHAnsi" w:cs="Arial"/>
                      <w:bCs/>
                      <w:sz w:val="22"/>
                      <w:szCs w:val="22"/>
                    </w:rPr>
                    <w:t>tudiu de prefezabilitate</w:t>
                  </w:r>
                  <w:r w:rsidR="00CC0743" w:rsidRPr="00702EE3">
                    <w:rPr>
                      <w:rFonts w:asciiTheme="minorHAnsi" w:hAnsiTheme="minorHAnsi" w:cs="Arial"/>
                      <w:bCs/>
                      <w:sz w:val="22"/>
                      <w:szCs w:val="22"/>
                    </w:rPr>
                    <w:t xml:space="preserve"> (N)</w:t>
                  </w:r>
                </w:p>
              </w:tc>
              <w:tc>
                <w:tcPr>
                  <w:tcW w:w="427" w:type="pct"/>
                  <w:tcBorders>
                    <w:top w:val="nil"/>
                    <w:left w:val="single" w:sz="8" w:space="0" w:color="008080"/>
                    <w:bottom w:val="single" w:sz="4" w:space="0" w:color="008080"/>
                    <w:right w:val="single" w:sz="4" w:space="0" w:color="008080"/>
                  </w:tcBorders>
                  <w:shd w:val="clear" w:color="auto" w:fill="auto"/>
                  <w:noWrap/>
                  <w:vAlign w:val="center"/>
                </w:tcPr>
                <w:p w14:paraId="2FB1D709" w14:textId="61A82A43" w:rsidR="00A725BE" w:rsidRPr="00702EE3" w:rsidRDefault="00A725BE" w:rsidP="00BE4CBC">
                  <w:pPr>
                    <w:jc w:val="right"/>
                    <w:rPr>
                      <w:rFonts w:asciiTheme="minorHAnsi" w:hAnsiTheme="minorHAnsi" w:cs="Arial"/>
                      <w:b/>
                      <w:bCs/>
                      <w:sz w:val="22"/>
                      <w:szCs w:val="22"/>
                    </w:rPr>
                  </w:pPr>
                </w:p>
              </w:tc>
              <w:tc>
                <w:tcPr>
                  <w:tcW w:w="319" w:type="pct"/>
                  <w:tcBorders>
                    <w:top w:val="nil"/>
                    <w:left w:val="nil"/>
                    <w:bottom w:val="single" w:sz="4" w:space="0" w:color="008080"/>
                    <w:right w:val="single" w:sz="8" w:space="0" w:color="008080"/>
                  </w:tcBorders>
                  <w:shd w:val="clear" w:color="auto" w:fill="auto"/>
                  <w:noWrap/>
                  <w:vAlign w:val="bottom"/>
                </w:tcPr>
                <w:p w14:paraId="54935288" w14:textId="0B6A243C" w:rsidR="00A725BE" w:rsidRPr="00702EE3" w:rsidRDefault="00A725BE" w:rsidP="00BE4CBC">
                  <w:pPr>
                    <w:rPr>
                      <w:rFonts w:asciiTheme="minorHAnsi" w:hAnsiTheme="minorHAnsi" w:cs="Arial"/>
                      <w:b/>
                      <w:bCs/>
                      <w:sz w:val="22"/>
                      <w:szCs w:val="22"/>
                    </w:rPr>
                  </w:pPr>
                </w:p>
              </w:tc>
              <w:tc>
                <w:tcPr>
                  <w:tcW w:w="426" w:type="pct"/>
                  <w:tcBorders>
                    <w:top w:val="nil"/>
                    <w:left w:val="nil"/>
                    <w:bottom w:val="single" w:sz="4" w:space="0" w:color="008080"/>
                    <w:right w:val="single" w:sz="4" w:space="0" w:color="008080"/>
                  </w:tcBorders>
                  <w:shd w:val="clear" w:color="auto" w:fill="auto"/>
                  <w:noWrap/>
                  <w:vAlign w:val="center"/>
                </w:tcPr>
                <w:p w14:paraId="32D20938" w14:textId="01FCC7C0" w:rsidR="00A725BE" w:rsidRPr="00702EE3" w:rsidRDefault="00A725BE" w:rsidP="00BE4CBC">
                  <w:pPr>
                    <w:jc w:val="right"/>
                    <w:rPr>
                      <w:rFonts w:asciiTheme="minorHAnsi" w:hAnsiTheme="minorHAnsi" w:cs="Arial"/>
                      <w:b/>
                      <w:bCs/>
                      <w:sz w:val="22"/>
                      <w:szCs w:val="22"/>
                    </w:rPr>
                  </w:pPr>
                </w:p>
              </w:tc>
              <w:tc>
                <w:tcPr>
                  <w:tcW w:w="266" w:type="pct"/>
                  <w:tcBorders>
                    <w:top w:val="nil"/>
                    <w:left w:val="nil"/>
                    <w:bottom w:val="single" w:sz="4" w:space="0" w:color="008080"/>
                    <w:right w:val="single" w:sz="8" w:space="0" w:color="008080"/>
                  </w:tcBorders>
                  <w:shd w:val="clear" w:color="auto" w:fill="auto"/>
                  <w:noWrap/>
                  <w:vAlign w:val="bottom"/>
                </w:tcPr>
                <w:p w14:paraId="3EB86CB4" w14:textId="5987BBD5" w:rsidR="00A725BE" w:rsidRPr="00702EE3" w:rsidRDefault="00A725BE" w:rsidP="00BE4CBC">
                  <w:pPr>
                    <w:rPr>
                      <w:rFonts w:asciiTheme="minorHAnsi" w:hAnsiTheme="minorHAnsi" w:cs="Arial"/>
                      <w:b/>
                      <w:bCs/>
                      <w:sz w:val="22"/>
                      <w:szCs w:val="22"/>
                    </w:rPr>
                  </w:pPr>
                </w:p>
              </w:tc>
              <w:tc>
                <w:tcPr>
                  <w:tcW w:w="319" w:type="pct"/>
                  <w:tcBorders>
                    <w:top w:val="nil"/>
                    <w:left w:val="nil"/>
                    <w:bottom w:val="single" w:sz="4" w:space="0" w:color="008080"/>
                    <w:right w:val="single" w:sz="4" w:space="0" w:color="008080"/>
                  </w:tcBorders>
                  <w:shd w:val="clear" w:color="auto" w:fill="auto"/>
                  <w:noWrap/>
                  <w:vAlign w:val="bottom"/>
                </w:tcPr>
                <w:p w14:paraId="442F1A8B" w14:textId="473DC53B" w:rsidR="00A725BE" w:rsidRPr="00702EE3" w:rsidRDefault="00A725BE" w:rsidP="00BE4CBC">
                  <w:pPr>
                    <w:jc w:val="right"/>
                    <w:rPr>
                      <w:rFonts w:asciiTheme="minorHAnsi" w:hAnsiTheme="minorHAnsi" w:cs="Arial"/>
                      <w:b/>
                      <w:bCs/>
                      <w:sz w:val="22"/>
                      <w:szCs w:val="22"/>
                    </w:rPr>
                  </w:pPr>
                </w:p>
              </w:tc>
              <w:tc>
                <w:tcPr>
                  <w:tcW w:w="426" w:type="pct"/>
                  <w:tcBorders>
                    <w:top w:val="nil"/>
                    <w:left w:val="nil"/>
                    <w:bottom w:val="single" w:sz="4" w:space="0" w:color="008080"/>
                    <w:right w:val="single" w:sz="8" w:space="0" w:color="008080"/>
                  </w:tcBorders>
                  <w:shd w:val="clear" w:color="auto" w:fill="auto"/>
                  <w:noWrap/>
                  <w:vAlign w:val="bottom"/>
                </w:tcPr>
                <w:p w14:paraId="5E1A2893" w14:textId="27C433AA" w:rsidR="00A725BE" w:rsidRPr="00702EE3" w:rsidRDefault="00A725BE" w:rsidP="00BE4CBC">
                  <w:pPr>
                    <w:jc w:val="right"/>
                    <w:rPr>
                      <w:rFonts w:asciiTheme="minorHAnsi" w:hAnsiTheme="minorHAnsi" w:cs="Arial"/>
                      <w:b/>
                      <w:bCs/>
                      <w:sz w:val="22"/>
                      <w:szCs w:val="22"/>
                    </w:rPr>
                  </w:pPr>
                </w:p>
              </w:tc>
            </w:tr>
            <w:tr w:rsidR="006802D0" w:rsidRPr="00702EE3" w14:paraId="56B70AF6" w14:textId="76B1B0F6" w:rsidTr="006C48EC">
              <w:trPr>
                <w:trHeight w:val="255"/>
              </w:trPr>
              <w:tc>
                <w:tcPr>
                  <w:tcW w:w="2817" w:type="pct"/>
                  <w:tcBorders>
                    <w:top w:val="nil"/>
                    <w:left w:val="single" w:sz="8" w:space="0" w:color="008080"/>
                    <w:bottom w:val="single" w:sz="4" w:space="0" w:color="008080"/>
                    <w:right w:val="nil"/>
                  </w:tcBorders>
                  <w:shd w:val="clear" w:color="auto" w:fill="auto"/>
                  <w:noWrap/>
                  <w:vAlign w:val="bottom"/>
                </w:tcPr>
                <w:p w14:paraId="32A2EE5F" w14:textId="555A1F6D" w:rsidR="00A725BE" w:rsidRPr="00702EE3" w:rsidRDefault="006D548E" w:rsidP="00EB5D3D">
                  <w:pPr>
                    <w:rPr>
                      <w:rFonts w:asciiTheme="minorHAnsi" w:hAnsiTheme="minorHAnsi" w:cs="Arial"/>
                      <w:bCs/>
                      <w:sz w:val="22"/>
                      <w:szCs w:val="22"/>
                    </w:rPr>
                  </w:pPr>
                  <w:r w:rsidRPr="00702EE3">
                    <w:rPr>
                      <w:rFonts w:asciiTheme="minorHAnsi" w:hAnsiTheme="minorHAnsi" w:cs="Arial"/>
                      <w:bCs/>
                      <w:sz w:val="22"/>
                      <w:szCs w:val="22"/>
                    </w:rPr>
                    <w:t>3.5.3 Studiu de fezabilitate/documentație de avizare a lucrărilor de intervenții și deviz general</w:t>
                  </w:r>
                </w:p>
              </w:tc>
              <w:tc>
                <w:tcPr>
                  <w:tcW w:w="427" w:type="pct"/>
                  <w:tcBorders>
                    <w:top w:val="nil"/>
                    <w:left w:val="single" w:sz="8" w:space="0" w:color="008080"/>
                    <w:bottom w:val="single" w:sz="4" w:space="0" w:color="008080"/>
                    <w:right w:val="single" w:sz="4" w:space="0" w:color="008080"/>
                  </w:tcBorders>
                  <w:shd w:val="clear" w:color="auto" w:fill="auto"/>
                  <w:noWrap/>
                  <w:vAlign w:val="center"/>
                </w:tcPr>
                <w:p w14:paraId="2F9F8396" w14:textId="7D7486E4" w:rsidR="00A725BE" w:rsidRPr="00702EE3" w:rsidRDefault="00A725BE" w:rsidP="00BE4CBC">
                  <w:pPr>
                    <w:jc w:val="right"/>
                    <w:rPr>
                      <w:rFonts w:asciiTheme="minorHAnsi" w:hAnsiTheme="minorHAnsi" w:cs="Arial"/>
                      <w:b/>
                      <w:bCs/>
                      <w:sz w:val="22"/>
                      <w:szCs w:val="22"/>
                    </w:rPr>
                  </w:pPr>
                </w:p>
              </w:tc>
              <w:tc>
                <w:tcPr>
                  <w:tcW w:w="319" w:type="pct"/>
                  <w:tcBorders>
                    <w:top w:val="nil"/>
                    <w:left w:val="nil"/>
                    <w:bottom w:val="single" w:sz="4" w:space="0" w:color="008080"/>
                    <w:right w:val="single" w:sz="8" w:space="0" w:color="008080"/>
                  </w:tcBorders>
                  <w:shd w:val="clear" w:color="auto" w:fill="auto"/>
                  <w:noWrap/>
                  <w:vAlign w:val="bottom"/>
                </w:tcPr>
                <w:p w14:paraId="1587D980" w14:textId="7A67C10D" w:rsidR="00A725BE" w:rsidRPr="00702EE3" w:rsidRDefault="00A725BE" w:rsidP="00BE4CBC">
                  <w:pPr>
                    <w:rPr>
                      <w:rFonts w:asciiTheme="minorHAnsi" w:hAnsiTheme="minorHAnsi" w:cs="Arial"/>
                      <w:b/>
                      <w:bCs/>
                      <w:sz w:val="22"/>
                      <w:szCs w:val="22"/>
                    </w:rPr>
                  </w:pPr>
                </w:p>
              </w:tc>
              <w:tc>
                <w:tcPr>
                  <w:tcW w:w="426" w:type="pct"/>
                  <w:tcBorders>
                    <w:top w:val="nil"/>
                    <w:left w:val="nil"/>
                    <w:bottom w:val="single" w:sz="4" w:space="0" w:color="008080"/>
                    <w:right w:val="single" w:sz="4" w:space="0" w:color="008080"/>
                  </w:tcBorders>
                  <w:shd w:val="clear" w:color="auto" w:fill="auto"/>
                  <w:noWrap/>
                  <w:vAlign w:val="center"/>
                </w:tcPr>
                <w:p w14:paraId="17AFCC55" w14:textId="79660309" w:rsidR="00A725BE" w:rsidRPr="00702EE3" w:rsidRDefault="00A725BE" w:rsidP="00BE4CBC">
                  <w:pPr>
                    <w:jc w:val="right"/>
                    <w:rPr>
                      <w:rFonts w:asciiTheme="minorHAnsi" w:hAnsiTheme="minorHAnsi" w:cs="Arial"/>
                      <w:b/>
                      <w:bCs/>
                      <w:sz w:val="22"/>
                      <w:szCs w:val="22"/>
                    </w:rPr>
                  </w:pPr>
                </w:p>
              </w:tc>
              <w:tc>
                <w:tcPr>
                  <w:tcW w:w="266" w:type="pct"/>
                  <w:tcBorders>
                    <w:top w:val="nil"/>
                    <w:left w:val="nil"/>
                    <w:bottom w:val="single" w:sz="4" w:space="0" w:color="008080"/>
                    <w:right w:val="single" w:sz="8" w:space="0" w:color="008080"/>
                  </w:tcBorders>
                  <w:shd w:val="clear" w:color="auto" w:fill="auto"/>
                  <w:noWrap/>
                  <w:vAlign w:val="bottom"/>
                </w:tcPr>
                <w:p w14:paraId="4E3EA1A2" w14:textId="598F5F16" w:rsidR="00A725BE" w:rsidRPr="00702EE3" w:rsidRDefault="00A725BE" w:rsidP="00BE4CBC">
                  <w:pPr>
                    <w:rPr>
                      <w:rFonts w:asciiTheme="minorHAnsi" w:hAnsiTheme="minorHAnsi" w:cs="Arial"/>
                      <w:b/>
                      <w:bCs/>
                      <w:sz w:val="22"/>
                      <w:szCs w:val="22"/>
                    </w:rPr>
                  </w:pPr>
                </w:p>
              </w:tc>
              <w:tc>
                <w:tcPr>
                  <w:tcW w:w="319" w:type="pct"/>
                  <w:tcBorders>
                    <w:top w:val="nil"/>
                    <w:left w:val="nil"/>
                    <w:bottom w:val="single" w:sz="4" w:space="0" w:color="008080"/>
                    <w:right w:val="single" w:sz="4" w:space="0" w:color="008080"/>
                  </w:tcBorders>
                  <w:shd w:val="clear" w:color="auto" w:fill="auto"/>
                  <w:noWrap/>
                  <w:vAlign w:val="bottom"/>
                </w:tcPr>
                <w:p w14:paraId="53CBAC00" w14:textId="6C3FC1B4" w:rsidR="00A725BE" w:rsidRPr="00702EE3" w:rsidRDefault="00A725BE" w:rsidP="00BE4CBC">
                  <w:pPr>
                    <w:jc w:val="right"/>
                    <w:rPr>
                      <w:rFonts w:asciiTheme="minorHAnsi" w:hAnsiTheme="minorHAnsi" w:cs="Arial"/>
                      <w:b/>
                      <w:bCs/>
                      <w:sz w:val="22"/>
                      <w:szCs w:val="22"/>
                    </w:rPr>
                  </w:pPr>
                </w:p>
              </w:tc>
              <w:tc>
                <w:tcPr>
                  <w:tcW w:w="426" w:type="pct"/>
                  <w:tcBorders>
                    <w:top w:val="nil"/>
                    <w:left w:val="nil"/>
                    <w:bottom w:val="single" w:sz="4" w:space="0" w:color="008080"/>
                    <w:right w:val="single" w:sz="8" w:space="0" w:color="008080"/>
                  </w:tcBorders>
                  <w:shd w:val="clear" w:color="auto" w:fill="auto"/>
                  <w:noWrap/>
                  <w:vAlign w:val="bottom"/>
                </w:tcPr>
                <w:p w14:paraId="47926845" w14:textId="64F71A1D" w:rsidR="00A725BE" w:rsidRPr="00702EE3" w:rsidRDefault="00A725BE" w:rsidP="00BE4CBC">
                  <w:pPr>
                    <w:jc w:val="right"/>
                    <w:rPr>
                      <w:rFonts w:asciiTheme="minorHAnsi" w:hAnsiTheme="minorHAnsi" w:cs="Arial"/>
                      <w:b/>
                      <w:bCs/>
                      <w:sz w:val="22"/>
                      <w:szCs w:val="22"/>
                    </w:rPr>
                  </w:pPr>
                </w:p>
              </w:tc>
            </w:tr>
            <w:tr w:rsidR="006802D0" w:rsidRPr="00702EE3" w14:paraId="693D639B" w14:textId="4DF30AD7" w:rsidTr="006C48EC">
              <w:trPr>
                <w:trHeight w:val="255"/>
              </w:trPr>
              <w:tc>
                <w:tcPr>
                  <w:tcW w:w="2817" w:type="pct"/>
                  <w:tcBorders>
                    <w:top w:val="nil"/>
                    <w:left w:val="single" w:sz="8" w:space="0" w:color="008080"/>
                    <w:bottom w:val="single" w:sz="4" w:space="0" w:color="008080"/>
                    <w:right w:val="nil"/>
                  </w:tcBorders>
                  <w:shd w:val="clear" w:color="auto" w:fill="auto"/>
                  <w:noWrap/>
                  <w:vAlign w:val="bottom"/>
                </w:tcPr>
                <w:p w14:paraId="472C6EC9" w14:textId="154AD349" w:rsidR="00A725BE" w:rsidRPr="00702EE3" w:rsidRDefault="006D548E" w:rsidP="00EB5D3D">
                  <w:pPr>
                    <w:rPr>
                      <w:rFonts w:asciiTheme="minorHAnsi" w:hAnsiTheme="minorHAnsi" w:cs="Arial"/>
                      <w:bCs/>
                      <w:sz w:val="22"/>
                      <w:szCs w:val="22"/>
                    </w:rPr>
                  </w:pPr>
                  <w:r w:rsidRPr="00702EE3">
                    <w:rPr>
                      <w:rFonts w:asciiTheme="minorHAnsi" w:hAnsiTheme="minorHAnsi" w:cs="Arial"/>
                      <w:bCs/>
                      <w:sz w:val="22"/>
                      <w:szCs w:val="22"/>
                    </w:rPr>
                    <w:t>3.5.4 Documentațiile tehnice necesare în vederea obținerii avizelor/acordurilor/autorizațiilor</w:t>
                  </w:r>
                </w:p>
              </w:tc>
              <w:tc>
                <w:tcPr>
                  <w:tcW w:w="427" w:type="pct"/>
                  <w:tcBorders>
                    <w:top w:val="nil"/>
                    <w:left w:val="single" w:sz="8" w:space="0" w:color="008080"/>
                    <w:bottom w:val="single" w:sz="4" w:space="0" w:color="008080"/>
                    <w:right w:val="single" w:sz="4" w:space="0" w:color="008080"/>
                  </w:tcBorders>
                  <w:shd w:val="clear" w:color="auto" w:fill="auto"/>
                  <w:noWrap/>
                  <w:vAlign w:val="center"/>
                </w:tcPr>
                <w:p w14:paraId="0EA2F2AF" w14:textId="72984AD8" w:rsidR="00A725BE" w:rsidRPr="00702EE3" w:rsidRDefault="00A725BE" w:rsidP="00BE4CBC">
                  <w:pPr>
                    <w:jc w:val="right"/>
                    <w:rPr>
                      <w:rFonts w:asciiTheme="minorHAnsi" w:hAnsiTheme="minorHAnsi" w:cs="Arial"/>
                      <w:b/>
                      <w:bCs/>
                      <w:sz w:val="22"/>
                      <w:szCs w:val="22"/>
                    </w:rPr>
                  </w:pPr>
                </w:p>
              </w:tc>
              <w:tc>
                <w:tcPr>
                  <w:tcW w:w="319" w:type="pct"/>
                  <w:tcBorders>
                    <w:top w:val="nil"/>
                    <w:left w:val="nil"/>
                    <w:bottom w:val="single" w:sz="4" w:space="0" w:color="008080"/>
                    <w:right w:val="single" w:sz="8" w:space="0" w:color="008080"/>
                  </w:tcBorders>
                  <w:shd w:val="clear" w:color="auto" w:fill="auto"/>
                  <w:noWrap/>
                  <w:vAlign w:val="bottom"/>
                </w:tcPr>
                <w:p w14:paraId="1C44D900" w14:textId="577C2A91" w:rsidR="00A725BE" w:rsidRPr="00702EE3" w:rsidRDefault="00A725BE" w:rsidP="00BE4CBC">
                  <w:pPr>
                    <w:rPr>
                      <w:rFonts w:asciiTheme="minorHAnsi" w:hAnsiTheme="minorHAnsi" w:cs="Arial"/>
                      <w:b/>
                      <w:bCs/>
                      <w:sz w:val="22"/>
                      <w:szCs w:val="22"/>
                    </w:rPr>
                  </w:pPr>
                </w:p>
              </w:tc>
              <w:tc>
                <w:tcPr>
                  <w:tcW w:w="426" w:type="pct"/>
                  <w:tcBorders>
                    <w:top w:val="nil"/>
                    <w:left w:val="nil"/>
                    <w:bottom w:val="single" w:sz="4" w:space="0" w:color="008080"/>
                    <w:right w:val="single" w:sz="4" w:space="0" w:color="008080"/>
                  </w:tcBorders>
                  <w:shd w:val="clear" w:color="auto" w:fill="auto"/>
                  <w:noWrap/>
                  <w:vAlign w:val="center"/>
                </w:tcPr>
                <w:p w14:paraId="18459C09" w14:textId="5179DE4E" w:rsidR="00A725BE" w:rsidRPr="00702EE3" w:rsidRDefault="00A725BE" w:rsidP="00BE4CBC">
                  <w:pPr>
                    <w:jc w:val="right"/>
                    <w:rPr>
                      <w:rFonts w:asciiTheme="minorHAnsi" w:hAnsiTheme="minorHAnsi" w:cs="Arial"/>
                      <w:b/>
                      <w:bCs/>
                      <w:sz w:val="22"/>
                      <w:szCs w:val="22"/>
                    </w:rPr>
                  </w:pPr>
                </w:p>
              </w:tc>
              <w:tc>
                <w:tcPr>
                  <w:tcW w:w="266" w:type="pct"/>
                  <w:tcBorders>
                    <w:top w:val="nil"/>
                    <w:left w:val="nil"/>
                    <w:bottom w:val="single" w:sz="4" w:space="0" w:color="008080"/>
                    <w:right w:val="single" w:sz="8" w:space="0" w:color="008080"/>
                  </w:tcBorders>
                  <w:shd w:val="clear" w:color="auto" w:fill="auto"/>
                  <w:noWrap/>
                  <w:vAlign w:val="bottom"/>
                </w:tcPr>
                <w:p w14:paraId="417FC03D" w14:textId="4B524A2D" w:rsidR="00A725BE" w:rsidRPr="00702EE3" w:rsidRDefault="00A725BE" w:rsidP="00BE4CBC">
                  <w:pPr>
                    <w:rPr>
                      <w:rFonts w:asciiTheme="minorHAnsi" w:hAnsiTheme="minorHAnsi" w:cs="Arial"/>
                      <w:b/>
                      <w:bCs/>
                      <w:sz w:val="22"/>
                      <w:szCs w:val="22"/>
                    </w:rPr>
                  </w:pPr>
                </w:p>
              </w:tc>
              <w:tc>
                <w:tcPr>
                  <w:tcW w:w="319" w:type="pct"/>
                  <w:tcBorders>
                    <w:top w:val="nil"/>
                    <w:left w:val="nil"/>
                    <w:bottom w:val="single" w:sz="4" w:space="0" w:color="008080"/>
                    <w:right w:val="single" w:sz="4" w:space="0" w:color="008080"/>
                  </w:tcBorders>
                  <w:shd w:val="clear" w:color="auto" w:fill="auto"/>
                  <w:noWrap/>
                  <w:vAlign w:val="bottom"/>
                </w:tcPr>
                <w:p w14:paraId="5CFEBC20" w14:textId="2EF47325" w:rsidR="00A725BE" w:rsidRPr="00702EE3" w:rsidRDefault="00A725BE" w:rsidP="00BE4CBC">
                  <w:pPr>
                    <w:jc w:val="right"/>
                    <w:rPr>
                      <w:rFonts w:asciiTheme="minorHAnsi" w:hAnsiTheme="minorHAnsi" w:cs="Arial"/>
                      <w:b/>
                      <w:bCs/>
                      <w:sz w:val="22"/>
                      <w:szCs w:val="22"/>
                    </w:rPr>
                  </w:pPr>
                </w:p>
              </w:tc>
              <w:tc>
                <w:tcPr>
                  <w:tcW w:w="426" w:type="pct"/>
                  <w:tcBorders>
                    <w:top w:val="nil"/>
                    <w:left w:val="nil"/>
                    <w:bottom w:val="single" w:sz="4" w:space="0" w:color="008080"/>
                    <w:right w:val="single" w:sz="8" w:space="0" w:color="008080"/>
                  </w:tcBorders>
                  <w:shd w:val="clear" w:color="auto" w:fill="auto"/>
                  <w:noWrap/>
                  <w:vAlign w:val="bottom"/>
                </w:tcPr>
                <w:p w14:paraId="3383FAE8" w14:textId="72F22143" w:rsidR="00A725BE" w:rsidRPr="00702EE3" w:rsidRDefault="00A725BE" w:rsidP="00BE4CBC">
                  <w:pPr>
                    <w:jc w:val="right"/>
                    <w:rPr>
                      <w:rFonts w:asciiTheme="minorHAnsi" w:hAnsiTheme="minorHAnsi" w:cs="Arial"/>
                      <w:b/>
                      <w:bCs/>
                      <w:sz w:val="22"/>
                      <w:szCs w:val="22"/>
                    </w:rPr>
                  </w:pPr>
                </w:p>
              </w:tc>
            </w:tr>
            <w:tr w:rsidR="006802D0" w:rsidRPr="00702EE3" w14:paraId="4A887763" w14:textId="41581583" w:rsidTr="006C48EC">
              <w:trPr>
                <w:trHeight w:val="255"/>
              </w:trPr>
              <w:tc>
                <w:tcPr>
                  <w:tcW w:w="2817" w:type="pct"/>
                  <w:tcBorders>
                    <w:top w:val="nil"/>
                    <w:left w:val="single" w:sz="8" w:space="0" w:color="008080"/>
                    <w:bottom w:val="single" w:sz="4" w:space="0" w:color="008080"/>
                    <w:right w:val="nil"/>
                  </w:tcBorders>
                  <w:shd w:val="clear" w:color="auto" w:fill="auto"/>
                  <w:noWrap/>
                  <w:vAlign w:val="bottom"/>
                </w:tcPr>
                <w:p w14:paraId="73231C87" w14:textId="42092B12" w:rsidR="00A725BE" w:rsidRPr="00702EE3" w:rsidRDefault="006D548E" w:rsidP="00EB5D3D">
                  <w:pPr>
                    <w:rPr>
                      <w:rFonts w:asciiTheme="minorHAnsi" w:hAnsiTheme="minorHAnsi" w:cs="Arial"/>
                      <w:bCs/>
                      <w:sz w:val="22"/>
                      <w:szCs w:val="22"/>
                    </w:rPr>
                  </w:pPr>
                  <w:r w:rsidRPr="00702EE3">
                    <w:rPr>
                      <w:rFonts w:asciiTheme="minorHAnsi" w:hAnsiTheme="minorHAnsi" w:cs="Arial"/>
                      <w:bCs/>
                      <w:sz w:val="22"/>
                      <w:szCs w:val="22"/>
                    </w:rPr>
                    <w:t>3.5.5 Verificarea tehnică de calitate a proiectului tehnic și a detaliilor  de execuție</w:t>
                  </w:r>
                </w:p>
              </w:tc>
              <w:tc>
                <w:tcPr>
                  <w:tcW w:w="427" w:type="pct"/>
                  <w:tcBorders>
                    <w:top w:val="nil"/>
                    <w:left w:val="single" w:sz="8" w:space="0" w:color="008080"/>
                    <w:bottom w:val="single" w:sz="4" w:space="0" w:color="008080"/>
                    <w:right w:val="single" w:sz="4" w:space="0" w:color="008080"/>
                  </w:tcBorders>
                  <w:shd w:val="clear" w:color="auto" w:fill="auto"/>
                  <w:noWrap/>
                  <w:vAlign w:val="center"/>
                </w:tcPr>
                <w:p w14:paraId="250A647A" w14:textId="74C62C46" w:rsidR="00A725BE" w:rsidRPr="00702EE3" w:rsidRDefault="00A725BE" w:rsidP="00BE4CBC">
                  <w:pPr>
                    <w:jc w:val="right"/>
                    <w:rPr>
                      <w:rFonts w:asciiTheme="minorHAnsi" w:hAnsiTheme="minorHAnsi" w:cs="Arial"/>
                      <w:b/>
                      <w:bCs/>
                      <w:sz w:val="22"/>
                      <w:szCs w:val="22"/>
                    </w:rPr>
                  </w:pPr>
                </w:p>
              </w:tc>
              <w:tc>
                <w:tcPr>
                  <w:tcW w:w="319" w:type="pct"/>
                  <w:tcBorders>
                    <w:top w:val="nil"/>
                    <w:left w:val="nil"/>
                    <w:bottom w:val="single" w:sz="4" w:space="0" w:color="008080"/>
                    <w:right w:val="single" w:sz="8" w:space="0" w:color="008080"/>
                  </w:tcBorders>
                  <w:shd w:val="clear" w:color="auto" w:fill="auto"/>
                  <w:noWrap/>
                  <w:vAlign w:val="bottom"/>
                </w:tcPr>
                <w:p w14:paraId="1ABD527F" w14:textId="719D785B" w:rsidR="00A725BE" w:rsidRPr="00702EE3" w:rsidRDefault="00A725BE" w:rsidP="00BE4CBC">
                  <w:pPr>
                    <w:rPr>
                      <w:rFonts w:asciiTheme="minorHAnsi" w:hAnsiTheme="minorHAnsi" w:cs="Arial"/>
                      <w:b/>
                      <w:bCs/>
                      <w:sz w:val="22"/>
                      <w:szCs w:val="22"/>
                    </w:rPr>
                  </w:pPr>
                </w:p>
              </w:tc>
              <w:tc>
                <w:tcPr>
                  <w:tcW w:w="426" w:type="pct"/>
                  <w:tcBorders>
                    <w:top w:val="nil"/>
                    <w:left w:val="nil"/>
                    <w:bottom w:val="single" w:sz="4" w:space="0" w:color="008080"/>
                    <w:right w:val="single" w:sz="4" w:space="0" w:color="008080"/>
                  </w:tcBorders>
                  <w:shd w:val="clear" w:color="auto" w:fill="auto"/>
                  <w:noWrap/>
                  <w:vAlign w:val="center"/>
                </w:tcPr>
                <w:p w14:paraId="6C129220" w14:textId="411F2FDF" w:rsidR="00A725BE" w:rsidRPr="00702EE3" w:rsidRDefault="00A725BE" w:rsidP="00BE4CBC">
                  <w:pPr>
                    <w:jc w:val="right"/>
                    <w:rPr>
                      <w:rFonts w:asciiTheme="minorHAnsi" w:hAnsiTheme="minorHAnsi" w:cs="Arial"/>
                      <w:b/>
                      <w:bCs/>
                      <w:sz w:val="22"/>
                      <w:szCs w:val="22"/>
                    </w:rPr>
                  </w:pPr>
                </w:p>
              </w:tc>
              <w:tc>
                <w:tcPr>
                  <w:tcW w:w="266" w:type="pct"/>
                  <w:tcBorders>
                    <w:top w:val="nil"/>
                    <w:left w:val="nil"/>
                    <w:bottom w:val="single" w:sz="4" w:space="0" w:color="008080"/>
                    <w:right w:val="single" w:sz="8" w:space="0" w:color="008080"/>
                  </w:tcBorders>
                  <w:shd w:val="clear" w:color="auto" w:fill="auto"/>
                  <w:noWrap/>
                  <w:vAlign w:val="bottom"/>
                </w:tcPr>
                <w:p w14:paraId="1F7CB41D" w14:textId="647C5EBE" w:rsidR="00A725BE" w:rsidRPr="00702EE3" w:rsidRDefault="00A725BE" w:rsidP="00BE4CBC">
                  <w:pPr>
                    <w:rPr>
                      <w:rFonts w:asciiTheme="minorHAnsi" w:hAnsiTheme="minorHAnsi" w:cs="Arial"/>
                      <w:b/>
                      <w:bCs/>
                      <w:sz w:val="22"/>
                      <w:szCs w:val="22"/>
                    </w:rPr>
                  </w:pPr>
                </w:p>
              </w:tc>
              <w:tc>
                <w:tcPr>
                  <w:tcW w:w="319" w:type="pct"/>
                  <w:tcBorders>
                    <w:top w:val="nil"/>
                    <w:left w:val="nil"/>
                    <w:bottom w:val="single" w:sz="4" w:space="0" w:color="008080"/>
                    <w:right w:val="single" w:sz="4" w:space="0" w:color="008080"/>
                  </w:tcBorders>
                  <w:shd w:val="clear" w:color="auto" w:fill="auto"/>
                  <w:noWrap/>
                  <w:vAlign w:val="bottom"/>
                </w:tcPr>
                <w:p w14:paraId="0E1671F6" w14:textId="124B8BF9" w:rsidR="00A725BE" w:rsidRPr="00702EE3" w:rsidRDefault="00A725BE" w:rsidP="00BE4CBC">
                  <w:pPr>
                    <w:jc w:val="right"/>
                    <w:rPr>
                      <w:rFonts w:asciiTheme="minorHAnsi" w:hAnsiTheme="minorHAnsi" w:cs="Arial"/>
                      <w:b/>
                      <w:bCs/>
                      <w:sz w:val="22"/>
                      <w:szCs w:val="22"/>
                    </w:rPr>
                  </w:pPr>
                </w:p>
              </w:tc>
              <w:tc>
                <w:tcPr>
                  <w:tcW w:w="426" w:type="pct"/>
                  <w:tcBorders>
                    <w:top w:val="nil"/>
                    <w:left w:val="nil"/>
                    <w:bottom w:val="single" w:sz="4" w:space="0" w:color="008080"/>
                    <w:right w:val="single" w:sz="8" w:space="0" w:color="008080"/>
                  </w:tcBorders>
                  <w:shd w:val="clear" w:color="auto" w:fill="auto"/>
                  <w:noWrap/>
                  <w:vAlign w:val="bottom"/>
                </w:tcPr>
                <w:p w14:paraId="0E1EB167" w14:textId="774586FA" w:rsidR="00A725BE" w:rsidRPr="00702EE3" w:rsidRDefault="00A725BE" w:rsidP="00BE4CBC">
                  <w:pPr>
                    <w:jc w:val="right"/>
                    <w:rPr>
                      <w:rFonts w:asciiTheme="minorHAnsi" w:hAnsiTheme="minorHAnsi" w:cs="Arial"/>
                      <w:b/>
                      <w:bCs/>
                      <w:sz w:val="22"/>
                      <w:szCs w:val="22"/>
                    </w:rPr>
                  </w:pPr>
                </w:p>
              </w:tc>
            </w:tr>
            <w:tr w:rsidR="006802D0" w:rsidRPr="00702EE3" w14:paraId="5A9521E0" w14:textId="614DCC27" w:rsidTr="006C48EC">
              <w:trPr>
                <w:trHeight w:val="255"/>
              </w:trPr>
              <w:tc>
                <w:tcPr>
                  <w:tcW w:w="2817" w:type="pct"/>
                  <w:tcBorders>
                    <w:top w:val="nil"/>
                    <w:left w:val="single" w:sz="8" w:space="0" w:color="008080"/>
                    <w:bottom w:val="single" w:sz="4" w:space="0" w:color="008080"/>
                    <w:right w:val="nil"/>
                  </w:tcBorders>
                  <w:shd w:val="clear" w:color="auto" w:fill="auto"/>
                  <w:noWrap/>
                  <w:vAlign w:val="bottom"/>
                </w:tcPr>
                <w:p w14:paraId="7058E8EE" w14:textId="3E2CEC8E" w:rsidR="00A725BE" w:rsidRPr="00702EE3" w:rsidRDefault="003B6DEA" w:rsidP="00EB5D3D">
                  <w:pPr>
                    <w:rPr>
                      <w:rFonts w:asciiTheme="minorHAnsi" w:hAnsiTheme="minorHAnsi" w:cs="Arial"/>
                      <w:bCs/>
                      <w:sz w:val="22"/>
                      <w:szCs w:val="22"/>
                    </w:rPr>
                  </w:pPr>
                  <w:r w:rsidRPr="00702EE3">
                    <w:rPr>
                      <w:rFonts w:asciiTheme="minorHAnsi" w:hAnsiTheme="minorHAnsi" w:cs="Arial"/>
                      <w:bCs/>
                      <w:sz w:val="22"/>
                      <w:szCs w:val="22"/>
                    </w:rPr>
                    <w:t>3.5.6 Pro</w:t>
                  </w:r>
                  <w:r w:rsidR="006D548E" w:rsidRPr="00702EE3">
                    <w:rPr>
                      <w:rFonts w:asciiTheme="minorHAnsi" w:hAnsiTheme="minorHAnsi" w:cs="Arial"/>
                      <w:bCs/>
                      <w:sz w:val="22"/>
                      <w:szCs w:val="22"/>
                    </w:rPr>
                    <w:t>i</w:t>
                  </w:r>
                  <w:r w:rsidRPr="00702EE3">
                    <w:rPr>
                      <w:rFonts w:asciiTheme="minorHAnsi" w:hAnsiTheme="minorHAnsi" w:cs="Arial"/>
                      <w:bCs/>
                      <w:sz w:val="22"/>
                      <w:szCs w:val="22"/>
                    </w:rPr>
                    <w:t>e</w:t>
                  </w:r>
                  <w:r w:rsidR="006D548E" w:rsidRPr="00702EE3">
                    <w:rPr>
                      <w:rFonts w:asciiTheme="minorHAnsi" w:hAnsiTheme="minorHAnsi" w:cs="Arial"/>
                      <w:bCs/>
                      <w:sz w:val="22"/>
                      <w:szCs w:val="22"/>
                    </w:rPr>
                    <w:t>ct t</w:t>
                  </w:r>
                  <w:r w:rsidRPr="00702EE3">
                    <w:rPr>
                      <w:rFonts w:asciiTheme="minorHAnsi" w:hAnsiTheme="minorHAnsi" w:cs="Arial"/>
                      <w:bCs/>
                      <w:sz w:val="22"/>
                      <w:szCs w:val="22"/>
                    </w:rPr>
                    <w:t>e</w:t>
                  </w:r>
                  <w:r w:rsidR="006D548E" w:rsidRPr="00702EE3">
                    <w:rPr>
                      <w:rFonts w:asciiTheme="minorHAnsi" w:hAnsiTheme="minorHAnsi" w:cs="Arial"/>
                      <w:bCs/>
                      <w:sz w:val="22"/>
                      <w:szCs w:val="22"/>
                    </w:rPr>
                    <w:t>hnic și detalii de execuție</w:t>
                  </w:r>
                </w:p>
              </w:tc>
              <w:tc>
                <w:tcPr>
                  <w:tcW w:w="427" w:type="pct"/>
                  <w:tcBorders>
                    <w:top w:val="nil"/>
                    <w:left w:val="single" w:sz="8" w:space="0" w:color="008080"/>
                    <w:bottom w:val="single" w:sz="4" w:space="0" w:color="008080"/>
                    <w:right w:val="single" w:sz="4" w:space="0" w:color="008080"/>
                  </w:tcBorders>
                  <w:shd w:val="clear" w:color="auto" w:fill="auto"/>
                  <w:noWrap/>
                  <w:vAlign w:val="center"/>
                </w:tcPr>
                <w:p w14:paraId="1DECD5BE" w14:textId="5C7BD2DC" w:rsidR="00A725BE" w:rsidRPr="00702EE3" w:rsidRDefault="00A725BE" w:rsidP="00BE4CBC">
                  <w:pPr>
                    <w:jc w:val="right"/>
                    <w:rPr>
                      <w:rFonts w:asciiTheme="minorHAnsi" w:hAnsiTheme="minorHAnsi" w:cs="Arial"/>
                      <w:b/>
                      <w:bCs/>
                      <w:sz w:val="22"/>
                      <w:szCs w:val="22"/>
                    </w:rPr>
                  </w:pPr>
                </w:p>
              </w:tc>
              <w:tc>
                <w:tcPr>
                  <w:tcW w:w="319" w:type="pct"/>
                  <w:tcBorders>
                    <w:top w:val="nil"/>
                    <w:left w:val="nil"/>
                    <w:bottom w:val="single" w:sz="4" w:space="0" w:color="008080"/>
                    <w:right w:val="single" w:sz="8" w:space="0" w:color="008080"/>
                  </w:tcBorders>
                  <w:shd w:val="clear" w:color="auto" w:fill="auto"/>
                  <w:noWrap/>
                  <w:vAlign w:val="bottom"/>
                </w:tcPr>
                <w:p w14:paraId="21D0A76D" w14:textId="15552282" w:rsidR="00A725BE" w:rsidRPr="00702EE3" w:rsidRDefault="00A725BE" w:rsidP="00BE4CBC">
                  <w:pPr>
                    <w:rPr>
                      <w:rFonts w:asciiTheme="minorHAnsi" w:hAnsiTheme="minorHAnsi" w:cs="Arial"/>
                      <w:b/>
                      <w:bCs/>
                      <w:sz w:val="22"/>
                      <w:szCs w:val="22"/>
                    </w:rPr>
                  </w:pPr>
                </w:p>
              </w:tc>
              <w:tc>
                <w:tcPr>
                  <w:tcW w:w="426" w:type="pct"/>
                  <w:tcBorders>
                    <w:top w:val="nil"/>
                    <w:left w:val="nil"/>
                    <w:bottom w:val="single" w:sz="4" w:space="0" w:color="008080"/>
                    <w:right w:val="single" w:sz="4" w:space="0" w:color="008080"/>
                  </w:tcBorders>
                  <w:shd w:val="clear" w:color="auto" w:fill="auto"/>
                  <w:noWrap/>
                  <w:vAlign w:val="center"/>
                </w:tcPr>
                <w:p w14:paraId="5CB3CC6C" w14:textId="7E198DDE" w:rsidR="00A725BE" w:rsidRPr="00702EE3" w:rsidRDefault="00A725BE" w:rsidP="00BE4CBC">
                  <w:pPr>
                    <w:jc w:val="right"/>
                    <w:rPr>
                      <w:rFonts w:asciiTheme="minorHAnsi" w:hAnsiTheme="minorHAnsi" w:cs="Arial"/>
                      <w:b/>
                      <w:bCs/>
                      <w:sz w:val="22"/>
                      <w:szCs w:val="22"/>
                    </w:rPr>
                  </w:pPr>
                </w:p>
              </w:tc>
              <w:tc>
                <w:tcPr>
                  <w:tcW w:w="266" w:type="pct"/>
                  <w:tcBorders>
                    <w:top w:val="nil"/>
                    <w:left w:val="nil"/>
                    <w:bottom w:val="single" w:sz="4" w:space="0" w:color="008080"/>
                    <w:right w:val="single" w:sz="8" w:space="0" w:color="008080"/>
                  </w:tcBorders>
                  <w:shd w:val="clear" w:color="auto" w:fill="auto"/>
                  <w:noWrap/>
                  <w:vAlign w:val="bottom"/>
                </w:tcPr>
                <w:p w14:paraId="78B6448A" w14:textId="35648A24" w:rsidR="00A725BE" w:rsidRPr="00702EE3" w:rsidRDefault="00A725BE" w:rsidP="00BE4CBC">
                  <w:pPr>
                    <w:rPr>
                      <w:rFonts w:asciiTheme="minorHAnsi" w:hAnsiTheme="minorHAnsi" w:cs="Arial"/>
                      <w:b/>
                      <w:bCs/>
                      <w:sz w:val="22"/>
                      <w:szCs w:val="22"/>
                    </w:rPr>
                  </w:pPr>
                </w:p>
              </w:tc>
              <w:tc>
                <w:tcPr>
                  <w:tcW w:w="319" w:type="pct"/>
                  <w:tcBorders>
                    <w:top w:val="nil"/>
                    <w:left w:val="nil"/>
                    <w:bottom w:val="single" w:sz="4" w:space="0" w:color="008080"/>
                    <w:right w:val="single" w:sz="4" w:space="0" w:color="008080"/>
                  </w:tcBorders>
                  <w:shd w:val="clear" w:color="auto" w:fill="auto"/>
                  <w:noWrap/>
                  <w:vAlign w:val="bottom"/>
                </w:tcPr>
                <w:p w14:paraId="03706543" w14:textId="6D1450BB" w:rsidR="00A725BE" w:rsidRPr="00702EE3" w:rsidRDefault="00A725BE" w:rsidP="00BE4CBC">
                  <w:pPr>
                    <w:jc w:val="right"/>
                    <w:rPr>
                      <w:rFonts w:asciiTheme="minorHAnsi" w:hAnsiTheme="minorHAnsi" w:cs="Arial"/>
                      <w:b/>
                      <w:bCs/>
                      <w:sz w:val="22"/>
                      <w:szCs w:val="22"/>
                    </w:rPr>
                  </w:pPr>
                </w:p>
              </w:tc>
              <w:tc>
                <w:tcPr>
                  <w:tcW w:w="426" w:type="pct"/>
                  <w:tcBorders>
                    <w:top w:val="nil"/>
                    <w:left w:val="nil"/>
                    <w:bottom w:val="single" w:sz="4" w:space="0" w:color="008080"/>
                    <w:right w:val="single" w:sz="8" w:space="0" w:color="008080"/>
                  </w:tcBorders>
                  <w:shd w:val="clear" w:color="auto" w:fill="auto"/>
                  <w:noWrap/>
                  <w:vAlign w:val="bottom"/>
                </w:tcPr>
                <w:p w14:paraId="09E96A06" w14:textId="3F6A04FA" w:rsidR="00A725BE" w:rsidRPr="00702EE3" w:rsidRDefault="00A725BE" w:rsidP="00BE4CBC">
                  <w:pPr>
                    <w:jc w:val="right"/>
                    <w:rPr>
                      <w:rFonts w:asciiTheme="minorHAnsi" w:hAnsiTheme="minorHAnsi" w:cs="Arial"/>
                      <w:b/>
                      <w:bCs/>
                      <w:sz w:val="22"/>
                      <w:szCs w:val="22"/>
                    </w:rPr>
                  </w:pPr>
                </w:p>
              </w:tc>
            </w:tr>
            <w:tr w:rsidR="006802D0" w:rsidRPr="00702EE3" w14:paraId="10AD6A4E" w14:textId="3CB5067A" w:rsidTr="006C48EC">
              <w:trPr>
                <w:trHeight w:val="255"/>
              </w:trPr>
              <w:tc>
                <w:tcPr>
                  <w:tcW w:w="2817" w:type="pct"/>
                  <w:tcBorders>
                    <w:top w:val="nil"/>
                    <w:left w:val="single" w:sz="8" w:space="0" w:color="008080"/>
                    <w:bottom w:val="single" w:sz="4" w:space="0" w:color="008080"/>
                    <w:right w:val="nil"/>
                  </w:tcBorders>
                  <w:shd w:val="clear" w:color="auto" w:fill="auto"/>
                  <w:noWrap/>
                  <w:vAlign w:val="center"/>
                </w:tcPr>
                <w:p w14:paraId="264162F9" w14:textId="33660809" w:rsidR="006D548E" w:rsidRPr="00702EE3" w:rsidRDefault="006D548E" w:rsidP="006D548E">
                  <w:pPr>
                    <w:rPr>
                      <w:rFonts w:asciiTheme="minorHAnsi" w:hAnsiTheme="minorHAnsi" w:cs="Arial"/>
                      <w:bCs/>
                      <w:sz w:val="22"/>
                      <w:szCs w:val="22"/>
                    </w:rPr>
                  </w:pPr>
                  <w:r w:rsidRPr="00702EE3">
                    <w:rPr>
                      <w:rFonts w:asciiTheme="minorHAnsi" w:hAnsiTheme="minorHAnsi" w:cs="Arial"/>
                      <w:sz w:val="22"/>
                      <w:szCs w:val="22"/>
                      <w:lang w:val="pt-BR"/>
                    </w:rPr>
                    <w:lastRenderedPageBreak/>
                    <w:t xml:space="preserve">3.6 Organizarea procedurilor de achiziţie </w:t>
                  </w:r>
                  <w:r w:rsidRPr="00702EE3">
                    <w:rPr>
                      <w:rFonts w:asciiTheme="minorHAnsi" w:hAnsiTheme="minorHAnsi" w:cs="Arial"/>
                      <w:b/>
                      <w:bCs/>
                      <w:sz w:val="22"/>
                      <w:szCs w:val="22"/>
                      <w:lang w:val="pt-BR"/>
                    </w:rPr>
                    <w:t>(N</w:t>
                  </w:r>
                  <w:r w:rsidRPr="00702EE3">
                    <w:rPr>
                      <w:rFonts w:asciiTheme="minorHAnsi" w:hAnsiTheme="minorHAnsi" w:cs="Arial"/>
                      <w:sz w:val="22"/>
                      <w:szCs w:val="22"/>
                      <w:lang w:val="pt-BR"/>
                    </w:rPr>
                    <w:t>)</w:t>
                  </w:r>
                </w:p>
              </w:tc>
              <w:tc>
                <w:tcPr>
                  <w:tcW w:w="427" w:type="pct"/>
                  <w:tcBorders>
                    <w:top w:val="nil"/>
                    <w:left w:val="single" w:sz="8" w:space="0" w:color="008080"/>
                    <w:bottom w:val="single" w:sz="4" w:space="0" w:color="008080"/>
                    <w:right w:val="single" w:sz="4" w:space="0" w:color="008080"/>
                  </w:tcBorders>
                  <w:shd w:val="clear" w:color="auto" w:fill="auto"/>
                  <w:noWrap/>
                  <w:vAlign w:val="center"/>
                </w:tcPr>
                <w:p w14:paraId="357EA0B5" w14:textId="6C4F1051" w:rsidR="006D548E" w:rsidRPr="00702EE3" w:rsidRDefault="006D548E" w:rsidP="006D548E">
                  <w:pPr>
                    <w:jc w:val="right"/>
                    <w:rPr>
                      <w:rFonts w:asciiTheme="minorHAnsi" w:hAnsiTheme="minorHAnsi" w:cs="Arial"/>
                      <w:b/>
                      <w:bCs/>
                      <w:sz w:val="22"/>
                      <w:szCs w:val="22"/>
                    </w:rPr>
                  </w:pPr>
                </w:p>
              </w:tc>
              <w:tc>
                <w:tcPr>
                  <w:tcW w:w="319" w:type="pct"/>
                  <w:tcBorders>
                    <w:top w:val="nil"/>
                    <w:left w:val="nil"/>
                    <w:bottom w:val="single" w:sz="4" w:space="0" w:color="008080"/>
                    <w:right w:val="single" w:sz="8" w:space="0" w:color="008080"/>
                  </w:tcBorders>
                  <w:shd w:val="clear" w:color="auto" w:fill="auto"/>
                  <w:noWrap/>
                  <w:vAlign w:val="bottom"/>
                </w:tcPr>
                <w:p w14:paraId="55E806B6" w14:textId="3031E578" w:rsidR="006D548E" w:rsidRPr="00702EE3" w:rsidRDefault="006D548E" w:rsidP="006D548E">
                  <w:pPr>
                    <w:rPr>
                      <w:rFonts w:asciiTheme="minorHAnsi" w:hAnsiTheme="minorHAnsi" w:cs="Arial"/>
                      <w:b/>
                      <w:bCs/>
                      <w:sz w:val="22"/>
                      <w:szCs w:val="22"/>
                    </w:rPr>
                  </w:pPr>
                </w:p>
              </w:tc>
              <w:tc>
                <w:tcPr>
                  <w:tcW w:w="426" w:type="pct"/>
                  <w:tcBorders>
                    <w:top w:val="nil"/>
                    <w:left w:val="nil"/>
                    <w:bottom w:val="single" w:sz="4" w:space="0" w:color="008080"/>
                    <w:right w:val="single" w:sz="4" w:space="0" w:color="008080"/>
                  </w:tcBorders>
                  <w:shd w:val="clear" w:color="auto" w:fill="auto"/>
                  <w:noWrap/>
                  <w:vAlign w:val="center"/>
                </w:tcPr>
                <w:p w14:paraId="41564E7B" w14:textId="053CF1C2" w:rsidR="006D548E" w:rsidRPr="00702EE3" w:rsidRDefault="006D548E" w:rsidP="006D548E">
                  <w:pPr>
                    <w:jc w:val="right"/>
                    <w:rPr>
                      <w:rFonts w:asciiTheme="minorHAnsi" w:hAnsiTheme="minorHAnsi" w:cs="Arial"/>
                      <w:b/>
                      <w:bCs/>
                      <w:sz w:val="22"/>
                      <w:szCs w:val="22"/>
                    </w:rPr>
                  </w:pPr>
                </w:p>
              </w:tc>
              <w:tc>
                <w:tcPr>
                  <w:tcW w:w="266" w:type="pct"/>
                  <w:tcBorders>
                    <w:top w:val="nil"/>
                    <w:left w:val="nil"/>
                    <w:bottom w:val="single" w:sz="4" w:space="0" w:color="008080"/>
                    <w:right w:val="single" w:sz="8" w:space="0" w:color="008080"/>
                  </w:tcBorders>
                  <w:shd w:val="clear" w:color="auto" w:fill="auto"/>
                  <w:noWrap/>
                  <w:vAlign w:val="bottom"/>
                </w:tcPr>
                <w:p w14:paraId="270DA0C6" w14:textId="0E1345B2" w:rsidR="006D548E" w:rsidRPr="00702EE3" w:rsidRDefault="006D548E" w:rsidP="006D548E">
                  <w:pPr>
                    <w:rPr>
                      <w:rFonts w:asciiTheme="minorHAnsi" w:hAnsiTheme="minorHAnsi" w:cs="Arial"/>
                      <w:b/>
                      <w:bCs/>
                      <w:sz w:val="22"/>
                      <w:szCs w:val="22"/>
                    </w:rPr>
                  </w:pPr>
                </w:p>
              </w:tc>
              <w:tc>
                <w:tcPr>
                  <w:tcW w:w="319" w:type="pct"/>
                  <w:tcBorders>
                    <w:top w:val="nil"/>
                    <w:left w:val="nil"/>
                    <w:bottom w:val="single" w:sz="4" w:space="0" w:color="008080"/>
                    <w:right w:val="single" w:sz="4" w:space="0" w:color="008080"/>
                  </w:tcBorders>
                  <w:shd w:val="clear" w:color="auto" w:fill="auto"/>
                  <w:noWrap/>
                  <w:vAlign w:val="bottom"/>
                </w:tcPr>
                <w:p w14:paraId="50DD8879" w14:textId="14656335" w:rsidR="006D548E" w:rsidRPr="00702EE3" w:rsidRDefault="006D548E" w:rsidP="006D548E">
                  <w:pPr>
                    <w:jc w:val="right"/>
                    <w:rPr>
                      <w:rFonts w:asciiTheme="minorHAnsi" w:hAnsiTheme="minorHAnsi" w:cs="Arial"/>
                      <w:b/>
                      <w:bCs/>
                      <w:sz w:val="22"/>
                      <w:szCs w:val="22"/>
                    </w:rPr>
                  </w:pPr>
                </w:p>
              </w:tc>
              <w:tc>
                <w:tcPr>
                  <w:tcW w:w="426" w:type="pct"/>
                  <w:tcBorders>
                    <w:top w:val="nil"/>
                    <w:left w:val="nil"/>
                    <w:bottom w:val="single" w:sz="4" w:space="0" w:color="008080"/>
                    <w:right w:val="single" w:sz="8" w:space="0" w:color="008080"/>
                  </w:tcBorders>
                  <w:shd w:val="clear" w:color="auto" w:fill="auto"/>
                  <w:noWrap/>
                  <w:vAlign w:val="bottom"/>
                </w:tcPr>
                <w:p w14:paraId="5DC95ACE" w14:textId="109B9BCF" w:rsidR="006D548E" w:rsidRPr="00702EE3" w:rsidRDefault="006D548E" w:rsidP="006D548E">
                  <w:pPr>
                    <w:jc w:val="right"/>
                    <w:rPr>
                      <w:rFonts w:asciiTheme="minorHAnsi" w:hAnsiTheme="minorHAnsi" w:cs="Arial"/>
                      <w:b/>
                      <w:bCs/>
                      <w:sz w:val="22"/>
                      <w:szCs w:val="22"/>
                    </w:rPr>
                  </w:pPr>
                </w:p>
              </w:tc>
            </w:tr>
            <w:tr w:rsidR="006802D0" w:rsidRPr="00702EE3" w14:paraId="4C71563C" w14:textId="5FAF17D8" w:rsidTr="006C48EC">
              <w:trPr>
                <w:trHeight w:val="255"/>
              </w:trPr>
              <w:tc>
                <w:tcPr>
                  <w:tcW w:w="2817" w:type="pct"/>
                  <w:tcBorders>
                    <w:top w:val="nil"/>
                    <w:left w:val="single" w:sz="8" w:space="0" w:color="008080"/>
                    <w:bottom w:val="single" w:sz="4" w:space="0" w:color="008080"/>
                    <w:right w:val="nil"/>
                  </w:tcBorders>
                  <w:shd w:val="clear" w:color="auto" w:fill="auto"/>
                  <w:noWrap/>
                  <w:vAlign w:val="bottom"/>
                </w:tcPr>
                <w:p w14:paraId="67D3E12A" w14:textId="2E8786BC" w:rsidR="006D548E" w:rsidRPr="00702EE3" w:rsidRDefault="006D548E" w:rsidP="006D548E">
                  <w:pPr>
                    <w:rPr>
                      <w:rFonts w:asciiTheme="minorHAnsi" w:hAnsiTheme="minorHAnsi" w:cs="Arial"/>
                      <w:bCs/>
                      <w:sz w:val="22"/>
                      <w:szCs w:val="22"/>
                    </w:rPr>
                  </w:pPr>
                  <w:r w:rsidRPr="00702EE3">
                    <w:rPr>
                      <w:rFonts w:asciiTheme="minorHAnsi" w:hAnsiTheme="minorHAnsi" w:cs="Arial"/>
                      <w:bCs/>
                      <w:sz w:val="22"/>
                      <w:szCs w:val="22"/>
                    </w:rPr>
                    <w:t xml:space="preserve">3.7 </w:t>
                  </w:r>
                  <w:r w:rsidRPr="00702EE3">
                    <w:rPr>
                      <w:rFonts w:asciiTheme="minorHAnsi" w:hAnsiTheme="minorHAnsi" w:cs="Arial"/>
                      <w:sz w:val="22"/>
                      <w:szCs w:val="22"/>
                    </w:rPr>
                    <w:t>Consultanţă</w:t>
                  </w:r>
                </w:p>
              </w:tc>
              <w:tc>
                <w:tcPr>
                  <w:tcW w:w="427" w:type="pct"/>
                  <w:tcBorders>
                    <w:top w:val="nil"/>
                    <w:left w:val="single" w:sz="8" w:space="0" w:color="008080"/>
                    <w:bottom w:val="single" w:sz="4" w:space="0" w:color="008080"/>
                    <w:right w:val="single" w:sz="4" w:space="0" w:color="008080"/>
                  </w:tcBorders>
                  <w:shd w:val="clear" w:color="auto" w:fill="auto"/>
                  <w:noWrap/>
                  <w:vAlign w:val="center"/>
                </w:tcPr>
                <w:p w14:paraId="4671F641" w14:textId="2048B809" w:rsidR="006D548E" w:rsidRPr="00702EE3" w:rsidRDefault="006D548E" w:rsidP="006D548E">
                  <w:pPr>
                    <w:jc w:val="right"/>
                    <w:rPr>
                      <w:rFonts w:asciiTheme="minorHAnsi" w:hAnsiTheme="minorHAnsi" w:cs="Arial"/>
                      <w:b/>
                      <w:bCs/>
                      <w:sz w:val="22"/>
                      <w:szCs w:val="22"/>
                    </w:rPr>
                  </w:pPr>
                </w:p>
              </w:tc>
              <w:tc>
                <w:tcPr>
                  <w:tcW w:w="319" w:type="pct"/>
                  <w:tcBorders>
                    <w:top w:val="nil"/>
                    <w:left w:val="nil"/>
                    <w:bottom w:val="single" w:sz="4" w:space="0" w:color="008080"/>
                    <w:right w:val="single" w:sz="8" w:space="0" w:color="008080"/>
                  </w:tcBorders>
                  <w:shd w:val="clear" w:color="auto" w:fill="auto"/>
                  <w:noWrap/>
                  <w:vAlign w:val="bottom"/>
                </w:tcPr>
                <w:p w14:paraId="1D00E7F8" w14:textId="20C8EDAA" w:rsidR="006D548E" w:rsidRPr="00702EE3" w:rsidRDefault="006D548E" w:rsidP="006D548E">
                  <w:pPr>
                    <w:rPr>
                      <w:rFonts w:asciiTheme="minorHAnsi" w:hAnsiTheme="minorHAnsi" w:cs="Arial"/>
                      <w:b/>
                      <w:bCs/>
                      <w:sz w:val="22"/>
                      <w:szCs w:val="22"/>
                    </w:rPr>
                  </w:pPr>
                </w:p>
              </w:tc>
              <w:tc>
                <w:tcPr>
                  <w:tcW w:w="426" w:type="pct"/>
                  <w:tcBorders>
                    <w:top w:val="nil"/>
                    <w:left w:val="nil"/>
                    <w:bottom w:val="single" w:sz="4" w:space="0" w:color="008080"/>
                    <w:right w:val="single" w:sz="4" w:space="0" w:color="008080"/>
                  </w:tcBorders>
                  <w:shd w:val="clear" w:color="auto" w:fill="auto"/>
                  <w:noWrap/>
                  <w:vAlign w:val="center"/>
                </w:tcPr>
                <w:p w14:paraId="46CFCC17" w14:textId="575255AB" w:rsidR="006D548E" w:rsidRPr="00702EE3" w:rsidRDefault="006D548E" w:rsidP="006D548E">
                  <w:pPr>
                    <w:jc w:val="right"/>
                    <w:rPr>
                      <w:rFonts w:asciiTheme="minorHAnsi" w:hAnsiTheme="minorHAnsi" w:cs="Arial"/>
                      <w:b/>
                      <w:bCs/>
                      <w:sz w:val="22"/>
                      <w:szCs w:val="22"/>
                    </w:rPr>
                  </w:pPr>
                </w:p>
              </w:tc>
              <w:tc>
                <w:tcPr>
                  <w:tcW w:w="266" w:type="pct"/>
                  <w:tcBorders>
                    <w:top w:val="nil"/>
                    <w:left w:val="nil"/>
                    <w:bottom w:val="single" w:sz="4" w:space="0" w:color="008080"/>
                    <w:right w:val="single" w:sz="8" w:space="0" w:color="008080"/>
                  </w:tcBorders>
                  <w:shd w:val="clear" w:color="auto" w:fill="auto"/>
                  <w:noWrap/>
                  <w:vAlign w:val="bottom"/>
                </w:tcPr>
                <w:p w14:paraId="2CD574A2" w14:textId="0CAD62D5" w:rsidR="006D548E" w:rsidRPr="00702EE3" w:rsidRDefault="006D548E" w:rsidP="006D548E">
                  <w:pPr>
                    <w:rPr>
                      <w:rFonts w:asciiTheme="minorHAnsi" w:hAnsiTheme="minorHAnsi" w:cs="Arial"/>
                      <w:b/>
                      <w:bCs/>
                      <w:sz w:val="22"/>
                      <w:szCs w:val="22"/>
                    </w:rPr>
                  </w:pPr>
                </w:p>
              </w:tc>
              <w:tc>
                <w:tcPr>
                  <w:tcW w:w="319" w:type="pct"/>
                  <w:tcBorders>
                    <w:top w:val="nil"/>
                    <w:left w:val="nil"/>
                    <w:bottom w:val="single" w:sz="4" w:space="0" w:color="008080"/>
                    <w:right w:val="single" w:sz="4" w:space="0" w:color="008080"/>
                  </w:tcBorders>
                  <w:shd w:val="clear" w:color="auto" w:fill="auto"/>
                  <w:noWrap/>
                  <w:vAlign w:val="bottom"/>
                </w:tcPr>
                <w:p w14:paraId="13E8425F" w14:textId="72B53375" w:rsidR="006D548E" w:rsidRPr="00702EE3" w:rsidRDefault="006D548E" w:rsidP="006D548E">
                  <w:pPr>
                    <w:jc w:val="right"/>
                    <w:rPr>
                      <w:rFonts w:asciiTheme="minorHAnsi" w:hAnsiTheme="minorHAnsi" w:cs="Arial"/>
                      <w:b/>
                      <w:bCs/>
                      <w:sz w:val="22"/>
                      <w:szCs w:val="22"/>
                    </w:rPr>
                  </w:pPr>
                </w:p>
              </w:tc>
              <w:tc>
                <w:tcPr>
                  <w:tcW w:w="426" w:type="pct"/>
                  <w:tcBorders>
                    <w:top w:val="nil"/>
                    <w:left w:val="nil"/>
                    <w:bottom w:val="single" w:sz="4" w:space="0" w:color="008080"/>
                    <w:right w:val="single" w:sz="8" w:space="0" w:color="008080"/>
                  </w:tcBorders>
                  <w:shd w:val="clear" w:color="auto" w:fill="auto"/>
                  <w:noWrap/>
                  <w:vAlign w:val="bottom"/>
                </w:tcPr>
                <w:p w14:paraId="5046EFFB" w14:textId="2C84048B" w:rsidR="006D548E" w:rsidRPr="00702EE3" w:rsidRDefault="006D548E" w:rsidP="006D548E">
                  <w:pPr>
                    <w:jc w:val="right"/>
                    <w:rPr>
                      <w:rFonts w:asciiTheme="minorHAnsi" w:hAnsiTheme="minorHAnsi" w:cs="Arial"/>
                      <w:b/>
                      <w:bCs/>
                      <w:sz w:val="22"/>
                      <w:szCs w:val="22"/>
                    </w:rPr>
                  </w:pPr>
                </w:p>
              </w:tc>
            </w:tr>
            <w:tr w:rsidR="006802D0" w:rsidRPr="00702EE3" w14:paraId="10FBB33F" w14:textId="0ED4EBD5" w:rsidTr="006C48EC">
              <w:trPr>
                <w:trHeight w:val="255"/>
              </w:trPr>
              <w:tc>
                <w:tcPr>
                  <w:tcW w:w="2817" w:type="pct"/>
                  <w:tcBorders>
                    <w:top w:val="nil"/>
                    <w:left w:val="single" w:sz="8" w:space="0" w:color="008080"/>
                    <w:bottom w:val="single" w:sz="4" w:space="0" w:color="008080"/>
                    <w:right w:val="nil"/>
                  </w:tcBorders>
                  <w:shd w:val="clear" w:color="auto" w:fill="auto"/>
                  <w:noWrap/>
                  <w:vAlign w:val="bottom"/>
                </w:tcPr>
                <w:p w14:paraId="330624C6" w14:textId="243D4FB9" w:rsidR="006D548E" w:rsidRPr="00702EE3" w:rsidRDefault="006D548E" w:rsidP="003B6DEA">
                  <w:pPr>
                    <w:rPr>
                      <w:rFonts w:asciiTheme="minorHAnsi" w:hAnsiTheme="minorHAnsi" w:cs="Arial"/>
                      <w:bCs/>
                      <w:sz w:val="22"/>
                      <w:szCs w:val="22"/>
                    </w:rPr>
                  </w:pPr>
                  <w:r w:rsidRPr="00702EE3">
                    <w:rPr>
                      <w:rFonts w:asciiTheme="minorHAnsi" w:hAnsiTheme="minorHAnsi" w:cs="Arial"/>
                      <w:bCs/>
                      <w:sz w:val="22"/>
                      <w:szCs w:val="22"/>
                    </w:rPr>
                    <w:t>3.7.1 Managementul de proi</w:t>
                  </w:r>
                  <w:r w:rsidR="003B6DEA" w:rsidRPr="00702EE3">
                    <w:rPr>
                      <w:rFonts w:asciiTheme="minorHAnsi" w:hAnsiTheme="minorHAnsi" w:cs="Arial"/>
                      <w:bCs/>
                      <w:sz w:val="22"/>
                      <w:szCs w:val="22"/>
                    </w:rPr>
                    <w:t>e</w:t>
                  </w:r>
                  <w:r w:rsidRPr="00702EE3">
                    <w:rPr>
                      <w:rFonts w:asciiTheme="minorHAnsi" w:hAnsiTheme="minorHAnsi" w:cs="Arial"/>
                      <w:bCs/>
                      <w:sz w:val="22"/>
                      <w:szCs w:val="22"/>
                    </w:rPr>
                    <w:t>ct pentru obiectivul de investiții</w:t>
                  </w:r>
                </w:p>
              </w:tc>
              <w:tc>
                <w:tcPr>
                  <w:tcW w:w="427" w:type="pct"/>
                  <w:tcBorders>
                    <w:top w:val="nil"/>
                    <w:left w:val="single" w:sz="8" w:space="0" w:color="008080"/>
                    <w:bottom w:val="single" w:sz="4" w:space="0" w:color="008080"/>
                    <w:right w:val="single" w:sz="4" w:space="0" w:color="008080"/>
                  </w:tcBorders>
                  <w:shd w:val="clear" w:color="auto" w:fill="auto"/>
                  <w:noWrap/>
                  <w:vAlign w:val="center"/>
                </w:tcPr>
                <w:p w14:paraId="0DBD85C4" w14:textId="5F282D05" w:rsidR="006D548E" w:rsidRPr="00702EE3" w:rsidRDefault="006D548E" w:rsidP="006D548E">
                  <w:pPr>
                    <w:jc w:val="right"/>
                    <w:rPr>
                      <w:rFonts w:asciiTheme="minorHAnsi" w:hAnsiTheme="minorHAnsi" w:cs="Arial"/>
                      <w:b/>
                      <w:bCs/>
                      <w:sz w:val="22"/>
                      <w:szCs w:val="22"/>
                    </w:rPr>
                  </w:pPr>
                </w:p>
              </w:tc>
              <w:tc>
                <w:tcPr>
                  <w:tcW w:w="319" w:type="pct"/>
                  <w:tcBorders>
                    <w:top w:val="nil"/>
                    <w:left w:val="nil"/>
                    <w:bottom w:val="single" w:sz="4" w:space="0" w:color="008080"/>
                    <w:right w:val="single" w:sz="8" w:space="0" w:color="008080"/>
                  </w:tcBorders>
                  <w:shd w:val="clear" w:color="auto" w:fill="auto"/>
                  <w:noWrap/>
                  <w:vAlign w:val="bottom"/>
                </w:tcPr>
                <w:p w14:paraId="3AC16EC5" w14:textId="2353F73A" w:rsidR="006D548E" w:rsidRPr="00702EE3" w:rsidRDefault="006D548E" w:rsidP="006D548E">
                  <w:pPr>
                    <w:rPr>
                      <w:rFonts w:asciiTheme="minorHAnsi" w:hAnsiTheme="minorHAnsi" w:cs="Arial"/>
                      <w:b/>
                      <w:bCs/>
                      <w:sz w:val="22"/>
                      <w:szCs w:val="22"/>
                    </w:rPr>
                  </w:pPr>
                </w:p>
              </w:tc>
              <w:tc>
                <w:tcPr>
                  <w:tcW w:w="426" w:type="pct"/>
                  <w:tcBorders>
                    <w:top w:val="nil"/>
                    <w:left w:val="nil"/>
                    <w:bottom w:val="single" w:sz="4" w:space="0" w:color="008080"/>
                    <w:right w:val="single" w:sz="4" w:space="0" w:color="008080"/>
                  </w:tcBorders>
                  <w:shd w:val="clear" w:color="auto" w:fill="auto"/>
                  <w:noWrap/>
                  <w:vAlign w:val="center"/>
                </w:tcPr>
                <w:p w14:paraId="29C348BF" w14:textId="674040D0" w:rsidR="006D548E" w:rsidRPr="00702EE3" w:rsidRDefault="006D548E" w:rsidP="006D548E">
                  <w:pPr>
                    <w:jc w:val="right"/>
                    <w:rPr>
                      <w:rFonts w:asciiTheme="minorHAnsi" w:hAnsiTheme="minorHAnsi" w:cs="Arial"/>
                      <w:b/>
                      <w:bCs/>
                      <w:sz w:val="22"/>
                      <w:szCs w:val="22"/>
                    </w:rPr>
                  </w:pPr>
                </w:p>
              </w:tc>
              <w:tc>
                <w:tcPr>
                  <w:tcW w:w="266" w:type="pct"/>
                  <w:tcBorders>
                    <w:top w:val="nil"/>
                    <w:left w:val="nil"/>
                    <w:bottom w:val="single" w:sz="4" w:space="0" w:color="008080"/>
                    <w:right w:val="single" w:sz="8" w:space="0" w:color="008080"/>
                  </w:tcBorders>
                  <w:shd w:val="clear" w:color="auto" w:fill="auto"/>
                  <w:noWrap/>
                  <w:vAlign w:val="bottom"/>
                </w:tcPr>
                <w:p w14:paraId="43CA7E4F" w14:textId="2703561D" w:rsidR="006D548E" w:rsidRPr="00702EE3" w:rsidRDefault="006D548E" w:rsidP="006D548E">
                  <w:pPr>
                    <w:rPr>
                      <w:rFonts w:asciiTheme="minorHAnsi" w:hAnsiTheme="minorHAnsi" w:cs="Arial"/>
                      <w:b/>
                      <w:bCs/>
                      <w:sz w:val="22"/>
                      <w:szCs w:val="22"/>
                    </w:rPr>
                  </w:pPr>
                </w:p>
              </w:tc>
              <w:tc>
                <w:tcPr>
                  <w:tcW w:w="319" w:type="pct"/>
                  <w:tcBorders>
                    <w:top w:val="nil"/>
                    <w:left w:val="nil"/>
                    <w:bottom w:val="single" w:sz="4" w:space="0" w:color="008080"/>
                    <w:right w:val="single" w:sz="4" w:space="0" w:color="008080"/>
                  </w:tcBorders>
                  <w:shd w:val="clear" w:color="auto" w:fill="auto"/>
                  <w:noWrap/>
                  <w:vAlign w:val="bottom"/>
                </w:tcPr>
                <w:p w14:paraId="4A5C7C02" w14:textId="460B5540" w:rsidR="006D548E" w:rsidRPr="00702EE3" w:rsidRDefault="006D548E" w:rsidP="006D548E">
                  <w:pPr>
                    <w:jc w:val="right"/>
                    <w:rPr>
                      <w:rFonts w:asciiTheme="minorHAnsi" w:hAnsiTheme="minorHAnsi" w:cs="Arial"/>
                      <w:b/>
                      <w:bCs/>
                      <w:sz w:val="22"/>
                      <w:szCs w:val="22"/>
                    </w:rPr>
                  </w:pPr>
                </w:p>
              </w:tc>
              <w:tc>
                <w:tcPr>
                  <w:tcW w:w="426" w:type="pct"/>
                  <w:tcBorders>
                    <w:top w:val="nil"/>
                    <w:left w:val="nil"/>
                    <w:bottom w:val="single" w:sz="4" w:space="0" w:color="008080"/>
                    <w:right w:val="single" w:sz="8" w:space="0" w:color="008080"/>
                  </w:tcBorders>
                  <w:shd w:val="clear" w:color="auto" w:fill="auto"/>
                  <w:noWrap/>
                  <w:vAlign w:val="bottom"/>
                </w:tcPr>
                <w:p w14:paraId="590E345D" w14:textId="3BD2535D" w:rsidR="006D548E" w:rsidRPr="00702EE3" w:rsidRDefault="006D548E" w:rsidP="006D548E">
                  <w:pPr>
                    <w:jc w:val="right"/>
                    <w:rPr>
                      <w:rFonts w:asciiTheme="minorHAnsi" w:hAnsiTheme="minorHAnsi" w:cs="Arial"/>
                      <w:b/>
                      <w:bCs/>
                      <w:sz w:val="22"/>
                      <w:szCs w:val="22"/>
                    </w:rPr>
                  </w:pPr>
                </w:p>
              </w:tc>
            </w:tr>
            <w:tr w:rsidR="006802D0" w:rsidRPr="00702EE3" w14:paraId="5D4A2042" w14:textId="4CF1DEF9" w:rsidTr="006C48EC">
              <w:trPr>
                <w:trHeight w:val="480"/>
              </w:trPr>
              <w:tc>
                <w:tcPr>
                  <w:tcW w:w="2817" w:type="pct"/>
                  <w:tcBorders>
                    <w:top w:val="nil"/>
                    <w:left w:val="single" w:sz="8" w:space="0" w:color="008080"/>
                    <w:bottom w:val="single" w:sz="4" w:space="0" w:color="008080"/>
                    <w:right w:val="nil"/>
                  </w:tcBorders>
                  <w:shd w:val="clear" w:color="auto" w:fill="auto"/>
                  <w:vAlign w:val="center"/>
                </w:tcPr>
                <w:p w14:paraId="23183B19" w14:textId="7D1EE1BF" w:rsidR="006D548E" w:rsidRPr="00702EE3" w:rsidRDefault="006D548E" w:rsidP="006D548E">
                  <w:pPr>
                    <w:rPr>
                      <w:rFonts w:asciiTheme="minorHAnsi" w:hAnsiTheme="minorHAnsi" w:cs="Arial"/>
                      <w:sz w:val="22"/>
                      <w:szCs w:val="22"/>
                      <w:lang w:val="it-IT"/>
                    </w:rPr>
                  </w:pPr>
                  <w:r w:rsidRPr="00702EE3">
                    <w:rPr>
                      <w:rFonts w:asciiTheme="minorHAnsi" w:hAnsiTheme="minorHAnsi" w:cs="Arial"/>
                      <w:sz w:val="22"/>
                      <w:szCs w:val="22"/>
                      <w:lang w:val="it-IT"/>
                    </w:rPr>
                    <w:t>3.7.2 Auditul financiar</w:t>
                  </w:r>
                  <w:r w:rsidR="00CC0743" w:rsidRPr="00702EE3">
                    <w:rPr>
                      <w:rFonts w:asciiTheme="minorHAnsi" w:hAnsiTheme="minorHAnsi" w:cs="Arial"/>
                      <w:sz w:val="22"/>
                      <w:szCs w:val="22"/>
                      <w:lang w:val="it-IT"/>
                    </w:rPr>
                    <w:t xml:space="preserve"> (N)</w:t>
                  </w:r>
                </w:p>
              </w:tc>
              <w:tc>
                <w:tcPr>
                  <w:tcW w:w="427" w:type="pct"/>
                  <w:tcBorders>
                    <w:top w:val="nil"/>
                    <w:left w:val="single" w:sz="8" w:space="0" w:color="008080"/>
                    <w:bottom w:val="single" w:sz="4" w:space="0" w:color="008080"/>
                    <w:right w:val="single" w:sz="4" w:space="0" w:color="008080"/>
                  </w:tcBorders>
                  <w:shd w:val="clear" w:color="auto" w:fill="auto"/>
                  <w:noWrap/>
                  <w:vAlign w:val="center"/>
                </w:tcPr>
                <w:p w14:paraId="73A0054C" w14:textId="24C749B6" w:rsidR="006D548E" w:rsidRPr="00702EE3" w:rsidRDefault="006D548E" w:rsidP="006D548E">
                  <w:pPr>
                    <w:jc w:val="right"/>
                    <w:rPr>
                      <w:rFonts w:asciiTheme="minorHAnsi" w:hAnsiTheme="minorHAnsi" w:cs="Arial"/>
                      <w:sz w:val="22"/>
                      <w:szCs w:val="22"/>
                      <w:lang w:val="it-IT"/>
                    </w:rPr>
                  </w:pPr>
                </w:p>
              </w:tc>
              <w:tc>
                <w:tcPr>
                  <w:tcW w:w="319" w:type="pct"/>
                  <w:tcBorders>
                    <w:top w:val="nil"/>
                    <w:left w:val="nil"/>
                    <w:bottom w:val="single" w:sz="4" w:space="0" w:color="008080"/>
                    <w:right w:val="single" w:sz="8" w:space="0" w:color="008080"/>
                  </w:tcBorders>
                  <w:shd w:val="clear" w:color="auto" w:fill="auto"/>
                  <w:noWrap/>
                  <w:vAlign w:val="center"/>
                </w:tcPr>
                <w:p w14:paraId="5CF81EEE" w14:textId="0C637F32" w:rsidR="006D548E" w:rsidRPr="00702EE3" w:rsidRDefault="006D548E" w:rsidP="006D548E">
                  <w:pPr>
                    <w:jc w:val="right"/>
                    <w:rPr>
                      <w:rFonts w:asciiTheme="minorHAnsi" w:hAnsiTheme="minorHAnsi" w:cs="Arial"/>
                      <w:sz w:val="22"/>
                      <w:szCs w:val="22"/>
                      <w:lang w:val="it-IT"/>
                    </w:rPr>
                  </w:pPr>
                </w:p>
              </w:tc>
              <w:tc>
                <w:tcPr>
                  <w:tcW w:w="426" w:type="pct"/>
                  <w:tcBorders>
                    <w:top w:val="nil"/>
                    <w:left w:val="nil"/>
                    <w:bottom w:val="single" w:sz="4" w:space="0" w:color="008080"/>
                    <w:right w:val="single" w:sz="4" w:space="0" w:color="008080"/>
                  </w:tcBorders>
                  <w:shd w:val="clear" w:color="auto" w:fill="auto"/>
                  <w:noWrap/>
                  <w:vAlign w:val="center"/>
                </w:tcPr>
                <w:p w14:paraId="35C78713" w14:textId="60135DDB" w:rsidR="006D548E" w:rsidRPr="00702EE3" w:rsidRDefault="006D548E" w:rsidP="006D548E">
                  <w:pPr>
                    <w:jc w:val="right"/>
                    <w:rPr>
                      <w:rFonts w:asciiTheme="minorHAnsi" w:hAnsiTheme="minorHAnsi" w:cs="Arial"/>
                      <w:sz w:val="22"/>
                      <w:szCs w:val="22"/>
                      <w:lang w:val="it-IT"/>
                    </w:rPr>
                  </w:pPr>
                </w:p>
              </w:tc>
              <w:tc>
                <w:tcPr>
                  <w:tcW w:w="266" w:type="pct"/>
                  <w:tcBorders>
                    <w:top w:val="nil"/>
                    <w:left w:val="nil"/>
                    <w:bottom w:val="single" w:sz="4" w:space="0" w:color="008080"/>
                    <w:right w:val="single" w:sz="8" w:space="0" w:color="008080"/>
                  </w:tcBorders>
                  <w:shd w:val="clear" w:color="auto" w:fill="auto"/>
                  <w:noWrap/>
                  <w:vAlign w:val="center"/>
                </w:tcPr>
                <w:p w14:paraId="4295ABFC" w14:textId="62047957" w:rsidR="006D548E" w:rsidRPr="00702EE3" w:rsidRDefault="006D548E" w:rsidP="006D548E">
                  <w:pPr>
                    <w:jc w:val="right"/>
                    <w:rPr>
                      <w:rFonts w:asciiTheme="minorHAnsi" w:hAnsiTheme="minorHAnsi" w:cs="Arial"/>
                      <w:sz w:val="22"/>
                      <w:szCs w:val="22"/>
                      <w:lang w:val="it-IT"/>
                    </w:rPr>
                  </w:pPr>
                </w:p>
              </w:tc>
              <w:tc>
                <w:tcPr>
                  <w:tcW w:w="319" w:type="pct"/>
                  <w:tcBorders>
                    <w:top w:val="nil"/>
                    <w:left w:val="nil"/>
                    <w:bottom w:val="single" w:sz="4" w:space="0" w:color="008080"/>
                    <w:right w:val="single" w:sz="4" w:space="0" w:color="008080"/>
                  </w:tcBorders>
                  <w:shd w:val="clear" w:color="auto" w:fill="auto"/>
                  <w:noWrap/>
                  <w:vAlign w:val="bottom"/>
                </w:tcPr>
                <w:p w14:paraId="02F3B259" w14:textId="60AFF630" w:rsidR="006D548E" w:rsidRPr="00702EE3" w:rsidRDefault="006D548E" w:rsidP="006D548E">
                  <w:pPr>
                    <w:jc w:val="right"/>
                    <w:rPr>
                      <w:rFonts w:asciiTheme="minorHAnsi" w:hAnsiTheme="minorHAnsi" w:cs="Arial"/>
                      <w:sz w:val="22"/>
                      <w:szCs w:val="22"/>
                      <w:lang w:val="it-IT"/>
                    </w:rPr>
                  </w:pPr>
                </w:p>
              </w:tc>
              <w:tc>
                <w:tcPr>
                  <w:tcW w:w="426" w:type="pct"/>
                  <w:tcBorders>
                    <w:top w:val="nil"/>
                    <w:left w:val="nil"/>
                    <w:bottom w:val="single" w:sz="4" w:space="0" w:color="008080"/>
                    <w:right w:val="single" w:sz="8" w:space="0" w:color="008080"/>
                  </w:tcBorders>
                  <w:shd w:val="clear" w:color="auto" w:fill="auto"/>
                  <w:noWrap/>
                  <w:vAlign w:val="bottom"/>
                </w:tcPr>
                <w:p w14:paraId="5A0DC4F7" w14:textId="59848BBE" w:rsidR="006D548E" w:rsidRPr="00702EE3" w:rsidRDefault="006D548E" w:rsidP="006D548E">
                  <w:pPr>
                    <w:jc w:val="right"/>
                    <w:rPr>
                      <w:rFonts w:asciiTheme="minorHAnsi" w:hAnsiTheme="minorHAnsi" w:cs="Arial"/>
                      <w:sz w:val="22"/>
                      <w:szCs w:val="22"/>
                      <w:lang w:val="it-IT"/>
                    </w:rPr>
                  </w:pPr>
                </w:p>
              </w:tc>
            </w:tr>
            <w:tr w:rsidR="006802D0" w:rsidRPr="00702EE3" w14:paraId="0D215117" w14:textId="774FACBA" w:rsidTr="006C48EC">
              <w:trPr>
                <w:trHeight w:val="480"/>
              </w:trPr>
              <w:tc>
                <w:tcPr>
                  <w:tcW w:w="2817" w:type="pct"/>
                  <w:tcBorders>
                    <w:top w:val="nil"/>
                    <w:left w:val="single" w:sz="8" w:space="0" w:color="008080"/>
                    <w:bottom w:val="single" w:sz="4" w:space="0" w:color="008080"/>
                    <w:right w:val="nil"/>
                  </w:tcBorders>
                  <w:shd w:val="clear" w:color="auto" w:fill="auto"/>
                  <w:vAlign w:val="center"/>
                </w:tcPr>
                <w:p w14:paraId="7FC45D5D" w14:textId="0EA7DF43" w:rsidR="006D548E" w:rsidRPr="00702EE3" w:rsidRDefault="006D548E" w:rsidP="006D548E">
                  <w:pPr>
                    <w:rPr>
                      <w:rFonts w:asciiTheme="minorHAnsi" w:hAnsiTheme="minorHAnsi" w:cs="Arial"/>
                      <w:sz w:val="22"/>
                      <w:szCs w:val="22"/>
                    </w:rPr>
                  </w:pPr>
                  <w:r w:rsidRPr="00702EE3">
                    <w:rPr>
                      <w:rFonts w:asciiTheme="minorHAnsi" w:hAnsiTheme="minorHAnsi" w:cs="Arial"/>
                      <w:sz w:val="22"/>
                      <w:szCs w:val="22"/>
                    </w:rPr>
                    <w:t>3.8 Asistenţă tehnică</w:t>
                  </w:r>
                </w:p>
              </w:tc>
              <w:tc>
                <w:tcPr>
                  <w:tcW w:w="427" w:type="pct"/>
                  <w:tcBorders>
                    <w:top w:val="nil"/>
                    <w:left w:val="single" w:sz="8" w:space="0" w:color="008080"/>
                    <w:bottom w:val="single" w:sz="4" w:space="0" w:color="008080"/>
                    <w:right w:val="single" w:sz="4" w:space="0" w:color="008080"/>
                  </w:tcBorders>
                  <w:shd w:val="clear" w:color="auto" w:fill="auto"/>
                  <w:noWrap/>
                  <w:vAlign w:val="center"/>
                </w:tcPr>
                <w:p w14:paraId="2B3EAD60" w14:textId="592CD066" w:rsidR="006D548E" w:rsidRPr="00702EE3" w:rsidRDefault="006D548E" w:rsidP="006D548E">
                  <w:pPr>
                    <w:jc w:val="right"/>
                    <w:rPr>
                      <w:rFonts w:asciiTheme="minorHAnsi" w:hAnsiTheme="minorHAnsi" w:cs="Arial"/>
                      <w:sz w:val="22"/>
                      <w:szCs w:val="22"/>
                    </w:rPr>
                  </w:pPr>
                </w:p>
              </w:tc>
              <w:tc>
                <w:tcPr>
                  <w:tcW w:w="319" w:type="pct"/>
                  <w:tcBorders>
                    <w:top w:val="nil"/>
                    <w:left w:val="nil"/>
                    <w:bottom w:val="single" w:sz="4" w:space="0" w:color="008080"/>
                    <w:right w:val="single" w:sz="8" w:space="0" w:color="008080"/>
                  </w:tcBorders>
                  <w:shd w:val="clear" w:color="auto" w:fill="auto"/>
                  <w:noWrap/>
                  <w:vAlign w:val="center"/>
                </w:tcPr>
                <w:p w14:paraId="1E8E07A1" w14:textId="2743C8B3" w:rsidR="006D548E" w:rsidRPr="00702EE3" w:rsidRDefault="006D548E" w:rsidP="006D548E">
                  <w:pPr>
                    <w:jc w:val="right"/>
                    <w:rPr>
                      <w:rFonts w:asciiTheme="minorHAnsi" w:hAnsiTheme="minorHAnsi" w:cs="Arial"/>
                      <w:sz w:val="22"/>
                      <w:szCs w:val="22"/>
                    </w:rPr>
                  </w:pPr>
                </w:p>
              </w:tc>
              <w:tc>
                <w:tcPr>
                  <w:tcW w:w="426" w:type="pct"/>
                  <w:tcBorders>
                    <w:top w:val="nil"/>
                    <w:left w:val="nil"/>
                    <w:bottom w:val="single" w:sz="4" w:space="0" w:color="008080"/>
                    <w:right w:val="single" w:sz="4" w:space="0" w:color="008080"/>
                  </w:tcBorders>
                  <w:shd w:val="clear" w:color="auto" w:fill="auto"/>
                  <w:noWrap/>
                  <w:vAlign w:val="center"/>
                </w:tcPr>
                <w:p w14:paraId="49C77777" w14:textId="6E77473A" w:rsidR="006D548E" w:rsidRPr="00702EE3" w:rsidRDefault="006D548E" w:rsidP="006D548E">
                  <w:pPr>
                    <w:jc w:val="right"/>
                    <w:rPr>
                      <w:rFonts w:asciiTheme="minorHAnsi" w:hAnsiTheme="minorHAnsi" w:cs="Arial"/>
                      <w:sz w:val="22"/>
                      <w:szCs w:val="22"/>
                    </w:rPr>
                  </w:pPr>
                </w:p>
              </w:tc>
              <w:tc>
                <w:tcPr>
                  <w:tcW w:w="266" w:type="pct"/>
                  <w:tcBorders>
                    <w:top w:val="nil"/>
                    <w:left w:val="nil"/>
                    <w:bottom w:val="single" w:sz="4" w:space="0" w:color="008080"/>
                    <w:right w:val="single" w:sz="8" w:space="0" w:color="008080"/>
                  </w:tcBorders>
                  <w:shd w:val="clear" w:color="auto" w:fill="auto"/>
                  <w:noWrap/>
                  <w:vAlign w:val="center"/>
                </w:tcPr>
                <w:p w14:paraId="043EF11E" w14:textId="70F471DB" w:rsidR="006D548E" w:rsidRPr="00702EE3" w:rsidRDefault="006D548E" w:rsidP="006D548E">
                  <w:pPr>
                    <w:jc w:val="right"/>
                    <w:rPr>
                      <w:rFonts w:asciiTheme="minorHAnsi" w:hAnsiTheme="minorHAnsi" w:cs="Arial"/>
                      <w:sz w:val="22"/>
                      <w:szCs w:val="22"/>
                    </w:rPr>
                  </w:pPr>
                </w:p>
              </w:tc>
              <w:tc>
                <w:tcPr>
                  <w:tcW w:w="319" w:type="pct"/>
                  <w:tcBorders>
                    <w:top w:val="nil"/>
                    <w:left w:val="nil"/>
                    <w:bottom w:val="single" w:sz="4" w:space="0" w:color="008080"/>
                    <w:right w:val="single" w:sz="4" w:space="0" w:color="008080"/>
                  </w:tcBorders>
                  <w:shd w:val="clear" w:color="auto" w:fill="auto"/>
                  <w:noWrap/>
                  <w:vAlign w:val="bottom"/>
                </w:tcPr>
                <w:p w14:paraId="7DB4BA0D" w14:textId="6CC0CD13" w:rsidR="006D548E" w:rsidRPr="00702EE3" w:rsidRDefault="006D548E" w:rsidP="006D548E">
                  <w:pPr>
                    <w:jc w:val="right"/>
                    <w:rPr>
                      <w:rFonts w:asciiTheme="minorHAnsi" w:hAnsiTheme="minorHAnsi" w:cs="Arial"/>
                      <w:sz w:val="22"/>
                      <w:szCs w:val="22"/>
                    </w:rPr>
                  </w:pPr>
                </w:p>
              </w:tc>
              <w:tc>
                <w:tcPr>
                  <w:tcW w:w="426" w:type="pct"/>
                  <w:tcBorders>
                    <w:top w:val="nil"/>
                    <w:left w:val="nil"/>
                    <w:bottom w:val="single" w:sz="4" w:space="0" w:color="008080"/>
                    <w:right w:val="single" w:sz="8" w:space="0" w:color="008080"/>
                  </w:tcBorders>
                  <w:shd w:val="clear" w:color="auto" w:fill="auto"/>
                  <w:noWrap/>
                  <w:vAlign w:val="bottom"/>
                </w:tcPr>
                <w:p w14:paraId="195280BB" w14:textId="3B884F1C" w:rsidR="006D548E" w:rsidRPr="00702EE3" w:rsidRDefault="006D548E" w:rsidP="006D548E">
                  <w:pPr>
                    <w:jc w:val="right"/>
                    <w:rPr>
                      <w:rFonts w:asciiTheme="minorHAnsi" w:hAnsiTheme="minorHAnsi" w:cs="Arial"/>
                      <w:sz w:val="22"/>
                      <w:szCs w:val="22"/>
                    </w:rPr>
                  </w:pPr>
                </w:p>
              </w:tc>
            </w:tr>
            <w:tr w:rsidR="006802D0" w:rsidRPr="00702EE3" w14:paraId="778FFF71" w14:textId="42C320C0" w:rsidTr="006C48EC">
              <w:trPr>
                <w:trHeight w:val="255"/>
              </w:trPr>
              <w:tc>
                <w:tcPr>
                  <w:tcW w:w="2817" w:type="pct"/>
                  <w:tcBorders>
                    <w:top w:val="nil"/>
                    <w:left w:val="single" w:sz="8" w:space="0" w:color="008080"/>
                    <w:bottom w:val="single" w:sz="4" w:space="0" w:color="008080"/>
                    <w:right w:val="nil"/>
                  </w:tcBorders>
                  <w:shd w:val="clear" w:color="auto" w:fill="auto"/>
                  <w:vAlign w:val="center"/>
                </w:tcPr>
                <w:p w14:paraId="523099F3" w14:textId="5A96D00E" w:rsidR="006D548E" w:rsidRPr="00702EE3" w:rsidRDefault="006D548E" w:rsidP="006D548E">
                  <w:pPr>
                    <w:rPr>
                      <w:rFonts w:asciiTheme="minorHAnsi" w:hAnsiTheme="minorHAnsi" w:cs="Arial"/>
                      <w:sz w:val="22"/>
                      <w:szCs w:val="22"/>
                      <w:lang w:val="pt-BR"/>
                    </w:rPr>
                  </w:pPr>
                  <w:r w:rsidRPr="00702EE3">
                    <w:rPr>
                      <w:rFonts w:asciiTheme="minorHAnsi" w:hAnsiTheme="minorHAnsi" w:cs="Arial"/>
                      <w:sz w:val="22"/>
                      <w:szCs w:val="22"/>
                      <w:lang w:val="pt-BR"/>
                    </w:rPr>
                    <w:t>3.8.1 asistență tehnică din partea proiectantului</w:t>
                  </w:r>
                </w:p>
              </w:tc>
              <w:tc>
                <w:tcPr>
                  <w:tcW w:w="427" w:type="pct"/>
                  <w:tcBorders>
                    <w:top w:val="single" w:sz="4" w:space="0" w:color="008080"/>
                    <w:left w:val="single" w:sz="8" w:space="0" w:color="008080"/>
                    <w:bottom w:val="single" w:sz="4" w:space="0" w:color="008080"/>
                    <w:right w:val="single" w:sz="4" w:space="0" w:color="008080"/>
                  </w:tcBorders>
                  <w:shd w:val="clear" w:color="auto" w:fill="339966"/>
                  <w:noWrap/>
                  <w:vAlign w:val="bottom"/>
                </w:tcPr>
                <w:p w14:paraId="2D8EDAC4" w14:textId="66B89CEC" w:rsidR="006D548E" w:rsidRPr="00702EE3" w:rsidRDefault="006D548E" w:rsidP="006D548E">
                  <w:pPr>
                    <w:rPr>
                      <w:rFonts w:asciiTheme="minorHAnsi" w:hAnsiTheme="minorHAnsi" w:cs="Arial"/>
                      <w:sz w:val="22"/>
                      <w:szCs w:val="22"/>
                      <w:lang w:val="pt-BR"/>
                    </w:rPr>
                  </w:pPr>
                </w:p>
              </w:tc>
              <w:tc>
                <w:tcPr>
                  <w:tcW w:w="319" w:type="pct"/>
                  <w:tcBorders>
                    <w:top w:val="nil"/>
                    <w:left w:val="nil"/>
                    <w:bottom w:val="single" w:sz="4" w:space="0" w:color="008080"/>
                    <w:right w:val="single" w:sz="8" w:space="0" w:color="008080"/>
                  </w:tcBorders>
                  <w:shd w:val="clear" w:color="auto" w:fill="auto"/>
                  <w:noWrap/>
                  <w:vAlign w:val="center"/>
                </w:tcPr>
                <w:p w14:paraId="5C6B62B9" w14:textId="536902E4" w:rsidR="006D548E" w:rsidRPr="00702EE3" w:rsidRDefault="006D548E" w:rsidP="006D548E">
                  <w:pPr>
                    <w:jc w:val="right"/>
                    <w:rPr>
                      <w:rFonts w:asciiTheme="minorHAnsi" w:hAnsiTheme="minorHAnsi" w:cs="Arial"/>
                      <w:sz w:val="22"/>
                      <w:szCs w:val="22"/>
                      <w:lang w:val="pt-BR"/>
                    </w:rPr>
                  </w:pPr>
                </w:p>
              </w:tc>
              <w:tc>
                <w:tcPr>
                  <w:tcW w:w="426" w:type="pct"/>
                  <w:tcBorders>
                    <w:top w:val="single" w:sz="4" w:space="0" w:color="008080"/>
                    <w:left w:val="nil"/>
                    <w:bottom w:val="single" w:sz="4" w:space="0" w:color="008080"/>
                    <w:right w:val="single" w:sz="4" w:space="0" w:color="008080"/>
                  </w:tcBorders>
                  <w:shd w:val="clear" w:color="auto" w:fill="339966"/>
                  <w:noWrap/>
                  <w:vAlign w:val="bottom"/>
                </w:tcPr>
                <w:p w14:paraId="1EB74507" w14:textId="7EA0DA03" w:rsidR="006D548E" w:rsidRPr="00702EE3" w:rsidRDefault="006D548E" w:rsidP="006D548E">
                  <w:pPr>
                    <w:rPr>
                      <w:rFonts w:asciiTheme="minorHAnsi" w:hAnsiTheme="minorHAnsi" w:cs="Arial"/>
                      <w:sz w:val="22"/>
                      <w:szCs w:val="22"/>
                      <w:lang w:val="pt-BR"/>
                    </w:rPr>
                  </w:pPr>
                </w:p>
              </w:tc>
              <w:tc>
                <w:tcPr>
                  <w:tcW w:w="266" w:type="pct"/>
                  <w:tcBorders>
                    <w:top w:val="nil"/>
                    <w:left w:val="nil"/>
                    <w:bottom w:val="single" w:sz="4" w:space="0" w:color="008080"/>
                    <w:right w:val="single" w:sz="8" w:space="0" w:color="008080"/>
                  </w:tcBorders>
                  <w:shd w:val="clear" w:color="auto" w:fill="auto"/>
                  <w:noWrap/>
                  <w:vAlign w:val="center"/>
                </w:tcPr>
                <w:p w14:paraId="77DFCDA5" w14:textId="7BD8A896" w:rsidR="006D548E" w:rsidRPr="00702EE3" w:rsidRDefault="006D548E" w:rsidP="006D548E">
                  <w:pPr>
                    <w:jc w:val="right"/>
                    <w:rPr>
                      <w:rFonts w:asciiTheme="minorHAnsi" w:hAnsiTheme="minorHAnsi" w:cs="Arial"/>
                      <w:sz w:val="22"/>
                      <w:szCs w:val="22"/>
                      <w:lang w:val="pt-BR"/>
                    </w:rPr>
                  </w:pPr>
                </w:p>
              </w:tc>
              <w:tc>
                <w:tcPr>
                  <w:tcW w:w="319" w:type="pct"/>
                  <w:tcBorders>
                    <w:top w:val="single" w:sz="4" w:space="0" w:color="008080"/>
                    <w:left w:val="nil"/>
                    <w:bottom w:val="single" w:sz="4" w:space="0" w:color="008080"/>
                    <w:right w:val="single" w:sz="4" w:space="0" w:color="008080"/>
                  </w:tcBorders>
                  <w:shd w:val="clear" w:color="auto" w:fill="339966"/>
                  <w:noWrap/>
                  <w:vAlign w:val="bottom"/>
                </w:tcPr>
                <w:p w14:paraId="5FE1244E" w14:textId="41C87A4E" w:rsidR="006D548E" w:rsidRPr="00702EE3" w:rsidRDefault="006D548E" w:rsidP="006D548E">
                  <w:pPr>
                    <w:rPr>
                      <w:rFonts w:asciiTheme="minorHAnsi" w:hAnsiTheme="minorHAnsi" w:cs="Arial"/>
                      <w:sz w:val="22"/>
                      <w:szCs w:val="22"/>
                      <w:lang w:val="pt-BR"/>
                    </w:rPr>
                  </w:pPr>
                </w:p>
              </w:tc>
              <w:tc>
                <w:tcPr>
                  <w:tcW w:w="426" w:type="pct"/>
                  <w:tcBorders>
                    <w:top w:val="nil"/>
                    <w:left w:val="nil"/>
                    <w:bottom w:val="single" w:sz="4" w:space="0" w:color="008080"/>
                    <w:right w:val="single" w:sz="8" w:space="0" w:color="008080"/>
                  </w:tcBorders>
                  <w:shd w:val="clear" w:color="auto" w:fill="auto"/>
                  <w:noWrap/>
                  <w:vAlign w:val="bottom"/>
                </w:tcPr>
                <w:p w14:paraId="5B3ABDCB" w14:textId="4308C6E5" w:rsidR="006D548E" w:rsidRPr="00702EE3" w:rsidRDefault="006D548E" w:rsidP="006D548E">
                  <w:pPr>
                    <w:jc w:val="right"/>
                    <w:rPr>
                      <w:rFonts w:asciiTheme="minorHAnsi" w:hAnsiTheme="minorHAnsi" w:cs="Arial"/>
                      <w:sz w:val="22"/>
                      <w:szCs w:val="22"/>
                      <w:lang w:val="pt-BR"/>
                    </w:rPr>
                  </w:pPr>
                </w:p>
              </w:tc>
            </w:tr>
            <w:tr w:rsidR="006802D0" w:rsidRPr="00702EE3" w14:paraId="11BF1994" w14:textId="756BD574" w:rsidTr="006C48EC">
              <w:trPr>
                <w:trHeight w:val="255"/>
              </w:trPr>
              <w:tc>
                <w:tcPr>
                  <w:tcW w:w="2817" w:type="pct"/>
                  <w:tcBorders>
                    <w:top w:val="nil"/>
                    <w:left w:val="single" w:sz="8" w:space="0" w:color="008080"/>
                    <w:bottom w:val="single" w:sz="4" w:space="0" w:color="008080"/>
                    <w:right w:val="nil"/>
                  </w:tcBorders>
                  <w:shd w:val="clear" w:color="auto" w:fill="auto"/>
                  <w:vAlign w:val="center"/>
                </w:tcPr>
                <w:p w14:paraId="6A478510" w14:textId="7DCAB6E4" w:rsidR="006D548E" w:rsidRPr="00702EE3" w:rsidRDefault="006D548E" w:rsidP="006D548E">
                  <w:pPr>
                    <w:rPr>
                      <w:rFonts w:asciiTheme="minorHAnsi" w:hAnsiTheme="minorHAnsi" w:cs="Arial"/>
                      <w:sz w:val="22"/>
                      <w:szCs w:val="22"/>
                    </w:rPr>
                  </w:pPr>
                  <w:r w:rsidRPr="00702EE3">
                    <w:rPr>
                      <w:rFonts w:asciiTheme="minorHAnsi" w:hAnsiTheme="minorHAnsi" w:cs="Arial"/>
                      <w:sz w:val="22"/>
                      <w:szCs w:val="22"/>
                    </w:rPr>
                    <w:t>3.8.1.1 pe perioada de execuție a lucrărilor</w:t>
                  </w:r>
                </w:p>
              </w:tc>
              <w:tc>
                <w:tcPr>
                  <w:tcW w:w="427" w:type="pct"/>
                  <w:tcBorders>
                    <w:top w:val="single" w:sz="4" w:space="0" w:color="008080"/>
                    <w:left w:val="single" w:sz="8" w:space="0" w:color="008080"/>
                    <w:bottom w:val="single" w:sz="4" w:space="0" w:color="008080"/>
                    <w:right w:val="single" w:sz="4" w:space="0" w:color="008080"/>
                  </w:tcBorders>
                  <w:shd w:val="clear" w:color="auto" w:fill="auto"/>
                  <w:noWrap/>
                  <w:vAlign w:val="bottom"/>
                </w:tcPr>
                <w:p w14:paraId="54C8B01F" w14:textId="64D73DA4" w:rsidR="006D548E" w:rsidRPr="00702EE3" w:rsidRDefault="006D548E" w:rsidP="006D548E">
                  <w:pPr>
                    <w:rPr>
                      <w:rFonts w:asciiTheme="minorHAnsi" w:hAnsiTheme="minorHAnsi" w:cs="Arial"/>
                      <w:sz w:val="22"/>
                      <w:szCs w:val="22"/>
                    </w:rPr>
                  </w:pPr>
                </w:p>
              </w:tc>
              <w:tc>
                <w:tcPr>
                  <w:tcW w:w="319" w:type="pct"/>
                  <w:tcBorders>
                    <w:top w:val="nil"/>
                    <w:left w:val="nil"/>
                    <w:bottom w:val="single" w:sz="4" w:space="0" w:color="008080"/>
                    <w:right w:val="single" w:sz="8" w:space="0" w:color="008080"/>
                  </w:tcBorders>
                  <w:shd w:val="clear" w:color="auto" w:fill="auto"/>
                  <w:noWrap/>
                  <w:vAlign w:val="center"/>
                </w:tcPr>
                <w:p w14:paraId="32197206" w14:textId="30649D50" w:rsidR="006D548E" w:rsidRPr="00702EE3" w:rsidRDefault="006D548E" w:rsidP="006D548E">
                  <w:pPr>
                    <w:jc w:val="right"/>
                    <w:rPr>
                      <w:rFonts w:asciiTheme="minorHAnsi" w:hAnsiTheme="minorHAnsi" w:cs="Arial"/>
                      <w:sz w:val="22"/>
                      <w:szCs w:val="22"/>
                    </w:rPr>
                  </w:pPr>
                </w:p>
              </w:tc>
              <w:tc>
                <w:tcPr>
                  <w:tcW w:w="426" w:type="pct"/>
                  <w:tcBorders>
                    <w:top w:val="single" w:sz="4" w:space="0" w:color="008080"/>
                    <w:left w:val="nil"/>
                    <w:bottom w:val="single" w:sz="4" w:space="0" w:color="008080"/>
                    <w:right w:val="single" w:sz="4" w:space="0" w:color="008080"/>
                  </w:tcBorders>
                  <w:shd w:val="clear" w:color="auto" w:fill="auto"/>
                  <w:noWrap/>
                  <w:vAlign w:val="bottom"/>
                </w:tcPr>
                <w:p w14:paraId="15382514" w14:textId="1EF3CCA6" w:rsidR="006D548E" w:rsidRPr="00702EE3" w:rsidRDefault="006D548E" w:rsidP="006D548E">
                  <w:pPr>
                    <w:rPr>
                      <w:rFonts w:asciiTheme="minorHAnsi" w:hAnsiTheme="minorHAnsi" w:cs="Arial"/>
                      <w:sz w:val="22"/>
                      <w:szCs w:val="22"/>
                    </w:rPr>
                  </w:pPr>
                </w:p>
              </w:tc>
              <w:tc>
                <w:tcPr>
                  <w:tcW w:w="266" w:type="pct"/>
                  <w:tcBorders>
                    <w:top w:val="nil"/>
                    <w:left w:val="nil"/>
                    <w:bottom w:val="single" w:sz="4" w:space="0" w:color="008080"/>
                    <w:right w:val="single" w:sz="8" w:space="0" w:color="008080"/>
                  </w:tcBorders>
                  <w:shd w:val="clear" w:color="auto" w:fill="auto"/>
                  <w:noWrap/>
                  <w:vAlign w:val="center"/>
                </w:tcPr>
                <w:p w14:paraId="25F31C07" w14:textId="09FEB3D5" w:rsidR="006D548E" w:rsidRPr="00702EE3" w:rsidRDefault="006D548E" w:rsidP="006D548E">
                  <w:pPr>
                    <w:jc w:val="right"/>
                    <w:rPr>
                      <w:rFonts w:asciiTheme="minorHAnsi" w:hAnsiTheme="minorHAnsi" w:cs="Arial"/>
                      <w:sz w:val="22"/>
                      <w:szCs w:val="22"/>
                    </w:rPr>
                  </w:pPr>
                </w:p>
              </w:tc>
              <w:tc>
                <w:tcPr>
                  <w:tcW w:w="319" w:type="pct"/>
                  <w:tcBorders>
                    <w:top w:val="single" w:sz="4" w:space="0" w:color="008080"/>
                    <w:left w:val="nil"/>
                    <w:bottom w:val="single" w:sz="4" w:space="0" w:color="008080"/>
                    <w:right w:val="single" w:sz="4" w:space="0" w:color="008080"/>
                  </w:tcBorders>
                  <w:shd w:val="clear" w:color="auto" w:fill="auto"/>
                  <w:noWrap/>
                  <w:vAlign w:val="bottom"/>
                </w:tcPr>
                <w:p w14:paraId="7A86EF03" w14:textId="0B459659" w:rsidR="006D548E" w:rsidRPr="00702EE3" w:rsidRDefault="006D548E" w:rsidP="006D548E">
                  <w:pPr>
                    <w:rPr>
                      <w:rFonts w:asciiTheme="minorHAnsi" w:hAnsiTheme="minorHAnsi" w:cs="Arial"/>
                      <w:sz w:val="22"/>
                      <w:szCs w:val="22"/>
                    </w:rPr>
                  </w:pPr>
                </w:p>
              </w:tc>
              <w:tc>
                <w:tcPr>
                  <w:tcW w:w="426" w:type="pct"/>
                  <w:tcBorders>
                    <w:top w:val="nil"/>
                    <w:left w:val="nil"/>
                    <w:bottom w:val="single" w:sz="4" w:space="0" w:color="008080"/>
                    <w:right w:val="single" w:sz="8" w:space="0" w:color="008080"/>
                  </w:tcBorders>
                  <w:shd w:val="clear" w:color="auto" w:fill="auto"/>
                  <w:noWrap/>
                  <w:vAlign w:val="bottom"/>
                </w:tcPr>
                <w:p w14:paraId="258C4851" w14:textId="07A58F01" w:rsidR="006D548E" w:rsidRPr="00702EE3" w:rsidRDefault="006D548E" w:rsidP="006D548E">
                  <w:pPr>
                    <w:jc w:val="right"/>
                    <w:rPr>
                      <w:rFonts w:asciiTheme="minorHAnsi" w:hAnsiTheme="minorHAnsi" w:cs="Arial"/>
                      <w:sz w:val="22"/>
                      <w:szCs w:val="22"/>
                    </w:rPr>
                  </w:pPr>
                </w:p>
              </w:tc>
            </w:tr>
            <w:tr w:rsidR="006802D0" w:rsidRPr="00702EE3" w14:paraId="7F20CEA2" w14:textId="404329A8" w:rsidTr="006C48EC">
              <w:trPr>
                <w:trHeight w:val="255"/>
              </w:trPr>
              <w:tc>
                <w:tcPr>
                  <w:tcW w:w="2817" w:type="pct"/>
                  <w:tcBorders>
                    <w:top w:val="nil"/>
                    <w:left w:val="single" w:sz="8" w:space="0" w:color="008080"/>
                    <w:bottom w:val="single" w:sz="4" w:space="0" w:color="008080"/>
                    <w:right w:val="nil"/>
                  </w:tcBorders>
                  <w:shd w:val="clear" w:color="auto" w:fill="auto"/>
                  <w:vAlign w:val="center"/>
                </w:tcPr>
                <w:p w14:paraId="6B45078C" w14:textId="2EBDAE2F" w:rsidR="006D548E" w:rsidRPr="00702EE3" w:rsidRDefault="006D548E" w:rsidP="006D548E">
                  <w:pPr>
                    <w:rPr>
                      <w:rFonts w:asciiTheme="minorHAnsi" w:hAnsiTheme="minorHAnsi" w:cs="Arial"/>
                      <w:sz w:val="22"/>
                      <w:szCs w:val="22"/>
                    </w:rPr>
                  </w:pPr>
                  <w:r w:rsidRPr="00702EE3">
                    <w:rPr>
                      <w:rFonts w:asciiTheme="minorHAnsi" w:hAnsiTheme="minorHAnsi" w:cs="Arial"/>
                      <w:sz w:val="22"/>
                      <w:szCs w:val="22"/>
                    </w:rPr>
                    <w:t>3.8.1.2 pentru participarea proiectantului la fazele incluse în programul de control al lucrărilor de execuție, avizat de către Inspectoratul de Stat în Construcții</w:t>
                  </w:r>
                </w:p>
              </w:tc>
              <w:tc>
                <w:tcPr>
                  <w:tcW w:w="427" w:type="pct"/>
                  <w:tcBorders>
                    <w:top w:val="single" w:sz="4" w:space="0" w:color="008080"/>
                    <w:left w:val="single" w:sz="8" w:space="0" w:color="008080"/>
                    <w:bottom w:val="single" w:sz="4" w:space="0" w:color="008080"/>
                    <w:right w:val="single" w:sz="4" w:space="0" w:color="008080"/>
                  </w:tcBorders>
                  <w:shd w:val="clear" w:color="auto" w:fill="auto"/>
                  <w:noWrap/>
                  <w:vAlign w:val="bottom"/>
                </w:tcPr>
                <w:p w14:paraId="523F7C52" w14:textId="3DD01AFD" w:rsidR="006D548E" w:rsidRPr="00702EE3" w:rsidRDefault="006D548E" w:rsidP="006D548E">
                  <w:pPr>
                    <w:rPr>
                      <w:rFonts w:asciiTheme="minorHAnsi" w:hAnsiTheme="minorHAnsi" w:cs="Arial"/>
                      <w:sz w:val="22"/>
                      <w:szCs w:val="22"/>
                    </w:rPr>
                  </w:pPr>
                </w:p>
              </w:tc>
              <w:tc>
                <w:tcPr>
                  <w:tcW w:w="319" w:type="pct"/>
                  <w:tcBorders>
                    <w:top w:val="nil"/>
                    <w:left w:val="nil"/>
                    <w:bottom w:val="single" w:sz="4" w:space="0" w:color="008080"/>
                    <w:right w:val="single" w:sz="8" w:space="0" w:color="008080"/>
                  </w:tcBorders>
                  <w:shd w:val="clear" w:color="auto" w:fill="auto"/>
                  <w:noWrap/>
                  <w:vAlign w:val="center"/>
                </w:tcPr>
                <w:p w14:paraId="6891365F" w14:textId="73A8348C" w:rsidR="006D548E" w:rsidRPr="00702EE3" w:rsidRDefault="006D548E" w:rsidP="006D548E">
                  <w:pPr>
                    <w:jc w:val="right"/>
                    <w:rPr>
                      <w:rFonts w:asciiTheme="minorHAnsi" w:hAnsiTheme="minorHAnsi" w:cs="Arial"/>
                      <w:sz w:val="22"/>
                      <w:szCs w:val="22"/>
                    </w:rPr>
                  </w:pPr>
                </w:p>
              </w:tc>
              <w:tc>
                <w:tcPr>
                  <w:tcW w:w="426" w:type="pct"/>
                  <w:tcBorders>
                    <w:top w:val="single" w:sz="4" w:space="0" w:color="008080"/>
                    <w:left w:val="nil"/>
                    <w:bottom w:val="single" w:sz="4" w:space="0" w:color="008080"/>
                    <w:right w:val="single" w:sz="4" w:space="0" w:color="008080"/>
                  </w:tcBorders>
                  <w:shd w:val="clear" w:color="auto" w:fill="auto"/>
                  <w:noWrap/>
                  <w:vAlign w:val="bottom"/>
                </w:tcPr>
                <w:p w14:paraId="25DFB986" w14:textId="16F4DA7E" w:rsidR="006D548E" w:rsidRPr="00702EE3" w:rsidRDefault="006D548E" w:rsidP="006D548E">
                  <w:pPr>
                    <w:rPr>
                      <w:rFonts w:asciiTheme="minorHAnsi" w:hAnsiTheme="minorHAnsi" w:cs="Arial"/>
                      <w:sz w:val="22"/>
                      <w:szCs w:val="22"/>
                    </w:rPr>
                  </w:pPr>
                </w:p>
              </w:tc>
              <w:tc>
                <w:tcPr>
                  <w:tcW w:w="266" w:type="pct"/>
                  <w:tcBorders>
                    <w:top w:val="nil"/>
                    <w:left w:val="nil"/>
                    <w:bottom w:val="single" w:sz="4" w:space="0" w:color="008080"/>
                    <w:right w:val="single" w:sz="8" w:space="0" w:color="008080"/>
                  </w:tcBorders>
                  <w:shd w:val="clear" w:color="auto" w:fill="auto"/>
                  <w:noWrap/>
                  <w:vAlign w:val="center"/>
                </w:tcPr>
                <w:p w14:paraId="12DD0972" w14:textId="4A6EE286" w:rsidR="006D548E" w:rsidRPr="00702EE3" w:rsidRDefault="006D548E" w:rsidP="006D548E">
                  <w:pPr>
                    <w:jc w:val="right"/>
                    <w:rPr>
                      <w:rFonts w:asciiTheme="minorHAnsi" w:hAnsiTheme="minorHAnsi" w:cs="Arial"/>
                      <w:sz w:val="22"/>
                      <w:szCs w:val="22"/>
                    </w:rPr>
                  </w:pPr>
                </w:p>
              </w:tc>
              <w:tc>
                <w:tcPr>
                  <w:tcW w:w="319" w:type="pct"/>
                  <w:tcBorders>
                    <w:top w:val="single" w:sz="4" w:space="0" w:color="008080"/>
                    <w:left w:val="nil"/>
                    <w:bottom w:val="single" w:sz="4" w:space="0" w:color="008080"/>
                    <w:right w:val="single" w:sz="4" w:space="0" w:color="008080"/>
                  </w:tcBorders>
                  <w:shd w:val="clear" w:color="auto" w:fill="auto"/>
                  <w:noWrap/>
                  <w:vAlign w:val="bottom"/>
                </w:tcPr>
                <w:p w14:paraId="44C023FE" w14:textId="1AF504DA" w:rsidR="006D548E" w:rsidRPr="00702EE3" w:rsidRDefault="006D548E" w:rsidP="006D548E">
                  <w:pPr>
                    <w:rPr>
                      <w:rFonts w:asciiTheme="minorHAnsi" w:hAnsiTheme="minorHAnsi" w:cs="Arial"/>
                      <w:sz w:val="22"/>
                      <w:szCs w:val="22"/>
                    </w:rPr>
                  </w:pPr>
                </w:p>
              </w:tc>
              <w:tc>
                <w:tcPr>
                  <w:tcW w:w="426" w:type="pct"/>
                  <w:tcBorders>
                    <w:top w:val="nil"/>
                    <w:left w:val="nil"/>
                    <w:bottom w:val="single" w:sz="4" w:space="0" w:color="008080"/>
                    <w:right w:val="single" w:sz="8" w:space="0" w:color="008080"/>
                  </w:tcBorders>
                  <w:shd w:val="clear" w:color="auto" w:fill="auto"/>
                  <w:noWrap/>
                  <w:vAlign w:val="bottom"/>
                </w:tcPr>
                <w:p w14:paraId="1A31AF5A" w14:textId="44C7CE53" w:rsidR="006D548E" w:rsidRPr="00702EE3" w:rsidRDefault="006D548E" w:rsidP="006D548E">
                  <w:pPr>
                    <w:jc w:val="right"/>
                    <w:rPr>
                      <w:rFonts w:asciiTheme="minorHAnsi" w:hAnsiTheme="minorHAnsi" w:cs="Arial"/>
                      <w:sz w:val="22"/>
                      <w:szCs w:val="22"/>
                    </w:rPr>
                  </w:pPr>
                </w:p>
              </w:tc>
            </w:tr>
            <w:tr w:rsidR="006802D0" w:rsidRPr="00702EE3" w14:paraId="3F38BA52" w14:textId="6B7AFC12" w:rsidTr="006C48EC">
              <w:trPr>
                <w:trHeight w:val="255"/>
              </w:trPr>
              <w:tc>
                <w:tcPr>
                  <w:tcW w:w="2817" w:type="pct"/>
                  <w:tcBorders>
                    <w:top w:val="nil"/>
                    <w:left w:val="single" w:sz="8" w:space="0" w:color="008080"/>
                    <w:bottom w:val="single" w:sz="4" w:space="0" w:color="008080"/>
                    <w:right w:val="nil"/>
                  </w:tcBorders>
                  <w:shd w:val="clear" w:color="auto" w:fill="auto"/>
                  <w:vAlign w:val="center"/>
                </w:tcPr>
                <w:p w14:paraId="28A40CDF" w14:textId="2297B671" w:rsidR="006D548E" w:rsidRPr="00702EE3" w:rsidRDefault="006D548E" w:rsidP="006D548E">
                  <w:pPr>
                    <w:rPr>
                      <w:rFonts w:asciiTheme="minorHAnsi" w:hAnsiTheme="minorHAnsi" w:cs="Arial"/>
                      <w:sz w:val="22"/>
                      <w:szCs w:val="22"/>
                    </w:rPr>
                  </w:pPr>
                  <w:r w:rsidRPr="00702EE3">
                    <w:rPr>
                      <w:rFonts w:asciiTheme="minorHAnsi" w:hAnsiTheme="minorHAnsi" w:cs="Arial"/>
                      <w:sz w:val="22"/>
                      <w:szCs w:val="22"/>
                    </w:rPr>
                    <w:t>3.8.</w:t>
                  </w:r>
                  <w:r w:rsidR="00614D21" w:rsidRPr="00702EE3">
                    <w:rPr>
                      <w:rFonts w:asciiTheme="minorHAnsi" w:hAnsiTheme="minorHAnsi" w:cs="Arial"/>
                      <w:sz w:val="22"/>
                      <w:szCs w:val="22"/>
                    </w:rPr>
                    <w:t>2</w:t>
                  </w:r>
                  <w:r w:rsidRPr="00702EE3">
                    <w:rPr>
                      <w:rFonts w:asciiTheme="minorHAnsi" w:hAnsiTheme="minorHAnsi" w:cs="Arial"/>
                      <w:sz w:val="22"/>
                      <w:szCs w:val="22"/>
                    </w:rPr>
                    <w:t xml:space="preserve"> Dirigenție de șantier</w:t>
                  </w:r>
                </w:p>
              </w:tc>
              <w:tc>
                <w:tcPr>
                  <w:tcW w:w="427" w:type="pct"/>
                  <w:tcBorders>
                    <w:top w:val="single" w:sz="4" w:space="0" w:color="008080"/>
                    <w:left w:val="single" w:sz="8" w:space="0" w:color="008080"/>
                    <w:bottom w:val="single" w:sz="4" w:space="0" w:color="008080"/>
                    <w:right w:val="single" w:sz="4" w:space="0" w:color="008080"/>
                  </w:tcBorders>
                  <w:shd w:val="clear" w:color="auto" w:fill="auto"/>
                  <w:noWrap/>
                  <w:vAlign w:val="bottom"/>
                </w:tcPr>
                <w:p w14:paraId="388E8FC5" w14:textId="7849B5DD" w:rsidR="006D548E" w:rsidRPr="00702EE3" w:rsidRDefault="006D548E" w:rsidP="006D548E">
                  <w:pPr>
                    <w:rPr>
                      <w:rFonts w:asciiTheme="minorHAnsi" w:hAnsiTheme="minorHAnsi" w:cs="Arial"/>
                      <w:sz w:val="22"/>
                      <w:szCs w:val="22"/>
                    </w:rPr>
                  </w:pPr>
                </w:p>
              </w:tc>
              <w:tc>
                <w:tcPr>
                  <w:tcW w:w="319" w:type="pct"/>
                  <w:tcBorders>
                    <w:top w:val="nil"/>
                    <w:left w:val="nil"/>
                    <w:bottom w:val="single" w:sz="4" w:space="0" w:color="008080"/>
                    <w:right w:val="single" w:sz="8" w:space="0" w:color="008080"/>
                  </w:tcBorders>
                  <w:shd w:val="clear" w:color="auto" w:fill="auto"/>
                  <w:noWrap/>
                  <w:vAlign w:val="center"/>
                </w:tcPr>
                <w:p w14:paraId="502E3A5A" w14:textId="3ED2E568" w:rsidR="006D548E" w:rsidRPr="00702EE3" w:rsidRDefault="006D548E" w:rsidP="006D548E">
                  <w:pPr>
                    <w:jc w:val="right"/>
                    <w:rPr>
                      <w:rFonts w:asciiTheme="minorHAnsi" w:hAnsiTheme="minorHAnsi" w:cs="Arial"/>
                      <w:sz w:val="22"/>
                      <w:szCs w:val="22"/>
                    </w:rPr>
                  </w:pPr>
                </w:p>
              </w:tc>
              <w:tc>
                <w:tcPr>
                  <w:tcW w:w="426" w:type="pct"/>
                  <w:tcBorders>
                    <w:top w:val="single" w:sz="4" w:space="0" w:color="008080"/>
                    <w:left w:val="nil"/>
                    <w:bottom w:val="single" w:sz="4" w:space="0" w:color="008080"/>
                    <w:right w:val="single" w:sz="4" w:space="0" w:color="008080"/>
                  </w:tcBorders>
                  <w:shd w:val="clear" w:color="auto" w:fill="auto"/>
                  <w:noWrap/>
                  <w:vAlign w:val="bottom"/>
                </w:tcPr>
                <w:p w14:paraId="18817AF8" w14:textId="3BB7A604" w:rsidR="006D548E" w:rsidRPr="00702EE3" w:rsidRDefault="006D548E" w:rsidP="006D548E">
                  <w:pPr>
                    <w:rPr>
                      <w:rFonts w:asciiTheme="minorHAnsi" w:hAnsiTheme="minorHAnsi" w:cs="Arial"/>
                      <w:sz w:val="22"/>
                      <w:szCs w:val="22"/>
                    </w:rPr>
                  </w:pPr>
                </w:p>
              </w:tc>
              <w:tc>
                <w:tcPr>
                  <w:tcW w:w="266" w:type="pct"/>
                  <w:tcBorders>
                    <w:top w:val="nil"/>
                    <w:left w:val="nil"/>
                    <w:bottom w:val="single" w:sz="4" w:space="0" w:color="008080"/>
                    <w:right w:val="single" w:sz="8" w:space="0" w:color="008080"/>
                  </w:tcBorders>
                  <w:shd w:val="clear" w:color="auto" w:fill="auto"/>
                  <w:noWrap/>
                  <w:vAlign w:val="center"/>
                </w:tcPr>
                <w:p w14:paraId="3A5741A1" w14:textId="0F68BC20" w:rsidR="006D548E" w:rsidRPr="00702EE3" w:rsidRDefault="006D548E" w:rsidP="006D548E">
                  <w:pPr>
                    <w:jc w:val="right"/>
                    <w:rPr>
                      <w:rFonts w:asciiTheme="minorHAnsi" w:hAnsiTheme="minorHAnsi" w:cs="Arial"/>
                      <w:sz w:val="22"/>
                      <w:szCs w:val="22"/>
                    </w:rPr>
                  </w:pPr>
                </w:p>
              </w:tc>
              <w:tc>
                <w:tcPr>
                  <w:tcW w:w="319" w:type="pct"/>
                  <w:tcBorders>
                    <w:top w:val="single" w:sz="4" w:space="0" w:color="008080"/>
                    <w:left w:val="nil"/>
                    <w:bottom w:val="single" w:sz="4" w:space="0" w:color="008080"/>
                    <w:right w:val="single" w:sz="4" w:space="0" w:color="008080"/>
                  </w:tcBorders>
                  <w:shd w:val="clear" w:color="auto" w:fill="auto"/>
                  <w:noWrap/>
                  <w:vAlign w:val="bottom"/>
                </w:tcPr>
                <w:p w14:paraId="407D868B" w14:textId="4005D4D7" w:rsidR="006D548E" w:rsidRPr="00702EE3" w:rsidRDefault="006D548E" w:rsidP="006D548E">
                  <w:pPr>
                    <w:rPr>
                      <w:rFonts w:asciiTheme="minorHAnsi" w:hAnsiTheme="minorHAnsi" w:cs="Arial"/>
                      <w:sz w:val="22"/>
                      <w:szCs w:val="22"/>
                    </w:rPr>
                  </w:pPr>
                </w:p>
              </w:tc>
              <w:tc>
                <w:tcPr>
                  <w:tcW w:w="426" w:type="pct"/>
                  <w:tcBorders>
                    <w:top w:val="nil"/>
                    <w:left w:val="nil"/>
                    <w:bottom w:val="single" w:sz="4" w:space="0" w:color="008080"/>
                    <w:right w:val="single" w:sz="8" w:space="0" w:color="008080"/>
                  </w:tcBorders>
                  <w:shd w:val="clear" w:color="auto" w:fill="auto"/>
                  <w:noWrap/>
                  <w:vAlign w:val="bottom"/>
                </w:tcPr>
                <w:p w14:paraId="2A9F6028" w14:textId="3AC3254E" w:rsidR="006D548E" w:rsidRPr="00702EE3" w:rsidRDefault="006D548E" w:rsidP="006D548E">
                  <w:pPr>
                    <w:jc w:val="right"/>
                    <w:rPr>
                      <w:rFonts w:asciiTheme="minorHAnsi" w:hAnsiTheme="minorHAnsi" w:cs="Arial"/>
                      <w:sz w:val="22"/>
                      <w:szCs w:val="22"/>
                    </w:rPr>
                  </w:pPr>
                </w:p>
              </w:tc>
            </w:tr>
            <w:tr w:rsidR="00614D21" w:rsidRPr="00702EE3" w14:paraId="0EFBB638" w14:textId="77777777" w:rsidTr="006C48EC">
              <w:trPr>
                <w:trHeight w:val="255"/>
              </w:trPr>
              <w:tc>
                <w:tcPr>
                  <w:tcW w:w="2817" w:type="pct"/>
                  <w:tcBorders>
                    <w:top w:val="nil"/>
                    <w:left w:val="single" w:sz="8" w:space="0" w:color="008080"/>
                    <w:bottom w:val="single" w:sz="4" w:space="0" w:color="008080"/>
                    <w:right w:val="nil"/>
                  </w:tcBorders>
                  <w:shd w:val="clear" w:color="auto" w:fill="auto"/>
                  <w:vAlign w:val="center"/>
                </w:tcPr>
                <w:p w14:paraId="3768519A" w14:textId="76129CA1" w:rsidR="00614D21" w:rsidRPr="00702EE3" w:rsidRDefault="00614D21" w:rsidP="006D548E">
                  <w:pPr>
                    <w:rPr>
                      <w:rFonts w:asciiTheme="minorHAnsi" w:hAnsiTheme="minorHAnsi" w:cs="Arial"/>
                      <w:sz w:val="22"/>
                      <w:szCs w:val="22"/>
                    </w:rPr>
                  </w:pPr>
                  <w:r w:rsidRPr="00702EE3">
                    <w:rPr>
                      <w:rFonts w:asciiTheme="minorHAnsi" w:hAnsiTheme="minorHAnsi" w:cstheme="minorHAnsi"/>
                      <w:sz w:val="22"/>
                      <w:szCs w:val="22"/>
                    </w:rPr>
                    <w:t xml:space="preserve">3.8.3 </w:t>
                  </w:r>
                  <w:r w:rsidRPr="00702EE3">
                    <w:rPr>
                      <w:rFonts w:asciiTheme="minorHAnsi" w:hAnsiTheme="minorHAnsi" w:cstheme="minorHAnsi"/>
                      <w:color w:val="000000"/>
                      <w:sz w:val="22"/>
                      <w:szCs w:val="22"/>
                      <w:lang w:eastAsia="ro-RO"/>
                    </w:rPr>
                    <w:t xml:space="preserve">Coordonator în materie de securitate şi sănătate - conform Hotărârii Guvernului nr. </w:t>
                  </w:r>
                  <w:hyperlink r:id="rId8" w:history="1">
                    <w:r w:rsidRPr="00702EE3">
                      <w:rPr>
                        <w:rFonts w:asciiTheme="minorHAnsi" w:hAnsiTheme="minorHAnsi" w:cstheme="minorHAnsi"/>
                        <w:b/>
                        <w:bCs/>
                        <w:color w:val="333399"/>
                        <w:sz w:val="22"/>
                        <w:szCs w:val="22"/>
                        <w:u w:val="single"/>
                        <w:lang w:eastAsia="ro-RO"/>
                      </w:rPr>
                      <w:t>300/2006</w:t>
                    </w:r>
                  </w:hyperlink>
                  <w:r w:rsidRPr="00702EE3">
                    <w:rPr>
                      <w:rFonts w:asciiTheme="minorHAnsi" w:hAnsiTheme="minorHAnsi" w:cstheme="minorHAnsi"/>
                      <w:color w:val="000000"/>
                      <w:sz w:val="22"/>
                      <w:szCs w:val="22"/>
                      <w:lang w:eastAsia="ro-RO"/>
                    </w:rPr>
                    <w:t>, cu modificările şi completările ulterioare</w:t>
                  </w:r>
                </w:p>
              </w:tc>
              <w:tc>
                <w:tcPr>
                  <w:tcW w:w="427" w:type="pct"/>
                  <w:tcBorders>
                    <w:top w:val="single" w:sz="4" w:space="0" w:color="008080"/>
                    <w:left w:val="single" w:sz="8" w:space="0" w:color="008080"/>
                    <w:bottom w:val="single" w:sz="4" w:space="0" w:color="008080"/>
                    <w:right w:val="single" w:sz="4" w:space="0" w:color="008080"/>
                  </w:tcBorders>
                  <w:shd w:val="clear" w:color="auto" w:fill="auto"/>
                  <w:noWrap/>
                  <w:vAlign w:val="bottom"/>
                </w:tcPr>
                <w:p w14:paraId="380F46A1" w14:textId="77777777" w:rsidR="00614D21" w:rsidRPr="00702EE3" w:rsidRDefault="00614D21" w:rsidP="006D548E">
                  <w:pPr>
                    <w:rPr>
                      <w:rFonts w:asciiTheme="minorHAnsi" w:hAnsiTheme="minorHAnsi" w:cs="Arial"/>
                      <w:sz w:val="22"/>
                      <w:szCs w:val="22"/>
                    </w:rPr>
                  </w:pPr>
                </w:p>
              </w:tc>
              <w:tc>
                <w:tcPr>
                  <w:tcW w:w="319" w:type="pct"/>
                  <w:tcBorders>
                    <w:top w:val="nil"/>
                    <w:left w:val="nil"/>
                    <w:bottom w:val="single" w:sz="4" w:space="0" w:color="008080"/>
                    <w:right w:val="single" w:sz="8" w:space="0" w:color="008080"/>
                  </w:tcBorders>
                  <w:shd w:val="clear" w:color="auto" w:fill="auto"/>
                  <w:noWrap/>
                  <w:vAlign w:val="center"/>
                </w:tcPr>
                <w:p w14:paraId="3D15657B" w14:textId="77777777" w:rsidR="00614D21" w:rsidRPr="00702EE3" w:rsidRDefault="00614D21" w:rsidP="006D548E">
                  <w:pPr>
                    <w:jc w:val="right"/>
                    <w:rPr>
                      <w:rFonts w:asciiTheme="minorHAnsi" w:hAnsiTheme="minorHAnsi" w:cs="Arial"/>
                      <w:sz w:val="22"/>
                      <w:szCs w:val="22"/>
                    </w:rPr>
                  </w:pPr>
                </w:p>
              </w:tc>
              <w:tc>
                <w:tcPr>
                  <w:tcW w:w="426" w:type="pct"/>
                  <w:tcBorders>
                    <w:top w:val="single" w:sz="4" w:space="0" w:color="008080"/>
                    <w:left w:val="nil"/>
                    <w:bottom w:val="single" w:sz="4" w:space="0" w:color="008080"/>
                    <w:right w:val="single" w:sz="4" w:space="0" w:color="008080"/>
                  </w:tcBorders>
                  <w:shd w:val="clear" w:color="auto" w:fill="auto"/>
                  <w:noWrap/>
                  <w:vAlign w:val="bottom"/>
                </w:tcPr>
                <w:p w14:paraId="78E2F519" w14:textId="77777777" w:rsidR="00614D21" w:rsidRPr="00702EE3" w:rsidRDefault="00614D21" w:rsidP="006D548E">
                  <w:pPr>
                    <w:rPr>
                      <w:rFonts w:asciiTheme="minorHAnsi" w:hAnsiTheme="minorHAnsi" w:cs="Arial"/>
                      <w:sz w:val="22"/>
                      <w:szCs w:val="22"/>
                    </w:rPr>
                  </w:pPr>
                </w:p>
              </w:tc>
              <w:tc>
                <w:tcPr>
                  <w:tcW w:w="266" w:type="pct"/>
                  <w:tcBorders>
                    <w:top w:val="nil"/>
                    <w:left w:val="nil"/>
                    <w:bottom w:val="single" w:sz="4" w:space="0" w:color="008080"/>
                    <w:right w:val="single" w:sz="8" w:space="0" w:color="008080"/>
                  </w:tcBorders>
                  <w:shd w:val="clear" w:color="auto" w:fill="auto"/>
                  <w:noWrap/>
                  <w:vAlign w:val="center"/>
                </w:tcPr>
                <w:p w14:paraId="35E1C2FC" w14:textId="77777777" w:rsidR="00614D21" w:rsidRPr="00702EE3" w:rsidRDefault="00614D21" w:rsidP="006D548E">
                  <w:pPr>
                    <w:jc w:val="right"/>
                    <w:rPr>
                      <w:rFonts w:asciiTheme="minorHAnsi" w:hAnsiTheme="minorHAnsi" w:cs="Arial"/>
                      <w:sz w:val="22"/>
                      <w:szCs w:val="22"/>
                    </w:rPr>
                  </w:pPr>
                </w:p>
              </w:tc>
              <w:tc>
                <w:tcPr>
                  <w:tcW w:w="319" w:type="pct"/>
                  <w:tcBorders>
                    <w:top w:val="single" w:sz="4" w:space="0" w:color="008080"/>
                    <w:left w:val="nil"/>
                    <w:bottom w:val="single" w:sz="4" w:space="0" w:color="008080"/>
                    <w:right w:val="single" w:sz="4" w:space="0" w:color="008080"/>
                  </w:tcBorders>
                  <w:shd w:val="clear" w:color="auto" w:fill="auto"/>
                  <w:noWrap/>
                  <w:vAlign w:val="bottom"/>
                </w:tcPr>
                <w:p w14:paraId="3101FD9D" w14:textId="77777777" w:rsidR="00614D21" w:rsidRPr="00702EE3" w:rsidRDefault="00614D21" w:rsidP="006D548E">
                  <w:pPr>
                    <w:rPr>
                      <w:rFonts w:asciiTheme="minorHAnsi" w:hAnsiTheme="minorHAnsi" w:cs="Arial"/>
                      <w:sz w:val="22"/>
                      <w:szCs w:val="22"/>
                    </w:rPr>
                  </w:pPr>
                </w:p>
              </w:tc>
              <w:tc>
                <w:tcPr>
                  <w:tcW w:w="426" w:type="pct"/>
                  <w:tcBorders>
                    <w:top w:val="nil"/>
                    <w:left w:val="nil"/>
                    <w:bottom w:val="single" w:sz="4" w:space="0" w:color="008080"/>
                    <w:right w:val="single" w:sz="8" w:space="0" w:color="008080"/>
                  </w:tcBorders>
                  <w:shd w:val="clear" w:color="auto" w:fill="auto"/>
                  <w:noWrap/>
                  <w:vAlign w:val="bottom"/>
                </w:tcPr>
                <w:p w14:paraId="346B2F20" w14:textId="77777777" w:rsidR="00614D21" w:rsidRPr="00702EE3" w:rsidRDefault="00614D21" w:rsidP="006D548E">
                  <w:pPr>
                    <w:jc w:val="right"/>
                    <w:rPr>
                      <w:rFonts w:asciiTheme="minorHAnsi" w:hAnsiTheme="minorHAnsi" w:cs="Arial"/>
                      <w:sz w:val="22"/>
                      <w:szCs w:val="22"/>
                    </w:rPr>
                  </w:pPr>
                </w:p>
              </w:tc>
            </w:tr>
            <w:tr w:rsidR="006802D0" w:rsidRPr="00702EE3" w14:paraId="6EC45130" w14:textId="35362703" w:rsidTr="006C48EC">
              <w:trPr>
                <w:trHeight w:val="255"/>
              </w:trPr>
              <w:tc>
                <w:tcPr>
                  <w:tcW w:w="2817" w:type="pct"/>
                  <w:tcBorders>
                    <w:top w:val="nil"/>
                    <w:left w:val="single" w:sz="8" w:space="0" w:color="008080"/>
                    <w:bottom w:val="single" w:sz="4" w:space="0" w:color="008080"/>
                    <w:right w:val="nil"/>
                  </w:tcBorders>
                  <w:shd w:val="clear" w:color="auto" w:fill="auto"/>
                  <w:noWrap/>
                  <w:vAlign w:val="bottom"/>
                </w:tcPr>
                <w:p w14:paraId="7E50A2D1" w14:textId="77B3F30A" w:rsidR="006D548E" w:rsidRPr="00702EE3" w:rsidRDefault="006D548E" w:rsidP="006D548E">
                  <w:pPr>
                    <w:rPr>
                      <w:rFonts w:asciiTheme="minorHAnsi" w:hAnsiTheme="minorHAnsi" w:cs="Arial"/>
                      <w:b/>
                      <w:bCs/>
                      <w:sz w:val="22"/>
                      <w:szCs w:val="22"/>
                      <w:lang w:val="it-IT"/>
                    </w:rPr>
                  </w:pPr>
                  <w:r w:rsidRPr="00702EE3">
                    <w:rPr>
                      <w:rFonts w:asciiTheme="minorHAnsi" w:hAnsiTheme="minorHAnsi" w:cs="Arial"/>
                      <w:b/>
                      <w:bCs/>
                      <w:sz w:val="22"/>
                      <w:szCs w:val="22"/>
                      <w:lang w:val="it-IT"/>
                    </w:rPr>
                    <w:t xml:space="preserve"> Capitolul 4 Cheltuieli pentru investiţia de bază - total, din care: </w:t>
                  </w:r>
                </w:p>
              </w:tc>
              <w:tc>
                <w:tcPr>
                  <w:tcW w:w="427" w:type="pct"/>
                  <w:tcBorders>
                    <w:top w:val="nil"/>
                    <w:left w:val="single" w:sz="8" w:space="0" w:color="008080"/>
                    <w:bottom w:val="single" w:sz="4" w:space="0" w:color="008080"/>
                    <w:right w:val="single" w:sz="4" w:space="0" w:color="008080"/>
                  </w:tcBorders>
                  <w:shd w:val="clear" w:color="auto" w:fill="auto"/>
                  <w:noWrap/>
                  <w:vAlign w:val="center"/>
                </w:tcPr>
                <w:p w14:paraId="7683339E" w14:textId="4D7FCDA7" w:rsidR="006D548E" w:rsidRPr="00702EE3" w:rsidRDefault="006D548E" w:rsidP="006D548E">
                  <w:pPr>
                    <w:jc w:val="right"/>
                    <w:rPr>
                      <w:rFonts w:asciiTheme="minorHAnsi" w:hAnsiTheme="minorHAnsi" w:cs="Arial"/>
                      <w:b/>
                      <w:bCs/>
                      <w:sz w:val="22"/>
                      <w:szCs w:val="22"/>
                      <w:lang w:val="it-IT"/>
                    </w:rPr>
                  </w:pPr>
                </w:p>
              </w:tc>
              <w:tc>
                <w:tcPr>
                  <w:tcW w:w="319" w:type="pct"/>
                  <w:tcBorders>
                    <w:top w:val="nil"/>
                    <w:left w:val="nil"/>
                    <w:bottom w:val="single" w:sz="4" w:space="0" w:color="008080"/>
                    <w:right w:val="single" w:sz="8" w:space="0" w:color="008080"/>
                  </w:tcBorders>
                  <w:shd w:val="clear" w:color="auto" w:fill="auto"/>
                  <w:noWrap/>
                  <w:vAlign w:val="center"/>
                </w:tcPr>
                <w:p w14:paraId="226032CE" w14:textId="3B0165CC" w:rsidR="006D548E" w:rsidRPr="00702EE3" w:rsidRDefault="006D548E" w:rsidP="006D548E">
                  <w:pPr>
                    <w:jc w:val="right"/>
                    <w:rPr>
                      <w:rFonts w:asciiTheme="minorHAnsi" w:hAnsiTheme="minorHAnsi" w:cs="Arial"/>
                      <w:b/>
                      <w:bCs/>
                      <w:sz w:val="22"/>
                      <w:szCs w:val="22"/>
                      <w:lang w:val="it-IT"/>
                    </w:rPr>
                  </w:pPr>
                </w:p>
              </w:tc>
              <w:tc>
                <w:tcPr>
                  <w:tcW w:w="426" w:type="pct"/>
                  <w:tcBorders>
                    <w:top w:val="nil"/>
                    <w:left w:val="nil"/>
                    <w:bottom w:val="single" w:sz="4" w:space="0" w:color="008080"/>
                    <w:right w:val="single" w:sz="4" w:space="0" w:color="008080"/>
                  </w:tcBorders>
                  <w:shd w:val="clear" w:color="auto" w:fill="auto"/>
                  <w:noWrap/>
                  <w:vAlign w:val="center"/>
                </w:tcPr>
                <w:p w14:paraId="5F89CCCB" w14:textId="3FAB0CB0" w:rsidR="006D548E" w:rsidRPr="00702EE3" w:rsidRDefault="006D548E" w:rsidP="006D548E">
                  <w:pPr>
                    <w:jc w:val="right"/>
                    <w:rPr>
                      <w:rFonts w:asciiTheme="minorHAnsi" w:hAnsiTheme="minorHAnsi" w:cs="Arial"/>
                      <w:b/>
                      <w:bCs/>
                      <w:sz w:val="22"/>
                      <w:szCs w:val="22"/>
                      <w:lang w:val="it-IT"/>
                    </w:rPr>
                  </w:pPr>
                </w:p>
              </w:tc>
              <w:tc>
                <w:tcPr>
                  <w:tcW w:w="266" w:type="pct"/>
                  <w:tcBorders>
                    <w:top w:val="nil"/>
                    <w:left w:val="nil"/>
                    <w:bottom w:val="single" w:sz="4" w:space="0" w:color="008080"/>
                    <w:right w:val="single" w:sz="8" w:space="0" w:color="008080"/>
                  </w:tcBorders>
                  <w:shd w:val="clear" w:color="auto" w:fill="auto"/>
                  <w:noWrap/>
                  <w:vAlign w:val="center"/>
                </w:tcPr>
                <w:p w14:paraId="44827E48" w14:textId="2012A404" w:rsidR="006D548E" w:rsidRPr="00702EE3" w:rsidRDefault="006D548E" w:rsidP="006D548E">
                  <w:pPr>
                    <w:jc w:val="right"/>
                    <w:rPr>
                      <w:rFonts w:asciiTheme="minorHAnsi" w:hAnsiTheme="minorHAnsi" w:cs="Arial"/>
                      <w:b/>
                      <w:bCs/>
                      <w:sz w:val="22"/>
                      <w:szCs w:val="22"/>
                      <w:lang w:val="it-IT"/>
                    </w:rPr>
                  </w:pPr>
                </w:p>
              </w:tc>
              <w:tc>
                <w:tcPr>
                  <w:tcW w:w="319" w:type="pct"/>
                  <w:tcBorders>
                    <w:top w:val="nil"/>
                    <w:left w:val="nil"/>
                    <w:bottom w:val="single" w:sz="4" w:space="0" w:color="008080"/>
                    <w:right w:val="single" w:sz="4" w:space="0" w:color="008080"/>
                  </w:tcBorders>
                  <w:shd w:val="clear" w:color="auto" w:fill="auto"/>
                  <w:noWrap/>
                  <w:vAlign w:val="bottom"/>
                </w:tcPr>
                <w:p w14:paraId="5D3377A1" w14:textId="062AEC66" w:rsidR="006D548E" w:rsidRPr="00702EE3" w:rsidRDefault="006D548E" w:rsidP="006D548E">
                  <w:pPr>
                    <w:jc w:val="right"/>
                    <w:rPr>
                      <w:rFonts w:asciiTheme="minorHAnsi" w:hAnsiTheme="minorHAnsi" w:cs="Arial"/>
                      <w:b/>
                      <w:bCs/>
                      <w:sz w:val="22"/>
                      <w:szCs w:val="22"/>
                      <w:lang w:val="it-IT"/>
                    </w:rPr>
                  </w:pPr>
                </w:p>
              </w:tc>
              <w:tc>
                <w:tcPr>
                  <w:tcW w:w="426" w:type="pct"/>
                  <w:tcBorders>
                    <w:top w:val="nil"/>
                    <w:left w:val="nil"/>
                    <w:bottom w:val="single" w:sz="4" w:space="0" w:color="008080"/>
                    <w:right w:val="single" w:sz="8" w:space="0" w:color="008080"/>
                  </w:tcBorders>
                  <w:shd w:val="clear" w:color="auto" w:fill="auto"/>
                  <w:noWrap/>
                  <w:vAlign w:val="bottom"/>
                </w:tcPr>
                <w:p w14:paraId="1A8155C6" w14:textId="37BBA859" w:rsidR="006D548E" w:rsidRPr="00702EE3" w:rsidRDefault="006D548E" w:rsidP="006D548E">
                  <w:pPr>
                    <w:jc w:val="right"/>
                    <w:rPr>
                      <w:rFonts w:asciiTheme="minorHAnsi" w:hAnsiTheme="minorHAnsi" w:cs="Arial"/>
                      <w:b/>
                      <w:bCs/>
                      <w:sz w:val="22"/>
                      <w:szCs w:val="22"/>
                      <w:lang w:val="it-IT"/>
                    </w:rPr>
                  </w:pPr>
                </w:p>
              </w:tc>
            </w:tr>
            <w:tr w:rsidR="006802D0" w:rsidRPr="00702EE3" w14:paraId="2387165A" w14:textId="1E37F972" w:rsidTr="006C48EC">
              <w:trPr>
                <w:trHeight w:val="255"/>
              </w:trPr>
              <w:tc>
                <w:tcPr>
                  <w:tcW w:w="2817" w:type="pct"/>
                  <w:tcBorders>
                    <w:top w:val="nil"/>
                    <w:left w:val="single" w:sz="8" w:space="0" w:color="008080"/>
                    <w:bottom w:val="single" w:sz="4" w:space="0" w:color="008080"/>
                    <w:right w:val="nil"/>
                  </w:tcBorders>
                  <w:shd w:val="clear" w:color="auto" w:fill="auto"/>
                  <w:vAlign w:val="center"/>
                </w:tcPr>
                <w:p w14:paraId="762E8BF2" w14:textId="44B66A75" w:rsidR="006D548E" w:rsidRPr="00702EE3" w:rsidRDefault="006D548E" w:rsidP="006D548E">
                  <w:pPr>
                    <w:rPr>
                      <w:rFonts w:asciiTheme="minorHAnsi" w:hAnsiTheme="minorHAnsi" w:cs="Arial"/>
                      <w:sz w:val="22"/>
                      <w:szCs w:val="22"/>
                    </w:rPr>
                  </w:pPr>
                  <w:r w:rsidRPr="00702EE3">
                    <w:rPr>
                      <w:rFonts w:asciiTheme="minorHAnsi" w:hAnsiTheme="minorHAnsi" w:cs="Arial"/>
                      <w:sz w:val="22"/>
                      <w:szCs w:val="22"/>
                    </w:rPr>
                    <w:t>4.1 Construcţii şi instalaţii</w:t>
                  </w:r>
                </w:p>
              </w:tc>
              <w:tc>
                <w:tcPr>
                  <w:tcW w:w="427" w:type="pct"/>
                  <w:tcBorders>
                    <w:top w:val="nil"/>
                    <w:left w:val="single" w:sz="8" w:space="0" w:color="008080"/>
                    <w:bottom w:val="single" w:sz="4" w:space="0" w:color="008080"/>
                    <w:right w:val="single" w:sz="4" w:space="0" w:color="008080"/>
                  </w:tcBorders>
                  <w:shd w:val="clear" w:color="auto" w:fill="auto"/>
                  <w:noWrap/>
                  <w:vAlign w:val="center"/>
                </w:tcPr>
                <w:p w14:paraId="72BBC762" w14:textId="251EF607" w:rsidR="006D548E" w:rsidRPr="00702EE3" w:rsidRDefault="006D548E" w:rsidP="006D548E">
                  <w:pPr>
                    <w:jc w:val="right"/>
                    <w:rPr>
                      <w:rFonts w:asciiTheme="minorHAnsi" w:hAnsiTheme="minorHAnsi" w:cs="Arial"/>
                      <w:sz w:val="22"/>
                      <w:szCs w:val="22"/>
                    </w:rPr>
                  </w:pPr>
                </w:p>
              </w:tc>
              <w:tc>
                <w:tcPr>
                  <w:tcW w:w="319" w:type="pct"/>
                  <w:tcBorders>
                    <w:top w:val="nil"/>
                    <w:left w:val="nil"/>
                    <w:bottom w:val="single" w:sz="4" w:space="0" w:color="008080"/>
                    <w:right w:val="single" w:sz="8" w:space="0" w:color="008080"/>
                  </w:tcBorders>
                  <w:shd w:val="clear" w:color="auto" w:fill="auto"/>
                  <w:noWrap/>
                  <w:vAlign w:val="center"/>
                </w:tcPr>
                <w:p w14:paraId="28DD0033" w14:textId="2FD1371F" w:rsidR="006D548E" w:rsidRPr="00702EE3" w:rsidRDefault="006D548E" w:rsidP="006D548E">
                  <w:pPr>
                    <w:jc w:val="right"/>
                    <w:rPr>
                      <w:rFonts w:asciiTheme="minorHAnsi" w:hAnsiTheme="minorHAnsi" w:cs="Arial"/>
                      <w:sz w:val="22"/>
                      <w:szCs w:val="22"/>
                    </w:rPr>
                  </w:pPr>
                </w:p>
              </w:tc>
              <w:tc>
                <w:tcPr>
                  <w:tcW w:w="426" w:type="pct"/>
                  <w:tcBorders>
                    <w:top w:val="nil"/>
                    <w:left w:val="nil"/>
                    <w:bottom w:val="single" w:sz="4" w:space="0" w:color="008080"/>
                    <w:right w:val="single" w:sz="4" w:space="0" w:color="008080"/>
                  </w:tcBorders>
                  <w:shd w:val="clear" w:color="auto" w:fill="auto"/>
                  <w:noWrap/>
                  <w:vAlign w:val="center"/>
                </w:tcPr>
                <w:p w14:paraId="415D7946" w14:textId="083C6C2B" w:rsidR="006D548E" w:rsidRPr="00702EE3" w:rsidRDefault="006D548E" w:rsidP="006D548E">
                  <w:pPr>
                    <w:jc w:val="right"/>
                    <w:rPr>
                      <w:rFonts w:asciiTheme="minorHAnsi" w:hAnsiTheme="minorHAnsi" w:cs="Arial"/>
                      <w:sz w:val="22"/>
                      <w:szCs w:val="22"/>
                    </w:rPr>
                  </w:pPr>
                </w:p>
              </w:tc>
              <w:tc>
                <w:tcPr>
                  <w:tcW w:w="266" w:type="pct"/>
                  <w:tcBorders>
                    <w:top w:val="nil"/>
                    <w:left w:val="nil"/>
                    <w:bottom w:val="single" w:sz="4" w:space="0" w:color="008080"/>
                    <w:right w:val="single" w:sz="8" w:space="0" w:color="008080"/>
                  </w:tcBorders>
                  <w:shd w:val="clear" w:color="auto" w:fill="auto"/>
                  <w:noWrap/>
                  <w:vAlign w:val="center"/>
                </w:tcPr>
                <w:p w14:paraId="3A02369D" w14:textId="110E612D" w:rsidR="006D548E" w:rsidRPr="00702EE3" w:rsidRDefault="006D548E" w:rsidP="006D548E">
                  <w:pPr>
                    <w:jc w:val="right"/>
                    <w:rPr>
                      <w:rFonts w:asciiTheme="minorHAnsi" w:hAnsiTheme="minorHAnsi" w:cs="Arial"/>
                      <w:sz w:val="22"/>
                      <w:szCs w:val="22"/>
                    </w:rPr>
                  </w:pPr>
                </w:p>
              </w:tc>
              <w:tc>
                <w:tcPr>
                  <w:tcW w:w="319" w:type="pct"/>
                  <w:tcBorders>
                    <w:top w:val="nil"/>
                    <w:left w:val="nil"/>
                    <w:bottom w:val="single" w:sz="4" w:space="0" w:color="008080"/>
                    <w:right w:val="single" w:sz="4" w:space="0" w:color="008080"/>
                  </w:tcBorders>
                  <w:shd w:val="clear" w:color="auto" w:fill="auto"/>
                  <w:noWrap/>
                  <w:vAlign w:val="bottom"/>
                </w:tcPr>
                <w:p w14:paraId="01F60A1E" w14:textId="6FB2AD9F" w:rsidR="006D548E" w:rsidRPr="00702EE3" w:rsidRDefault="006D548E" w:rsidP="006D548E">
                  <w:pPr>
                    <w:jc w:val="right"/>
                    <w:rPr>
                      <w:rFonts w:asciiTheme="minorHAnsi" w:hAnsiTheme="minorHAnsi" w:cs="Arial"/>
                      <w:sz w:val="22"/>
                      <w:szCs w:val="22"/>
                    </w:rPr>
                  </w:pPr>
                </w:p>
              </w:tc>
              <w:tc>
                <w:tcPr>
                  <w:tcW w:w="426" w:type="pct"/>
                  <w:tcBorders>
                    <w:top w:val="nil"/>
                    <w:left w:val="nil"/>
                    <w:bottom w:val="single" w:sz="4" w:space="0" w:color="008080"/>
                    <w:right w:val="single" w:sz="8" w:space="0" w:color="008080"/>
                  </w:tcBorders>
                  <w:shd w:val="clear" w:color="auto" w:fill="auto"/>
                  <w:noWrap/>
                  <w:vAlign w:val="bottom"/>
                </w:tcPr>
                <w:p w14:paraId="56EED5A6" w14:textId="34BBA865" w:rsidR="006D548E" w:rsidRPr="00702EE3" w:rsidRDefault="006D548E" w:rsidP="006D548E">
                  <w:pPr>
                    <w:jc w:val="right"/>
                    <w:rPr>
                      <w:rFonts w:asciiTheme="minorHAnsi" w:hAnsiTheme="minorHAnsi" w:cs="Arial"/>
                      <w:sz w:val="22"/>
                      <w:szCs w:val="22"/>
                    </w:rPr>
                  </w:pPr>
                </w:p>
              </w:tc>
            </w:tr>
            <w:tr w:rsidR="006802D0" w:rsidRPr="00702EE3" w14:paraId="1C59FB07" w14:textId="32E90ABE" w:rsidTr="006C48EC">
              <w:trPr>
                <w:trHeight w:val="255"/>
              </w:trPr>
              <w:tc>
                <w:tcPr>
                  <w:tcW w:w="2817" w:type="pct"/>
                  <w:tcBorders>
                    <w:top w:val="nil"/>
                    <w:left w:val="single" w:sz="8" w:space="0" w:color="008080"/>
                    <w:bottom w:val="single" w:sz="4" w:space="0" w:color="008080"/>
                    <w:right w:val="nil"/>
                  </w:tcBorders>
                  <w:shd w:val="clear" w:color="auto" w:fill="auto"/>
                  <w:vAlign w:val="center"/>
                </w:tcPr>
                <w:p w14:paraId="10714B65" w14:textId="35A2E2AB" w:rsidR="006D548E" w:rsidRPr="00702EE3" w:rsidRDefault="006D548E" w:rsidP="006D548E">
                  <w:pPr>
                    <w:rPr>
                      <w:rFonts w:asciiTheme="minorHAnsi" w:hAnsiTheme="minorHAnsi" w:cs="Arial"/>
                      <w:sz w:val="22"/>
                      <w:szCs w:val="22"/>
                    </w:rPr>
                  </w:pPr>
                  <w:r w:rsidRPr="00702EE3">
                    <w:rPr>
                      <w:rFonts w:asciiTheme="minorHAnsi" w:hAnsiTheme="minorHAnsi" w:cs="Arial"/>
                      <w:sz w:val="22"/>
                      <w:szCs w:val="22"/>
                    </w:rPr>
                    <w:t>4.2 Montaj utilaj</w:t>
                  </w:r>
                  <w:r w:rsidR="008529E1" w:rsidRPr="00702EE3">
                    <w:rPr>
                      <w:rFonts w:asciiTheme="minorHAnsi" w:hAnsiTheme="minorHAnsi" w:cs="Arial"/>
                      <w:sz w:val="22"/>
                      <w:szCs w:val="22"/>
                    </w:rPr>
                    <w:t xml:space="preserve">e, echipamente </w:t>
                  </w:r>
                  <w:r w:rsidRPr="00702EE3">
                    <w:rPr>
                      <w:rFonts w:asciiTheme="minorHAnsi" w:hAnsiTheme="minorHAnsi" w:cs="Arial"/>
                      <w:sz w:val="22"/>
                      <w:szCs w:val="22"/>
                    </w:rPr>
                    <w:t xml:space="preserve"> tehnologic</w:t>
                  </w:r>
                  <w:r w:rsidR="008529E1" w:rsidRPr="00702EE3">
                    <w:rPr>
                      <w:rFonts w:asciiTheme="minorHAnsi" w:hAnsiTheme="minorHAnsi" w:cs="Arial"/>
                      <w:sz w:val="22"/>
                      <w:szCs w:val="22"/>
                    </w:rPr>
                    <w:t>e și funcționale</w:t>
                  </w:r>
                  <w:r w:rsidRPr="00702EE3">
                    <w:rPr>
                      <w:rFonts w:asciiTheme="minorHAnsi" w:hAnsiTheme="minorHAnsi" w:cs="Arial"/>
                      <w:sz w:val="22"/>
                      <w:szCs w:val="22"/>
                    </w:rPr>
                    <w:t xml:space="preserve"> </w:t>
                  </w:r>
                </w:p>
              </w:tc>
              <w:tc>
                <w:tcPr>
                  <w:tcW w:w="427" w:type="pct"/>
                  <w:tcBorders>
                    <w:top w:val="nil"/>
                    <w:left w:val="single" w:sz="8" w:space="0" w:color="008080"/>
                    <w:bottom w:val="single" w:sz="4" w:space="0" w:color="008080"/>
                    <w:right w:val="single" w:sz="4" w:space="0" w:color="008080"/>
                  </w:tcBorders>
                  <w:shd w:val="clear" w:color="auto" w:fill="auto"/>
                  <w:noWrap/>
                  <w:vAlign w:val="center"/>
                </w:tcPr>
                <w:p w14:paraId="65662D38" w14:textId="44DE8BF1" w:rsidR="006D548E" w:rsidRPr="00702EE3" w:rsidRDefault="006D548E" w:rsidP="006D548E">
                  <w:pPr>
                    <w:jc w:val="right"/>
                    <w:rPr>
                      <w:rFonts w:asciiTheme="minorHAnsi" w:hAnsiTheme="minorHAnsi" w:cs="Arial"/>
                      <w:sz w:val="22"/>
                      <w:szCs w:val="22"/>
                    </w:rPr>
                  </w:pPr>
                </w:p>
              </w:tc>
              <w:tc>
                <w:tcPr>
                  <w:tcW w:w="319" w:type="pct"/>
                  <w:tcBorders>
                    <w:top w:val="nil"/>
                    <w:left w:val="nil"/>
                    <w:bottom w:val="single" w:sz="4" w:space="0" w:color="008080"/>
                    <w:right w:val="single" w:sz="8" w:space="0" w:color="008080"/>
                  </w:tcBorders>
                  <w:shd w:val="clear" w:color="auto" w:fill="auto"/>
                  <w:noWrap/>
                  <w:vAlign w:val="center"/>
                </w:tcPr>
                <w:p w14:paraId="1BE19AC8" w14:textId="28AB83E1" w:rsidR="006D548E" w:rsidRPr="00702EE3" w:rsidRDefault="006D548E" w:rsidP="006D548E">
                  <w:pPr>
                    <w:jc w:val="right"/>
                    <w:rPr>
                      <w:rFonts w:asciiTheme="minorHAnsi" w:hAnsiTheme="minorHAnsi" w:cs="Arial"/>
                      <w:sz w:val="22"/>
                      <w:szCs w:val="22"/>
                    </w:rPr>
                  </w:pPr>
                </w:p>
              </w:tc>
              <w:tc>
                <w:tcPr>
                  <w:tcW w:w="426" w:type="pct"/>
                  <w:tcBorders>
                    <w:top w:val="nil"/>
                    <w:left w:val="nil"/>
                    <w:bottom w:val="single" w:sz="4" w:space="0" w:color="008080"/>
                    <w:right w:val="single" w:sz="4" w:space="0" w:color="008080"/>
                  </w:tcBorders>
                  <w:shd w:val="clear" w:color="auto" w:fill="auto"/>
                  <w:noWrap/>
                  <w:vAlign w:val="center"/>
                </w:tcPr>
                <w:p w14:paraId="38FBB18A" w14:textId="56EF14B8" w:rsidR="006D548E" w:rsidRPr="00702EE3" w:rsidRDefault="006D548E" w:rsidP="006D548E">
                  <w:pPr>
                    <w:jc w:val="right"/>
                    <w:rPr>
                      <w:rFonts w:asciiTheme="minorHAnsi" w:hAnsiTheme="minorHAnsi" w:cs="Arial"/>
                      <w:sz w:val="22"/>
                      <w:szCs w:val="22"/>
                    </w:rPr>
                  </w:pPr>
                </w:p>
              </w:tc>
              <w:tc>
                <w:tcPr>
                  <w:tcW w:w="266" w:type="pct"/>
                  <w:tcBorders>
                    <w:top w:val="nil"/>
                    <w:left w:val="nil"/>
                    <w:bottom w:val="single" w:sz="4" w:space="0" w:color="008080"/>
                    <w:right w:val="single" w:sz="8" w:space="0" w:color="008080"/>
                  </w:tcBorders>
                  <w:shd w:val="clear" w:color="auto" w:fill="auto"/>
                  <w:noWrap/>
                  <w:vAlign w:val="center"/>
                </w:tcPr>
                <w:p w14:paraId="2AD6CE88" w14:textId="2CFAC9B6" w:rsidR="006D548E" w:rsidRPr="00702EE3" w:rsidRDefault="006D548E" w:rsidP="006D548E">
                  <w:pPr>
                    <w:jc w:val="right"/>
                    <w:rPr>
                      <w:rFonts w:asciiTheme="minorHAnsi" w:hAnsiTheme="minorHAnsi" w:cs="Arial"/>
                      <w:sz w:val="22"/>
                      <w:szCs w:val="22"/>
                    </w:rPr>
                  </w:pPr>
                </w:p>
              </w:tc>
              <w:tc>
                <w:tcPr>
                  <w:tcW w:w="319" w:type="pct"/>
                  <w:tcBorders>
                    <w:top w:val="nil"/>
                    <w:left w:val="nil"/>
                    <w:bottom w:val="single" w:sz="4" w:space="0" w:color="008080"/>
                    <w:right w:val="single" w:sz="4" w:space="0" w:color="008080"/>
                  </w:tcBorders>
                  <w:shd w:val="clear" w:color="auto" w:fill="auto"/>
                  <w:noWrap/>
                  <w:vAlign w:val="bottom"/>
                </w:tcPr>
                <w:p w14:paraId="0DBDF141" w14:textId="2C19100E" w:rsidR="006D548E" w:rsidRPr="00702EE3" w:rsidRDefault="006D548E" w:rsidP="006D548E">
                  <w:pPr>
                    <w:jc w:val="right"/>
                    <w:rPr>
                      <w:rFonts w:asciiTheme="minorHAnsi" w:hAnsiTheme="minorHAnsi" w:cs="Arial"/>
                      <w:sz w:val="22"/>
                      <w:szCs w:val="22"/>
                    </w:rPr>
                  </w:pPr>
                </w:p>
              </w:tc>
              <w:tc>
                <w:tcPr>
                  <w:tcW w:w="426" w:type="pct"/>
                  <w:tcBorders>
                    <w:top w:val="nil"/>
                    <w:left w:val="nil"/>
                    <w:bottom w:val="single" w:sz="4" w:space="0" w:color="008080"/>
                    <w:right w:val="single" w:sz="8" w:space="0" w:color="008080"/>
                  </w:tcBorders>
                  <w:shd w:val="clear" w:color="auto" w:fill="auto"/>
                  <w:noWrap/>
                  <w:vAlign w:val="bottom"/>
                </w:tcPr>
                <w:p w14:paraId="4ADD06C8" w14:textId="5889A0C2" w:rsidR="006D548E" w:rsidRPr="00702EE3" w:rsidRDefault="006D548E" w:rsidP="006D548E">
                  <w:pPr>
                    <w:jc w:val="right"/>
                    <w:rPr>
                      <w:rFonts w:asciiTheme="minorHAnsi" w:hAnsiTheme="minorHAnsi" w:cs="Arial"/>
                      <w:sz w:val="22"/>
                      <w:szCs w:val="22"/>
                    </w:rPr>
                  </w:pPr>
                </w:p>
              </w:tc>
            </w:tr>
            <w:tr w:rsidR="006802D0" w:rsidRPr="00702EE3" w14:paraId="545A8C6C" w14:textId="7F289680" w:rsidTr="006C48EC">
              <w:trPr>
                <w:trHeight w:val="255"/>
              </w:trPr>
              <w:tc>
                <w:tcPr>
                  <w:tcW w:w="2817" w:type="pct"/>
                  <w:tcBorders>
                    <w:top w:val="nil"/>
                    <w:left w:val="single" w:sz="8" w:space="0" w:color="008080"/>
                    <w:bottom w:val="single" w:sz="4" w:space="0" w:color="008080"/>
                    <w:right w:val="nil"/>
                  </w:tcBorders>
                  <w:shd w:val="clear" w:color="auto" w:fill="auto"/>
                  <w:vAlign w:val="center"/>
                </w:tcPr>
                <w:p w14:paraId="43000340" w14:textId="57F848E9" w:rsidR="006D548E" w:rsidRPr="00702EE3" w:rsidRDefault="006D548E" w:rsidP="0018192D">
                  <w:pPr>
                    <w:rPr>
                      <w:rFonts w:asciiTheme="minorHAnsi" w:hAnsiTheme="minorHAnsi" w:cs="Arial"/>
                      <w:sz w:val="22"/>
                      <w:szCs w:val="22"/>
                      <w:lang w:val="it-IT"/>
                    </w:rPr>
                  </w:pPr>
                  <w:r w:rsidRPr="00702EE3">
                    <w:rPr>
                      <w:rFonts w:asciiTheme="minorHAnsi" w:hAnsiTheme="minorHAnsi" w:cs="Arial"/>
                      <w:sz w:val="22"/>
                      <w:szCs w:val="22"/>
                      <w:lang w:val="it-IT"/>
                    </w:rPr>
                    <w:t>4.3 Utilaje şi echipamente tehnologice</w:t>
                  </w:r>
                  <w:r w:rsidR="0018192D" w:rsidRPr="00702EE3">
                    <w:rPr>
                      <w:rFonts w:asciiTheme="minorHAnsi" w:hAnsiTheme="minorHAnsi" w:cs="Arial"/>
                      <w:sz w:val="22"/>
                      <w:szCs w:val="22"/>
                      <w:lang w:val="it-IT"/>
                    </w:rPr>
                    <w:t xml:space="preserve"> </w:t>
                  </w:r>
                  <w:r w:rsidR="0018192D" w:rsidRPr="00702EE3">
                    <w:rPr>
                      <w:rFonts w:asciiTheme="minorHAnsi" w:hAnsiTheme="minorHAnsi" w:cs="Arial"/>
                      <w:sz w:val="22"/>
                      <w:szCs w:val="22"/>
                    </w:rPr>
                    <w:t>și funcționale</w:t>
                  </w:r>
                  <w:r w:rsidRPr="00702EE3">
                    <w:rPr>
                      <w:rFonts w:asciiTheme="minorHAnsi" w:hAnsiTheme="minorHAnsi" w:cs="Arial"/>
                      <w:sz w:val="22"/>
                      <w:szCs w:val="22"/>
                      <w:lang w:val="it-IT"/>
                    </w:rPr>
                    <w:t xml:space="preserve"> </w:t>
                  </w:r>
                  <w:r w:rsidR="0018192D" w:rsidRPr="00702EE3">
                    <w:rPr>
                      <w:rFonts w:asciiTheme="minorHAnsi" w:hAnsiTheme="minorHAnsi" w:cs="Arial"/>
                      <w:sz w:val="22"/>
                      <w:szCs w:val="22"/>
                      <w:lang w:val="it-IT"/>
                    </w:rPr>
                    <w:t>care necesită montaj</w:t>
                  </w:r>
                </w:p>
              </w:tc>
              <w:tc>
                <w:tcPr>
                  <w:tcW w:w="427" w:type="pct"/>
                  <w:tcBorders>
                    <w:top w:val="nil"/>
                    <w:left w:val="single" w:sz="8" w:space="0" w:color="008080"/>
                    <w:bottom w:val="single" w:sz="4" w:space="0" w:color="008080"/>
                    <w:right w:val="single" w:sz="4" w:space="0" w:color="008080"/>
                  </w:tcBorders>
                  <w:shd w:val="clear" w:color="auto" w:fill="auto"/>
                  <w:noWrap/>
                  <w:vAlign w:val="center"/>
                </w:tcPr>
                <w:p w14:paraId="72898191" w14:textId="6B11FFAA" w:rsidR="006D548E" w:rsidRPr="00702EE3" w:rsidRDefault="006D548E" w:rsidP="006D548E">
                  <w:pPr>
                    <w:jc w:val="right"/>
                    <w:rPr>
                      <w:rFonts w:asciiTheme="minorHAnsi" w:hAnsiTheme="minorHAnsi" w:cs="Arial"/>
                      <w:sz w:val="22"/>
                      <w:szCs w:val="22"/>
                      <w:lang w:val="it-IT"/>
                    </w:rPr>
                  </w:pPr>
                </w:p>
              </w:tc>
              <w:tc>
                <w:tcPr>
                  <w:tcW w:w="319" w:type="pct"/>
                  <w:tcBorders>
                    <w:top w:val="nil"/>
                    <w:left w:val="nil"/>
                    <w:bottom w:val="single" w:sz="4" w:space="0" w:color="008080"/>
                    <w:right w:val="single" w:sz="8" w:space="0" w:color="008080"/>
                  </w:tcBorders>
                  <w:shd w:val="clear" w:color="auto" w:fill="auto"/>
                  <w:noWrap/>
                  <w:vAlign w:val="center"/>
                </w:tcPr>
                <w:p w14:paraId="203C9748" w14:textId="2C8A019D" w:rsidR="006D548E" w:rsidRPr="00702EE3" w:rsidRDefault="006D548E" w:rsidP="006D548E">
                  <w:pPr>
                    <w:jc w:val="right"/>
                    <w:rPr>
                      <w:rFonts w:asciiTheme="minorHAnsi" w:hAnsiTheme="minorHAnsi" w:cs="Arial"/>
                      <w:sz w:val="22"/>
                      <w:szCs w:val="22"/>
                      <w:lang w:val="it-IT"/>
                    </w:rPr>
                  </w:pPr>
                </w:p>
              </w:tc>
              <w:tc>
                <w:tcPr>
                  <w:tcW w:w="426" w:type="pct"/>
                  <w:tcBorders>
                    <w:top w:val="nil"/>
                    <w:left w:val="nil"/>
                    <w:bottom w:val="single" w:sz="4" w:space="0" w:color="008080"/>
                    <w:right w:val="single" w:sz="4" w:space="0" w:color="008080"/>
                  </w:tcBorders>
                  <w:shd w:val="clear" w:color="auto" w:fill="auto"/>
                  <w:noWrap/>
                  <w:vAlign w:val="center"/>
                </w:tcPr>
                <w:p w14:paraId="4F846585" w14:textId="456CAA65" w:rsidR="006D548E" w:rsidRPr="00702EE3" w:rsidRDefault="006D548E" w:rsidP="006D548E">
                  <w:pPr>
                    <w:jc w:val="right"/>
                    <w:rPr>
                      <w:rFonts w:asciiTheme="minorHAnsi" w:hAnsiTheme="minorHAnsi" w:cs="Arial"/>
                      <w:sz w:val="22"/>
                      <w:szCs w:val="22"/>
                      <w:lang w:val="it-IT"/>
                    </w:rPr>
                  </w:pPr>
                </w:p>
              </w:tc>
              <w:tc>
                <w:tcPr>
                  <w:tcW w:w="266" w:type="pct"/>
                  <w:tcBorders>
                    <w:top w:val="nil"/>
                    <w:left w:val="nil"/>
                    <w:bottom w:val="single" w:sz="4" w:space="0" w:color="008080"/>
                    <w:right w:val="single" w:sz="8" w:space="0" w:color="008080"/>
                  </w:tcBorders>
                  <w:shd w:val="clear" w:color="auto" w:fill="auto"/>
                  <w:noWrap/>
                  <w:vAlign w:val="center"/>
                </w:tcPr>
                <w:p w14:paraId="25377A48" w14:textId="74D1ADAB" w:rsidR="006D548E" w:rsidRPr="00702EE3" w:rsidRDefault="006D548E" w:rsidP="006D548E">
                  <w:pPr>
                    <w:jc w:val="right"/>
                    <w:rPr>
                      <w:rFonts w:asciiTheme="minorHAnsi" w:hAnsiTheme="minorHAnsi" w:cs="Arial"/>
                      <w:sz w:val="22"/>
                      <w:szCs w:val="22"/>
                      <w:lang w:val="it-IT"/>
                    </w:rPr>
                  </w:pPr>
                </w:p>
              </w:tc>
              <w:tc>
                <w:tcPr>
                  <w:tcW w:w="319" w:type="pct"/>
                  <w:tcBorders>
                    <w:top w:val="nil"/>
                    <w:left w:val="nil"/>
                    <w:bottom w:val="single" w:sz="4" w:space="0" w:color="008080"/>
                    <w:right w:val="single" w:sz="4" w:space="0" w:color="008080"/>
                  </w:tcBorders>
                  <w:shd w:val="clear" w:color="auto" w:fill="auto"/>
                  <w:noWrap/>
                  <w:vAlign w:val="bottom"/>
                </w:tcPr>
                <w:p w14:paraId="5C5AE343" w14:textId="2B00762E" w:rsidR="006D548E" w:rsidRPr="00702EE3" w:rsidRDefault="006D548E" w:rsidP="006D548E">
                  <w:pPr>
                    <w:jc w:val="right"/>
                    <w:rPr>
                      <w:rFonts w:asciiTheme="minorHAnsi" w:hAnsiTheme="minorHAnsi" w:cs="Arial"/>
                      <w:sz w:val="22"/>
                      <w:szCs w:val="22"/>
                      <w:lang w:val="it-IT"/>
                    </w:rPr>
                  </w:pPr>
                </w:p>
              </w:tc>
              <w:tc>
                <w:tcPr>
                  <w:tcW w:w="426" w:type="pct"/>
                  <w:tcBorders>
                    <w:top w:val="nil"/>
                    <w:left w:val="nil"/>
                    <w:bottom w:val="single" w:sz="4" w:space="0" w:color="008080"/>
                    <w:right w:val="single" w:sz="8" w:space="0" w:color="008080"/>
                  </w:tcBorders>
                  <w:shd w:val="clear" w:color="auto" w:fill="auto"/>
                  <w:noWrap/>
                  <w:vAlign w:val="bottom"/>
                </w:tcPr>
                <w:p w14:paraId="25CD69A4" w14:textId="4BC27C55" w:rsidR="006D548E" w:rsidRPr="00702EE3" w:rsidRDefault="006D548E" w:rsidP="006D548E">
                  <w:pPr>
                    <w:jc w:val="right"/>
                    <w:rPr>
                      <w:rFonts w:asciiTheme="minorHAnsi" w:hAnsiTheme="minorHAnsi" w:cs="Arial"/>
                      <w:sz w:val="22"/>
                      <w:szCs w:val="22"/>
                      <w:lang w:val="it-IT"/>
                    </w:rPr>
                  </w:pPr>
                </w:p>
              </w:tc>
            </w:tr>
            <w:tr w:rsidR="006802D0" w:rsidRPr="00702EE3" w14:paraId="25B651E5" w14:textId="322283CE" w:rsidTr="006C48EC">
              <w:trPr>
                <w:trHeight w:val="480"/>
              </w:trPr>
              <w:tc>
                <w:tcPr>
                  <w:tcW w:w="2817" w:type="pct"/>
                  <w:tcBorders>
                    <w:top w:val="nil"/>
                    <w:left w:val="single" w:sz="8" w:space="0" w:color="008080"/>
                    <w:bottom w:val="single" w:sz="4" w:space="0" w:color="008080"/>
                    <w:right w:val="nil"/>
                  </w:tcBorders>
                  <w:shd w:val="clear" w:color="auto" w:fill="auto"/>
                  <w:vAlign w:val="center"/>
                </w:tcPr>
                <w:p w14:paraId="30C9EEE4" w14:textId="6B994BC5" w:rsidR="006D548E" w:rsidRPr="00702EE3" w:rsidRDefault="006D548E" w:rsidP="0018192D">
                  <w:pPr>
                    <w:rPr>
                      <w:rFonts w:asciiTheme="minorHAnsi" w:hAnsiTheme="minorHAnsi" w:cs="Arial"/>
                      <w:sz w:val="22"/>
                      <w:szCs w:val="22"/>
                      <w:lang w:val="it-IT"/>
                    </w:rPr>
                  </w:pPr>
                  <w:r w:rsidRPr="00702EE3">
                    <w:rPr>
                      <w:rFonts w:asciiTheme="minorHAnsi" w:hAnsiTheme="minorHAnsi" w:cs="Arial"/>
                      <w:sz w:val="22"/>
                      <w:szCs w:val="22"/>
                      <w:lang w:val="it-IT"/>
                    </w:rPr>
                    <w:t xml:space="preserve">4.4 Utilaje şi echipamente </w:t>
                  </w:r>
                  <w:r w:rsidR="0018192D" w:rsidRPr="00702EE3">
                    <w:rPr>
                      <w:rFonts w:asciiTheme="minorHAnsi" w:hAnsiTheme="minorHAnsi" w:cs="Arial"/>
                      <w:sz w:val="22"/>
                      <w:szCs w:val="22"/>
                      <w:lang w:val="it-IT"/>
                    </w:rPr>
                    <w:t xml:space="preserve">tehnologice </w:t>
                  </w:r>
                  <w:r w:rsidR="0018192D" w:rsidRPr="00702EE3">
                    <w:rPr>
                      <w:rFonts w:asciiTheme="minorHAnsi" w:hAnsiTheme="minorHAnsi" w:cs="Arial"/>
                      <w:sz w:val="22"/>
                      <w:szCs w:val="22"/>
                    </w:rPr>
                    <w:t xml:space="preserve">și funcționale </w:t>
                  </w:r>
                  <w:r w:rsidR="0018192D" w:rsidRPr="00702EE3">
                    <w:rPr>
                      <w:rFonts w:asciiTheme="minorHAnsi" w:hAnsiTheme="minorHAnsi" w:cs="Arial"/>
                      <w:sz w:val="22"/>
                      <w:szCs w:val="22"/>
                      <w:lang w:val="it-IT"/>
                    </w:rPr>
                    <w:t xml:space="preserve">care nu necesită montaj și </w:t>
                  </w:r>
                  <w:r w:rsidRPr="00702EE3">
                    <w:rPr>
                      <w:rFonts w:asciiTheme="minorHAnsi" w:hAnsiTheme="minorHAnsi" w:cs="Arial"/>
                      <w:sz w:val="22"/>
                      <w:szCs w:val="22"/>
                      <w:lang w:val="it-IT"/>
                    </w:rPr>
                    <w:t xml:space="preserve"> </w:t>
                  </w:r>
                  <w:r w:rsidR="0018192D" w:rsidRPr="00702EE3">
                    <w:rPr>
                      <w:rFonts w:asciiTheme="minorHAnsi" w:hAnsiTheme="minorHAnsi" w:cs="Arial"/>
                      <w:sz w:val="22"/>
                      <w:szCs w:val="22"/>
                      <w:lang w:val="it-IT"/>
                    </w:rPr>
                    <w:t xml:space="preserve">echipamente </w:t>
                  </w:r>
                  <w:r w:rsidRPr="00702EE3">
                    <w:rPr>
                      <w:rFonts w:asciiTheme="minorHAnsi" w:hAnsiTheme="minorHAnsi" w:cs="Arial"/>
                      <w:sz w:val="22"/>
                      <w:szCs w:val="22"/>
                      <w:lang w:val="it-IT"/>
                    </w:rPr>
                    <w:t xml:space="preserve">de transport </w:t>
                  </w:r>
                </w:p>
              </w:tc>
              <w:tc>
                <w:tcPr>
                  <w:tcW w:w="427" w:type="pct"/>
                  <w:tcBorders>
                    <w:top w:val="nil"/>
                    <w:left w:val="single" w:sz="8" w:space="0" w:color="008080"/>
                    <w:bottom w:val="single" w:sz="4" w:space="0" w:color="008080"/>
                    <w:right w:val="single" w:sz="4" w:space="0" w:color="008080"/>
                  </w:tcBorders>
                  <w:shd w:val="clear" w:color="auto" w:fill="auto"/>
                  <w:noWrap/>
                  <w:vAlign w:val="center"/>
                </w:tcPr>
                <w:p w14:paraId="4DDE6AA2" w14:textId="72FCAA2B" w:rsidR="006D548E" w:rsidRPr="00702EE3" w:rsidRDefault="006D548E" w:rsidP="006D548E">
                  <w:pPr>
                    <w:jc w:val="right"/>
                    <w:rPr>
                      <w:rFonts w:asciiTheme="minorHAnsi" w:hAnsiTheme="minorHAnsi" w:cs="Arial"/>
                      <w:sz w:val="22"/>
                      <w:szCs w:val="22"/>
                      <w:lang w:val="it-IT"/>
                    </w:rPr>
                  </w:pPr>
                </w:p>
              </w:tc>
              <w:tc>
                <w:tcPr>
                  <w:tcW w:w="319" w:type="pct"/>
                  <w:tcBorders>
                    <w:top w:val="nil"/>
                    <w:left w:val="nil"/>
                    <w:bottom w:val="single" w:sz="4" w:space="0" w:color="008080"/>
                    <w:right w:val="single" w:sz="8" w:space="0" w:color="008080"/>
                  </w:tcBorders>
                  <w:shd w:val="clear" w:color="auto" w:fill="auto"/>
                  <w:noWrap/>
                  <w:vAlign w:val="center"/>
                </w:tcPr>
                <w:p w14:paraId="68AD9F77" w14:textId="62191926" w:rsidR="006D548E" w:rsidRPr="00702EE3" w:rsidRDefault="006D548E" w:rsidP="006D548E">
                  <w:pPr>
                    <w:jc w:val="right"/>
                    <w:rPr>
                      <w:rFonts w:asciiTheme="minorHAnsi" w:hAnsiTheme="minorHAnsi" w:cs="Arial"/>
                      <w:sz w:val="22"/>
                      <w:szCs w:val="22"/>
                      <w:lang w:val="it-IT"/>
                    </w:rPr>
                  </w:pPr>
                </w:p>
              </w:tc>
              <w:tc>
                <w:tcPr>
                  <w:tcW w:w="426" w:type="pct"/>
                  <w:tcBorders>
                    <w:top w:val="nil"/>
                    <w:left w:val="nil"/>
                    <w:bottom w:val="single" w:sz="4" w:space="0" w:color="008080"/>
                    <w:right w:val="single" w:sz="4" w:space="0" w:color="008080"/>
                  </w:tcBorders>
                  <w:shd w:val="clear" w:color="auto" w:fill="auto"/>
                  <w:noWrap/>
                  <w:vAlign w:val="center"/>
                </w:tcPr>
                <w:p w14:paraId="67CB9788" w14:textId="77E6A570" w:rsidR="006D548E" w:rsidRPr="00702EE3" w:rsidRDefault="006D548E" w:rsidP="006D548E">
                  <w:pPr>
                    <w:jc w:val="right"/>
                    <w:rPr>
                      <w:rFonts w:asciiTheme="minorHAnsi" w:hAnsiTheme="minorHAnsi" w:cs="Arial"/>
                      <w:sz w:val="22"/>
                      <w:szCs w:val="22"/>
                      <w:lang w:val="it-IT"/>
                    </w:rPr>
                  </w:pPr>
                </w:p>
              </w:tc>
              <w:tc>
                <w:tcPr>
                  <w:tcW w:w="266" w:type="pct"/>
                  <w:tcBorders>
                    <w:top w:val="nil"/>
                    <w:left w:val="nil"/>
                    <w:bottom w:val="single" w:sz="4" w:space="0" w:color="008080"/>
                    <w:right w:val="single" w:sz="8" w:space="0" w:color="008080"/>
                  </w:tcBorders>
                  <w:shd w:val="clear" w:color="auto" w:fill="auto"/>
                  <w:noWrap/>
                  <w:vAlign w:val="center"/>
                </w:tcPr>
                <w:p w14:paraId="08812D8D" w14:textId="6665A356" w:rsidR="006D548E" w:rsidRPr="00702EE3" w:rsidRDefault="006D548E" w:rsidP="006D548E">
                  <w:pPr>
                    <w:jc w:val="right"/>
                    <w:rPr>
                      <w:rFonts w:asciiTheme="minorHAnsi" w:hAnsiTheme="minorHAnsi" w:cs="Arial"/>
                      <w:sz w:val="22"/>
                      <w:szCs w:val="22"/>
                      <w:lang w:val="it-IT"/>
                    </w:rPr>
                  </w:pPr>
                </w:p>
              </w:tc>
              <w:tc>
                <w:tcPr>
                  <w:tcW w:w="319" w:type="pct"/>
                  <w:tcBorders>
                    <w:top w:val="nil"/>
                    <w:left w:val="nil"/>
                    <w:bottom w:val="single" w:sz="4" w:space="0" w:color="008080"/>
                    <w:right w:val="single" w:sz="4" w:space="0" w:color="008080"/>
                  </w:tcBorders>
                  <w:shd w:val="clear" w:color="auto" w:fill="auto"/>
                  <w:noWrap/>
                  <w:vAlign w:val="bottom"/>
                </w:tcPr>
                <w:p w14:paraId="5EBD3856" w14:textId="6437F893" w:rsidR="006D548E" w:rsidRPr="00702EE3" w:rsidRDefault="006D548E" w:rsidP="006D548E">
                  <w:pPr>
                    <w:jc w:val="right"/>
                    <w:rPr>
                      <w:rFonts w:asciiTheme="minorHAnsi" w:hAnsiTheme="minorHAnsi" w:cs="Arial"/>
                      <w:sz w:val="22"/>
                      <w:szCs w:val="22"/>
                      <w:lang w:val="it-IT"/>
                    </w:rPr>
                  </w:pPr>
                </w:p>
              </w:tc>
              <w:tc>
                <w:tcPr>
                  <w:tcW w:w="426" w:type="pct"/>
                  <w:tcBorders>
                    <w:top w:val="nil"/>
                    <w:left w:val="nil"/>
                    <w:bottom w:val="single" w:sz="4" w:space="0" w:color="008080"/>
                    <w:right w:val="single" w:sz="8" w:space="0" w:color="008080"/>
                  </w:tcBorders>
                  <w:shd w:val="clear" w:color="auto" w:fill="auto"/>
                  <w:noWrap/>
                  <w:vAlign w:val="bottom"/>
                </w:tcPr>
                <w:p w14:paraId="1C272B56" w14:textId="5248138A" w:rsidR="006D548E" w:rsidRPr="00702EE3" w:rsidRDefault="006D548E" w:rsidP="006D548E">
                  <w:pPr>
                    <w:jc w:val="right"/>
                    <w:rPr>
                      <w:rFonts w:asciiTheme="minorHAnsi" w:hAnsiTheme="minorHAnsi" w:cs="Arial"/>
                      <w:sz w:val="22"/>
                      <w:szCs w:val="22"/>
                      <w:lang w:val="it-IT"/>
                    </w:rPr>
                  </w:pPr>
                </w:p>
              </w:tc>
            </w:tr>
            <w:tr w:rsidR="006802D0" w:rsidRPr="00702EE3" w14:paraId="205F5121" w14:textId="044BD752" w:rsidTr="006C48EC">
              <w:trPr>
                <w:trHeight w:val="255"/>
              </w:trPr>
              <w:tc>
                <w:tcPr>
                  <w:tcW w:w="2817" w:type="pct"/>
                  <w:tcBorders>
                    <w:top w:val="nil"/>
                    <w:left w:val="single" w:sz="8" w:space="0" w:color="008080"/>
                    <w:bottom w:val="single" w:sz="4" w:space="0" w:color="008080"/>
                    <w:right w:val="nil"/>
                  </w:tcBorders>
                  <w:shd w:val="clear" w:color="auto" w:fill="auto"/>
                  <w:vAlign w:val="center"/>
                </w:tcPr>
                <w:p w14:paraId="5E7074E3" w14:textId="080980FC" w:rsidR="006D548E" w:rsidRPr="00702EE3" w:rsidRDefault="006D548E" w:rsidP="006D548E">
                  <w:pPr>
                    <w:rPr>
                      <w:rFonts w:asciiTheme="minorHAnsi" w:hAnsiTheme="minorHAnsi" w:cs="Arial"/>
                      <w:sz w:val="22"/>
                      <w:szCs w:val="22"/>
                    </w:rPr>
                  </w:pPr>
                  <w:r w:rsidRPr="00702EE3">
                    <w:rPr>
                      <w:rFonts w:asciiTheme="minorHAnsi" w:hAnsiTheme="minorHAnsi" w:cs="Arial"/>
                      <w:sz w:val="22"/>
                      <w:szCs w:val="22"/>
                    </w:rPr>
                    <w:t xml:space="preserve">4.5 Dotări </w:t>
                  </w:r>
                </w:p>
              </w:tc>
              <w:tc>
                <w:tcPr>
                  <w:tcW w:w="427" w:type="pct"/>
                  <w:tcBorders>
                    <w:top w:val="nil"/>
                    <w:left w:val="single" w:sz="8" w:space="0" w:color="008080"/>
                    <w:bottom w:val="single" w:sz="4" w:space="0" w:color="008080"/>
                    <w:right w:val="single" w:sz="4" w:space="0" w:color="008080"/>
                  </w:tcBorders>
                  <w:shd w:val="clear" w:color="auto" w:fill="auto"/>
                  <w:noWrap/>
                  <w:vAlign w:val="center"/>
                </w:tcPr>
                <w:p w14:paraId="1B41193C" w14:textId="6FA606E8" w:rsidR="006D548E" w:rsidRPr="00702EE3" w:rsidRDefault="006D548E" w:rsidP="006D548E">
                  <w:pPr>
                    <w:jc w:val="right"/>
                    <w:rPr>
                      <w:rFonts w:asciiTheme="minorHAnsi" w:hAnsiTheme="minorHAnsi" w:cs="Arial"/>
                      <w:sz w:val="22"/>
                      <w:szCs w:val="22"/>
                    </w:rPr>
                  </w:pPr>
                </w:p>
              </w:tc>
              <w:tc>
                <w:tcPr>
                  <w:tcW w:w="319" w:type="pct"/>
                  <w:tcBorders>
                    <w:top w:val="nil"/>
                    <w:left w:val="nil"/>
                    <w:bottom w:val="single" w:sz="4" w:space="0" w:color="008080"/>
                    <w:right w:val="single" w:sz="8" w:space="0" w:color="008080"/>
                  </w:tcBorders>
                  <w:shd w:val="clear" w:color="auto" w:fill="auto"/>
                  <w:noWrap/>
                  <w:vAlign w:val="center"/>
                </w:tcPr>
                <w:p w14:paraId="2B71D470" w14:textId="4F63D76F" w:rsidR="006D548E" w:rsidRPr="00702EE3" w:rsidRDefault="006D548E" w:rsidP="006D548E">
                  <w:pPr>
                    <w:jc w:val="right"/>
                    <w:rPr>
                      <w:rFonts w:asciiTheme="minorHAnsi" w:hAnsiTheme="minorHAnsi" w:cs="Arial"/>
                      <w:sz w:val="22"/>
                      <w:szCs w:val="22"/>
                    </w:rPr>
                  </w:pPr>
                </w:p>
              </w:tc>
              <w:tc>
                <w:tcPr>
                  <w:tcW w:w="426" w:type="pct"/>
                  <w:tcBorders>
                    <w:top w:val="nil"/>
                    <w:left w:val="nil"/>
                    <w:bottom w:val="single" w:sz="4" w:space="0" w:color="008080"/>
                    <w:right w:val="single" w:sz="4" w:space="0" w:color="008080"/>
                  </w:tcBorders>
                  <w:shd w:val="clear" w:color="auto" w:fill="auto"/>
                  <w:noWrap/>
                  <w:vAlign w:val="center"/>
                </w:tcPr>
                <w:p w14:paraId="48EF84A9" w14:textId="444C9F8E" w:rsidR="006D548E" w:rsidRPr="00702EE3" w:rsidRDefault="006D548E" w:rsidP="006D548E">
                  <w:pPr>
                    <w:jc w:val="right"/>
                    <w:rPr>
                      <w:rFonts w:asciiTheme="minorHAnsi" w:hAnsiTheme="minorHAnsi" w:cs="Arial"/>
                      <w:sz w:val="22"/>
                      <w:szCs w:val="22"/>
                    </w:rPr>
                  </w:pPr>
                </w:p>
              </w:tc>
              <w:tc>
                <w:tcPr>
                  <w:tcW w:w="266" w:type="pct"/>
                  <w:tcBorders>
                    <w:top w:val="nil"/>
                    <w:left w:val="nil"/>
                    <w:bottom w:val="single" w:sz="4" w:space="0" w:color="008080"/>
                    <w:right w:val="single" w:sz="8" w:space="0" w:color="008080"/>
                  </w:tcBorders>
                  <w:shd w:val="clear" w:color="auto" w:fill="auto"/>
                  <w:noWrap/>
                  <w:vAlign w:val="center"/>
                </w:tcPr>
                <w:p w14:paraId="27C1152C" w14:textId="4A91E972" w:rsidR="006D548E" w:rsidRPr="00702EE3" w:rsidRDefault="006D548E" w:rsidP="006D548E">
                  <w:pPr>
                    <w:jc w:val="right"/>
                    <w:rPr>
                      <w:rFonts w:asciiTheme="minorHAnsi" w:hAnsiTheme="minorHAnsi" w:cs="Arial"/>
                      <w:sz w:val="22"/>
                      <w:szCs w:val="22"/>
                    </w:rPr>
                  </w:pPr>
                </w:p>
              </w:tc>
              <w:tc>
                <w:tcPr>
                  <w:tcW w:w="319" w:type="pct"/>
                  <w:tcBorders>
                    <w:top w:val="nil"/>
                    <w:left w:val="nil"/>
                    <w:bottom w:val="single" w:sz="4" w:space="0" w:color="008080"/>
                    <w:right w:val="single" w:sz="4" w:space="0" w:color="008080"/>
                  </w:tcBorders>
                  <w:shd w:val="clear" w:color="auto" w:fill="auto"/>
                  <w:noWrap/>
                  <w:vAlign w:val="bottom"/>
                </w:tcPr>
                <w:p w14:paraId="3556014B" w14:textId="5AB5929A" w:rsidR="006D548E" w:rsidRPr="00702EE3" w:rsidRDefault="006D548E" w:rsidP="006D548E">
                  <w:pPr>
                    <w:jc w:val="right"/>
                    <w:rPr>
                      <w:rFonts w:asciiTheme="minorHAnsi" w:hAnsiTheme="minorHAnsi" w:cs="Arial"/>
                      <w:sz w:val="22"/>
                      <w:szCs w:val="22"/>
                    </w:rPr>
                  </w:pPr>
                </w:p>
              </w:tc>
              <w:tc>
                <w:tcPr>
                  <w:tcW w:w="426" w:type="pct"/>
                  <w:tcBorders>
                    <w:top w:val="nil"/>
                    <w:left w:val="nil"/>
                    <w:bottom w:val="single" w:sz="4" w:space="0" w:color="008080"/>
                    <w:right w:val="single" w:sz="8" w:space="0" w:color="008080"/>
                  </w:tcBorders>
                  <w:shd w:val="clear" w:color="auto" w:fill="auto"/>
                  <w:noWrap/>
                  <w:vAlign w:val="bottom"/>
                </w:tcPr>
                <w:p w14:paraId="3F7C5896" w14:textId="02C61622" w:rsidR="006D548E" w:rsidRPr="00702EE3" w:rsidRDefault="006D548E" w:rsidP="006D548E">
                  <w:pPr>
                    <w:jc w:val="right"/>
                    <w:rPr>
                      <w:rFonts w:asciiTheme="minorHAnsi" w:hAnsiTheme="minorHAnsi" w:cs="Arial"/>
                      <w:sz w:val="22"/>
                      <w:szCs w:val="22"/>
                    </w:rPr>
                  </w:pPr>
                </w:p>
              </w:tc>
            </w:tr>
            <w:tr w:rsidR="006802D0" w:rsidRPr="00702EE3" w14:paraId="1E27F0F2" w14:textId="176FEBB4" w:rsidTr="006C48EC">
              <w:trPr>
                <w:trHeight w:val="255"/>
              </w:trPr>
              <w:tc>
                <w:tcPr>
                  <w:tcW w:w="2817" w:type="pct"/>
                  <w:tcBorders>
                    <w:top w:val="nil"/>
                    <w:left w:val="single" w:sz="8" w:space="0" w:color="008080"/>
                    <w:bottom w:val="single" w:sz="4" w:space="0" w:color="008080"/>
                    <w:right w:val="nil"/>
                  </w:tcBorders>
                  <w:shd w:val="clear" w:color="auto" w:fill="auto"/>
                  <w:vAlign w:val="center"/>
                </w:tcPr>
                <w:p w14:paraId="03B82247" w14:textId="6C0613A3" w:rsidR="006D548E" w:rsidRPr="00702EE3" w:rsidRDefault="006D548E" w:rsidP="006D548E">
                  <w:pPr>
                    <w:rPr>
                      <w:rFonts w:asciiTheme="minorHAnsi" w:hAnsiTheme="minorHAnsi" w:cs="Arial"/>
                      <w:sz w:val="22"/>
                      <w:szCs w:val="22"/>
                    </w:rPr>
                  </w:pPr>
                  <w:r w:rsidRPr="00702EE3">
                    <w:rPr>
                      <w:rFonts w:asciiTheme="minorHAnsi" w:hAnsiTheme="minorHAnsi" w:cs="Arial"/>
                      <w:sz w:val="22"/>
                      <w:szCs w:val="22"/>
                    </w:rPr>
                    <w:t>4.6 Active necorporale</w:t>
                  </w:r>
                </w:p>
              </w:tc>
              <w:tc>
                <w:tcPr>
                  <w:tcW w:w="427" w:type="pct"/>
                  <w:tcBorders>
                    <w:top w:val="nil"/>
                    <w:left w:val="single" w:sz="8" w:space="0" w:color="008080"/>
                    <w:bottom w:val="single" w:sz="4" w:space="0" w:color="008080"/>
                    <w:right w:val="single" w:sz="4" w:space="0" w:color="008080"/>
                  </w:tcBorders>
                  <w:shd w:val="clear" w:color="auto" w:fill="auto"/>
                  <w:noWrap/>
                  <w:vAlign w:val="center"/>
                </w:tcPr>
                <w:p w14:paraId="4A07B59D" w14:textId="402C4DAD" w:rsidR="006D548E" w:rsidRPr="00702EE3" w:rsidRDefault="006D548E" w:rsidP="006D548E">
                  <w:pPr>
                    <w:jc w:val="right"/>
                    <w:rPr>
                      <w:rFonts w:asciiTheme="minorHAnsi" w:hAnsiTheme="minorHAnsi" w:cs="Arial"/>
                      <w:sz w:val="22"/>
                      <w:szCs w:val="22"/>
                    </w:rPr>
                  </w:pPr>
                </w:p>
              </w:tc>
              <w:tc>
                <w:tcPr>
                  <w:tcW w:w="319" w:type="pct"/>
                  <w:tcBorders>
                    <w:top w:val="nil"/>
                    <w:left w:val="nil"/>
                    <w:bottom w:val="single" w:sz="4" w:space="0" w:color="008080"/>
                    <w:right w:val="single" w:sz="8" w:space="0" w:color="008080"/>
                  </w:tcBorders>
                  <w:shd w:val="clear" w:color="auto" w:fill="auto"/>
                  <w:noWrap/>
                  <w:vAlign w:val="center"/>
                </w:tcPr>
                <w:p w14:paraId="24CF2E3D" w14:textId="7EACAA41" w:rsidR="006D548E" w:rsidRPr="00702EE3" w:rsidRDefault="006D548E" w:rsidP="006D548E">
                  <w:pPr>
                    <w:jc w:val="right"/>
                    <w:rPr>
                      <w:rFonts w:asciiTheme="minorHAnsi" w:hAnsiTheme="minorHAnsi" w:cs="Arial"/>
                      <w:sz w:val="22"/>
                      <w:szCs w:val="22"/>
                    </w:rPr>
                  </w:pPr>
                </w:p>
              </w:tc>
              <w:tc>
                <w:tcPr>
                  <w:tcW w:w="426" w:type="pct"/>
                  <w:tcBorders>
                    <w:top w:val="nil"/>
                    <w:left w:val="nil"/>
                    <w:bottom w:val="single" w:sz="4" w:space="0" w:color="008080"/>
                    <w:right w:val="single" w:sz="4" w:space="0" w:color="008080"/>
                  </w:tcBorders>
                  <w:shd w:val="clear" w:color="auto" w:fill="auto"/>
                  <w:noWrap/>
                  <w:vAlign w:val="center"/>
                </w:tcPr>
                <w:p w14:paraId="3B2DAAB5" w14:textId="410C7999" w:rsidR="006D548E" w:rsidRPr="00702EE3" w:rsidRDefault="006D548E" w:rsidP="006D548E">
                  <w:pPr>
                    <w:jc w:val="right"/>
                    <w:rPr>
                      <w:rFonts w:asciiTheme="minorHAnsi" w:hAnsiTheme="minorHAnsi" w:cs="Arial"/>
                      <w:sz w:val="22"/>
                      <w:szCs w:val="22"/>
                    </w:rPr>
                  </w:pPr>
                </w:p>
              </w:tc>
              <w:tc>
                <w:tcPr>
                  <w:tcW w:w="266" w:type="pct"/>
                  <w:tcBorders>
                    <w:top w:val="nil"/>
                    <w:left w:val="nil"/>
                    <w:bottom w:val="single" w:sz="4" w:space="0" w:color="008080"/>
                    <w:right w:val="single" w:sz="8" w:space="0" w:color="008080"/>
                  </w:tcBorders>
                  <w:shd w:val="clear" w:color="auto" w:fill="auto"/>
                  <w:noWrap/>
                  <w:vAlign w:val="center"/>
                </w:tcPr>
                <w:p w14:paraId="61FAC5B5" w14:textId="16A1B156" w:rsidR="006D548E" w:rsidRPr="00702EE3" w:rsidRDefault="006D548E" w:rsidP="006D548E">
                  <w:pPr>
                    <w:jc w:val="right"/>
                    <w:rPr>
                      <w:rFonts w:asciiTheme="minorHAnsi" w:hAnsiTheme="minorHAnsi" w:cs="Arial"/>
                      <w:sz w:val="22"/>
                      <w:szCs w:val="22"/>
                    </w:rPr>
                  </w:pPr>
                </w:p>
              </w:tc>
              <w:tc>
                <w:tcPr>
                  <w:tcW w:w="319" w:type="pct"/>
                  <w:tcBorders>
                    <w:top w:val="nil"/>
                    <w:left w:val="nil"/>
                    <w:bottom w:val="single" w:sz="4" w:space="0" w:color="008080"/>
                    <w:right w:val="single" w:sz="4" w:space="0" w:color="008080"/>
                  </w:tcBorders>
                  <w:shd w:val="clear" w:color="auto" w:fill="auto"/>
                  <w:noWrap/>
                  <w:vAlign w:val="bottom"/>
                </w:tcPr>
                <w:p w14:paraId="6C7F966E" w14:textId="541CE00C" w:rsidR="006D548E" w:rsidRPr="00702EE3" w:rsidRDefault="006D548E" w:rsidP="006D548E">
                  <w:pPr>
                    <w:jc w:val="right"/>
                    <w:rPr>
                      <w:rFonts w:asciiTheme="minorHAnsi" w:hAnsiTheme="minorHAnsi" w:cs="Arial"/>
                      <w:sz w:val="22"/>
                      <w:szCs w:val="22"/>
                    </w:rPr>
                  </w:pPr>
                </w:p>
              </w:tc>
              <w:tc>
                <w:tcPr>
                  <w:tcW w:w="426" w:type="pct"/>
                  <w:tcBorders>
                    <w:top w:val="nil"/>
                    <w:left w:val="nil"/>
                    <w:bottom w:val="single" w:sz="4" w:space="0" w:color="008080"/>
                    <w:right w:val="single" w:sz="8" w:space="0" w:color="008080"/>
                  </w:tcBorders>
                  <w:shd w:val="clear" w:color="auto" w:fill="auto"/>
                  <w:noWrap/>
                  <w:vAlign w:val="bottom"/>
                </w:tcPr>
                <w:p w14:paraId="75BAE674" w14:textId="72CC01DA" w:rsidR="006D548E" w:rsidRPr="00702EE3" w:rsidRDefault="006D548E" w:rsidP="006D548E">
                  <w:pPr>
                    <w:jc w:val="right"/>
                    <w:rPr>
                      <w:rFonts w:asciiTheme="minorHAnsi" w:hAnsiTheme="minorHAnsi" w:cs="Arial"/>
                      <w:sz w:val="22"/>
                      <w:szCs w:val="22"/>
                    </w:rPr>
                  </w:pPr>
                </w:p>
              </w:tc>
            </w:tr>
            <w:tr w:rsidR="006802D0" w:rsidRPr="00702EE3" w14:paraId="195200A4" w14:textId="5DDCF444" w:rsidTr="006C48EC">
              <w:trPr>
                <w:trHeight w:val="255"/>
              </w:trPr>
              <w:tc>
                <w:tcPr>
                  <w:tcW w:w="2817" w:type="pct"/>
                  <w:tcBorders>
                    <w:top w:val="single" w:sz="4" w:space="0" w:color="008080"/>
                    <w:left w:val="single" w:sz="8" w:space="0" w:color="008080"/>
                    <w:bottom w:val="single" w:sz="4" w:space="0" w:color="008080"/>
                    <w:right w:val="nil"/>
                  </w:tcBorders>
                  <w:shd w:val="clear" w:color="auto" w:fill="auto"/>
                  <w:noWrap/>
                  <w:vAlign w:val="bottom"/>
                </w:tcPr>
                <w:p w14:paraId="16732EBF" w14:textId="39C006D6" w:rsidR="006D548E" w:rsidRPr="00702EE3" w:rsidRDefault="006D548E" w:rsidP="006D548E">
                  <w:pPr>
                    <w:rPr>
                      <w:rFonts w:asciiTheme="minorHAnsi" w:hAnsiTheme="minorHAnsi" w:cs="Arial"/>
                      <w:b/>
                      <w:bCs/>
                      <w:sz w:val="22"/>
                      <w:szCs w:val="22"/>
                      <w:lang w:val="it-IT"/>
                    </w:rPr>
                  </w:pPr>
                  <w:r w:rsidRPr="00702EE3">
                    <w:rPr>
                      <w:rFonts w:asciiTheme="minorHAnsi" w:hAnsiTheme="minorHAnsi" w:cs="Arial"/>
                      <w:b/>
                      <w:bCs/>
                      <w:sz w:val="22"/>
                      <w:szCs w:val="22"/>
                      <w:lang w:val="it-IT"/>
                    </w:rPr>
                    <w:t xml:space="preserve">Capitolul 5 Alte cheltuieli - total, din care: </w:t>
                  </w:r>
                </w:p>
              </w:tc>
              <w:tc>
                <w:tcPr>
                  <w:tcW w:w="427" w:type="pct"/>
                  <w:tcBorders>
                    <w:top w:val="single" w:sz="4" w:space="0" w:color="008080"/>
                    <w:left w:val="single" w:sz="8" w:space="0" w:color="008080"/>
                    <w:bottom w:val="single" w:sz="4" w:space="0" w:color="008080"/>
                    <w:right w:val="single" w:sz="4" w:space="0" w:color="008080"/>
                  </w:tcBorders>
                  <w:shd w:val="clear" w:color="auto" w:fill="auto"/>
                  <w:noWrap/>
                  <w:vAlign w:val="center"/>
                </w:tcPr>
                <w:p w14:paraId="5BD50E1B" w14:textId="16D317F0" w:rsidR="006D548E" w:rsidRPr="00702EE3" w:rsidRDefault="006D548E" w:rsidP="006D548E">
                  <w:pPr>
                    <w:jc w:val="right"/>
                    <w:rPr>
                      <w:rFonts w:asciiTheme="minorHAnsi" w:hAnsiTheme="minorHAnsi" w:cs="Arial"/>
                      <w:b/>
                      <w:bCs/>
                      <w:sz w:val="22"/>
                      <w:szCs w:val="22"/>
                      <w:lang w:val="it-IT"/>
                    </w:rPr>
                  </w:pPr>
                </w:p>
              </w:tc>
              <w:tc>
                <w:tcPr>
                  <w:tcW w:w="319" w:type="pct"/>
                  <w:tcBorders>
                    <w:top w:val="single" w:sz="4" w:space="0" w:color="008080"/>
                    <w:left w:val="nil"/>
                    <w:bottom w:val="single" w:sz="4" w:space="0" w:color="008080"/>
                    <w:right w:val="single" w:sz="8" w:space="0" w:color="008080"/>
                  </w:tcBorders>
                  <w:shd w:val="clear" w:color="auto" w:fill="auto"/>
                  <w:noWrap/>
                  <w:vAlign w:val="center"/>
                </w:tcPr>
                <w:p w14:paraId="178B0EE8" w14:textId="3B49FDA6" w:rsidR="006D548E" w:rsidRPr="00702EE3" w:rsidRDefault="006D548E" w:rsidP="006D548E">
                  <w:pPr>
                    <w:jc w:val="right"/>
                    <w:rPr>
                      <w:rFonts w:asciiTheme="minorHAnsi" w:hAnsiTheme="minorHAnsi" w:cs="Arial"/>
                      <w:b/>
                      <w:bCs/>
                      <w:sz w:val="22"/>
                      <w:szCs w:val="22"/>
                      <w:lang w:val="it-IT"/>
                    </w:rPr>
                  </w:pPr>
                </w:p>
              </w:tc>
              <w:tc>
                <w:tcPr>
                  <w:tcW w:w="426" w:type="pct"/>
                  <w:tcBorders>
                    <w:top w:val="single" w:sz="4" w:space="0" w:color="008080"/>
                    <w:left w:val="nil"/>
                    <w:bottom w:val="single" w:sz="4" w:space="0" w:color="008080"/>
                    <w:right w:val="single" w:sz="4" w:space="0" w:color="008080"/>
                  </w:tcBorders>
                  <w:shd w:val="clear" w:color="auto" w:fill="auto"/>
                  <w:noWrap/>
                  <w:vAlign w:val="center"/>
                </w:tcPr>
                <w:p w14:paraId="4CC79FBD" w14:textId="20948A45" w:rsidR="006D548E" w:rsidRPr="00702EE3" w:rsidRDefault="006D548E" w:rsidP="006D548E">
                  <w:pPr>
                    <w:jc w:val="right"/>
                    <w:rPr>
                      <w:rFonts w:asciiTheme="minorHAnsi" w:hAnsiTheme="minorHAnsi" w:cs="Arial"/>
                      <w:b/>
                      <w:bCs/>
                      <w:sz w:val="22"/>
                      <w:szCs w:val="22"/>
                      <w:lang w:val="it-IT"/>
                    </w:rPr>
                  </w:pPr>
                </w:p>
              </w:tc>
              <w:tc>
                <w:tcPr>
                  <w:tcW w:w="266" w:type="pct"/>
                  <w:tcBorders>
                    <w:top w:val="single" w:sz="4" w:space="0" w:color="008080"/>
                    <w:left w:val="nil"/>
                    <w:bottom w:val="single" w:sz="4" w:space="0" w:color="008080"/>
                    <w:right w:val="single" w:sz="8" w:space="0" w:color="008080"/>
                  </w:tcBorders>
                  <w:shd w:val="clear" w:color="auto" w:fill="auto"/>
                  <w:noWrap/>
                  <w:vAlign w:val="center"/>
                </w:tcPr>
                <w:p w14:paraId="2147FE1D" w14:textId="7D893F0C" w:rsidR="006D548E" w:rsidRPr="00702EE3" w:rsidRDefault="006D548E" w:rsidP="006D548E">
                  <w:pPr>
                    <w:jc w:val="right"/>
                    <w:rPr>
                      <w:rFonts w:asciiTheme="minorHAnsi" w:hAnsiTheme="minorHAnsi" w:cs="Arial"/>
                      <w:b/>
                      <w:bCs/>
                      <w:sz w:val="22"/>
                      <w:szCs w:val="22"/>
                      <w:lang w:val="it-IT"/>
                    </w:rPr>
                  </w:pPr>
                </w:p>
              </w:tc>
              <w:tc>
                <w:tcPr>
                  <w:tcW w:w="319" w:type="pct"/>
                  <w:tcBorders>
                    <w:top w:val="single" w:sz="4" w:space="0" w:color="008080"/>
                    <w:left w:val="nil"/>
                    <w:bottom w:val="single" w:sz="4" w:space="0" w:color="008080"/>
                    <w:right w:val="single" w:sz="4" w:space="0" w:color="008080"/>
                  </w:tcBorders>
                  <w:shd w:val="clear" w:color="auto" w:fill="auto"/>
                  <w:noWrap/>
                  <w:vAlign w:val="bottom"/>
                </w:tcPr>
                <w:p w14:paraId="61EC59F4" w14:textId="1544A23A" w:rsidR="006D548E" w:rsidRPr="00702EE3" w:rsidRDefault="006D548E" w:rsidP="006D548E">
                  <w:pPr>
                    <w:jc w:val="right"/>
                    <w:rPr>
                      <w:rFonts w:asciiTheme="minorHAnsi" w:hAnsiTheme="minorHAnsi" w:cs="Arial"/>
                      <w:b/>
                      <w:bCs/>
                      <w:sz w:val="22"/>
                      <w:szCs w:val="22"/>
                      <w:lang w:val="it-IT"/>
                    </w:rPr>
                  </w:pPr>
                </w:p>
              </w:tc>
              <w:tc>
                <w:tcPr>
                  <w:tcW w:w="426" w:type="pct"/>
                  <w:tcBorders>
                    <w:top w:val="single" w:sz="4" w:space="0" w:color="008080"/>
                    <w:left w:val="nil"/>
                    <w:bottom w:val="single" w:sz="4" w:space="0" w:color="008080"/>
                    <w:right w:val="single" w:sz="8" w:space="0" w:color="008080"/>
                  </w:tcBorders>
                  <w:shd w:val="clear" w:color="auto" w:fill="auto"/>
                  <w:noWrap/>
                  <w:vAlign w:val="bottom"/>
                </w:tcPr>
                <w:p w14:paraId="4343C10E" w14:textId="05105015" w:rsidR="006D548E" w:rsidRPr="00702EE3" w:rsidRDefault="006D548E" w:rsidP="006D548E">
                  <w:pPr>
                    <w:jc w:val="right"/>
                    <w:rPr>
                      <w:rFonts w:asciiTheme="minorHAnsi" w:hAnsiTheme="minorHAnsi" w:cs="Arial"/>
                      <w:b/>
                      <w:bCs/>
                      <w:sz w:val="22"/>
                      <w:szCs w:val="22"/>
                      <w:lang w:val="it-IT"/>
                    </w:rPr>
                  </w:pPr>
                </w:p>
              </w:tc>
            </w:tr>
            <w:tr w:rsidR="006802D0" w:rsidRPr="00702EE3" w14:paraId="397BBBFF" w14:textId="1B227825" w:rsidTr="006C48EC">
              <w:trPr>
                <w:trHeight w:val="255"/>
              </w:trPr>
              <w:tc>
                <w:tcPr>
                  <w:tcW w:w="2817" w:type="pct"/>
                  <w:tcBorders>
                    <w:top w:val="nil"/>
                    <w:left w:val="single" w:sz="8" w:space="0" w:color="008080"/>
                    <w:bottom w:val="single" w:sz="4" w:space="0" w:color="008080"/>
                    <w:right w:val="nil"/>
                  </w:tcBorders>
                  <w:shd w:val="clear" w:color="auto" w:fill="auto"/>
                  <w:vAlign w:val="center"/>
                </w:tcPr>
                <w:p w14:paraId="79EF6326" w14:textId="418123C8" w:rsidR="006D548E" w:rsidRPr="00702EE3" w:rsidRDefault="006D548E" w:rsidP="006D548E">
                  <w:pPr>
                    <w:rPr>
                      <w:rFonts w:asciiTheme="minorHAnsi" w:hAnsiTheme="minorHAnsi" w:cs="Arial"/>
                      <w:sz w:val="22"/>
                      <w:szCs w:val="22"/>
                    </w:rPr>
                  </w:pPr>
                  <w:r w:rsidRPr="00702EE3">
                    <w:rPr>
                      <w:rFonts w:asciiTheme="minorHAnsi" w:hAnsiTheme="minorHAnsi" w:cs="Arial"/>
                      <w:sz w:val="22"/>
                      <w:szCs w:val="22"/>
                    </w:rPr>
                    <w:t xml:space="preserve">5.1 Organizare de şantier </w:t>
                  </w:r>
                </w:p>
              </w:tc>
              <w:tc>
                <w:tcPr>
                  <w:tcW w:w="427" w:type="pct"/>
                  <w:tcBorders>
                    <w:top w:val="nil"/>
                    <w:left w:val="single" w:sz="8" w:space="0" w:color="008080"/>
                    <w:bottom w:val="single" w:sz="4" w:space="0" w:color="008080"/>
                    <w:right w:val="single" w:sz="4" w:space="0" w:color="008080"/>
                  </w:tcBorders>
                  <w:shd w:val="clear" w:color="auto" w:fill="auto"/>
                  <w:noWrap/>
                  <w:vAlign w:val="center"/>
                </w:tcPr>
                <w:p w14:paraId="6FBBA542" w14:textId="12468F58" w:rsidR="006D548E" w:rsidRPr="00702EE3" w:rsidRDefault="006D548E" w:rsidP="006D548E">
                  <w:pPr>
                    <w:jc w:val="right"/>
                    <w:rPr>
                      <w:rFonts w:asciiTheme="minorHAnsi" w:hAnsiTheme="minorHAnsi" w:cs="Arial"/>
                      <w:sz w:val="22"/>
                      <w:szCs w:val="22"/>
                    </w:rPr>
                  </w:pPr>
                </w:p>
              </w:tc>
              <w:tc>
                <w:tcPr>
                  <w:tcW w:w="319" w:type="pct"/>
                  <w:tcBorders>
                    <w:top w:val="nil"/>
                    <w:left w:val="nil"/>
                    <w:bottom w:val="single" w:sz="4" w:space="0" w:color="008080"/>
                    <w:right w:val="single" w:sz="8" w:space="0" w:color="008080"/>
                  </w:tcBorders>
                  <w:shd w:val="clear" w:color="auto" w:fill="auto"/>
                  <w:noWrap/>
                  <w:vAlign w:val="center"/>
                </w:tcPr>
                <w:p w14:paraId="0CBFC9F1" w14:textId="37F5E030" w:rsidR="006D548E" w:rsidRPr="00702EE3" w:rsidRDefault="006D548E" w:rsidP="006D548E">
                  <w:pPr>
                    <w:jc w:val="right"/>
                    <w:rPr>
                      <w:rFonts w:asciiTheme="minorHAnsi" w:hAnsiTheme="minorHAnsi" w:cs="Arial"/>
                      <w:sz w:val="22"/>
                      <w:szCs w:val="22"/>
                    </w:rPr>
                  </w:pPr>
                </w:p>
              </w:tc>
              <w:tc>
                <w:tcPr>
                  <w:tcW w:w="426" w:type="pct"/>
                  <w:tcBorders>
                    <w:top w:val="nil"/>
                    <w:left w:val="nil"/>
                    <w:bottom w:val="single" w:sz="4" w:space="0" w:color="008080"/>
                    <w:right w:val="single" w:sz="4" w:space="0" w:color="008080"/>
                  </w:tcBorders>
                  <w:shd w:val="clear" w:color="auto" w:fill="auto"/>
                  <w:noWrap/>
                  <w:vAlign w:val="center"/>
                </w:tcPr>
                <w:p w14:paraId="34B2EADC" w14:textId="6EA65445" w:rsidR="006D548E" w:rsidRPr="00702EE3" w:rsidRDefault="006D548E" w:rsidP="006D548E">
                  <w:pPr>
                    <w:jc w:val="right"/>
                    <w:rPr>
                      <w:rFonts w:asciiTheme="minorHAnsi" w:hAnsiTheme="minorHAnsi" w:cs="Arial"/>
                      <w:sz w:val="22"/>
                      <w:szCs w:val="22"/>
                    </w:rPr>
                  </w:pPr>
                </w:p>
              </w:tc>
              <w:tc>
                <w:tcPr>
                  <w:tcW w:w="266" w:type="pct"/>
                  <w:tcBorders>
                    <w:top w:val="nil"/>
                    <w:left w:val="nil"/>
                    <w:bottom w:val="single" w:sz="4" w:space="0" w:color="008080"/>
                    <w:right w:val="single" w:sz="8" w:space="0" w:color="008080"/>
                  </w:tcBorders>
                  <w:shd w:val="clear" w:color="auto" w:fill="auto"/>
                  <w:noWrap/>
                  <w:vAlign w:val="center"/>
                </w:tcPr>
                <w:p w14:paraId="4EE8B843" w14:textId="7DFBDC2A" w:rsidR="006D548E" w:rsidRPr="00702EE3" w:rsidRDefault="006D548E" w:rsidP="006D548E">
                  <w:pPr>
                    <w:jc w:val="right"/>
                    <w:rPr>
                      <w:rFonts w:asciiTheme="minorHAnsi" w:hAnsiTheme="minorHAnsi" w:cs="Arial"/>
                      <w:sz w:val="22"/>
                      <w:szCs w:val="22"/>
                    </w:rPr>
                  </w:pPr>
                </w:p>
              </w:tc>
              <w:tc>
                <w:tcPr>
                  <w:tcW w:w="319" w:type="pct"/>
                  <w:tcBorders>
                    <w:top w:val="nil"/>
                    <w:left w:val="nil"/>
                    <w:bottom w:val="single" w:sz="4" w:space="0" w:color="008080"/>
                    <w:right w:val="single" w:sz="4" w:space="0" w:color="008080"/>
                  </w:tcBorders>
                  <w:shd w:val="clear" w:color="auto" w:fill="auto"/>
                  <w:noWrap/>
                  <w:vAlign w:val="bottom"/>
                </w:tcPr>
                <w:p w14:paraId="50F1C0F9" w14:textId="423A3643" w:rsidR="006D548E" w:rsidRPr="00702EE3" w:rsidRDefault="006D548E" w:rsidP="006D548E">
                  <w:pPr>
                    <w:jc w:val="right"/>
                    <w:rPr>
                      <w:rFonts w:asciiTheme="minorHAnsi" w:hAnsiTheme="minorHAnsi" w:cs="Arial"/>
                      <w:sz w:val="22"/>
                      <w:szCs w:val="22"/>
                    </w:rPr>
                  </w:pPr>
                </w:p>
              </w:tc>
              <w:tc>
                <w:tcPr>
                  <w:tcW w:w="426" w:type="pct"/>
                  <w:tcBorders>
                    <w:top w:val="nil"/>
                    <w:left w:val="nil"/>
                    <w:bottom w:val="single" w:sz="4" w:space="0" w:color="008080"/>
                    <w:right w:val="single" w:sz="8" w:space="0" w:color="008080"/>
                  </w:tcBorders>
                  <w:shd w:val="clear" w:color="auto" w:fill="auto"/>
                  <w:noWrap/>
                  <w:vAlign w:val="bottom"/>
                </w:tcPr>
                <w:p w14:paraId="6584FA1B" w14:textId="4E407DAF" w:rsidR="006D548E" w:rsidRPr="00702EE3" w:rsidRDefault="006D548E" w:rsidP="006D548E">
                  <w:pPr>
                    <w:jc w:val="right"/>
                    <w:rPr>
                      <w:rFonts w:asciiTheme="minorHAnsi" w:hAnsiTheme="minorHAnsi" w:cs="Arial"/>
                      <w:sz w:val="22"/>
                      <w:szCs w:val="22"/>
                    </w:rPr>
                  </w:pPr>
                </w:p>
              </w:tc>
            </w:tr>
            <w:tr w:rsidR="006802D0" w:rsidRPr="00702EE3" w14:paraId="2E006088" w14:textId="2E5A5E96" w:rsidTr="006C48EC">
              <w:trPr>
                <w:trHeight w:val="255"/>
              </w:trPr>
              <w:tc>
                <w:tcPr>
                  <w:tcW w:w="2817" w:type="pct"/>
                  <w:tcBorders>
                    <w:top w:val="nil"/>
                    <w:left w:val="single" w:sz="8" w:space="0" w:color="008080"/>
                    <w:bottom w:val="single" w:sz="4" w:space="0" w:color="008080"/>
                    <w:right w:val="nil"/>
                  </w:tcBorders>
                  <w:shd w:val="clear" w:color="auto" w:fill="auto"/>
                  <w:vAlign w:val="center"/>
                </w:tcPr>
                <w:p w14:paraId="5AE7E579" w14:textId="5FFA9347" w:rsidR="006D548E" w:rsidRPr="00702EE3" w:rsidRDefault="006D548E" w:rsidP="006D548E">
                  <w:pPr>
                    <w:rPr>
                      <w:rFonts w:asciiTheme="minorHAnsi" w:hAnsiTheme="minorHAnsi" w:cs="Arial"/>
                      <w:sz w:val="22"/>
                      <w:szCs w:val="22"/>
                      <w:lang w:val="pt-BR"/>
                    </w:rPr>
                  </w:pPr>
                  <w:r w:rsidRPr="00702EE3">
                    <w:rPr>
                      <w:rFonts w:asciiTheme="minorHAnsi" w:hAnsiTheme="minorHAnsi" w:cs="Arial"/>
                      <w:sz w:val="22"/>
                      <w:szCs w:val="22"/>
                      <w:lang w:val="pt-BR"/>
                    </w:rPr>
                    <w:t xml:space="preserve"> 5.1.1 lucrări de construcţii </w:t>
                  </w:r>
                  <w:r w:rsidRPr="00702EE3">
                    <w:rPr>
                      <w:rFonts w:asciiTheme="minorHAnsi" w:hAnsiTheme="minorHAnsi" w:cs="Arial"/>
                      <w:b/>
                      <w:bCs/>
                      <w:sz w:val="22"/>
                      <w:szCs w:val="22"/>
                      <w:lang w:val="pt-BR"/>
                    </w:rPr>
                    <w:t xml:space="preserve"> ş</w:t>
                  </w:r>
                  <w:r w:rsidRPr="00702EE3">
                    <w:rPr>
                      <w:rFonts w:asciiTheme="minorHAnsi" w:hAnsiTheme="minorHAnsi" w:cs="Arial"/>
                      <w:sz w:val="22"/>
                      <w:szCs w:val="22"/>
                      <w:lang w:val="pt-BR"/>
                    </w:rPr>
                    <w:t>i instalaţii aferente organizării de şantier</w:t>
                  </w:r>
                </w:p>
              </w:tc>
              <w:tc>
                <w:tcPr>
                  <w:tcW w:w="427" w:type="pct"/>
                  <w:tcBorders>
                    <w:top w:val="nil"/>
                    <w:left w:val="single" w:sz="8" w:space="0" w:color="008080"/>
                    <w:bottom w:val="single" w:sz="4" w:space="0" w:color="008080"/>
                    <w:right w:val="single" w:sz="4" w:space="0" w:color="008080"/>
                  </w:tcBorders>
                  <w:shd w:val="clear" w:color="auto" w:fill="auto"/>
                  <w:noWrap/>
                  <w:vAlign w:val="center"/>
                </w:tcPr>
                <w:p w14:paraId="0D5B49DF" w14:textId="2AF0F558" w:rsidR="006D548E" w:rsidRPr="00702EE3" w:rsidRDefault="006D548E" w:rsidP="006D548E">
                  <w:pPr>
                    <w:jc w:val="right"/>
                    <w:rPr>
                      <w:rFonts w:asciiTheme="minorHAnsi" w:hAnsiTheme="minorHAnsi" w:cs="Arial"/>
                      <w:sz w:val="22"/>
                      <w:szCs w:val="22"/>
                      <w:lang w:val="pt-BR"/>
                    </w:rPr>
                  </w:pPr>
                </w:p>
              </w:tc>
              <w:tc>
                <w:tcPr>
                  <w:tcW w:w="319" w:type="pct"/>
                  <w:tcBorders>
                    <w:top w:val="nil"/>
                    <w:left w:val="nil"/>
                    <w:bottom w:val="single" w:sz="4" w:space="0" w:color="008080"/>
                    <w:right w:val="single" w:sz="8" w:space="0" w:color="008080"/>
                  </w:tcBorders>
                  <w:shd w:val="clear" w:color="auto" w:fill="auto"/>
                  <w:noWrap/>
                  <w:vAlign w:val="center"/>
                </w:tcPr>
                <w:p w14:paraId="022DAD9B" w14:textId="7900EFAE" w:rsidR="006D548E" w:rsidRPr="00702EE3" w:rsidRDefault="006D548E" w:rsidP="006D548E">
                  <w:pPr>
                    <w:jc w:val="right"/>
                    <w:rPr>
                      <w:rFonts w:asciiTheme="minorHAnsi" w:hAnsiTheme="minorHAnsi" w:cs="Arial"/>
                      <w:sz w:val="22"/>
                      <w:szCs w:val="22"/>
                      <w:lang w:val="pt-BR"/>
                    </w:rPr>
                  </w:pPr>
                </w:p>
              </w:tc>
              <w:tc>
                <w:tcPr>
                  <w:tcW w:w="426" w:type="pct"/>
                  <w:tcBorders>
                    <w:top w:val="nil"/>
                    <w:left w:val="nil"/>
                    <w:bottom w:val="single" w:sz="4" w:space="0" w:color="008080"/>
                    <w:right w:val="single" w:sz="4" w:space="0" w:color="008080"/>
                  </w:tcBorders>
                  <w:shd w:val="clear" w:color="auto" w:fill="auto"/>
                  <w:noWrap/>
                  <w:vAlign w:val="center"/>
                </w:tcPr>
                <w:p w14:paraId="2D69D2A0" w14:textId="33F7E7B0" w:rsidR="006D548E" w:rsidRPr="00702EE3" w:rsidRDefault="006D548E" w:rsidP="006D548E">
                  <w:pPr>
                    <w:jc w:val="right"/>
                    <w:rPr>
                      <w:rFonts w:asciiTheme="minorHAnsi" w:hAnsiTheme="minorHAnsi" w:cs="Arial"/>
                      <w:sz w:val="22"/>
                      <w:szCs w:val="22"/>
                      <w:lang w:val="pt-BR"/>
                    </w:rPr>
                  </w:pPr>
                </w:p>
              </w:tc>
              <w:tc>
                <w:tcPr>
                  <w:tcW w:w="266" w:type="pct"/>
                  <w:tcBorders>
                    <w:top w:val="nil"/>
                    <w:left w:val="nil"/>
                    <w:bottom w:val="single" w:sz="4" w:space="0" w:color="008080"/>
                    <w:right w:val="single" w:sz="8" w:space="0" w:color="008080"/>
                  </w:tcBorders>
                  <w:shd w:val="clear" w:color="auto" w:fill="auto"/>
                  <w:noWrap/>
                  <w:vAlign w:val="center"/>
                </w:tcPr>
                <w:p w14:paraId="4FC20A42" w14:textId="48801FFB" w:rsidR="006D548E" w:rsidRPr="00702EE3" w:rsidRDefault="006D548E" w:rsidP="006D548E">
                  <w:pPr>
                    <w:jc w:val="right"/>
                    <w:rPr>
                      <w:rFonts w:asciiTheme="minorHAnsi" w:hAnsiTheme="minorHAnsi" w:cs="Arial"/>
                      <w:sz w:val="22"/>
                      <w:szCs w:val="22"/>
                      <w:lang w:val="pt-BR"/>
                    </w:rPr>
                  </w:pPr>
                </w:p>
              </w:tc>
              <w:tc>
                <w:tcPr>
                  <w:tcW w:w="319" w:type="pct"/>
                  <w:tcBorders>
                    <w:top w:val="nil"/>
                    <w:left w:val="nil"/>
                    <w:bottom w:val="single" w:sz="4" w:space="0" w:color="008080"/>
                    <w:right w:val="single" w:sz="4" w:space="0" w:color="008080"/>
                  </w:tcBorders>
                  <w:shd w:val="clear" w:color="auto" w:fill="auto"/>
                  <w:noWrap/>
                  <w:vAlign w:val="bottom"/>
                </w:tcPr>
                <w:p w14:paraId="6210776B" w14:textId="7657C03D" w:rsidR="006D548E" w:rsidRPr="00702EE3" w:rsidRDefault="006D548E" w:rsidP="006D548E">
                  <w:pPr>
                    <w:jc w:val="right"/>
                    <w:rPr>
                      <w:rFonts w:asciiTheme="minorHAnsi" w:hAnsiTheme="minorHAnsi" w:cs="Arial"/>
                      <w:sz w:val="22"/>
                      <w:szCs w:val="22"/>
                      <w:lang w:val="pt-BR"/>
                    </w:rPr>
                  </w:pPr>
                </w:p>
              </w:tc>
              <w:tc>
                <w:tcPr>
                  <w:tcW w:w="426" w:type="pct"/>
                  <w:tcBorders>
                    <w:top w:val="nil"/>
                    <w:left w:val="nil"/>
                    <w:bottom w:val="single" w:sz="4" w:space="0" w:color="008080"/>
                    <w:right w:val="single" w:sz="8" w:space="0" w:color="008080"/>
                  </w:tcBorders>
                  <w:shd w:val="clear" w:color="auto" w:fill="auto"/>
                  <w:noWrap/>
                  <w:vAlign w:val="bottom"/>
                </w:tcPr>
                <w:p w14:paraId="2CC21DDD" w14:textId="1F76DF1F" w:rsidR="006D548E" w:rsidRPr="00702EE3" w:rsidRDefault="006D548E" w:rsidP="006D548E">
                  <w:pPr>
                    <w:jc w:val="right"/>
                    <w:rPr>
                      <w:rFonts w:asciiTheme="minorHAnsi" w:hAnsiTheme="minorHAnsi" w:cs="Arial"/>
                      <w:sz w:val="22"/>
                      <w:szCs w:val="22"/>
                      <w:lang w:val="pt-BR"/>
                    </w:rPr>
                  </w:pPr>
                </w:p>
              </w:tc>
            </w:tr>
            <w:tr w:rsidR="006802D0" w:rsidRPr="00702EE3" w14:paraId="27947F7F" w14:textId="7FC808E5" w:rsidTr="006C48EC">
              <w:trPr>
                <w:trHeight w:val="255"/>
              </w:trPr>
              <w:tc>
                <w:tcPr>
                  <w:tcW w:w="2817" w:type="pct"/>
                  <w:tcBorders>
                    <w:top w:val="nil"/>
                    <w:left w:val="single" w:sz="8" w:space="0" w:color="008080"/>
                    <w:bottom w:val="single" w:sz="4" w:space="0" w:color="008080"/>
                    <w:right w:val="nil"/>
                  </w:tcBorders>
                  <w:shd w:val="clear" w:color="auto" w:fill="auto"/>
                  <w:vAlign w:val="center"/>
                </w:tcPr>
                <w:p w14:paraId="5F84128D" w14:textId="4BB795FF" w:rsidR="006D548E" w:rsidRPr="00702EE3" w:rsidRDefault="006D548E" w:rsidP="00CC0743">
                  <w:pPr>
                    <w:rPr>
                      <w:rFonts w:asciiTheme="minorHAnsi" w:hAnsiTheme="minorHAnsi" w:cs="Arial"/>
                      <w:sz w:val="22"/>
                      <w:szCs w:val="22"/>
                      <w:lang w:val="it-IT"/>
                    </w:rPr>
                  </w:pPr>
                  <w:r w:rsidRPr="00702EE3">
                    <w:rPr>
                      <w:rFonts w:asciiTheme="minorHAnsi" w:hAnsiTheme="minorHAnsi" w:cs="Arial"/>
                      <w:sz w:val="22"/>
                      <w:szCs w:val="22"/>
                      <w:lang w:val="it-IT"/>
                    </w:rPr>
                    <w:t>5.1.2 cheltuieli conexe organizării şantierului</w:t>
                  </w:r>
                  <w:r w:rsidRPr="00702EE3">
                    <w:rPr>
                      <w:rFonts w:asciiTheme="minorHAnsi" w:hAnsiTheme="minorHAnsi" w:cs="Arial"/>
                      <w:b/>
                      <w:bCs/>
                      <w:sz w:val="22"/>
                      <w:szCs w:val="22"/>
                      <w:lang w:val="it-IT"/>
                    </w:rPr>
                    <w:t xml:space="preserve"> </w:t>
                  </w:r>
                </w:p>
              </w:tc>
              <w:tc>
                <w:tcPr>
                  <w:tcW w:w="427" w:type="pct"/>
                  <w:tcBorders>
                    <w:top w:val="nil"/>
                    <w:left w:val="single" w:sz="8" w:space="0" w:color="008080"/>
                    <w:bottom w:val="single" w:sz="4" w:space="0" w:color="008080"/>
                    <w:right w:val="single" w:sz="4" w:space="0" w:color="008080"/>
                  </w:tcBorders>
                  <w:shd w:val="clear" w:color="auto" w:fill="auto"/>
                  <w:noWrap/>
                  <w:vAlign w:val="center"/>
                </w:tcPr>
                <w:p w14:paraId="68C8A08F" w14:textId="5D02372B" w:rsidR="006D548E" w:rsidRPr="00702EE3" w:rsidRDefault="006D548E" w:rsidP="006D548E">
                  <w:pPr>
                    <w:jc w:val="right"/>
                    <w:rPr>
                      <w:rFonts w:asciiTheme="minorHAnsi" w:hAnsiTheme="minorHAnsi" w:cs="Arial"/>
                      <w:sz w:val="22"/>
                      <w:szCs w:val="22"/>
                      <w:lang w:val="it-IT"/>
                    </w:rPr>
                  </w:pPr>
                </w:p>
              </w:tc>
              <w:tc>
                <w:tcPr>
                  <w:tcW w:w="319" w:type="pct"/>
                  <w:tcBorders>
                    <w:top w:val="nil"/>
                    <w:left w:val="nil"/>
                    <w:bottom w:val="single" w:sz="4" w:space="0" w:color="008080"/>
                    <w:right w:val="single" w:sz="8" w:space="0" w:color="008080"/>
                  </w:tcBorders>
                  <w:shd w:val="clear" w:color="auto" w:fill="auto"/>
                  <w:noWrap/>
                  <w:vAlign w:val="center"/>
                </w:tcPr>
                <w:p w14:paraId="73C47905" w14:textId="390B5D2A" w:rsidR="006D548E" w:rsidRPr="00702EE3" w:rsidRDefault="006D548E" w:rsidP="006D548E">
                  <w:pPr>
                    <w:jc w:val="right"/>
                    <w:rPr>
                      <w:rFonts w:asciiTheme="minorHAnsi" w:hAnsiTheme="minorHAnsi" w:cs="Arial"/>
                      <w:sz w:val="22"/>
                      <w:szCs w:val="22"/>
                      <w:lang w:val="it-IT"/>
                    </w:rPr>
                  </w:pPr>
                </w:p>
              </w:tc>
              <w:tc>
                <w:tcPr>
                  <w:tcW w:w="426" w:type="pct"/>
                  <w:tcBorders>
                    <w:top w:val="nil"/>
                    <w:left w:val="nil"/>
                    <w:bottom w:val="single" w:sz="4" w:space="0" w:color="008080"/>
                    <w:right w:val="single" w:sz="4" w:space="0" w:color="008080"/>
                  </w:tcBorders>
                  <w:shd w:val="clear" w:color="auto" w:fill="auto"/>
                  <w:noWrap/>
                  <w:vAlign w:val="center"/>
                </w:tcPr>
                <w:p w14:paraId="5363A44F" w14:textId="0401E75B" w:rsidR="006D548E" w:rsidRPr="00702EE3" w:rsidRDefault="006D548E" w:rsidP="006D548E">
                  <w:pPr>
                    <w:jc w:val="right"/>
                    <w:rPr>
                      <w:rFonts w:asciiTheme="minorHAnsi" w:hAnsiTheme="minorHAnsi" w:cs="Arial"/>
                      <w:sz w:val="22"/>
                      <w:szCs w:val="22"/>
                      <w:lang w:val="it-IT"/>
                    </w:rPr>
                  </w:pPr>
                </w:p>
              </w:tc>
              <w:tc>
                <w:tcPr>
                  <w:tcW w:w="266" w:type="pct"/>
                  <w:tcBorders>
                    <w:top w:val="nil"/>
                    <w:left w:val="nil"/>
                    <w:bottom w:val="single" w:sz="4" w:space="0" w:color="008080"/>
                    <w:right w:val="single" w:sz="8" w:space="0" w:color="008080"/>
                  </w:tcBorders>
                  <w:shd w:val="clear" w:color="auto" w:fill="auto"/>
                  <w:noWrap/>
                  <w:vAlign w:val="center"/>
                </w:tcPr>
                <w:p w14:paraId="30A34F54" w14:textId="58155264" w:rsidR="006D548E" w:rsidRPr="00702EE3" w:rsidRDefault="006D548E" w:rsidP="006D548E">
                  <w:pPr>
                    <w:jc w:val="right"/>
                    <w:rPr>
                      <w:rFonts w:asciiTheme="minorHAnsi" w:hAnsiTheme="minorHAnsi" w:cs="Arial"/>
                      <w:sz w:val="22"/>
                      <w:szCs w:val="22"/>
                      <w:lang w:val="it-IT"/>
                    </w:rPr>
                  </w:pPr>
                </w:p>
              </w:tc>
              <w:tc>
                <w:tcPr>
                  <w:tcW w:w="319" w:type="pct"/>
                  <w:tcBorders>
                    <w:top w:val="nil"/>
                    <w:left w:val="nil"/>
                    <w:bottom w:val="single" w:sz="4" w:space="0" w:color="008080"/>
                    <w:right w:val="single" w:sz="4" w:space="0" w:color="008080"/>
                  </w:tcBorders>
                  <w:shd w:val="clear" w:color="auto" w:fill="auto"/>
                  <w:noWrap/>
                  <w:vAlign w:val="bottom"/>
                </w:tcPr>
                <w:p w14:paraId="04272130" w14:textId="4506B958" w:rsidR="006D548E" w:rsidRPr="00702EE3" w:rsidRDefault="006D548E" w:rsidP="006D548E">
                  <w:pPr>
                    <w:jc w:val="right"/>
                    <w:rPr>
                      <w:rFonts w:asciiTheme="minorHAnsi" w:hAnsiTheme="minorHAnsi" w:cs="Arial"/>
                      <w:sz w:val="22"/>
                      <w:szCs w:val="22"/>
                      <w:lang w:val="it-IT"/>
                    </w:rPr>
                  </w:pPr>
                </w:p>
              </w:tc>
              <w:tc>
                <w:tcPr>
                  <w:tcW w:w="426" w:type="pct"/>
                  <w:tcBorders>
                    <w:top w:val="nil"/>
                    <w:left w:val="nil"/>
                    <w:bottom w:val="single" w:sz="4" w:space="0" w:color="008080"/>
                    <w:right w:val="single" w:sz="8" w:space="0" w:color="008080"/>
                  </w:tcBorders>
                  <w:shd w:val="clear" w:color="auto" w:fill="auto"/>
                  <w:noWrap/>
                  <w:vAlign w:val="bottom"/>
                </w:tcPr>
                <w:p w14:paraId="6C30CF7A" w14:textId="2E0137D7" w:rsidR="006D548E" w:rsidRPr="00702EE3" w:rsidRDefault="006D548E" w:rsidP="006D548E">
                  <w:pPr>
                    <w:jc w:val="right"/>
                    <w:rPr>
                      <w:rFonts w:asciiTheme="minorHAnsi" w:hAnsiTheme="minorHAnsi" w:cs="Arial"/>
                      <w:sz w:val="22"/>
                      <w:szCs w:val="22"/>
                      <w:lang w:val="it-IT"/>
                    </w:rPr>
                  </w:pPr>
                </w:p>
              </w:tc>
            </w:tr>
            <w:tr w:rsidR="006802D0" w:rsidRPr="00702EE3" w14:paraId="517716FB" w14:textId="3646FB32" w:rsidTr="006C48EC">
              <w:trPr>
                <w:trHeight w:val="255"/>
              </w:trPr>
              <w:tc>
                <w:tcPr>
                  <w:tcW w:w="2817" w:type="pct"/>
                  <w:tcBorders>
                    <w:top w:val="nil"/>
                    <w:left w:val="single" w:sz="8" w:space="0" w:color="008080"/>
                    <w:bottom w:val="single" w:sz="4" w:space="0" w:color="008080"/>
                    <w:right w:val="nil"/>
                  </w:tcBorders>
                  <w:shd w:val="clear" w:color="auto" w:fill="auto"/>
                  <w:vAlign w:val="center"/>
                </w:tcPr>
                <w:p w14:paraId="06EBEE80" w14:textId="512ED07E" w:rsidR="006D548E" w:rsidRPr="00702EE3" w:rsidRDefault="006D548E" w:rsidP="006D548E">
                  <w:pPr>
                    <w:rPr>
                      <w:rFonts w:asciiTheme="minorHAnsi" w:hAnsiTheme="minorHAnsi" w:cs="Arial"/>
                      <w:sz w:val="22"/>
                      <w:szCs w:val="22"/>
                      <w:lang w:val="it-IT"/>
                    </w:rPr>
                  </w:pPr>
                  <w:r w:rsidRPr="00702EE3">
                    <w:rPr>
                      <w:rFonts w:asciiTheme="minorHAnsi" w:hAnsiTheme="minorHAnsi" w:cs="Arial"/>
                      <w:sz w:val="22"/>
                      <w:szCs w:val="22"/>
                      <w:lang w:val="it-IT"/>
                    </w:rPr>
                    <w:t xml:space="preserve">5.2 Comisioane, </w:t>
                  </w:r>
                  <w:r w:rsidR="0018192D" w:rsidRPr="00702EE3">
                    <w:rPr>
                      <w:rFonts w:asciiTheme="minorHAnsi" w:hAnsiTheme="minorHAnsi" w:cs="Arial"/>
                      <w:sz w:val="22"/>
                      <w:szCs w:val="22"/>
                      <w:lang w:val="it-IT"/>
                    </w:rPr>
                    <w:t xml:space="preserve">cote, </w:t>
                  </w:r>
                  <w:r w:rsidRPr="00702EE3">
                    <w:rPr>
                      <w:rFonts w:asciiTheme="minorHAnsi" w:hAnsiTheme="minorHAnsi" w:cs="Arial"/>
                      <w:sz w:val="22"/>
                      <w:szCs w:val="22"/>
                      <w:lang w:val="it-IT"/>
                    </w:rPr>
                    <w:t>taxe, costul creditului</w:t>
                  </w:r>
                </w:p>
              </w:tc>
              <w:tc>
                <w:tcPr>
                  <w:tcW w:w="427" w:type="pct"/>
                  <w:tcBorders>
                    <w:top w:val="nil"/>
                    <w:left w:val="single" w:sz="8" w:space="0" w:color="008080"/>
                    <w:bottom w:val="single" w:sz="4" w:space="0" w:color="008080"/>
                    <w:right w:val="single" w:sz="4" w:space="0" w:color="008080"/>
                  </w:tcBorders>
                  <w:shd w:val="clear" w:color="auto" w:fill="auto"/>
                  <w:noWrap/>
                  <w:vAlign w:val="bottom"/>
                </w:tcPr>
                <w:p w14:paraId="2429634B" w14:textId="0C014BEA" w:rsidR="006D548E" w:rsidRPr="00702EE3" w:rsidRDefault="006D548E" w:rsidP="006D548E">
                  <w:pPr>
                    <w:rPr>
                      <w:rFonts w:asciiTheme="minorHAnsi" w:hAnsiTheme="minorHAnsi" w:cs="Arial"/>
                      <w:sz w:val="22"/>
                      <w:szCs w:val="22"/>
                      <w:lang w:val="it-IT"/>
                    </w:rPr>
                  </w:pPr>
                </w:p>
              </w:tc>
              <w:tc>
                <w:tcPr>
                  <w:tcW w:w="319" w:type="pct"/>
                  <w:tcBorders>
                    <w:top w:val="nil"/>
                    <w:left w:val="nil"/>
                    <w:bottom w:val="single" w:sz="4" w:space="0" w:color="008080"/>
                    <w:right w:val="single" w:sz="8" w:space="0" w:color="008080"/>
                  </w:tcBorders>
                  <w:shd w:val="clear" w:color="auto" w:fill="auto"/>
                  <w:noWrap/>
                  <w:vAlign w:val="center"/>
                </w:tcPr>
                <w:p w14:paraId="62D2EFF6" w14:textId="28CA1731" w:rsidR="006D548E" w:rsidRPr="00702EE3" w:rsidRDefault="006D548E" w:rsidP="006D548E">
                  <w:pPr>
                    <w:jc w:val="right"/>
                    <w:rPr>
                      <w:rFonts w:asciiTheme="minorHAnsi" w:hAnsiTheme="minorHAnsi" w:cs="Arial"/>
                      <w:sz w:val="22"/>
                      <w:szCs w:val="22"/>
                      <w:lang w:val="it-IT"/>
                    </w:rPr>
                  </w:pPr>
                </w:p>
              </w:tc>
              <w:tc>
                <w:tcPr>
                  <w:tcW w:w="426" w:type="pct"/>
                  <w:tcBorders>
                    <w:top w:val="nil"/>
                    <w:left w:val="nil"/>
                    <w:bottom w:val="single" w:sz="4" w:space="0" w:color="008080"/>
                    <w:right w:val="single" w:sz="4" w:space="0" w:color="008080"/>
                  </w:tcBorders>
                  <w:shd w:val="clear" w:color="auto" w:fill="auto"/>
                  <w:noWrap/>
                  <w:vAlign w:val="bottom"/>
                </w:tcPr>
                <w:p w14:paraId="514CA7A7" w14:textId="6BE87BB4" w:rsidR="006D548E" w:rsidRPr="00702EE3" w:rsidRDefault="006D548E" w:rsidP="006D548E">
                  <w:pPr>
                    <w:rPr>
                      <w:rFonts w:asciiTheme="minorHAnsi" w:hAnsiTheme="minorHAnsi" w:cs="Arial"/>
                      <w:sz w:val="22"/>
                      <w:szCs w:val="22"/>
                      <w:lang w:val="it-IT"/>
                    </w:rPr>
                  </w:pPr>
                </w:p>
              </w:tc>
              <w:tc>
                <w:tcPr>
                  <w:tcW w:w="266" w:type="pct"/>
                  <w:tcBorders>
                    <w:top w:val="nil"/>
                    <w:left w:val="nil"/>
                    <w:bottom w:val="single" w:sz="4" w:space="0" w:color="008080"/>
                    <w:right w:val="single" w:sz="8" w:space="0" w:color="008080"/>
                  </w:tcBorders>
                  <w:shd w:val="clear" w:color="auto" w:fill="auto"/>
                  <w:noWrap/>
                  <w:vAlign w:val="center"/>
                </w:tcPr>
                <w:p w14:paraId="04C8921B" w14:textId="50DE9E7A" w:rsidR="006D548E" w:rsidRPr="00702EE3" w:rsidRDefault="006D548E" w:rsidP="006D548E">
                  <w:pPr>
                    <w:jc w:val="right"/>
                    <w:rPr>
                      <w:rFonts w:asciiTheme="minorHAnsi" w:hAnsiTheme="minorHAnsi" w:cs="Arial"/>
                      <w:sz w:val="22"/>
                      <w:szCs w:val="22"/>
                      <w:lang w:val="it-IT"/>
                    </w:rPr>
                  </w:pPr>
                </w:p>
              </w:tc>
              <w:tc>
                <w:tcPr>
                  <w:tcW w:w="319" w:type="pct"/>
                  <w:tcBorders>
                    <w:top w:val="nil"/>
                    <w:left w:val="nil"/>
                    <w:bottom w:val="single" w:sz="4" w:space="0" w:color="008080"/>
                    <w:right w:val="single" w:sz="4" w:space="0" w:color="008080"/>
                  </w:tcBorders>
                  <w:shd w:val="clear" w:color="auto" w:fill="auto"/>
                  <w:noWrap/>
                  <w:vAlign w:val="bottom"/>
                </w:tcPr>
                <w:p w14:paraId="1D99C085" w14:textId="0772925A" w:rsidR="006D548E" w:rsidRPr="00702EE3" w:rsidRDefault="006D548E" w:rsidP="006D548E">
                  <w:pPr>
                    <w:rPr>
                      <w:rFonts w:asciiTheme="minorHAnsi" w:hAnsiTheme="minorHAnsi" w:cs="Arial"/>
                      <w:sz w:val="22"/>
                      <w:szCs w:val="22"/>
                      <w:lang w:val="it-IT"/>
                    </w:rPr>
                  </w:pPr>
                </w:p>
              </w:tc>
              <w:tc>
                <w:tcPr>
                  <w:tcW w:w="426" w:type="pct"/>
                  <w:tcBorders>
                    <w:top w:val="nil"/>
                    <w:left w:val="nil"/>
                    <w:bottom w:val="single" w:sz="4" w:space="0" w:color="008080"/>
                    <w:right w:val="single" w:sz="8" w:space="0" w:color="008080"/>
                  </w:tcBorders>
                  <w:shd w:val="clear" w:color="auto" w:fill="auto"/>
                  <w:noWrap/>
                  <w:vAlign w:val="bottom"/>
                </w:tcPr>
                <w:p w14:paraId="2E7B7653" w14:textId="51654CFA" w:rsidR="006D548E" w:rsidRPr="00702EE3" w:rsidRDefault="006D548E" w:rsidP="006D548E">
                  <w:pPr>
                    <w:jc w:val="right"/>
                    <w:rPr>
                      <w:rFonts w:asciiTheme="minorHAnsi" w:hAnsiTheme="minorHAnsi" w:cs="Arial"/>
                      <w:sz w:val="22"/>
                      <w:szCs w:val="22"/>
                      <w:lang w:val="it-IT"/>
                    </w:rPr>
                  </w:pPr>
                </w:p>
              </w:tc>
            </w:tr>
            <w:tr w:rsidR="006802D0" w:rsidRPr="00702EE3" w14:paraId="4619EF5B" w14:textId="24C18F13" w:rsidTr="006C48EC">
              <w:trPr>
                <w:trHeight w:val="255"/>
              </w:trPr>
              <w:tc>
                <w:tcPr>
                  <w:tcW w:w="2817" w:type="pct"/>
                  <w:tcBorders>
                    <w:top w:val="nil"/>
                    <w:left w:val="single" w:sz="8" w:space="0" w:color="008080"/>
                    <w:bottom w:val="single" w:sz="4" w:space="0" w:color="008080"/>
                    <w:right w:val="nil"/>
                  </w:tcBorders>
                  <w:shd w:val="clear" w:color="auto" w:fill="auto"/>
                  <w:vAlign w:val="center"/>
                </w:tcPr>
                <w:p w14:paraId="60B98A4D" w14:textId="7E9012B6" w:rsidR="00884A31" w:rsidRPr="00702EE3" w:rsidRDefault="00884A31" w:rsidP="006D548E">
                  <w:pPr>
                    <w:rPr>
                      <w:rFonts w:asciiTheme="minorHAnsi" w:hAnsiTheme="minorHAnsi" w:cs="Arial"/>
                      <w:sz w:val="22"/>
                      <w:szCs w:val="22"/>
                      <w:lang w:val="it-IT"/>
                    </w:rPr>
                  </w:pPr>
                  <w:r w:rsidRPr="00702EE3">
                    <w:rPr>
                      <w:rFonts w:asciiTheme="minorHAnsi" w:hAnsiTheme="minorHAnsi" w:cs="Arial"/>
                      <w:sz w:val="22"/>
                      <w:szCs w:val="22"/>
                      <w:lang w:val="it-IT"/>
                    </w:rPr>
                    <w:t>5.2.1 Comisioanele și dobânzile a</w:t>
                  </w:r>
                  <w:r w:rsidR="00CC0743" w:rsidRPr="00702EE3">
                    <w:rPr>
                      <w:rFonts w:asciiTheme="minorHAnsi" w:hAnsiTheme="minorHAnsi" w:cs="Arial"/>
                      <w:sz w:val="22"/>
                      <w:szCs w:val="22"/>
                      <w:lang w:val="it-IT"/>
                    </w:rPr>
                    <w:t>ferente creditului băncii finan</w:t>
                  </w:r>
                  <w:r w:rsidR="00CC0743" w:rsidRPr="00702EE3">
                    <w:rPr>
                      <w:rFonts w:asciiTheme="minorHAnsi" w:hAnsiTheme="minorHAnsi" w:cs="Arial"/>
                      <w:sz w:val="22"/>
                      <w:szCs w:val="22"/>
                      <w:lang w:val="en-GB"/>
                    </w:rPr>
                    <w:t>ț</w:t>
                  </w:r>
                  <w:r w:rsidRPr="00702EE3">
                    <w:rPr>
                      <w:rFonts w:asciiTheme="minorHAnsi" w:hAnsiTheme="minorHAnsi" w:cs="Arial"/>
                      <w:sz w:val="22"/>
                      <w:szCs w:val="22"/>
                      <w:lang w:val="it-IT"/>
                    </w:rPr>
                    <w:t>atoare</w:t>
                  </w:r>
                  <w:r w:rsidR="00CC0743" w:rsidRPr="00702EE3">
                    <w:rPr>
                      <w:rFonts w:asciiTheme="minorHAnsi" w:hAnsiTheme="minorHAnsi" w:cs="Arial"/>
                      <w:sz w:val="22"/>
                      <w:szCs w:val="22"/>
                      <w:lang w:val="it-IT"/>
                    </w:rPr>
                    <w:t xml:space="preserve"> (N)</w:t>
                  </w:r>
                </w:p>
              </w:tc>
              <w:tc>
                <w:tcPr>
                  <w:tcW w:w="427" w:type="pct"/>
                  <w:tcBorders>
                    <w:top w:val="nil"/>
                    <w:left w:val="single" w:sz="8" w:space="0" w:color="008080"/>
                    <w:bottom w:val="single" w:sz="4" w:space="0" w:color="008080"/>
                    <w:right w:val="single" w:sz="4" w:space="0" w:color="008080"/>
                  </w:tcBorders>
                  <w:shd w:val="clear" w:color="auto" w:fill="auto"/>
                  <w:noWrap/>
                  <w:vAlign w:val="bottom"/>
                </w:tcPr>
                <w:p w14:paraId="48FB941F" w14:textId="782AC959" w:rsidR="00884A31" w:rsidRPr="00702EE3" w:rsidRDefault="00884A31" w:rsidP="006D548E">
                  <w:pPr>
                    <w:rPr>
                      <w:rFonts w:asciiTheme="minorHAnsi" w:hAnsiTheme="minorHAnsi" w:cs="Arial"/>
                      <w:sz w:val="22"/>
                      <w:szCs w:val="22"/>
                      <w:lang w:val="it-IT"/>
                    </w:rPr>
                  </w:pPr>
                </w:p>
              </w:tc>
              <w:tc>
                <w:tcPr>
                  <w:tcW w:w="319" w:type="pct"/>
                  <w:tcBorders>
                    <w:top w:val="nil"/>
                    <w:left w:val="nil"/>
                    <w:bottom w:val="single" w:sz="4" w:space="0" w:color="008080"/>
                    <w:right w:val="single" w:sz="8" w:space="0" w:color="008080"/>
                  </w:tcBorders>
                  <w:shd w:val="clear" w:color="auto" w:fill="auto"/>
                  <w:noWrap/>
                  <w:vAlign w:val="center"/>
                </w:tcPr>
                <w:p w14:paraId="766E5588" w14:textId="1C7B57A4" w:rsidR="00884A31" w:rsidRPr="00702EE3" w:rsidRDefault="00884A31" w:rsidP="006D548E">
                  <w:pPr>
                    <w:jc w:val="right"/>
                    <w:rPr>
                      <w:rFonts w:asciiTheme="minorHAnsi" w:hAnsiTheme="minorHAnsi" w:cs="Arial"/>
                      <w:sz w:val="22"/>
                      <w:szCs w:val="22"/>
                      <w:lang w:val="it-IT"/>
                    </w:rPr>
                  </w:pPr>
                </w:p>
              </w:tc>
              <w:tc>
                <w:tcPr>
                  <w:tcW w:w="426" w:type="pct"/>
                  <w:tcBorders>
                    <w:top w:val="nil"/>
                    <w:left w:val="nil"/>
                    <w:bottom w:val="single" w:sz="4" w:space="0" w:color="008080"/>
                    <w:right w:val="single" w:sz="4" w:space="0" w:color="008080"/>
                  </w:tcBorders>
                  <w:shd w:val="clear" w:color="auto" w:fill="auto"/>
                  <w:noWrap/>
                  <w:vAlign w:val="bottom"/>
                </w:tcPr>
                <w:p w14:paraId="01D42E4F" w14:textId="42DDEF3E" w:rsidR="00884A31" w:rsidRPr="00702EE3" w:rsidRDefault="00884A31" w:rsidP="006D548E">
                  <w:pPr>
                    <w:rPr>
                      <w:rFonts w:asciiTheme="minorHAnsi" w:hAnsiTheme="minorHAnsi" w:cs="Arial"/>
                      <w:sz w:val="22"/>
                      <w:szCs w:val="22"/>
                      <w:lang w:val="it-IT"/>
                    </w:rPr>
                  </w:pPr>
                </w:p>
              </w:tc>
              <w:tc>
                <w:tcPr>
                  <w:tcW w:w="266" w:type="pct"/>
                  <w:tcBorders>
                    <w:top w:val="nil"/>
                    <w:left w:val="nil"/>
                    <w:bottom w:val="single" w:sz="4" w:space="0" w:color="008080"/>
                    <w:right w:val="single" w:sz="8" w:space="0" w:color="008080"/>
                  </w:tcBorders>
                  <w:shd w:val="clear" w:color="auto" w:fill="auto"/>
                  <w:noWrap/>
                  <w:vAlign w:val="center"/>
                </w:tcPr>
                <w:p w14:paraId="44012F64" w14:textId="572FEDFF" w:rsidR="00884A31" w:rsidRPr="00702EE3" w:rsidRDefault="00884A31" w:rsidP="006D548E">
                  <w:pPr>
                    <w:jc w:val="right"/>
                    <w:rPr>
                      <w:rFonts w:asciiTheme="minorHAnsi" w:hAnsiTheme="minorHAnsi" w:cs="Arial"/>
                      <w:sz w:val="22"/>
                      <w:szCs w:val="22"/>
                      <w:lang w:val="it-IT"/>
                    </w:rPr>
                  </w:pPr>
                </w:p>
              </w:tc>
              <w:tc>
                <w:tcPr>
                  <w:tcW w:w="319" w:type="pct"/>
                  <w:tcBorders>
                    <w:top w:val="nil"/>
                    <w:left w:val="nil"/>
                    <w:bottom w:val="single" w:sz="4" w:space="0" w:color="008080"/>
                    <w:right w:val="single" w:sz="4" w:space="0" w:color="008080"/>
                  </w:tcBorders>
                  <w:shd w:val="clear" w:color="auto" w:fill="auto"/>
                  <w:noWrap/>
                  <w:vAlign w:val="bottom"/>
                </w:tcPr>
                <w:p w14:paraId="7C83ECFD" w14:textId="64CA2C9F" w:rsidR="00884A31" w:rsidRPr="00702EE3" w:rsidRDefault="00884A31" w:rsidP="006D548E">
                  <w:pPr>
                    <w:rPr>
                      <w:rFonts w:asciiTheme="minorHAnsi" w:hAnsiTheme="minorHAnsi" w:cs="Arial"/>
                      <w:sz w:val="22"/>
                      <w:szCs w:val="22"/>
                      <w:lang w:val="it-IT"/>
                    </w:rPr>
                  </w:pPr>
                </w:p>
              </w:tc>
              <w:tc>
                <w:tcPr>
                  <w:tcW w:w="426" w:type="pct"/>
                  <w:tcBorders>
                    <w:top w:val="nil"/>
                    <w:left w:val="nil"/>
                    <w:bottom w:val="single" w:sz="4" w:space="0" w:color="008080"/>
                    <w:right w:val="single" w:sz="8" w:space="0" w:color="008080"/>
                  </w:tcBorders>
                  <w:shd w:val="clear" w:color="auto" w:fill="auto"/>
                  <w:noWrap/>
                  <w:vAlign w:val="bottom"/>
                </w:tcPr>
                <w:p w14:paraId="6C2798B3" w14:textId="3B1EB990" w:rsidR="00884A31" w:rsidRPr="00702EE3" w:rsidRDefault="00884A31" w:rsidP="006D548E">
                  <w:pPr>
                    <w:jc w:val="right"/>
                    <w:rPr>
                      <w:rFonts w:asciiTheme="minorHAnsi" w:hAnsiTheme="minorHAnsi" w:cs="Arial"/>
                      <w:sz w:val="22"/>
                      <w:szCs w:val="22"/>
                      <w:lang w:val="it-IT"/>
                    </w:rPr>
                  </w:pPr>
                </w:p>
              </w:tc>
            </w:tr>
            <w:tr w:rsidR="006802D0" w:rsidRPr="00702EE3" w14:paraId="7F46E28B" w14:textId="1E5D1750" w:rsidTr="006C48EC">
              <w:trPr>
                <w:trHeight w:val="255"/>
              </w:trPr>
              <w:tc>
                <w:tcPr>
                  <w:tcW w:w="2817" w:type="pct"/>
                  <w:tcBorders>
                    <w:top w:val="nil"/>
                    <w:left w:val="single" w:sz="8" w:space="0" w:color="008080"/>
                    <w:bottom w:val="single" w:sz="4" w:space="0" w:color="008080"/>
                    <w:right w:val="nil"/>
                  </w:tcBorders>
                  <w:shd w:val="clear" w:color="auto" w:fill="auto"/>
                  <w:vAlign w:val="center"/>
                </w:tcPr>
                <w:p w14:paraId="6C00584A" w14:textId="32B396CC" w:rsidR="00884A31" w:rsidRPr="00702EE3" w:rsidRDefault="00884A31" w:rsidP="006D548E">
                  <w:pPr>
                    <w:rPr>
                      <w:rFonts w:asciiTheme="minorHAnsi" w:hAnsiTheme="minorHAnsi" w:cs="Arial"/>
                      <w:sz w:val="22"/>
                      <w:szCs w:val="22"/>
                      <w:lang w:val="it-IT"/>
                    </w:rPr>
                  </w:pPr>
                  <w:r w:rsidRPr="00702EE3">
                    <w:rPr>
                      <w:rFonts w:asciiTheme="minorHAnsi" w:hAnsiTheme="minorHAnsi" w:cs="Arial"/>
                      <w:sz w:val="22"/>
                      <w:szCs w:val="22"/>
                      <w:lang w:val="it-IT"/>
                    </w:rPr>
                    <w:t>5.2.2 Cota aferentă ISC pentru controlul calității lucrărilor de construcții</w:t>
                  </w:r>
                </w:p>
              </w:tc>
              <w:tc>
                <w:tcPr>
                  <w:tcW w:w="427" w:type="pct"/>
                  <w:tcBorders>
                    <w:top w:val="nil"/>
                    <w:left w:val="single" w:sz="8" w:space="0" w:color="008080"/>
                    <w:bottom w:val="single" w:sz="4" w:space="0" w:color="008080"/>
                    <w:right w:val="single" w:sz="4" w:space="0" w:color="008080"/>
                  </w:tcBorders>
                  <w:shd w:val="clear" w:color="auto" w:fill="auto"/>
                  <w:noWrap/>
                  <w:vAlign w:val="bottom"/>
                </w:tcPr>
                <w:p w14:paraId="6447EDBD" w14:textId="2EACED06" w:rsidR="00884A31" w:rsidRPr="00702EE3" w:rsidRDefault="00884A31" w:rsidP="006D548E">
                  <w:pPr>
                    <w:rPr>
                      <w:rFonts w:asciiTheme="minorHAnsi" w:hAnsiTheme="minorHAnsi" w:cs="Arial"/>
                      <w:sz w:val="22"/>
                      <w:szCs w:val="22"/>
                      <w:lang w:val="it-IT"/>
                    </w:rPr>
                  </w:pPr>
                </w:p>
              </w:tc>
              <w:tc>
                <w:tcPr>
                  <w:tcW w:w="319" w:type="pct"/>
                  <w:tcBorders>
                    <w:top w:val="nil"/>
                    <w:left w:val="nil"/>
                    <w:bottom w:val="single" w:sz="4" w:space="0" w:color="008080"/>
                    <w:right w:val="single" w:sz="8" w:space="0" w:color="008080"/>
                  </w:tcBorders>
                  <w:shd w:val="clear" w:color="auto" w:fill="auto"/>
                  <w:noWrap/>
                  <w:vAlign w:val="center"/>
                </w:tcPr>
                <w:p w14:paraId="36786A5D" w14:textId="3B0DBBA6" w:rsidR="00884A31" w:rsidRPr="00702EE3" w:rsidRDefault="00884A31" w:rsidP="006D548E">
                  <w:pPr>
                    <w:jc w:val="right"/>
                    <w:rPr>
                      <w:rFonts w:asciiTheme="minorHAnsi" w:hAnsiTheme="minorHAnsi" w:cs="Arial"/>
                      <w:sz w:val="22"/>
                      <w:szCs w:val="22"/>
                      <w:lang w:val="it-IT"/>
                    </w:rPr>
                  </w:pPr>
                </w:p>
              </w:tc>
              <w:tc>
                <w:tcPr>
                  <w:tcW w:w="426" w:type="pct"/>
                  <w:tcBorders>
                    <w:top w:val="nil"/>
                    <w:left w:val="nil"/>
                    <w:bottom w:val="single" w:sz="4" w:space="0" w:color="008080"/>
                    <w:right w:val="single" w:sz="4" w:space="0" w:color="008080"/>
                  </w:tcBorders>
                  <w:shd w:val="clear" w:color="auto" w:fill="auto"/>
                  <w:noWrap/>
                  <w:vAlign w:val="bottom"/>
                </w:tcPr>
                <w:p w14:paraId="4495518B" w14:textId="18E49930" w:rsidR="00884A31" w:rsidRPr="00702EE3" w:rsidRDefault="00884A31" w:rsidP="006D548E">
                  <w:pPr>
                    <w:rPr>
                      <w:rFonts w:asciiTheme="minorHAnsi" w:hAnsiTheme="minorHAnsi" w:cs="Arial"/>
                      <w:sz w:val="22"/>
                      <w:szCs w:val="22"/>
                      <w:lang w:val="it-IT"/>
                    </w:rPr>
                  </w:pPr>
                </w:p>
              </w:tc>
              <w:tc>
                <w:tcPr>
                  <w:tcW w:w="266" w:type="pct"/>
                  <w:tcBorders>
                    <w:top w:val="nil"/>
                    <w:left w:val="nil"/>
                    <w:bottom w:val="single" w:sz="4" w:space="0" w:color="008080"/>
                    <w:right w:val="single" w:sz="8" w:space="0" w:color="008080"/>
                  </w:tcBorders>
                  <w:shd w:val="clear" w:color="auto" w:fill="auto"/>
                  <w:noWrap/>
                  <w:vAlign w:val="center"/>
                </w:tcPr>
                <w:p w14:paraId="2F662095" w14:textId="14D57DAA" w:rsidR="00884A31" w:rsidRPr="00702EE3" w:rsidRDefault="00884A31" w:rsidP="006D548E">
                  <w:pPr>
                    <w:jc w:val="right"/>
                    <w:rPr>
                      <w:rFonts w:asciiTheme="minorHAnsi" w:hAnsiTheme="minorHAnsi" w:cs="Arial"/>
                      <w:sz w:val="22"/>
                      <w:szCs w:val="22"/>
                      <w:lang w:val="it-IT"/>
                    </w:rPr>
                  </w:pPr>
                </w:p>
              </w:tc>
              <w:tc>
                <w:tcPr>
                  <w:tcW w:w="319" w:type="pct"/>
                  <w:tcBorders>
                    <w:top w:val="nil"/>
                    <w:left w:val="nil"/>
                    <w:bottom w:val="single" w:sz="4" w:space="0" w:color="008080"/>
                    <w:right w:val="single" w:sz="4" w:space="0" w:color="008080"/>
                  </w:tcBorders>
                  <w:shd w:val="clear" w:color="auto" w:fill="auto"/>
                  <w:noWrap/>
                  <w:vAlign w:val="bottom"/>
                </w:tcPr>
                <w:p w14:paraId="7BFCBADC" w14:textId="5D429136" w:rsidR="00884A31" w:rsidRPr="00702EE3" w:rsidRDefault="00884A31" w:rsidP="006D548E">
                  <w:pPr>
                    <w:rPr>
                      <w:rFonts w:asciiTheme="minorHAnsi" w:hAnsiTheme="minorHAnsi" w:cs="Arial"/>
                      <w:sz w:val="22"/>
                      <w:szCs w:val="22"/>
                      <w:lang w:val="it-IT"/>
                    </w:rPr>
                  </w:pPr>
                </w:p>
              </w:tc>
              <w:tc>
                <w:tcPr>
                  <w:tcW w:w="426" w:type="pct"/>
                  <w:tcBorders>
                    <w:top w:val="nil"/>
                    <w:left w:val="nil"/>
                    <w:bottom w:val="single" w:sz="4" w:space="0" w:color="008080"/>
                    <w:right w:val="single" w:sz="8" w:space="0" w:color="008080"/>
                  </w:tcBorders>
                  <w:shd w:val="clear" w:color="auto" w:fill="auto"/>
                  <w:noWrap/>
                  <w:vAlign w:val="bottom"/>
                </w:tcPr>
                <w:p w14:paraId="299975BF" w14:textId="5DC9B622" w:rsidR="00884A31" w:rsidRPr="00702EE3" w:rsidRDefault="00884A31" w:rsidP="006D548E">
                  <w:pPr>
                    <w:jc w:val="right"/>
                    <w:rPr>
                      <w:rFonts w:asciiTheme="minorHAnsi" w:hAnsiTheme="minorHAnsi" w:cs="Arial"/>
                      <w:sz w:val="22"/>
                      <w:szCs w:val="22"/>
                      <w:lang w:val="it-IT"/>
                    </w:rPr>
                  </w:pPr>
                </w:p>
              </w:tc>
            </w:tr>
            <w:tr w:rsidR="006802D0" w:rsidRPr="00702EE3" w14:paraId="4476EB19" w14:textId="08673A87" w:rsidTr="006C48EC">
              <w:trPr>
                <w:trHeight w:val="255"/>
              </w:trPr>
              <w:tc>
                <w:tcPr>
                  <w:tcW w:w="2817" w:type="pct"/>
                  <w:tcBorders>
                    <w:top w:val="nil"/>
                    <w:left w:val="single" w:sz="8" w:space="0" w:color="008080"/>
                    <w:bottom w:val="single" w:sz="4" w:space="0" w:color="008080"/>
                    <w:right w:val="nil"/>
                  </w:tcBorders>
                  <w:shd w:val="clear" w:color="auto" w:fill="auto"/>
                  <w:vAlign w:val="center"/>
                </w:tcPr>
                <w:p w14:paraId="5D6DFD9C" w14:textId="005997D3" w:rsidR="00884A31" w:rsidRPr="00702EE3" w:rsidRDefault="00884A31" w:rsidP="006D548E">
                  <w:pPr>
                    <w:rPr>
                      <w:rFonts w:asciiTheme="minorHAnsi" w:hAnsiTheme="minorHAnsi" w:cs="Arial"/>
                      <w:sz w:val="22"/>
                      <w:szCs w:val="22"/>
                      <w:lang w:val="it-IT"/>
                    </w:rPr>
                  </w:pPr>
                  <w:r w:rsidRPr="00702EE3">
                    <w:rPr>
                      <w:rFonts w:asciiTheme="minorHAnsi" w:hAnsiTheme="minorHAnsi" w:cs="Arial"/>
                      <w:sz w:val="22"/>
                      <w:szCs w:val="22"/>
                      <w:lang w:val="it-IT"/>
                    </w:rPr>
                    <w:t>5.2.3 Cota aferentă ISC pentru controlul statului în amenajarea teritoriului, urbanism și pentru autorizarea lucrărilor de construcții</w:t>
                  </w:r>
                </w:p>
              </w:tc>
              <w:tc>
                <w:tcPr>
                  <w:tcW w:w="427" w:type="pct"/>
                  <w:tcBorders>
                    <w:top w:val="nil"/>
                    <w:left w:val="single" w:sz="8" w:space="0" w:color="008080"/>
                    <w:bottom w:val="single" w:sz="4" w:space="0" w:color="008080"/>
                    <w:right w:val="single" w:sz="4" w:space="0" w:color="008080"/>
                  </w:tcBorders>
                  <w:shd w:val="clear" w:color="auto" w:fill="auto"/>
                  <w:noWrap/>
                  <w:vAlign w:val="bottom"/>
                </w:tcPr>
                <w:p w14:paraId="5FA7211D" w14:textId="082229C3" w:rsidR="00884A31" w:rsidRPr="00702EE3" w:rsidRDefault="00884A31" w:rsidP="006D548E">
                  <w:pPr>
                    <w:rPr>
                      <w:rFonts w:asciiTheme="minorHAnsi" w:hAnsiTheme="minorHAnsi" w:cs="Arial"/>
                      <w:sz w:val="22"/>
                      <w:szCs w:val="22"/>
                      <w:lang w:val="it-IT"/>
                    </w:rPr>
                  </w:pPr>
                </w:p>
              </w:tc>
              <w:tc>
                <w:tcPr>
                  <w:tcW w:w="319" w:type="pct"/>
                  <w:tcBorders>
                    <w:top w:val="nil"/>
                    <w:left w:val="nil"/>
                    <w:bottom w:val="single" w:sz="4" w:space="0" w:color="008080"/>
                    <w:right w:val="single" w:sz="8" w:space="0" w:color="008080"/>
                  </w:tcBorders>
                  <w:shd w:val="clear" w:color="auto" w:fill="auto"/>
                  <w:noWrap/>
                  <w:vAlign w:val="center"/>
                </w:tcPr>
                <w:p w14:paraId="29AE2E67" w14:textId="21A8C27C" w:rsidR="00884A31" w:rsidRPr="00702EE3" w:rsidRDefault="00884A31" w:rsidP="006D548E">
                  <w:pPr>
                    <w:jc w:val="right"/>
                    <w:rPr>
                      <w:rFonts w:asciiTheme="minorHAnsi" w:hAnsiTheme="minorHAnsi" w:cs="Arial"/>
                      <w:sz w:val="22"/>
                      <w:szCs w:val="22"/>
                      <w:lang w:val="it-IT"/>
                    </w:rPr>
                  </w:pPr>
                </w:p>
              </w:tc>
              <w:tc>
                <w:tcPr>
                  <w:tcW w:w="426" w:type="pct"/>
                  <w:tcBorders>
                    <w:top w:val="nil"/>
                    <w:left w:val="nil"/>
                    <w:bottom w:val="single" w:sz="4" w:space="0" w:color="008080"/>
                    <w:right w:val="single" w:sz="4" w:space="0" w:color="008080"/>
                  </w:tcBorders>
                  <w:shd w:val="clear" w:color="auto" w:fill="auto"/>
                  <w:noWrap/>
                  <w:vAlign w:val="bottom"/>
                </w:tcPr>
                <w:p w14:paraId="1A36E93B" w14:textId="6239CA14" w:rsidR="00884A31" w:rsidRPr="00702EE3" w:rsidRDefault="00884A31" w:rsidP="006D548E">
                  <w:pPr>
                    <w:rPr>
                      <w:rFonts w:asciiTheme="minorHAnsi" w:hAnsiTheme="minorHAnsi" w:cs="Arial"/>
                      <w:sz w:val="22"/>
                      <w:szCs w:val="22"/>
                      <w:lang w:val="it-IT"/>
                    </w:rPr>
                  </w:pPr>
                </w:p>
              </w:tc>
              <w:tc>
                <w:tcPr>
                  <w:tcW w:w="266" w:type="pct"/>
                  <w:tcBorders>
                    <w:top w:val="nil"/>
                    <w:left w:val="nil"/>
                    <w:bottom w:val="single" w:sz="4" w:space="0" w:color="008080"/>
                    <w:right w:val="single" w:sz="8" w:space="0" w:color="008080"/>
                  </w:tcBorders>
                  <w:shd w:val="clear" w:color="auto" w:fill="auto"/>
                  <w:noWrap/>
                  <w:vAlign w:val="center"/>
                </w:tcPr>
                <w:p w14:paraId="479E3EAC" w14:textId="5E0A5750" w:rsidR="00884A31" w:rsidRPr="00702EE3" w:rsidRDefault="00884A31" w:rsidP="006D548E">
                  <w:pPr>
                    <w:jc w:val="right"/>
                    <w:rPr>
                      <w:rFonts w:asciiTheme="minorHAnsi" w:hAnsiTheme="minorHAnsi" w:cs="Arial"/>
                      <w:sz w:val="22"/>
                      <w:szCs w:val="22"/>
                      <w:lang w:val="it-IT"/>
                    </w:rPr>
                  </w:pPr>
                </w:p>
              </w:tc>
              <w:tc>
                <w:tcPr>
                  <w:tcW w:w="319" w:type="pct"/>
                  <w:tcBorders>
                    <w:top w:val="nil"/>
                    <w:left w:val="nil"/>
                    <w:bottom w:val="single" w:sz="4" w:space="0" w:color="008080"/>
                    <w:right w:val="single" w:sz="4" w:space="0" w:color="008080"/>
                  </w:tcBorders>
                  <w:shd w:val="clear" w:color="auto" w:fill="auto"/>
                  <w:noWrap/>
                  <w:vAlign w:val="bottom"/>
                </w:tcPr>
                <w:p w14:paraId="1CD715D7" w14:textId="4DC48BC0" w:rsidR="00884A31" w:rsidRPr="00702EE3" w:rsidRDefault="00884A31" w:rsidP="006D548E">
                  <w:pPr>
                    <w:rPr>
                      <w:rFonts w:asciiTheme="minorHAnsi" w:hAnsiTheme="minorHAnsi" w:cs="Arial"/>
                      <w:sz w:val="22"/>
                      <w:szCs w:val="22"/>
                      <w:lang w:val="it-IT"/>
                    </w:rPr>
                  </w:pPr>
                </w:p>
              </w:tc>
              <w:tc>
                <w:tcPr>
                  <w:tcW w:w="426" w:type="pct"/>
                  <w:tcBorders>
                    <w:top w:val="nil"/>
                    <w:left w:val="nil"/>
                    <w:bottom w:val="single" w:sz="4" w:space="0" w:color="008080"/>
                    <w:right w:val="single" w:sz="8" w:space="0" w:color="008080"/>
                  </w:tcBorders>
                  <w:shd w:val="clear" w:color="auto" w:fill="auto"/>
                  <w:noWrap/>
                  <w:vAlign w:val="bottom"/>
                </w:tcPr>
                <w:p w14:paraId="026DAC48" w14:textId="08322FFA" w:rsidR="00884A31" w:rsidRPr="00702EE3" w:rsidRDefault="00884A31" w:rsidP="006D548E">
                  <w:pPr>
                    <w:jc w:val="right"/>
                    <w:rPr>
                      <w:rFonts w:asciiTheme="minorHAnsi" w:hAnsiTheme="minorHAnsi" w:cs="Arial"/>
                      <w:sz w:val="22"/>
                      <w:szCs w:val="22"/>
                      <w:lang w:val="it-IT"/>
                    </w:rPr>
                  </w:pPr>
                </w:p>
              </w:tc>
            </w:tr>
            <w:tr w:rsidR="006802D0" w:rsidRPr="00702EE3" w14:paraId="6A4CBE05" w14:textId="456E6F41" w:rsidTr="006C48EC">
              <w:trPr>
                <w:trHeight w:val="255"/>
              </w:trPr>
              <w:tc>
                <w:tcPr>
                  <w:tcW w:w="2817" w:type="pct"/>
                  <w:tcBorders>
                    <w:top w:val="nil"/>
                    <w:left w:val="single" w:sz="8" w:space="0" w:color="008080"/>
                    <w:bottom w:val="single" w:sz="4" w:space="0" w:color="008080"/>
                    <w:right w:val="nil"/>
                  </w:tcBorders>
                  <w:shd w:val="clear" w:color="auto" w:fill="auto"/>
                  <w:vAlign w:val="center"/>
                </w:tcPr>
                <w:p w14:paraId="2125E69E" w14:textId="43B13695" w:rsidR="00884A31" w:rsidRPr="00702EE3" w:rsidRDefault="00884A31" w:rsidP="006D548E">
                  <w:pPr>
                    <w:rPr>
                      <w:rFonts w:asciiTheme="minorHAnsi" w:hAnsiTheme="minorHAnsi" w:cs="Arial"/>
                      <w:sz w:val="22"/>
                      <w:szCs w:val="22"/>
                      <w:lang w:val="it-IT"/>
                    </w:rPr>
                  </w:pPr>
                  <w:r w:rsidRPr="00702EE3">
                    <w:rPr>
                      <w:rFonts w:asciiTheme="minorHAnsi" w:hAnsiTheme="minorHAnsi" w:cs="Arial"/>
                      <w:sz w:val="22"/>
                      <w:szCs w:val="22"/>
                      <w:lang w:val="it-IT"/>
                    </w:rPr>
                    <w:t>5.2.4 Cota aferentă Casei sociale a Constructorilor- CSC</w:t>
                  </w:r>
                  <w:r w:rsidR="00CC0743" w:rsidRPr="00702EE3">
                    <w:rPr>
                      <w:rFonts w:asciiTheme="minorHAnsi" w:hAnsiTheme="minorHAnsi" w:cs="Arial"/>
                      <w:sz w:val="22"/>
                      <w:szCs w:val="22"/>
                      <w:lang w:val="it-IT"/>
                    </w:rPr>
                    <w:t xml:space="preserve"> (N)</w:t>
                  </w:r>
                </w:p>
              </w:tc>
              <w:tc>
                <w:tcPr>
                  <w:tcW w:w="427" w:type="pct"/>
                  <w:tcBorders>
                    <w:top w:val="nil"/>
                    <w:left w:val="single" w:sz="8" w:space="0" w:color="008080"/>
                    <w:bottom w:val="single" w:sz="4" w:space="0" w:color="008080"/>
                    <w:right w:val="single" w:sz="4" w:space="0" w:color="008080"/>
                  </w:tcBorders>
                  <w:shd w:val="clear" w:color="auto" w:fill="auto"/>
                  <w:noWrap/>
                  <w:vAlign w:val="bottom"/>
                </w:tcPr>
                <w:p w14:paraId="460CFF49" w14:textId="0087CD2C" w:rsidR="00884A31" w:rsidRPr="00702EE3" w:rsidRDefault="00884A31" w:rsidP="006D548E">
                  <w:pPr>
                    <w:rPr>
                      <w:rFonts w:asciiTheme="minorHAnsi" w:hAnsiTheme="minorHAnsi" w:cs="Arial"/>
                      <w:sz w:val="22"/>
                      <w:szCs w:val="22"/>
                      <w:lang w:val="it-IT"/>
                    </w:rPr>
                  </w:pPr>
                </w:p>
              </w:tc>
              <w:tc>
                <w:tcPr>
                  <w:tcW w:w="319" w:type="pct"/>
                  <w:tcBorders>
                    <w:top w:val="nil"/>
                    <w:left w:val="nil"/>
                    <w:bottom w:val="single" w:sz="4" w:space="0" w:color="008080"/>
                    <w:right w:val="single" w:sz="8" w:space="0" w:color="008080"/>
                  </w:tcBorders>
                  <w:shd w:val="clear" w:color="auto" w:fill="auto"/>
                  <w:noWrap/>
                  <w:vAlign w:val="center"/>
                </w:tcPr>
                <w:p w14:paraId="7BAA5CB9" w14:textId="74D6B8B2" w:rsidR="00884A31" w:rsidRPr="00702EE3" w:rsidRDefault="00884A31" w:rsidP="006D548E">
                  <w:pPr>
                    <w:jc w:val="right"/>
                    <w:rPr>
                      <w:rFonts w:asciiTheme="minorHAnsi" w:hAnsiTheme="minorHAnsi" w:cs="Arial"/>
                      <w:sz w:val="22"/>
                      <w:szCs w:val="22"/>
                      <w:lang w:val="it-IT"/>
                    </w:rPr>
                  </w:pPr>
                </w:p>
              </w:tc>
              <w:tc>
                <w:tcPr>
                  <w:tcW w:w="426" w:type="pct"/>
                  <w:tcBorders>
                    <w:top w:val="nil"/>
                    <w:left w:val="nil"/>
                    <w:bottom w:val="single" w:sz="4" w:space="0" w:color="008080"/>
                    <w:right w:val="single" w:sz="4" w:space="0" w:color="008080"/>
                  </w:tcBorders>
                  <w:shd w:val="clear" w:color="auto" w:fill="auto"/>
                  <w:noWrap/>
                  <w:vAlign w:val="bottom"/>
                </w:tcPr>
                <w:p w14:paraId="51B410CE" w14:textId="6C7868D8" w:rsidR="00884A31" w:rsidRPr="00702EE3" w:rsidRDefault="00884A31" w:rsidP="006D548E">
                  <w:pPr>
                    <w:rPr>
                      <w:rFonts w:asciiTheme="minorHAnsi" w:hAnsiTheme="minorHAnsi" w:cs="Arial"/>
                      <w:sz w:val="22"/>
                      <w:szCs w:val="22"/>
                      <w:lang w:val="it-IT"/>
                    </w:rPr>
                  </w:pPr>
                </w:p>
              </w:tc>
              <w:tc>
                <w:tcPr>
                  <w:tcW w:w="266" w:type="pct"/>
                  <w:tcBorders>
                    <w:top w:val="nil"/>
                    <w:left w:val="nil"/>
                    <w:bottom w:val="single" w:sz="4" w:space="0" w:color="008080"/>
                    <w:right w:val="single" w:sz="8" w:space="0" w:color="008080"/>
                  </w:tcBorders>
                  <w:shd w:val="clear" w:color="auto" w:fill="auto"/>
                  <w:noWrap/>
                  <w:vAlign w:val="center"/>
                </w:tcPr>
                <w:p w14:paraId="03F58263" w14:textId="625B064D" w:rsidR="00884A31" w:rsidRPr="00702EE3" w:rsidRDefault="00884A31" w:rsidP="006D548E">
                  <w:pPr>
                    <w:jc w:val="right"/>
                    <w:rPr>
                      <w:rFonts w:asciiTheme="minorHAnsi" w:hAnsiTheme="minorHAnsi" w:cs="Arial"/>
                      <w:sz w:val="22"/>
                      <w:szCs w:val="22"/>
                      <w:lang w:val="it-IT"/>
                    </w:rPr>
                  </w:pPr>
                </w:p>
              </w:tc>
              <w:tc>
                <w:tcPr>
                  <w:tcW w:w="319" w:type="pct"/>
                  <w:tcBorders>
                    <w:top w:val="nil"/>
                    <w:left w:val="nil"/>
                    <w:bottom w:val="single" w:sz="4" w:space="0" w:color="008080"/>
                    <w:right w:val="single" w:sz="4" w:space="0" w:color="008080"/>
                  </w:tcBorders>
                  <w:shd w:val="clear" w:color="auto" w:fill="auto"/>
                  <w:noWrap/>
                  <w:vAlign w:val="bottom"/>
                </w:tcPr>
                <w:p w14:paraId="7C97B161" w14:textId="590D9E19" w:rsidR="00884A31" w:rsidRPr="00702EE3" w:rsidRDefault="00884A31" w:rsidP="006D548E">
                  <w:pPr>
                    <w:rPr>
                      <w:rFonts w:asciiTheme="minorHAnsi" w:hAnsiTheme="minorHAnsi" w:cs="Arial"/>
                      <w:sz w:val="22"/>
                      <w:szCs w:val="22"/>
                      <w:lang w:val="it-IT"/>
                    </w:rPr>
                  </w:pPr>
                </w:p>
              </w:tc>
              <w:tc>
                <w:tcPr>
                  <w:tcW w:w="426" w:type="pct"/>
                  <w:tcBorders>
                    <w:top w:val="nil"/>
                    <w:left w:val="nil"/>
                    <w:bottom w:val="single" w:sz="4" w:space="0" w:color="008080"/>
                    <w:right w:val="single" w:sz="8" w:space="0" w:color="008080"/>
                  </w:tcBorders>
                  <w:shd w:val="clear" w:color="auto" w:fill="auto"/>
                  <w:noWrap/>
                  <w:vAlign w:val="bottom"/>
                </w:tcPr>
                <w:p w14:paraId="627CD6E3" w14:textId="7A771506" w:rsidR="00884A31" w:rsidRPr="00702EE3" w:rsidRDefault="00884A31" w:rsidP="006D548E">
                  <w:pPr>
                    <w:jc w:val="right"/>
                    <w:rPr>
                      <w:rFonts w:asciiTheme="minorHAnsi" w:hAnsiTheme="minorHAnsi" w:cs="Arial"/>
                      <w:sz w:val="22"/>
                      <w:szCs w:val="22"/>
                      <w:lang w:val="it-IT"/>
                    </w:rPr>
                  </w:pPr>
                </w:p>
              </w:tc>
            </w:tr>
            <w:tr w:rsidR="006802D0" w:rsidRPr="00702EE3" w14:paraId="0884D282" w14:textId="7D1167FC" w:rsidTr="006C48EC">
              <w:trPr>
                <w:trHeight w:val="255"/>
              </w:trPr>
              <w:tc>
                <w:tcPr>
                  <w:tcW w:w="2817" w:type="pct"/>
                  <w:tcBorders>
                    <w:top w:val="nil"/>
                    <w:left w:val="single" w:sz="8" w:space="0" w:color="008080"/>
                    <w:bottom w:val="single" w:sz="4" w:space="0" w:color="008080"/>
                    <w:right w:val="nil"/>
                  </w:tcBorders>
                  <w:shd w:val="clear" w:color="auto" w:fill="auto"/>
                  <w:vAlign w:val="center"/>
                </w:tcPr>
                <w:p w14:paraId="1D22B3D0" w14:textId="313EE132" w:rsidR="00884A31" w:rsidRPr="00702EE3" w:rsidRDefault="00884A31" w:rsidP="006D548E">
                  <w:pPr>
                    <w:rPr>
                      <w:rFonts w:asciiTheme="minorHAnsi" w:hAnsiTheme="minorHAnsi" w:cs="Arial"/>
                      <w:sz w:val="22"/>
                      <w:szCs w:val="22"/>
                      <w:lang w:val="it-IT"/>
                    </w:rPr>
                  </w:pPr>
                  <w:r w:rsidRPr="00702EE3">
                    <w:rPr>
                      <w:rFonts w:asciiTheme="minorHAnsi" w:hAnsiTheme="minorHAnsi" w:cs="Arial"/>
                      <w:sz w:val="22"/>
                      <w:szCs w:val="22"/>
                      <w:lang w:val="it-IT"/>
                    </w:rPr>
                    <w:t>5.2.5 Taxe pentru acorduri, avi</w:t>
                  </w:r>
                  <w:r w:rsidR="000A65E0" w:rsidRPr="00702EE3">
                    <w:rPr>
                      <w:rFonts w:asciiTheme="minorHAnsi" w:hAnsiTheme="minorHAnsi" w:cs="Arial"/>
                      <w:sz w:val="22"/>
                      <w:szCs w:val="22"/>
                      <w:lang w:val="it-IT"/>
                    </w:rPr>
                    <w:t>z</w:t>
                  </w:r>
                  <w:r w:rsidRPr="00702EE3">
                    <w:rPr>
                      <w:rFonts w:asciiTheme="minorHAnsi" w:hAnsiTheme="minorHAnsi" w:cs="Arial"/>
                      <w:sz w:val="22"/>
                      <w:szCs w:val="22"/>
                      <w:lang w:val="it-IT"/>
                    </w:rPr>
                    <w:t>e conforme și autorizația de construire/desființare</w:t>
                  </w:r>
                </w:p>
              </w:tc>
              <w:tc>
                <w:tcPr>
                  <w:tcW w:w="427" w:type="pct"/>
                  <w:tcBorders>
                    <w:top w:val="nil"/>
                    <w:left w:val="single" w:sz="8" w:space="0" w:color="008080"/>
                    <w:bottom w:val="single" w:sz="4" w:space="0" w:color="008080"/>
                    <w:right w:val="single" w:sz="4" w:space="0" w:color="008080"/>
                  </w:tcBorders>
                  <w:shd w:val="clear" w:color="auto" w:fill="auto"/>
                  <w:noWrap/>
                  <w:vAlign w:val="bottom"/>
                </w:tcPr>
                <w:p w14:paraId="5758FEEA" w14:textId="4246AF18" w:rsidR="00884A31" w:rsidRPr="00702EE3" w:rsidRDefault="00884A31" w:rsidP="006D548E">
                  <w:pPr>
                    <w:rPr>
                      <w:rFonts w:asciiTheme="minorHAnsi" w:hAnsiTheme="minorHAnsi" w:cs="Arial"/>
                      <w:sz w:val="22"/>
                      <w:szCs w:val="22"/>
                      <w:lang w:val="it-IT"/>
                    </w:rPr>
                  </w:pPr>
                </w:p>
              </w:tc>
              <w:tc>
                <w:tcPr>
                  <w:tcW w:w="319" w:type="pct"/>
                  <w:tcBorders>
                    <w:top w:val="nil"/>
                    <w:left w:val="nil"/>
                    <w:bottom w:val="single" w:sz="4" w:space="0" w:color="008080"/>
                    <w:right w:val="single" w:sz="8" w:space="0" w:color="008080"/>
                  </w:tcBorders>
                  <w:shd w:val="clear" w:color="auto" w:fill="auto"/>
                  <w:noWrap/>
                  <w:vAlign w:val="center"/>
                </w:tcPr>
                <w:p w14:paraId="0C38345F" w14:textId="2CB7F23B" w:rsidR="00884A31" w:rsidRPr="00702EE3" w:rsidRDefault="00884A31" w:rsidP="006D548E">
                  <w:pPr>
                    <w:jc w:val="right"/>
                    <w:rPr>
                      <w:rFonts w:asciiTheme="minorHAnsi" w:hAnsiTheme="minorHAnsi" w:cs="Arial"/>
                      <w:sz w:val="22"/>
                      <w:szCs w:val="22"/>
                      <w:lang w:val="it-IT"/>
                    </w:rPr>
                  </w:pPr>
                </w:p>
              </w:tc>
              <w:tc>
                <w:tcPr>
                  <w:tcW w:w="426" w:type="pct"/>
                  <w:tcBorders>
                    <w:top w:val="nil"/>
                    <w:left w:val="nil"/>
                    <w:bottom w:val="single" w:sz="4" w:space="0" w:color="008080"/>
                    <w:right w:val="single" w:sz="4" w:space="0" w:color="008080"/>
                  </w:tcBorders>
                  <w:shd w:val="clear" w:color="auto" w:fill="auto"/>
                  <w:noWrap/>
                  <w:vAlign w:val="bottom"/>
                </w:tcPr>
                <w:p w14:paraId="633DE06C" w14:textId="27D47D74" w:rsidR="00884A31" w:rsidRPr="00702EE3" w:rsidRDefault="00884A31" w:rsidP="006D548E">
                  <w:pPr>
                    <w:rPr>
                      <w:rFonts w:asciiTheme="minorHAnsi" w:hAnsiTheme="minorHAnsi" w:cs="Arial"/>
                      <w:sz w:val="22"/>
                      <w:szCs w:val="22"/>
                      <w:lang w:val="it-IT"/>
                    </w:rPr>
                  </w:pPr>
                </w:p>
              </w:tc>
              <w:tc>
                <w:tcPr>
                  <w:tcW w:w="266" w:type="pct"/>
                  <w:tcBorders>
                    <w:top w:val="nil"/>
                    <w:left w:val="nil"/>
                    <w:bottom w:val="single" w:sz="4" w:space="0" w:color="008080"/>
                    <w:right w:val="single" w:sz="8" w:space="0" w:color="008080"/>
                  </w:tcBorders>
                  <w:shd w:val="clear" w:color="auto" w:fill="auto"/>
                  <w:noWrap/>
                  <w:vAlign w:val="center"/>
                </w:tcPr>
                <w:p w14:paraId="57D78D1D" w14:textId="1DDD9193" w:rsidR="00884A31" w:rsidRPr="00702EE3" w:rsidRDefault="00884A31" w:rsidP="006D548E">
                  <w:pPr>
                    <w:jc w:val="right"/>
                    <w:rPr>
                      <w:rFonts w:asciiTheme="minorHAnsi" w:hAnsiTheme="minorHAnsi" w:cs="Arial"/>
                      <w:sz w:val="22"/>
                      <w:szCs w:val="22"/>
                      <w:lang w:val="it-IT"/>
                    </w:rPr>
                  </w:pPr>
                </w:p>
              </w:tc>
              <w:tc>
                <w:tcPr>
                  <w:tcW w:w="319" w:type="pct"/>
                  <w:tcBorders>
                    <w:top w:val="nil"/>
                    <w:left w:val="nil"/>
                    <w:bottom w:val="single" w:sz="4" w:space="0" w:color="008080"/>
                    <w:right w:val="single" w:sz="4" w:space="0" w:color="008080"/>
                  </w:tcBorders>
                  <w:shd w:val="clear" w:color="auto" w:fill="auto"/>
                  <w:noWrap/>
                  <w:vAlign w:val="bottom"/>
                </w:tcPr>
                <w:p w14:paraId="034D715F" w14:textId="5826845A" w:rsidR="00884A31" w:rsidRPr="00702EE3" w:rsidRDefault="00884A31" w:rsidP="006D548E">
                  <w:pPr>
                    <w:rPr>
                      <w:rFonts w:asciiTheme="minorHAnsi" w:hAnsiTheme="minorHAnsi" w:cs="Arial"/>
                      <w:sz w:val="22"/>
                      <w:szCs w:val="22"/>
                      <w:lang w:val="it-IT"/>
                    </w:rPr>
                  </w:pPr>
                </w:p>
              </w:tc>
              <w:tc>
                <w:tcPr>
                  <w:tcW w:w="426" w:type="pct"/>
                  <w:tcBorders>
                    <w:top w:val="nil"/>
                    <w:left w:val="nil"/>
                    <w:bottom w:val="single" w:sz="4" w:space="0" w:color="008080"/>
                    <w:right w:val="single" w:sz="8" w:space="0" w:color="008080"/>
                  </w:tcBorders>
                  <w:shd w:val="clear" w:color="auto" w:fill="auto"/>
                  <w:noWrap/>
                  <w:vAlign w:val="bottom"/>
                </w:tcPr>
                <w:p w14:paraId="4D030933" w14:textId="58B04344" w:rsidR="00884A31" w:rsidRPr="00702EE3" w:rsidRDefault="00884A31" w:rsidP="006D548E">
                  <w:pPr>
                    <w:jc w:val="right"/>
                    <w:rPr>
                      <w:rFonts w:asciiTheme="minorHAnsi" w:hAnsiTheme="minorHAnsi" w:cs="Arial"/>
                      <w:sz w:val="22"/>
                      <w:szCs w:val="22"/>
                      <w:lang w:val="it-IT"/>
                    </w:rPr>
                  </w:pPr>
                </w:p>
              </w:tc>
            </w:tr>
            <w:tr w:rsidR="006802D0" w:rsidRPr="00702EE3" w14:paraId="7862933F" w14:textId="69952E6E" w:rsidTr="006C48EC">
              <w:trPr>
                <w:trHeight w:val="255"/>
              </w:trPr>
              <w:tc>
                <w:tcPr>
                  <w:tcW w:w="2817" w:type="pct"/>
                  <w:tcBorders>
                    <w:top w:val="nil"/>
                    <w:left w:val="single" w:sz="8" w:space="0" w:color="008080"/>
                    <w:bottom w:val="single" w:sz="4" w:space="0" w:color="008080"/>
                    <w:right w:val="nil"/>
                  </w:tcBorders>
                  <w:shd w:val="clear" w:color="auto" w:fill="auto"/>
                  <w:vAlign w:val="center"/>
                </w:tcPr>
                <w:p w14:paraId="6A8C7BB2" w14:textId="66DA549B" w:rsidR="006D548E" w:rsidRPr="00702EE3" w:rsidRDefault="006D548E" w:rsidP="006D548E">
                  <w:pPr>
                    <w:rPr>
                      <w:rFonts w:asciiTheme="minorHAnsi" w:hAnsiTheme="minorHAnsi" w:cs="Arial"/>
                      <w:sz w:val="22"/>
                      <w:szCs w:val="22"/>
                      <w:lang w:val="it-IT"/>
                    </w:rPr>
                  </w:pPr>
                  <w:r w:rsidRPr="00702EE3">
                    <w:rPr>
                      <w:rFonts w:asciiTheme="minorHAnsi" w:hAnsiTheme="minorHAnsi" w:cs="Arial"/>
                      <w:sz w:val="22"/>
                      <w:szCs w:val="22"/>
                      <w:lang w:val="it-IT"/>
                    </w:rPr>
                    <w:t>5.3 Cheltuieli diverse şi neprevăzute</w:t>
                  </w:r>
                </w:p>
              </w:tc>
              <w:tc>
                <w:tcPr>
                  <w:tcW w:w="427" w:type="pct"/>
                  <w:tcBorders>
                    <w:top w:val="nil"/>
                    <w:left w:val="single" w:sz="8" w:space="0" w:color="008080"/>
                    <w:bottom w:val="single" w:sz="4" w:space="0" w:color="008080"/>
                    <w:right w:val="single" w:sz="4" w:space="0" w:color="008080"/>
                  </w:tcBorders>
                  <w:shd w:val="clear" w:color="auto" w:fill="auto"/>
                  <w:noWrap/>
                  <w:vAlign w:val="center"/>
                </w:tcPr>
                <w:p w14:paraId="2A725DE4" w14:textId="60ECACC0" w:rsidR="006D548E" w:rsidRPr="00702EE3" w:rsidRDefault="006D548E" w:rsidP="006D548E">
                  <w:pPr>
                    <w:jc w:val="right"/>
                    <w:rPr>
                      <w:rFonts w:asciiTheme="minorHAnsi" w:hAnsiTheme="minorHAnsi" w:cs="Arial"/>
                      <w:sz w:val="22"/>
                      <w:szCs w:val="22"/>
                      <w:lang w:val="it-IT"/>
                    </w:rPr>
                  </w:pPr>
                </w:p>
              </w:tc>
              <w:tc>
                <w:tcPr>
                  <w:tcW w:w="319" w:type="pct"/>
                  <w:tcBorders>
                    <w:top w:val="nil"/>
                    <w:left w:val="nil"/>
                    <w:bottom w:val="single" w:sz="4" w:space="0" w:color="008080"/>
                    <w:right w:val="single" w:sz="8" w:space="0" w:color="008080"/>
                  </w:tcBorders>
                  <w:shd w:val="clear" w:color="auto" w:fill="auto"/>
                  <w:noWrap/>
                  <w:vAlign w:val="center"/>
                </w:tcPr>
                <w:p w14:paraId="0088C1D5" w14:textId="72AC37E9" w:rsidR="006D548E" w:rsidRPr="00702EE3" w:rsidRDefault="006D548E" w:rsidP="006D548E">
                  <w:pPr>
                    <w:jc w:val="right"/>
                    <w:rPr>
                      <w:rFonts w:asciiTheme="minorHAnsi" w:hAnsiTheme="minorHAnsi" w:cs="Arial"/>
                      <w:sz w:val="22"/>
                      <w:szCs w:val="22"/>
                      <w:lang w:val="it-IT"/>
                    </w:rPr>
                  </w:pPr>
                </w:p>
              </w:tc>
              <w:tc>
                <w:tcPr>
                  <w:tcW w:w="426" w:type="pct"/>
                  <w:tcBorders>
                    <w:top w:val="nil"/>
                    <w:left w:val="nil"/>
                    <w:bottom w:val="single" w:sz="4" w:space="0" w:color="008080"/>
                    <w:right w:val="single" w:sz="4" w:space="0" w:color="008080"/>
                  </w:tcBorders>
                  <w:shd w:val="clear" w:color="auto" w:fill="auto"/>
                  <w:noWrap/>
                  <w:vAlign w:val="center"/>
                </w:tcPr>
                <w:p w14:paraId="1980BF3B" w14:textId="53E9D0A4" w:rsidR="006D548E" w:rsidRPr="00702EE3" w:rsidRDefault="006D548E" w:rsidP="006D548E">
                  <w:pPr>
                    <w:jc w:val="right"/>
                    <w:rPr>
                      <w:rFonts w:asciiTheme="minorHAnsi" w:hAnsiTheme="minorHAnsi" w:cs="Arial"/>
                      <w:sz w:val="22"/>
                      <w:szCs w:val="22"/>
                      <w:lang w:val="it-IT"/>
                    </w:rPr>
                  </w:pPr>
                </w:p>
              </w:tc>
              <w:tc>
                <w:tcPr>
                  <w:tcW w:w="266" w:type="pct"/>
                  <w:tcBorders>
                    <w:top w:val="nil"/>
                    <w:left w:val="nil"/>
                    <w:bottom w:val="single" w:sz="4" w:space="0" w:color="008080"/>
                    <w:right w:val="single" w:sz="8" w:space="0" w:color="008080"/>
                  </w:tcBorders>
                  <w:shd w:val="clear" w:color="auto" w:fill="auto"/>
                  <w:noWrap/>
                  <w:vAlign w:val="center"/>
                </w:tcPr>
                <w:p w14:paraId="7B34EC69" w14:textId="4BF60C1A" w:rsidR="006D548E" w:rsidRPr="00702EE3" w:rsidRDefault="006D548E" w:rsidP="006D548E">
                  <w:pPr>
                    <w:jc w:val="right"/>
                    <w:rPr>
                      <w:rFonts w:asciiTheme="minorHAnsi" w:hAnsiTheme="minorHAnsi" w:cs="Arial"/>
                      <w:sz w:val="22"/>
                      <w:szCs w:val="22"/>
                      <w:lang w:val="it-IT"/>
                    </w:rPr>
                  </w:pPr>
                </w:p>
              </w:tc>
              <w:tc>
                <w:tcPr>
                  <w:tcW w:w="319" w:type="pct"/>
                  <w:tcBorders>
                    <w:top w:val="nil"/>
                    <w:left w:val="nil"/>
                    <w:bottom w:val="single" w:sz="4" w:space="0" w:color="008080"/>
                    <w:right w:val="single" w:sz="4" w:space="0" w:color="008080"/>
                  </w:tcBorders>
                  <w:shd w:val="clear" w:color="auto" w:fill="auto"/>
                  <w:noWrap/>
                  <w:vAlign w:val="bottom"/>
                </w:tcPr>
                <w:p w14:paraId="385E6368" w14:textId="393B2A32" w:rsidR="006D548E" w:rsidRPr="00702EE3" w:rsidRDefault="006D548E" w:rsidP="006D548E">
                  <w:pPr>
                    <w:jc w:val="right"/>
                    <w:rPr>
                      <w:rFonts w:asciiTheme="minorHAnsi" w:hAnsiTheme="minorHAnsi" w:cs="Arial"/>
                      <w:sz w:val="22"/>
                      <w:szCs w:val="22"/>
                      <w:lang w:val="it-IT"/>
                    </w:rPr>
                  </w:pPr>
                </w:p>
              </w:tc>
              <w:tc>
                <w:tcPr>
                  <w:tcW w:w="426" w:type="pct"/>
                  <w:tcBorders>
                    <w:top w:val="nil"/>
                    <w:left w:val="nil"/>
                    <w:bottom w:val="single" w:sz="4" w:space="0" w:color="008080"/>
                    <w:right w:val="single" w:sz="8" w:space="0" w:color="008080"/>
                  </w:tcBorders>
                  <w:shd w:val="clear" w:color="auto" w:fill="auto"/>
                  <w:noWrap/>
                  <w:vAlign w:val="bottom"/>
                </w:tcPr>
                <w:p w14:paraId="18185431" w14:textId="2DCE9775" w:rsidR="006D548E" w:rsidRPr="00702EE3" w:rsidRDefault="006D548E" w:rsidP="006D548E">
                  <w:pPr>
                    <w:jc w:val="right"/>
                    <w:rPr>
                      <w:rFonts w:asciiTheme="minorHAnsi" w:hAnsiTheme="minorHAnsi" w:cs="Arial"/>
                      <w:sz w:val="22"/>
                      <w:szCs w:val="22"/>
                      <w:lang w:val="it-IT"/>
                    </w:rPr>
                  </w:pPr>
                </w:p>
              </w:tc>
            </w:tr>
            <w:tr w:rsidR="006802D0" w:rsidRPr="00702EE3" w14:paraId="04505E6D" w14:textId="36082BDB" w:rsidTr="006C48EC">
              <w:trPr>
                <w:trHeight w:val="255"/>
              </w:trPr>
              <w:tc>
                <w:tcPr>
                  <w:tcW w:w="2817" w:type="pct"/>
                  <w:tcBorders>
                    <w:top w:val="nil"/>
                    <w:left w:val="single" w:sz="8" w:space="0" w:color="008080"/>
                    <w:bottom w:val="single" w:sz="4" w:space="0" w:color="008080"/>
                    <w:right w:val="nil"/>
                  </w:tcBorders>
                  <w:shd w:val="clear" w:color="auto" w:fill="auto"/>
                  <w:vAlign w:val="center"/>
                </w:tcPr>
                <w:p w14:paraId="78B7C19B" w14:textId="1D39D5F9" w:rsidR="00822F87" w:rsidRPr="00702EE3" w:rsidRDefault="00822F87" w:rsidP="006D548E">
                  <w:pPr>
                    <w:rPr>
                      <w:rFonts w:asciiTheme="minorHAnsi" w:hAnsiTheme="minorHAnsi" w:cs="Arial"/>
                      <w:sz w:val="22"/>
                      <w:szCs w:val="22"/>
                      <w:lang w:val="it-IT"/>
                    </w:rPr>
                  </w:pPr>
                  <w:r w:rsidRPr="00702EE3">
                    <w:rPr>
                      <w:rFonts w:asciiTheme="minorHAnsi" w:hAnsiTheme="minorHAnsi" w:cs="Arial"/>
                      <w:sz w:val="22"/>
                      <w:szCs w:val="22"/>
                      <w:lang w:val="it-IT"/>
                    </w:rPr>
                    <w:t>5.4 Cheltuieli pentru informare și publicitate</w:t>
                  </w:r>
                  <w:r w:rsidR="00CC0743" w:rsidRPr="00702EE3">
                    <w:rPr>
                      <w:rFonts w:asciiTheme="minorHAnsi" w:hAnsiTheme="minorHAnsi" w:cs="Arial"/>
                      <w:sz w:val="22"/>
                      <w:szCs w:val="22"/>
                      <w:lang w:val="it-IT"/>
                    </w:rPr>
                    <w:t xml:space="preserve"> (N)</w:t>
                  </w:r>
                </w:p>
              </w:tc>
              <w:tc>
                <w:tcPr>
                  <w:tcW w:w="427" w:type="pct"/>
                  <w:tcBorders>
                    <w:top w:val="nil"/>
                    <w:left w:val="single" w:sz="8" w:space="0" w:color="008080"/>
                    <w:bottom w:val="single" w:sz="4" w:space="0" w:color="008080"/>
                    <w:right w:val="single" w:sz="4" w:space="0" w:color="008080"/>
                  </w:tcBorders>
                  <w:shd w:val="clear" w:color="auto" w:fill="auto"/>
                  <w:noWrap/>
                  <w:vAlign w:val="center"/>
                </w:tcPr>
                <w:p w14:paraId="3C8B62E7" w14:textId="4ED2611C" w:rsidR="00822F87" w:rsidRPr="00702EE3" w:rsidRDefault="00822F87" w:rsidP="006D548E">
                  <w:pPr>
                    <w:jc w:val="right"/>
                    <w:rPr>
                      <w:rFonts w:asciiTheme="minorHAnsi" w:hAnsiTheme="minorHAnsi" w:cs="Arial"/>
                      <w:sz w:val="22"/>
                      <w:szCs w:val="22"/>
                      <w:lang w:val="it-IT"/>
                    </w:rPr>
                  </w:pPr>
                </w:p>
              </w:tc>
              <w:tc>
                <w:tcPr>
                  <w:tcW w:w="319" w:type="pct"/>
                  <w:tcBorders>
                    <w:top w:val="nil"/>
                    <w:left w:val="nil"/>
                    <w:bottom w:val="single" w:sz="4" w:space="0" w:color="008080"/>
                    <w:right w:val="single" w:sz="8" w:space="0" w:color="008080"/>
                  </w:tcBorders>
                  <w:shd w:val="clear" w:color="auto" w:fill="auto"/>
                  <w:noWrap/>
                  <w:vAlign w:val="center"/>
                </w:tcPr>
                <w:p w14:paraId="4A5DFAAE" w14:textId="77E45D17" w:rsidR="00822F87" w:rsidRPr="00702EE3" w:rsidRDefault="00822F87" w:rsidP="006D548E">
                  <w:pPr>
                    <w:jc w:val="right"/>
                    <w:rPr>
                      <w:rFonts w:asciiTheme="minorHAnsi" w:hAnsiTheme="minorHAnsi" w:cs="Arial"/>
                      <w:sz w:val="22"/>
                      <w:szCs w:val="22"/>
                      <w:lang w:val="it-IT"/>
                    </w:rPr>
                  </w:pPr>
                </w:p>
              </w:tc>
              <w:tc>
                <w:tcPr>
                  <w:tcW w:w="426" w:type="pct"/>
                  <w:tcBorders>
                    <w:top w:val="nil"/>
                    <w:left w:val="nil"/>
                    <w:bottom w:val="single" w:sz="4" w:space="0" w:color="008080"/>
                    <w:right w:val="single" w:sz="4" w:space="0" w:color="008080"/>
                  </w:tcBorders>
                  <w:shd w:val="clear" w:color="auto" w:fill="auto"/>
                  <w:noWrap/>
                  <w:vAlign w:val="center"/>
                </w:tcPr>
                <w:p w14:paraId="1266B8FC" w14:textId="0ED4271B" w:rsidR="00822F87" w:rsidRPr="00702EE3" w:rsidRDefault="00822F87" w:rsidP="006D548E">
                  <w:pPr>
                    <w:jc w:val="right"/>
                    <w:rPr>
                      <w:rFonts w:asciiTheme="minorHAnsi" w:hAnsiTheme="minorHAnsi" w:cs="Arial"/>
                      <w:sz w:val="22"/>
                      <w:szCs w:val="22"/>
                      <w:lang w:val="it-IT"/>
                    </w:rPr>
                  </w:pPr>
                </w:p>
              </w:tc>
              <w:tc>
                <w:tcPr>
                  <w:tcW w:w="266" w:type="pct"/>
                  <w:tcBorders>
                    <w:top w:val="nil"/>
                    <w:left w:val="nil"/>
                    <w:bottom w:val="single" w:sz="4" w:space="0" w:color="008080"/>
                    <w:right w:val="single" w:sz="8" w:space="0" w:color="008080"/>
                  </w:tcBorders>
                  <w:shd w:val="clear" w:color="auto" w:fill="auto"/>
                  <w:noWrap/>
                  <w:vAlign w:val="center"/>
                </w:tcPr>
                <w:p w14:paraId="09D351E0" w14:textId="7BECF213" w:rsidR="00822F87" w:rsidRPr="00702EE3" w:rsidRDefault="00822F87" w:rsidP="006D548E">
                  <w:pPr>
                    <w:jc w:val="right"/>
                    <w:rPr>
                      <w:rFonts w:asciiTheme="minorHAnsi" w:hAnsiTheme="minorHAnsi" w:cs="Arial"/>
                      <w:sz w:val="22"/>
                      <w:szCs w:val="22"/>
                      <w:lang w:val="it-IT"/>
                    </w:rPr>
                  </w:pPr>
                </w:p>
              </w:tc>
              <w:tc>
                <w:tcPr>
                  <w:tcW w:w="319" w:type="pct"/>
                  <w:tcBorders>
                    <w:top w:val="nil"/>
                    <w:left w:val="nil"/>
                    <w:bottom w:val="single" w:sz="4" w:space="0" w:color="008080"/>
                    <w:right w:val="single" w:sz="4" w:space="0" w:color="008080"/>
                  </w:tcBorders>
                  <w:shd w:val="clear" w:color="auto" w:fill="auto"/>
                  <w:noWrap/>
                  <w:vAlign w:val="bottom"/>
                </w:tcPr>
                <w:p w14:paraId="0AF8A5F1" w14:textId="4C0FB6BE" w:rsidR="00822F87" w:rsidRPr="00702EE3" w:rsidRDefault="00822F87" w:rsidP="006D548E">
                  <w:pPr>
                    <w:jc w:val="right"/>
                    <w:rPr>
                      <w:rFonts w:asciiTheme="minorHAnsi" w:hAnsiTheme="minorHAnsi" w:cs="Arial"/>
                      <w:sz w:val="22"/>
                      <w:szCs w:val="22"/>
                      <w:lang w:val="it-IT"/>
                    </w:rPr>
                  </w:pPr>
                </w:p>
              </w:tc>
              <w:tc>
                <w:tcPr>
                  <w:tcW w:w="426" w:type="pct"/>
                  <w:tcBorders>
                    <w:top w:val="nil"/>
                    <w:left w:val="nil"/>
                    <w:bottom w:val="single" w:sz="4" w:space="0" w:color="008080"/>
                    <w:right w:val="single" w:sz="8" w:space="0" w:color="008080"/>
                  </w:tcBorders>
                  <w:shd w:val="clear" w:color="auto" w:fill="auto"/>
                  <w:noWrap/>
                  <w:vAlign w:val="bottom"/>
                </w:tcPr>
                <w:p w14:paraId="0002BE6F" w14:textId="11E269F9" w:rsidR="00822F87" w:rsidRPr="00702EE3" w:rsidRDefault="00822F87" w:rsidP="006D548E">
                  <w:pPr>
                    <w:jc w:val="right"/>
                    <w:rPr>
                      <w:rFonts w:asciiTheme="minorHAnsi" w:hAnsiTheme="minorHAnsi" w:cs="Arial"/>
                      <w:sz w:val="22"/>
                      <w:szCs w:val="22"/>
                      <w:lang w:val="it-IT"/>
                    </w:rPr>
                  </w:pPr>
                </w:p>
              </w:tc>
            </w:tr>
            <w:tr w:rsidR="006802D0" w:rsidRPr="00702EE3" w14:paraId="623EA7B9" w14:textId="199F820D" w:rsidTr="006C48EC">
              <w:trPr>
                <w:trHeight w:val="255"/>
              </w:trPr>
              <w:tc>
                <w:tcPr>
                  <w:tcW w:w="2817" w:type="pct"/>
                  <w:tcBorders>
                    <w:top w:val="nil"/>
                    <w:left w:val="single" w:sz="8" w:space="0" w:color="008080"/>
                    <w:bottom w:val="single" w:sz="4" w:space="0" w:color="008080"/>
                    <w:right w:val="nil"/>
                  </w:tcBorders>
                  <w:shd w:val="clear" w:color="auto" w:fill="auto"/>
                  <w:noWrap/>
                  <w:vAlign w:val="bottom"/>
                </w:tcPr>
                <w:p w14:paraId="1A43349F" w14:textId="0556B237" w:rsidR="006D548E" w:rsidRPr="00702EE3" w:rsidRDefault="006D548E" w:rsidP="00822F87">
                  <w:pPr>
                    <w:rPr>
                      <w:rFonts w:asciiTheme="minorHAnsi" w:hAnsiTheme="minorHAnsi" w:cs="Arial"/>
                      <w:b/>
                      <w:bCs/>
                      <w:sz w:val="22"/>
                      <w:szCs w:val="22"/>
                      <w:lang w:val="it-IT"/>
                    </w:rPr>
                  </w:pPr>
                  <w:r w:rsidRPr="00702EE3">
                    <w:rPr>
                      <w:rFonts w:asciiTheme="minorHAnsi" w:hAnsiTheme="minorHAnsi" w:cs="Arial"/>
                      <w:b/>
                      <w:bCs/>
                      <w:sz w:val="22"/>
                      <w:szCs w:val="22"/>
                      <w:lang w:val="it-IT"/>
                    </w:rPr>
                    <w:t xml:space="preserve"> Capitolul 6 Cheltuieli pentru </w:t>
                  </w:r>
                  <w:r w:rsidR="00822F87" w:rsidRPr="00702EE3">
                    <w:rPr>
                      <w:rFonts w:asciiTheme="minorHAnsi" w:hAnsiTheme="minorHAnsi" w:cs="Arial"/>
                      <w:b/>
                      <w:bCs/>
                      <w:sz w:val="22"/>
                      <w:szCs w:val="22"/>
                      <w:lang w:val="it-IT"/>
                    </w:rPr>
                    <w:t>probe tehnologice și teste</w:t>
                  </w:r>
                  <w:r w:rsidRPr="00702EE3">
                    <w:rPr>
                      <w:rFonts w:asciiTheme="minorHAnsi" w:hAnsiTheme="minorHAnsi" w:cs="Arial"/>
                      <w:b/>
                      <w:bCs/>
                      <w:sz w:val="22"/>
                      <w:szCs w:val="22"/>
                      <w:lang w:val="it-IT"/>
                    </w:rPr>
                    <w:t xml:space="preserve"> - total, din care: </w:t>
                  </w:r>
                </w:p>
              </w:tc>
              <w:tc>
                <w:tcPr>
                  <w:tcW w:w="427" w:type="pct"/>
                  <w:tcBorders>
                    <w:top w:val="nil"/>
                    <w:left w:val="single" w:sz="8" w:space="0" w:color="008080"/>
                    <w:bottom w:val="single" w:sz="4" w:space="0" w:color="008080"/>
                    <w:right w:val="single" w:sz="4" w:space="0" w:color="008080"/>
                  </w:tcBorders>
                  <w:shd w:val="clear" w:color="auto" w:fill="auto"/>
                  <w:noWrap/>
                  <w:vAlign w:val="center"/>
                </w:tcPr>
                <w:p w14:paraId="1F4681D7" w14:textId="69FF8F9E" w:rsidR="006D548E" w:rsidRPr="00702EE3" w:rsidRDefault="006D548E" w:rsidP="006D548E">
                  <w:pPr>
                    <w:jc w:val="right"/>
                    <w:rPr>
                      <w:rFonts w:asciiTheme="minorHAnsi" w:hAnsiTheme="minorHAnsi" w:cs="Arial"/>
                      <w:b/>
                      <w:bCs/>
                      <w:sz w:val="22"/>
                      <w:szCs w:val="22"/>
                      <w:lang w:val="it-IT"/>
                    </w:rPr>
                  </w:pPr>
                </w:p>
              </w:tc>
              <w:tc>
                <w:tcPr>
                  <w:tcW w:w="319" w:type="pct"/>
                  <w:tcBorders>
                    <w:top w:val="nil"/>
                    <w:left w:val="nil"/>
                    <w:bottom w:val="single" w:sz="4" w:space="0" w:color="008080"/>
                    <w:right w:val="single" w:sz="8" w:space="0" w:color="008080"/>
                  </w:tcBorders>
                  <w:shd w:val="clear" w:color="auto" w:fill="auto"/>
                  <w:noWrap/>
                  <w:vAlign w:val="center"/>
                </w:tcPr>
                <w:p w14:paraId="6EEFD9D0" w14:textId="0C357D9D" w:rsidR="006D548E" w:rsidRPr="00702EE3" w:rsidRDefault="006D548E" w:rsidP="006D548E">
                  <w:pPr>
                    <w:jc w:val="right"/>
                    <w:rPr>
                      <w:rFonts w:asciiTheme="minorHAnsi" w:hAnsiTheme="minorHAnsi" w:cs="Arial"/>
                      <w:b/>
                      <w:bCs/>
                      <w:sz w:val="22"/>
                      <w:szCs w:val="22"/>
                      <w:lang w:val="it-IT"/>
                    </w:rPr>
                  </w:pPr>
                </w:p>
              </w:tc>
              <w:tc>
                <w:tcPr>
                  <w:tcW w:w="426" w:type="pct"/>
                  <w:tcBorders>
                    <w:top w:val="nil"/>
                    <w:left w:val="nil"/>
                    <w:bottom w:val="single" w:sz="4" w:space="0" w:color="008080"/>
                    <w:right w:val="single" w:sz="4" w:space="0" w:color="008080"/>
                  </w:tcBorders>
                  <w:shd w:val="clear" w:color="auto" w:fill="auto"/>
                  <w:noWrap/>
                  <w:vAlign w:val="center"/>
                </w:tcPr>
                <w:p w14:paraId="0283F00F" w14:textId="7B20A202" w:rsidR="006D548E" w:rsidRPr="00702EE3" w:rsidRDefault="006D548E" w:rsidP="006D548E">
                  <w:pPr>
                    <w:jc w:val="right"/>
                    <w:rPr>
                      <w:rFonts w:asciiTheme="minorHAnsi" w:hAnsiTheme="minorHAnsi" w:cs="Arial"/>
                      <w:b/>
                      <w:bCs/>
                      <w:sz w:val="22"/>
                      <w:szCs w:val="22"/>
                      <w:lang w:val="it-IT"/>
                    </w:rPr>
                  </w:pPr>
                </w:p>
              </w:tc>
              <w:tc>
                <w:tcPr>
                  <w:tcW w:w="266" w:type="pct"/>
                  <w:tcBorders>
                    <w:top w:val="nil"/>
                    <w:left w:val="nil"/>
                    <w:bottom w:val="single" w:sz="4" w:space="0" w:color="008080"/>
                    <w:right w:val="single" w:sz="8" w:space="0" w:color="008080"/>
                  </w:tcBorders>
                  <w:shd w:val="clear" w:color="auto" w:fill="auto"/>
                  <w:noWrap/>
                  <w:vAlign w:val="center"/>
                </w:tcPr>
                <w:p w14:paraId="1A9D2DB8" w14:textId="2DF42CDA" w:rsidR="006D548E" w:rsidRPr="00702EE3" w:rsidRDefault="006D548E" w:rsidP="006D548E">
                  <w:pPr>
                    <w:jc w:val="right"/>
                    <w:rPr>
                      <w:rFonts w:asciiTheme="minorHAnsi" w:hAnsiTheme="minorHAnsi" w:cs="Arial"/>
                      <w:b/>
                      <w:bCs/>
                      <w:sz w:val="22"/>
                      <w:szCs w:val="22"/>
                      <w:lang w:val="it-IT"/>
                    </w:rPr>
                  </w:pPr>
                </w:p>
              </w:tc>
              <w:tc>
                <w:tcPr>
                  <w:tcW w:w="319" w:type="pct"/>
                  <w:tcBorders>
                    <w:top w:val="nil"/>
                    <w:left w:val="nil"/>
                    <w:bottom w:val="single" w:sz="4" w:space="0" w:color="008080"/>
                    <w:right w:val="single" w:sz="4" w:space="0" w:color="008080"/>
                  </w:tcBorders>
                  <w:shd w:val="clear" w:color="auto" w:fill="auto"/>
                  <w:noWrap/>
                  <w:vAlign w:val="bottom"/>
                </w:tcPr>
                <w:p w14:paraId="1AEF9D27" w14:textId="0B696012" w:rsidR="006D548E" w:rsidRPr="00702EE3" w:rsidRDefault="006D548E" w:rsidP="006D548E">
                  <w:pPr>
                    <w:jc w:val="right"/>
                    <w:rPr>
                      <w:rFonts w:asciiTheme="minorHAnsi" w:hAnsiTheme="minorHAnsi" w:cs="Arial"/>
                      <w:b/>
                      <w:bCs/>
                      <w:sz w:val="22"/>
                      <w:szCs w:val="22"/>
                      <w:lang w:val="it-IT"/>
                    </w:rPr>
                  </w:pPr>
                </w:p>
              </w:tc>
              <w:tc>
                <w:tcPr>
                  <w:tcW w:w="426" w:type="pct"/>
                  <w:tcBorders>
                    <w:top w:val="nil"/>
                    <w:left w:val="nil"/>
                    <w:bottom w:val="single" w:sz="4" w:space="0" w:color="008080"/>
                    <w:right w:val="single" w:sz="8" w:space="0" w:color="008080"/>
                  </w:tcBorders>
                  <w:shd w:val="clear" w:color="auto" w:fill="auto"/>
                  <w:noWrap/>
                  <w:vAlign w:val="bottom"/>
                </w:tcPr>
                <w:p w14:paraId="756C9936" w14:textId="649740D8" w:rsidR="006D548E" w:rsidRPr="00702EE3" w:rsidRDefault="006D548E" w:rsidP="006D548E">
                  <w:pPr>
                    <w:jc w:val="right"/>
                    <w:rPr>
                      <w:rFonts w:asciiTheme="minorHAnsi" w:hAnsiTheme="minorHAnsi" w:cs="Arial"/>
                      <w:b/>
                      <w:bCs/>
                      <w:sz w:val="22"/>
                      <w:szCs w:val="22"/>
                      <w:lang w:val="it-IT"/>
                    </w:rPr>
                  </w:pPr>
                </w:p>
              </w:tc>
            </w:tr>
            <w:tr w:rsidR="006802D0" w:rsidRPr="00702EE3" w14:paraId="7709AA7C" w14:textId="4CC99654" w:rsidTr="006C48EC">
              <w:trPr>
                <w:trHeight w:val="255"/>
              </w:trPr>
              <w:tc>
                <w:tcPr>
                  <w:tcW w:w="2817" w:type="pct"/>
                  <w:tcBorders>
                    <w:top w:val="nil"/>
                    <w:left w:val="single" w:sz="8" w:space="0" w:color="008080"/>
                    <w:bottom w:val="single" w:sz="4" w:space="0" w:color="008080"/>
                    <w:right w:val="nil"/>
                  </w:tcBorders>
                  <w:vAlign w:val="center"/>
                </w:tcPr>
                <w:p w14:paraId="18B54ED5" w14:textId="76260780" w:rsidR="006D548E" w:rsidRPr="00702EE3" w:rsidRDefault="006D548E" w:rsidP="006D548E">
                  <w:pPr>
                    <w:rPr>
                      <w:rFonts w:asciiTheme="minorHAnsi" w:hAnsiTheme="minorHAnsi" w:cs="Arial"/>
                      <w:sz w:val="22"/>
                      <w:szCs w:val="22"/>
                      <w:lang w:val="pt-BR"/>
                    </w:rPr>
                  </w:pPr>
                  <w:r w:rsidRPr="00702EE3">
                    <w:rPr>
                      <w:rFonts w:asciiTheme="minorHAnsi" w:hAnsiTheme="minorHAnsi" w:cs="Arial"/>
                      <w:sz w:val="22"/>
                      <w:szCs w:val="22"/>
                      <w:lang w:val="pt-BR"/>
                    </w:rPr>
                    <w:lastRenderedPageBreak/>
                    <w:t xml:space="preserve">6.1 Pregătirea personalului de exploatare </w:t>
                  </w:r>
                  <w:r w:rsidRPr="00702EE3">
                    <w:rPr>
                      <w:rFonts w:asciiTheme="minorHAnsi" w:hAnsiTheme="minorHAnsi" w:cs="Arial"/>
                      <w:b/>
                      <w:bCs/>
                      <w:sz w:val="22"/>
                      <w:szCs w:val="22"/>
                      <w:lang w:val="pt-BR"/>
                    </w:rPr>
                    <w:t>(N)</w:t>
                  </w:r>
                </w:p>
              </w:tc>
              <w:tc>
                <w:tcPr>
                  <w:tcW w:w="427" w:type="pct"/>
                  <w:tcBorders>
                    <w:top w:val="nil"/>
                    <w:left w:val="single" w:sz="8" w:space="0" w:color="008080"/>
                    <w:bottom w:val="single" w:sz="4" w:space="0" w:color="008080"/>
                    <w:right w:val="single" w:sz="4" w:space="0" w:color="008080"/>
                  </w:tcBorders>
                  <w:shd w:val="clear" w:color="auto" w:fill="00B050"/>
                  <w:noWrap/>
                  <w:vAlign w:val="bottom"/>
                </w:tcPr>
                <w:p w14:paraId="7E9E070F" w14:textId="2BFAAE51" w:rsidR="006D548E" w:rsidRPr="00702EE3" w:rsidRDefault="006D548E" w:rsidP="006D548E">
                  <w:pPr>
                    <w:rPr>
                      <w:rFonts w:asciiTheme="minorHAnsi" w:hAnsiTheme="minorHAnsi" w:cs="Arial"/>
                      <w:sz w:val="22"/>
                      <w:szCs w:val="22"/>
                      <w:lang w:val="pt-BR"/>
                    </w:rPr>
                  </w:pPr>
                </w:p>
              </w:tc>
              <w:tc>
                <w:tcPr>
                  <w:tcW w:w="319" w:type="pct"/>
                  <w:tcBorders>
                    <w:top w:val="nil"/>
                    <w:left w:val="nil"/>
                    <w:bottom w:val="single" w:sz="4" w:space="0" w:color="008080"/>
                    <w:right w:val="single" w:sz="8" w:space="0" w:color="008080"/>
                  </w:tcBorders>
                  <w:noWrap/>
                  <w:vAlign w:val="center"/>
                </w:tcPr>
                <w:p w14:paraId="0F81C7CF" w14:textId="4AFE13CB" w:rsidR="006D548E" w:rsidRPr="00702EE3" w:rsidRDefault="006D548E" w:rsidP="006D548E">
                  <w:pPr>
                    <w:jc w:val="right"/>
                    <w:rPr>
                      <w:rFonts w:asciiTheme="minorHAnsi" w:hAnsiTheme="minorHAnsi" w:cs="Arial"/>
                      <w:sz w:val="22"/>
                      <w:szCs w:val="22"/>
                      <w:lang w:val="pt-BR"/>
                    </w:rPr>
                  </w:pPr>
                </w:p>
              </w:tc>
              <w:tc>
                <w:tcPr>
                  <w:tcW w:w="426" w:type="pct"/>
                  <w:tcBorders>
                    <w:top w:val="nil"/>
                    <w:left w:val="nil"/>
                    <w:bottom w:val="single" w:sz="4" w:space="0" w:color="008080"/>
                    <w:right w:val="single" w:sz="4" w:space="0" w:color="008080"/>
                  </w:tcBorders>
                  <w:shd w:val="clear" w:color="auto" w:fill="00B050"/>
                  <w:noWrap/>
                  <w:vAlign w:val="bottom"/>
                </w:tcPr>
                <w:p w14:paraId="00DAFF55" w14:textId="104A3FB2" w:rsidR="006D548E" w:rsidRPr="00702EE3" w:rsidRDefault="006D548E" w:rsidP="006D548E">
                  <w:pPr>
                    <w:rPr>
                      <w:rFonts w:asciiTheme="minorHAnsi" w:hAnsiTheme="minorHAnsi" w:cs="Arial"/>
                      <w:sz w:val="22"/>
                      <w:szCs w:val="22"/>
                      <w:lang w:val="pt-BR"/>
                    </w:rPr>
                  </w:pPr>
                </w:p>
              </w:tc>
              <w:tc>
                <w:tcPr>
                  <w:tcW w:w="266" w:type="pct"/>
                  <w:tcBorders>
                    <w:top w:val="nil"/>
                    <w:left w:val="nil"/>
                    <w:bottom w:val="single" w:sz="4" w:space="0" w:color="008080"/>
                    <w:right w:val="single" w:sz="8" w:space="0" w:color="008080"/>
                  </w:tcBorders>
                  <w:noWrap/>
                  <w:vAlign w:val="center"/>
                </w:tcPr>
                <w:p w14:paraId="6C821D05" w14:textId="0B7A4731" w:rsidR="006D548E" w:rsidRPr="00702EE3" w:rsidRDefault="006D548E" w:rsidP="006D548E">
                  <w:pPr>
                    <w:jc w:val="right"/>
                    <w:rPr>
                      <w:rFonts w:asciiTheme="minorHAnsi" w:hAnsiTheme="minorHAnsi" w:cs="Arial"/>
                      <w:sz w:val="22"/>
                      <w:szCs w:val="22"/>
                      <w:lang w:val="pt-BR"/>
                    </w:rPr>
                  </w:pPr>
                </w:p>
              </w:tc>
              <w:tc>
                <w:tcPr>
                  <w:tcW w:w="319" w:type="pct"/>
                  <w:tcBorders>
                    <w:top w:val="nil"/>
                    <w:left w:val="nil"/>
                    <w:bottom w:val="single" w:sz="4" w:space="0" w:color="008080"/>
                    <w:right w:val="single" w:sz="4" w:space="0" w:color="008080"/>
                  </w:tcBorders>
                  <w:shd w:val="clear" w:color="auto" w:fill="00B050"/>
                  <w:noWrap/>
                  <w:vAlign w:val="bottom"/>
                </w:tcPr>
                <w:p w14:paraId="56A02B0C" w14:textId="6D09C6C4" w:rsidR="006D548E" w:rsidRPr="00702EE3" w:rsidRDefault="006D548E" w:rsidP="006D548E">
                  <w:pPr>
                    <w:rPr>
                      <w:rFonts w:asciiTheme="minorHAnsi" w:hAnsiTheme="minorHAnsi" w:cs="Arial"/>
                      <w:sz w:val="22"/>
                      <w:szCs w:val="22"/>
                      <w:lang w:val="pt-BR"/>
                    </w:rPr>
                  </w:pPr>
                </w:p>
              </w:tc>
              <w:tc>
                <w:tcPr>
                  <w:tcW w:w="426" w:type="pct"/>
                  <w:tcBorders>
                    <w:top w:val="nil"/>
                    <w:left w:val="nil"/>
                    <w:bottom w:val="single" w:sz="4" w:space="0" w:color="008080"/>
                    <w:right w:val="single" w:sz="8" w:space="0" w:color="008080"/>
                  </w:tcBorders>
                  <w:shd w:val="clear" w:color="auto" w:fill="auto"/>
                  <w:noWrap/>
                  <w:vAlign w:val="bottom"/>
                </w:tcPr>
                <w:p w14:paraId="59A055D5" w14:textId="2B1B2E3D" w:rsidR="006D548E" w:rsidRPr="00702EE3" w:rsidRDefault="006D548E" w:rsidP="006D548E">
                  <w:pPr>
                    <w:jc w:val="right"/>
                    <w:rPr>
                      <w:rFonts w:asciiTheme="minorHAnsi" w:hAnsiTheme="minorHAnsi" w:cs="Arial"/>
                      <w:sz w:val="22"/>
                      <w:szCs w:val="22"/>
                      <w:lang w:val="pt-BR"/>
                    </w:rPr>
                  </w:pPr>
                </w:p>
              </w:tc>
            </w:tr>
            <w:tr w:rsidR="006802D0" w:rsidRPr="00702EE3" w14:paraId="689A5824" w14:textId="0F5DF383" w:rsidTr="006C48EC">
              <w:trPr>
                <w:trHeight w:val="255"/>
              </w:trPr>
              <w:tc>
                <w:tcPr>
                  <w:tcW w:w="2817" w:type="pct"/>
                  <w:tcBorders>
                    <w:top w:val="nil"/>
                    <w:left w:val="single" w:sz="8" w:space="0" w:color="008080"/>
                    <w:bottom w:val="single" w:sz="4" w:space="0" w:color="008080"/>
                    <w:right w:val="nil"/>
                  </w:tcBorders>
                  <w:shd w:val="clear" w:color="auto" w:fill="auto"/>
                  <w:vAlign w:val="center"/>
                </w:tcPr>
                <w:p w14:paraId="48DE5CA5" w14:textId="37A1FC72" w:rsidR="006D548E" w:rsidRPr="00702EE3" w:rsidRDefault="00822F87" w:rsidP="00822F87">
                  <w:pPr>
                    <w:rPr>
                      <w:rFonts w:asciiTheme="minorHAnsi" w:hAnsiTheme="minorHAnsi" w:cs="Arial"/>
                      <w:sz w:val="22"/>
                      <w:szCs w:val="22"/>
                      <w:lang w:val="fr-FR"/>
                    </w:rPr>
                  </w:pPr>
                  <w:r w:rsidRPr="00702EE3">
                    <w:rPr>
                      <w:rFonts w:asciiTheme="minorHAnsi" w:hAnsiTheme="minorHAnsi" w:cs="Arial"/>
                      <w:sz w:val="22"/>
                      <w:szCs w:val="22"/>
                      <w:lang w:val="fr-FR"/>
                    </w:rPr>
                    <w:t>6.2 Probe tehnologice</w:t>
                  </w:r>
                  <w:r w:rsidR="006D548E" w:rsidRPr="00702EE3">
                    <w:rPr>
                      <w:rFonts w:asciiTheme="minorHAnsi" w:hAnsiTheme="minorHAnsi" w:cs="Arial"/>
                      <w:sz w:val="22"/>
                      <w:szCs w:val="22"/>
                      <w:lang w:val="fr-FR"/>
                    </w:rPr>
                    <w:t xml:space="preserve"> </w:t>
                  </w:r>
                  <w:r w:rsidRPr="00702EE3">
                    <w:rPr>
                      <w:rFonts w:asciiTheme="minorHAnsi" w:hAnsiTheme="minorHAnsi" w:cs="Arial"/>
                      <w:sz w:val="22"/>
                      <w:szCs w:val="22"/>
                      <w:lang w:val="fr-FR"/>
                    </w:rPr>
                    <w:t>și teste</w:t>
                  </w:r>
                </w:p>
              </w:tc>
              <w:tc>
                <w:tcPr>
                  <w:tcW w:w="427" w:type="pct"/>
                  <w:tcBorders>
                    <w:top w:val="nil"/>
                    <w:left w:val="single" w:sz="8" w:space="0" w:color="008080"/>
                    <w:bottom w:val="single" w:sz="4" w:space="0" w:color="008080"/>
                    <w:right w:val="single" w:sz="4" w:space="0" w:color="008080"/>
                  </w:tcBorders>
                  <w:shd w:val="clear" w:color="auto" w:fill="auto"/>
                  <w:noWrap/>
                  <w:vAlign w:val="center"/>
                </w:tcPr>
                <w:p w14:paraId="1594FAB0" w14:textId="5C5E83F2" w:rsidR="006D548E" w:rsidRPr="00702EE3" w:rsidRDefault="006D548E" w:rsidP="006D548E">
                  <w:pPr>
                    <w:jc w:val="right"/>
                    <w:rPr>
                      <w:rFonts w:asciiTheme="minorHAnsi" w:hAnsiTheme="minorHAnsi" w:cs="Arial"/>
                      <w:sz w:val="22"/>
                      <w:szCs w:val="22"/>
                      <w:lang w:val="fr-FR"/>
                    </w:rPr>
                  </w:pPr>
                </w:p>
              </w:tc>
              <w:tc>
                <w:tcPr>
                  <w:tcW w:w="319" w:type="pct"/>
                  <w:tcBorders>
                    <w:top w:val="nil"/>
                    <w:left w:val="nil"/>
                    <w:bottom w:val="single" w:sz="4" w:space="0" w:color="008080"/>
                    <w:right w:val="single" w:sz="8" w:space="0" w:color="008080"/>
                  </w:tcBorders>
                  <w:shd w:val="clear" w:color="auto" w:fill="auto"/>
                  <w:noWrap/>
                  <w:vAlign w:val="center"/>
                </w:tcPr>
                <w:p w14:paraId="0F61F620" w14:textId="30F8AF49" w:rsidR="006D548E" w:rsidRPr="00702EE3" w:rsidRDefault="006D548E" w:rsidP="006D548E">
                  <w:pPr>
                    <w:jc w:val="right"/>
                    <w:rPr>
                      <w:rFonts w:asciiTheme="minorHAnsi" w:hAnsiTheme="minorHAnsi" w:cs="Arial"/>
                      <w:sz w:val="22"/>
                      <w:szCs w:val="22"/>
                      <w:lang w:val="fr-FR"/>
                    </w:rPr>
                  </w:pPr>
                </w:p>
              </w:tc>
              <w:tc>
                <w:tcPr>
                  <w:tcW w:w="426" w:type="pct"/>
                  <w:tcBorders>
                    <w:top w:val="nil"/>
                    <w:left w:val="nil"/>
                    <w:bottom w:val="single" w:sz="4" w:space="0" w:color="008080"/>
                    <w:right w:val="single" w:sz="4" w:space="0" w:color="008080"/>
                  </w:tcBorders>
                  <w:shd w:val="clear" w:color="auto" w:fill="auto"/>
                  <w:noWrap/>
                  <w:vAlign w:val="center"/>
                </w:tcPr>
                <w:p w14:paraId="3C2BE857" w14:textId="4F694B3A" w:rsidR="006D548E" w:rsidRPr="00702EE3" w:rsidRDefault="006D548E" w:rsidP="006D548E">
                  <w:pPr>
                    <w:jc w:val="right"/>
                    <w:rPr>
                      <w:rFonts w:asciiTheme="minorHAnsi" w:hAnsiTheme="minorHAnsi" w:cs="Arial"/>
                      <w:sz w:val="22"/>
                      <w:szCs w:val="22"/>
                      <w:lang w:val="fr-FR"/>
                    </w:rPr>
                  </w:pPr>
                </w:p>
              </w:tc>
              <w:tc>
                <w:tcPr>
                  <w:tcW w:w="266" w:type="pct"/>
                  <w:tcBorders>
                    <w:top w:val="nil"/>
                    <w:left w:val="nil"/>
                    <w:bottom w:val="single" w:sz="4" w:space="0" w:color="008080"/>
                    <w:right w:val="single" w:sz="8" w:space="0" w:color="008080"/>
                  </w:tcBorders>
                  <w:shd w:val="clear" w:color="auto" w:fill="auto"/>
                  <w:noWrap/>
                  <w:vAlign w:val="center"/>
                </w:tcPr>
                <w:p w14:paraId="7B7D2CB7" w14:textId="1577C365" w:rsidR="006D548E" w:rsidRPr="00702EE3" w:rsidRDefault="006D548E" w:rsidP="006D548E">
                  <w:pPr>
                    <w:jc w:val="right"/>
                    <w:rPr>
                      <w:rFonts w:asciiTheme="minorHAnsi" w:hAnsiTheme="minorHAnsi" w:cs="Arial"/>
                      <w:sz w:val="22"/>
                      <w:szCs w:val="22"/>
                      <w:lang w:val="fr-FR"/>
                    </w:rPr>
                  </w:pPr>
                </w:p>
              </w:tc>
              <w:tc>
                <w:tcPr>
                  <w:tcW w:w="319" w:type="pct"/>
                  <w:tcBorders>
                    <w:top w:val="nil"/>
                    <w:left w:val="nil"/>
                    <w:bottom w:val="single" w:sz="4" w:space="0" w:color="008080"/>
                    <w:right w:val="single" w:sz="4" w:space="0" w:color="008080"/>
                  </w:tcBorders>
                  <w:shd w:val="clear" w:color="auto" w:fill="auto"/>
                  <w:noWrap/>
                  <w:vAlign w:val="bottom"/>
                </w:tcPr>
                <w:p w14:paraId="0C2963E4" w14:textId="2E8FAC92" w:rsidR="006D548E" w:rsidRPr="00702EE3" w:rsidRDefault="006D548E" w:rsidP="006D548E">
                  <w:pPr>
                    <w:jc w:val="right"/>
                    <w:rPr>
                      <w:rFonts w:asciiTheme="minorHAnsi" w:hAnsiTheme="minorHAnsi" w:cs="Arial"/>
                      <w:sz w:val="22"/>
                      <w:szCs w:val="22"/>
                      <w:lang w:val="fr-FR"/>
                    </w:rPr>
                  </w:pPr>
                </w:p>
              </w:tc>
              <w:tc>
                <w:tcPr>
                  <w:tcW w:w="426" w:type="pct"/>
                  <w:tcBorders>
                    <w:top w:val="nil"/>
                    <w:left w:val="nil"/>
                    <w:bottom w:val="single" w:sz="4" w:space="0" w:color="008080"/>
                    <w:right w:val="single" w:sz="8" w:space="0" w:color="008080"/>
                  </w:tcBorders>
                  <w:shd w:val="clear" w:color="auto" w:fill="auto"/>
                  <w:noWrap/>
                  <w:vAlign w:val="bottom"/>
                </w:tcPr>
                <w:p w14:paraId="2AE9DB99" w14:textId="58DC1D54" w:rsidR="006D548E" w:rsidRPr="00702EE3" w:rsidRDefault="006D548E" w:rsidP="006D548E">
                  <w:pPr>
                    <w:jc w:val="right"/>
                    <w:rPr>
                      <w:rFonts w:asciiTheme="minorHAnsi" w:hAnsiTheme="minorHAnsi" w:cs="Arial"/>
                      <w:sz w:val="22"/>
                      <w:szCs w:val="22"/>
                      <w:lang w:val="fr-FR"/>
                    </w:rPr>
                  </w:pPr>
                </w:p>
              </w:tc>
            </w:tr>
            <w:tr w:rsidR="00614D21" w:rsidRPr="00702EE3" w14:paraId="5C520C4F" w14:textId="77777777" w:rsidTr="006C48EC">
              <w:trPr>
                <w:trHeight w:val="255"/>
              </w:trPr>
              <w:tc>
                <w:tcPr>
                  <w:tcW w:w="2817" w:type="pct"/>
                  <w:tcBorders>
                    <w:top w:val="nil"/>
                    <w:left w:val="single" w:sz="8" w:space="0" w:color="008080"/>
                    <w:bottom w:val="single" w:sz="4" w:space="0" w:color="008080"/>
                    <w:right w:val="nil"/>
                  </w:tcBorders>
                  <w:shd w:val="clear" w:color="auto" w:fill="auto"/>
                  <w:vAlign w:val="center"/>
                </w:tcPr>
                <w:p w14:paraId="76FB47FB" w14:textId="0DD466D5" w:rsidR="00614D21" w:rsidRPr="00702EE3" w:rsidRDefault="00614D21" w:rsidP="00822F87">
                  <w:pPr>
                    <w:rPr>
                      <w:rFonts w:asciiTheme="minorHAnsi" w:hAnsiTheme="minorHAnsi" w:cs="Arial"/>
                      <w:sz w:val="22"/>
                      <w:szCs w:val="22"/>
                      <w:lang w:val="fr-FR"/>
                    </w:rPr>
                  </w:pPr>
                  <w:r w:rsidRPr="00702EE3">
                    <w:rPr>
                      <w:rFonts w:asciiTheme="minorHAnsi" w:hAnsiTheme="minorHAnsi" w:cstheme="minorHAnsi"/>
                      <w:b/>
                      <w:color w:val="000000"/>
                      <w:sz w:val="22"/>
                      <w:szCs w:val="22"/>
                      <w:lang w:eastAsia="ro-RO"/>
                    </w:rPr>
                    <w:t>CAPITOLUL 7</w:t>
                  </w:r>
                  <w:r w:rsidRPr="00702EE3">
                    <w:rPr>
                      <w:rFonts w:asciiTheme="minorHAnsi" w:hAnsiTheme="minorHAnsi" w:cstheme="minorHAnsi"/>
                      <w:color w:val="000000"/>
                      <w:sz w:val="22"/>
                      <w:szCs w:val="22"/>
                      <w:lang w:eastAsia="ro-RO"/>
                    </w:rPr>
                    <w:t xml:space="preserve"> </w:t>
                  </w:r>
                  <w:r w:rsidRPr="00702EE3">
                    <w:rPr>
                      <w:rFonts w:asciiTheme="minorHAnsi" w:hAnsiTheme="minorHAnsi" w:cstheme="minorHAnsi"/>
                      <w:b/>
                      <w:bCs/>
                      <w:color w:val="000000"/>
                      <w:sz w:val="22"/>
                      <w:szCs w:val="22"/>
                      <w:lang w:eastAsia="ro-RO"/>
                    </w:rPr>
                    <w:t>Cheltuieli aferente marjei de buget şi pentru constituirea rezervei de implementare pentru ajustarea de preţ – total, din care</w:t>
                  </w:r>
                  <w:r w:rsidRPr="00702EE3">
                    <w:rPr>
                      <w:rFonts w:asciiTheme="minorHAnsi" w:hAnsiTheme="minorHAnsi" w:cstheme="minorHAnsi"/>
                      <w:b/>
                      <w:bCs/>
                      <w:color w:val="000000"/>
                      <w:sz w:val="22"/>
                      <w:szCs w:val="22"/>
                      <w:lang w:val="en-GB" w:eastAsia="ro-RO"/>
                    </w:rPr>
                    <w:t>:</w:t>
                  </w:r>
                </w:p>
              </w:tc>
              <w:tc>
                <w:tcPr>
                  <w:tcW w:w="427" w:type="pct"/>
                  <w:tcBorders>
                    <w:top w:val="nil"/>
                    <w:left w:val="single" w:sz="8" w:space="0" w:color="008080"/>
                    <w:bottom w:val="single" w:sz="4" w:space="0" w:color="008080"/>
                    <w:right w:val="single" w:sz="4" w:space="0" w:color="008080"/>
                  </w:tcBorders>
                  <w:shd w:val="clear" w:color="auto" w:fill="auto"/>
                  <w:noWrap/>
                  <w:vAlign w:val="center"/>
                </w:tcPr>
                <w:p w14:paraId="21056F6F" w14:textId="77777777" w:rsidR="00614D21" w:rsidRPr="00702EE3" w:rsidRDefault="00614D21" w:rsidP="006D548E">
                  <w:pPr>
                    <w:jc w:val="right"/>
                    <w:rPr>
                      <w:rFonts w:asciiTheme="minorHAnsi" w:hAnsiTheme="minorHAnsi" w:cs="Arial"/>
                      <w:sz w:val="22"/>
                      <w:szCs w:val="22"/>
                      <w:lang w:val="fr-FR"/>
                    </w:rPr>
                  </w:pPr>
                </w:p>
              </w:tc>
              <w:tc>
                <w:tcPr>
                  <w:tcW w:w="319" w:type="pct"/>
                  <w:tcBorders>
                    <w:top w:val="nil"/>
                    <w:left w:val="nil"/>
                    <w:bottom w:val="single" w:sz="4" w:space="0" w:color="008080"/>
                    <w:right w:val="single" w:sz="8" w:space="0" w:color="008080"/>
                  </w:tcBorders>
                  <w:shd w:val="clear" w:color="auto" w:fill="auto"/>
                  <w:noWrap/>
                  <w:vAlign w:val="center"/>
                </w:tcPr>
                <w:p w14:paraId="6890B131" w14:textId="77777777" w:rsidR="00614D21" w:rsidRPr="00702EE3" w:rsidRDefault="00614D21" w:rsidP="006D548E">
                  <w:pPr>
                    <w:jc w:val="right"/>
                    <w:rPr>
                      <w:rFonts w:asciiTheme="minorHAnsi" w:hAnsiTheme="minorHAnsi" w:cs="Arial"/>
                      <w:sz w:val="22"/>
                      <w:szCs w:val="22"/>
                      <w:lang w:val="fr-FR"/>
                    </w:rPr>
                  </w:pPr>
                </w:p>
              </w:tc>
              <w:tc>
                <w:tcPr>
                  <w:tcW w:w="426" w:type="pct"/>
                  <w:tcBorders>
                    <w:top w:val="nil"/>
                    <w:left w:val="nil"/>
                    <w:bottom w:val="single" w:sz="4" w:space="0" w:color="008080"/>
                    <w:right w:val="single" w:sz="4" w:space="0" w:color="008080"/>
                  </w:tcBorders>
                  <w:shd w:val="clear" w:color="auto" w:fill="auto"/>
                  <w:noWrap/>
                  <w:vAlign w:val="center"/>
                </w:tcPr>
                <w:p w14:paraId="11EA83AA" w14:textId="77777777" w:rsidR="00614D21" w:rsidRPr="00702EE3" w:rsidRDefault="00614D21" w:rsidP="006D548E">
                  <w:pPr>
                    <w:jc w:val="right"/>
                    <w:rPr>
                      <w:rFonts w:asciiTheme="minorHAnsi" w:hAnsiTheme="minorHAnsi" w:cs="Arial"/>
                      <w:sz w:val="22"/>
                      <w:szCs w:val="22"/>
                      <w:lang w:val="fr-FR"/>
                    </w:rPr>
                  </w:pPr>
                </w:p>
              </w:tc>
              <w:tc>
                <w:tcPr>
                  <w:tcW w:w="266" w:type="pct"/>
                  <w:tcBorders>
                    <w:top w:val="nil"/>
                    <w:left w:val="nil"/>
                    <w:bottom w:val="single" w:sz="4" w:space="0" w:color="008080"/>
                    <w:right w:val="single" w:sz="8" w:space="0" w:color="008080"/>
                  </w:tcBorders>
                  <w:shd w:val="clear" w:color="auto" w:fill="auto"/>
                  <w:noWrap/>
                  <w:vAlign w:val="center"/>
                </w:tcPr>
                <w:p w14:paraId="6CC9C295" w14:textId="77777777" w:rsidR="00614D21" w:rsidRPr="00702EE3" w:rsidRDefault="00614D21" w:rsidP="006D548E">
                  <w:pPr>
                    <w:jc w:val="right"/>
                    <w:rPr>
                      <w:rFonts w:asciiTheme="minorHAnsi" w:hAnsiTheme="minorHAnsi" w:cs="Arial"/>
                      <w:sz w:val="22"/>
                      <w:szCs w:val="22"/>
                      <w:lang w:val="fr-FR"/>
                    </w:rPr>
                  </w:pPr>
                </w:p>
              </w:tc>
              <w:tc>
                <w:tcPr>
                  <w:tcW w:w="319" w:type="pct"/>
                  <w:tcBorders>
                    <w:top w:val="nil"/>
                    <w:left w:val="nil"/>
                    <w:bottom w:val="single" w:sz="4" w:space="0" w:color="008080"/>
                    <w:right w:val="single" w:sz="4" w:space="0" w:color="008080"/>
                  </w:tcBorders>
                  <w:shd w:val="clear" w:color="auto" w:fill="auto"/>
                  <w:noWrap/>
                  <w:vAlign w:val="bottom"/>
                </w:tcPr>
                <w:p w14:paraId="133AC651" w14:textId="77777777" w:rsidR="00614D21" w:rsidRPr="00702EE3" w:rsidRDefault="00614D21" w:rsidP="006D548E">
                  <w:pPr>
                    <w:jc w:val="right"/>
                    <w:rPr>
                      <w:rFonts w:asciiTheme="minorHAnsi" w:hAnsiTheme="minorHAnsi" w:cs="Arial"/>
                      <w:sz w:val="22"/>
                      <w:szCs w:val="22"/>
                      <w:lang w:val="fr-FR"/>
                    </w:rPr>
                  </w:pPr>
                </w:p>
              </w:tc>
              <w:tc>
                <w:tcPr>
                  <w:tcW w:w="426" w:type="pct"/>
                  <w:tcBorders>
                    <w:top w:val="nil"/>
                    <w:left w:val="nil"/>
                    <w:bottom w:val="single" w:sz="4" w:space="0" w:color="008080"/>
                    <w:right w:val="single" w:sz="8" w:space="0" w:color="008080"/>
                  </w:tcBorders>
                  <w:shd w:val="clear" w:color="auto" w:fill="auto"/>
                  <w:noWrap/>
                  <w:vAlign w:val="bottom"/>
                </w:tcPr>
                <w:p w14:paraId="50D6D263" w14:textId="77777777" w:rsidR="00614D21" w:rsidRPr="00702EE3" w:rsidRDefault="00614D21" w:rsidP="006D548E">
                  <w:pPr>
                    <w:jc w:val="right"/>
                    <w:rPr>
                      <w:rFonts w:asciiTheme="minorHAnsi" w:hAnsiTheme="minorHAnsi" w:cs="Arial"/>
                      <w:sz w:val="22"/>
                      <w:szCs w:val="22"/>
                      <w:lang w:val="fr-FR"/>
                    </w:rPr>
                  </w:pPr>
                </w:p>
              </w:tc>
            </w:tr>
            <w:tr w:rsidR="00614D21" w:rsidRPr="00702EE3" w14:paraId="439B6426" w14:textId="77777777" w:rsidTr="006C48EC">
              <w:trPr>
                <w:trHeight w:val="255"/>
              </w:trPr>
              <w:tc>
                <w:tcPr>
                  <w:tcW w:w="2817" w:type="pct"/>
                  <w:tcBorders>
                    <w:top w:val="nil"/>
                    <w:left w:val="single" w:sz="8" w:space="0" w:color="008080"/>
                    <w:bottom w:val="single" w:sz="4" w:space="0" w:color="008080"/>
                    <w:right w:val="nil"/>
                  </w:tcBorders>
                  <w:shd w:val="clear" w:color="auto" w:fill="auto"/>
                  <w:vAlign w:val="center"/>
                </w:tcPr>
                <w:p w14:paraId="1E6CA5E0" w14:textId="65B60DE8" w:rsidR="00614D21" w:rsidRPr="00702EE3" w:rsidRDefault="00614D21" w:rsidP="00822F87">
                  <w:pPr>
                    <w:rPr>
                      <w:rFonts w:asciiTheme="minorHAnsi" w:hAnsiTheme="minorHAnsi" w:cs="Arial"/>
                      <w:sz w:val="22"/>
                      <w:szCs w:val="22"/>
                      <w:lang w:val="fr-FR"/>
                    </w:rPr>
                  </w:pPr>
                  <w:r w:rsidRPr="00702EE3">
                    <w:rPr>
                      <w:rFonts w:asciiTheme="minorHAnsi" w:hAnsiTheme="minorHAnsi" w:cstheme="minorHAnsi"/>
                      <w:color w:val="000000"/>
                      <w:sz w:val="22"/>
                      <w:szCs w:val="22"/>
                      <w:lang w:eastAsia="ro-RO"/>
                    </w:rPr>
                    <w:t>7.1 Cheltuieli aferente marjei de buget 25% din (1.2 + 1.3 + 1.4 + 2 + 3.1 + 3.2 + 3.3 + 3.5 + 3.7 + 3.8 + 4 + 5.1.1)</w:t>
                  </w:r>
                </w:p>
              </w:tc>
              <w:tc>
                <w:tcPr>
                  <w:tcW w:w="427" w:type="pct"/>
                  <w:tcBorders>
                    <w:top w:val="nil"/>
                    <w:left w:val="single" w:sz="8" w:space="0" w:color="008080"/>
                    <w:bottom w:val="single" w:sz="4" w:space="0" w:color="008080"/>
                    <w:right w:val="single" w:sz="4" w:space="0" w:color="008080"/>
                  </w:tcBorders>
                  <w:shd w:val="clear" w:color="auto" w:fill="auto"/>
                  <w:noWrap/>
                  <w:vAlign w:val="center"/>
                </w:tcPr>
                <w:p w14:paraId="492451CC" w14:textId="77777777" w:rsidR="00614D21" w:rsidRPr="00702EE3" w:rsidRDefault="00614D21" w:rsidP="006D548E">
                  <w:pPr>
                    <w:jc w:val="right"/>
                    <w:rPr>
                      <w:rFonts w:asciiTheme="minorHAnsi" w:hAnsiTheme="minorHAnsi" w:cs="Arial"/>
                      <w:sz w:val="22"/>
                      <w:szCs w:val="22"/>
                      <w:lang w:val="fr-FR"/>
                    </w:rPr>
                  </w:pPr>
                </w:p>
              </w:tc>
              <w:tc>
                <w:tcPr>
                  <w:tcW w:w="319" w:type="pct"/>
                  <w:tcBorders>
                    <w:top w:val="nil"/>
                    <w:left w:val="nil"/>
                    <w:bottom w:val="single" w:sz="4" w:space="0" w:color="008080"/>
                    <w:right w:val="single" w:sz="8" w:space="0" w:color="008080"/>
                  </w:tcBorders>
                  <w:shd w:val="clear" w:color="auto" w:fill="auto"/>
                  <w:noWrap/>
                  <w:vAlign w:val="center"/>
                </w:tcPr>
                <w:p w14:paraId="1162EDA2" w14:textId="77777777" w:rsidR="00614D21" w:rsidRPr="00702EE3" w:rsidRDefault="00614D21" w:rsidP="006D548E">
                  <w:pPr>
                    <w:jc w:val="right"/>
                    <w:rPr>
                      <w:rFonts w:asciiTheme="minorHAnsi" w:hAnsiTheme="minorHAnsi" w:cs="Arial"/>
                      <w:sz w:val="22"/>
                      <w:szCs w:val="22"/>
                      <w:lang w:val="fr-FR"/>
                    </w:rPr>
                  </w:pPr>
                </w:p>
              </w:tc>
              <w:tc>
                <w:tcPr>
                  <w:tcW w:w="426" w:type="pct"/>
                  <w:tcBorders>
                    <w:top w:val="nil"/>
                    <w:left w:val="nil"/>
                    <w:bottom w:val="single" w:sz="4" w:space="0" w:color="008080"/>
                    <w:right w:val="single" w:sz="4" w:space="0" w:color="008080"/>
                  </w:tcBorders>
                  <w:shd w:val="clear" w:color="auto" w:fill="auto"/>
                  <w:noWrap/>
                  <w:vAlign w:val="center"/>
                </w:tcPr>
                <w:p w14:paraId="1B431042" w14:textId="77777777" w:rsidR="00614D21" w:rsidRPr="00702EE3" w:rsidRDefault="00614D21" w:rsidP="006D548E">
                  <w:pPr>
                    <w:jc w:val="right"/>
                    <w:rPr>
                      <w:rFonts w:asciiTheme="minorHAnsi" w:hAnsiTheme="minorHAnsi" w:cs="Arial"/>
                      <w:sz w:val="22"/>
                      <w:szCs w:val="22"/>
                      <w:lang w:val="fr-FR"/>
                    </w:rPr>
                  </w:pPr>
                </w:p>
              </w:tc>
              <w:tc>
                <w:tcPr>
                  <w:tcW w:w="266" w:type="pct"/>
                  <w:tcBorders>
                    <w:top w:val="nil"/>
                    <w:left w:val="nil"/>
                    <w:bottom w:val="single" w:sz="4" w:space="0" w:color="008080"/>
                    <w:right w:val="single" w:sz="8" w:space="0" w:color="008080"/>
                  </w:tcBorders>
                  <w:shd w:val="clear" w:color="auto" w:fill="auto"/>
                  <w:noWrap/>
                  <w:vAlign w:val="center"/>
                </w:tcPr>
                <w:p w14:paraId="76D3747D" w14:textId="77777777" w:rsidR="00614D21" w:rsidRPr="00702EE3" w:rsidRDefault="00614D21" w:rsidP="006D548E">
                  <w:pPr>
                    <w:jc w:val="right"/>
                    <w:rPr>
                      <w:rFonts w:asciiTheme="minorHAnsi" w:hAnsiTheme="minorHAnsi" w:cs="Arial"/>
                      <w:sz w:val="22"/>
                      <w:szCs w:val="22"/>
                      <w:lang w:val="fr-FR"/>
                    </w:rPr>
                  </w:pPr>
                </w:p>
              </w:tc>
              <w:tc>
                <w:tcPr>
                  <w:tcW w:w="319" w:type="pct"/>
                  <w:tcBorders>
                    <w:top w:val="nil"/>
                    <w:left w:val="nil"/>
                    <w:bottom w:val="single" w:sz="4" w:space="0" w:color="008080"/>
                    <w:right w:val="single" w:sz="4" w:space="0" w:color="008080"/>
                  </w:tcBorders>
                  <w:shd w:val="clear" w:color="auto" w:fill="auto"/>
                  <w:noWrap/>
                  <w:vAlign w:val="bottom"/>
                </w:tcPr>
                <w:p w14:paraId="2928C850" w14:textId="77777777" w:rsidR="00614D21" w:rsidRPr="00702EE3" w:rsidRDefault="00614D21" w:rsidP="006D548E">
                  <w:pPr>
                    <w:jc w:val="right"/>
                    <w:rPr>
                      <w:rFonts w:asciiTheme="minorHAnsi" w:hAnsiTheme="minorHAnsi" w:cs="Arial"/>
                      <w:sz w:val="22"/>
                      <w:szCs w:val="22"/>
                      <w:lang w:val="fr-FR"/>
                    </w:rPr>
                  </w:pPr>
                </w:p>
              </w:tc>
              <w:tc>
                <w:tcPr>
                  <w:tcW w:w="426" w:type="pct"/>
                  <w:tcBorders>
                    <w:top w:val="nil"/>
                    <w:left w:val="nil"/>
                    <w:bottom w:val="single" w:sz="4" w:space="0" w:color="008080"/>
                    <w:right w:val="single" w:sz="8" w:space="0" w:color="008080"/>
                  </w:tcBorders>
                  <w:shd w:val="clear" w:color="auto" w:fill="auto"/>
                  <w:noWrap/>
                  <w:vAlign w:val="bottom"/>
                </w:tcPr>
                <w:p w14:paraId="1C9963EE" w14:textId="77777777" w:rsidR="00614D21" w:rsidRPr="00702EE3" w:rsidRDefault="00614D21" w:rsidP="006D548E">
                  <w:pPr>
                    <w:jc w:val="right"/>
                    <w:rPr>
                      <w:rFonts w:asciiTheme="minorHAnsi" w:hAnsiTheme="minorHAnsi" w:cs="Arial"/>
                      <w:sz w:val="22"/>
                      <w:szCs w:val="22"/>
                      <w:lang w:val="fr-FR"/>
                    </w:rPr>
                  </w:pPr>
                </w:p>
              </w:tc>
            </w:tr>
            <w:tr w:rsidR="00614D21" w:rsidRPr="00702EE3" w14:paraId="4BEE0F1C" w14:textId="77777777" w:rsidTr="006C48EC">
              <w:trPr>
                <w:trHeight w:val="255"/>
              </w:trPr>
              <w:tc>
                <w:tcPr>
                  <w:tcW w:w="2817" w:type="pct"/>
                  <w:tcBorders>
                    <w:top w:val="nil"/>
                    <w:left w:val="single" w:sz="8" w:space="0" w:color="008080"/>
                    <w:bottom w:val="single" w:sz="4" w:space="0" w:color="008080"/>
                    <w:right w:val="nil"/>
                  </w:tcBorders>
                  <w:shd w:val="clear" w:color="auto" w:fill="auto"/>
                  <w:vAlign w:val="center"/>
                </w:tcPr>
                <w:p w14:paraId="1437232D" w14:textId="59079053" w:rsidR="00614D21" w:rsidRPr="00702EE3" w:rsidRDefault="00614D21" w:rsidP="00822F87">
                  <w:pPr>
                    <w:rPr>
                      <w:rFonts w:asciiTheme="minorHAnsi" w:hAnsiTheme="minorHAnsi" w:cs="Arial"/>
                      <w:sz w:val="22"/>
                      <w:szCs w:val="22"/>
                      <w:lang w:val="fr-FR"/>
                    </w:rPr>
                  </w:pPr>
                  <w:r w:rsidRPr="00702EE3">
                    <w:rPr>
                      <w:rFonts w:asciiTheme="minorHAnsi" w:hAnsiTheme="minorHAnsi" w:cstheme="minorHAnsi"/>
                      <w:sz w:val="22"/>
                      <w:szCs w:val="22"/>
                      <w:lang w:val="fr-FR"/>
                    </w:rPr>
                    <w:t xml:space="preserve">7.2 </w:t>
                  </w:r>
                  <w:r w:rsidRPr="00702EE3">
                    <w:rPr>
                      <w:rFonts w:asciiTheme="minorHAnsi" w:hAnsiTheme="minorHAnsi" w:cstheme="minorHAnsi"/>
                      <w:color w:val="000000"/>
                      <w:sz w:val="22"/>
                      <w:szCs w:val="22"/>
                      <w:lang w:eastAsia="ro-RO"/>
                    </w:rPr>
                    <w:t>Cheltuieli pentru constituirea rezervei de implementare pentru ajustarea de preţ</w:t>
                  </w:r>
                </w:p>
              </w:tc>
              <w:tc>
                <w:tcPr>
                  <w:tcW w:w="427" w:type="pct"/>
                  <w:tcBorders>
                    <w:top w:val="nil"/>
                    <w:left w:val="single" w:sz="8" w:space="0" w:color="008080"/>
                    <w:bottom w:val="single" w:sz="4" w:space="0" w:color="008080"/>
                    <w:right w:val="single" w:sz="4" w:space="0" w:color="008080"/>
                  </w:tcBorders>
                  <w:shd w:val="clear" w:color="auto" w:fill="auto"/>
                  <w:noWrap/>
                  <w:vAlign w:val="center"/>
                </w:tcPr>
                <w:p w14:paraId="224D3590" w14:textId="77777777" w:rsidR="00614D21" w:rsidRPr="00702EE3" w:rsidRDefault="00614D21" w:rsidP="006D548E">
                  <w:pPr>
                    <w:jc w:val="right"/>
                    <w:rPr>
                      <w:rFonts w:asciiTheme="minorHAnsi" w:hAnsiTheme="minorHAnsi" w:cs="Arial"/>
                      <w:sz w:val="22"/>
                      <w:szCs w:val="22"/>
                      <w:lang w:val="fr-FR"/>
                    </w:rPr>
                  </w:pPr>
                </w:p>
              </w:tc>
              <w:tc>
                <w:tcPr>
                  <w:tcW w:w="319" w:type="pct"/>
                  <w:tcBorders>
                    <w:top w:val="nil"/>
                    <w:left w:val="nil"/>
                    <w:bottom w:val="single" w:sz="4" w:space="0" w:color="008080"/>
                    <w:right w:val="single" w:sz="8" w:space="0" w:color="008080"/>
                  </w:tcBorders>
                  <w:shd w:val="clear" w:color="auto" w:fill="auto"/>
                  <w:noWrap/>
                  <w:vAlign w:val="center"/>
                </w:tcPr>
                <w:p w14:paraId="070CA258" w14:textId="77777777" w:rsidR="00614D21" w:rsidRPr="00702EE3" w:rsidRDefault="00614D21" w:rsidP="006D548E">
                  <w:pPr>
                    <w:jc w:val="right"/>
                    <w:rPr>
                      <w:rFonts w:asciiTheme="minorHAnsi" w:hAnsiTheme="minorHAnsi" w:cs="Arial"/>
                      <w:sz w:val="22"/>
                      <w:szCs w:val="22"/>
                      <w:lang w:val="fr-FR"/>
                    </w:rPr>
                  </w:pPr>
                </w:p>
              </w:tc>
              <w:tc>
                <w:tcPr>
                  <w:tcW w:w="426" w:type="pct"/>
                  <w:tcBorders>
                    <w:top w:val="nil"/>
                    <w:left w:val="nil"/>
                    <w:bottom w:val="single" w:sz="4" w:space="0" w:color="008080"/>
                    <w:right w:val="single" w:sz="4" w:space="0" w:color="008080"/>
                  </w:tcBorders>
                  <w:shd w:val="clear" w:color="auto" w:fill="auto"/>
                  <w:noWrap/>
                  <w:vAlign w:val="center"/>
                </w:tcPr>
                <w:p w14:paraId="0ABCB2F5" w14:textId="77777777" w:rsidR="00614D21" w:rsidRPr="00702EE3" w:rsidRDefault="00614D21" w:rsidP="006D548E">
                  <w:pPr>
                    <w:jc w:val="right"/>
                    <w:rPr>
                      <w:rFonts w:asciiTheme="minorHAnsi" w:hAnsiTheme="minorHAnsi" w:cs="Arial"/>
                      <w:sz w:val="22"/>
                      <w:szCs w:val="22"/>
                      <w:lang w:val="fr-FR"/>
                    </w:rPr>
                  </w:pPr>
                </w:p>
              </w:tc>
              <w:tc>
                <w:tcPr>
                  <w:tcW w:w="266" w:type="pct"/>
                  <w:tcBorders>
                    <w:top w:val="nil"/>
                    <w:left w:val="nil"/>
                    <w:bottom w:val="single" w:sz="4" w:space="0" w:color="008080"/>
                    <w:right w:val="single" w:sz="8" w:space="0" w:color="008080"/>
                  </w:tcBorders>
                  <w:shd w:val="clear" w:color="auto" w:fill="auto"/>
                  <w:noWrap/>
                  <w:vAlign w:val="center"/>
                </w:tcPr>
                <w:p w14:paraId="042A2232" w14:textId="77777777" w:rsidR="00614D21" w:rsidRPr="00702EE3" w:rsidRDefault="00614D21" w:rsidP="006D548E">
                  <w:pPr>
                    <w:jc w:val="right"/>
                    <w:rPr>
                      <w:rFonts w:asciiTheme="minorHAnsi" w:hAnsiTheme="minorHAnsi" w:cs="Arial"/>
                      <w:sz w:val="22"/>
                      <w:szCs w:val="22"/>
                      <w:lang w:val="fr-FR"/>
                    </w:rPr>
                  </w:pPr>
                </w:p>
              </w:tc>
              <w:tc>
                <w:tcPr>
                  <w:tcW w:w="319" w:type="pct"/>
                  <w:tcBorders>
                    <w:top w:val="nil"/>
                    <w:left w:val="nil"/>
                    <w:bottom w:val="single" w:sz="4" w:space="0" w:color="008080"/>
                    <w:right w:val="single" w:sz="4" w:space="0" w:color="008080"/>
                  </w:tcBorders>
                  <w:shd w:val="clear" w:color="auto" w:fill="auto"/>
                  <w:noWrap/>
                  <w:vAlign w:val="bottom"/>
                </w:tcPr>
                <w:p w14:paraId="5F6E8CB0" w14:textId="77777777" w:rsidR="00614D21" w:rsidRPr="00702EE3" w:rsidRDefault="00614D21" w:rsidP="006D548E">
                  <w:pPr>
                    <w:jc w:val="right"/>
                    <w:rPr>
                      <w:rFonts w:asciiTheme="minorHAnsi" w:hAnsiTheme="minorHAnsi" w:cs="Arial"/>
                      <w:sz w:val="22"/>
                      <w:szCs w:val="22"/>
                      <w:lang w:val="fr-FR"/>
                    </w:rPr>
                  </w:pPr>
                </w:p>
              </w:tc>
              <w:tc>
                <w:tcPr>
                  <w:tcW w:w="426" w:type="pct"/>
                  <w:tcBorders>
                    <w:top w:val="nil"/>
                    <w:left w:val="nil"/>
                    <w:bottom w:val="single" w:sz="4" w:space="0" w:color="008080"/>
                    <w:right w:val="single" w:sz="8" w:space="0" w:color="008080"/>
                  </w:tcBorders>
                  <w:shd w:val="clear" w:color="auto" w:fill="auto"/>
                  <w:noWrap/>
                  <w:vAlign w:val="bottom"/>
                </w:tcPr>
                <w:p w14:paraId="2F182271" w14:textId="77777777" w:rsidR="00614D21" w:rsidRPr="00702EE3" w:rsidRDefault="00614D21" w:rsidP="006D548E">
                  <w:pPr>
                    <w:jc w:val="right"/>
                    <w:rPr>
                      <w:rFonts w:asciiTheme="minorHAnsi" w:hAnsiTheme="minorHAnsi" w:cs="Arial"/>
                      <w:sz w:val="22"/>
                      <w:szCs w:val="22"/>
                      <w:lang w:val="fr-FR"/>
                    </w:rPr>
                  </w:pPr>
                </w:p>
              </w:tc>
            </w:tr>
            <w:tr w:rsidR="006802D0" w:rsidRPr="00702EE3" w14:paraId="3FEAE3B2" w14:textId="04E157E1" w:rsidTr="006C48EC">
              <w:trPr>
                <w:trHeight w:val="255"/>
              </w:trPr>
              <w:tc>
                <w:tcPr>
                  <w:tcW w:w="2817" w:type="pct"/>
                  <w:tcBorders>
                    <w:top w:val="nil"/>
                    <w:left w:val="single" w:sz="8" w:space="0" w:color="008080"/>
                    <w:bottom w:val="single" w:sz="4" w:space="0" w:color="008080"/>
                    <w:right w:val="nil"/>
                  </w:tcBorders>
                  <w:shd w:val="clear" w:color="auto" w:fill="auto"/>
                  <w:noWrap/>
                  <w:vAlign w:val="bottom"/>
                </w:tcPr>
                <w:p w14:paraId="04345BF0" w14:textId="002640DB" w:rsidR="006D548E" w:rsidRPr="00702EE3" w:rsidRDefault="006D548E" w:rsidP="006D548E">
                  <w:pPr>
                    <w:jc w:val="center"/>
                    <w:rPr>
                      <w:rFonts w:asciiTheme="minorHAnsi" w:hAnsiTheme="minorHAnsi" w:cs="Arial"/>
                      <w:b/>
                      <w:bCs/>
                      <w:sz w:val="22"/>
                      <w:szCs w:val="22"/>
                    </w:rPr>
                  </w:pPr>
                  <w:r w:rsidRPr="00702EE3">
                    <w:rPr>
                      <w:rFonts w:asciiTheme="minorHAnsi" w:hAnsiTheme="minorHAnsi" w:cs="Arial"/>
                      <w:b/>
                      <w:bCs/>
                      <w:sz w:val="22"/>
                      <w:szCs w:val="22"/>
                    </w:rPr>
                    <w:t xml:space="preserve">TOTAL    </w:t>
                  </w:r>
                </w:p>
              </w:tc>
              <w:tc>
                <w:tcPr>
                  <w:tcW w:w="427" w:type="pct"/>
                  <w:tcBorders>
                    <w:top w:val="nil"/>
                    <w:left w:val="single" w:sz="8" w:space="0" w:color="008080"/>
                    <w:bottom w:val="single" w:sz="4" w:space="0" w:color="008080"/>
                    <w:right w:val="single" w:sz="4" w:space="0" w:color="008080"/>
                  </w:tcBorders>
                  <w:shd w:val="clear" w:color="auto" w:fill="auto"/>
                  <w:noWrap/>
                  <w:vAlign w:val="center"/>
                </w:tcPr>
                <w:p w14:paraId="67B7A727" w14:textId="5692C290" w:rsidR="006D548E" w:rsidRPr="00702EE3" w:rsidRDefault="006D548E" w:rsidP="006D548E">
                  <w:pPr>
                    <w:jc w:val="right"/>
                    <w:rPr>
                      <w:rFonts w:asciiTheme="minorHAnsi" w:hAnsiTheme="minorHAnsi" w:cs="Arial"/>
                      <w:b/>
                      <w:bCs/>
                      <w:sz w:val="22"/>
                      <w:szCs w:val="22"/>
                    </w:rPr>
                  </w:pPr>
                </w:p>
              </w:tc>
              <w:tc>
                <w:tcPr>
                  <w:tcW w:w="319" w:type="pct"/>
                  <w:tcBorders>
                    <w:top w:val="nil"/>
                    <w:left w:val="nil"/>
                    <w:bottom w:val="single" w:sz="4" w:space="0" w:color="008080"/>
                    <w:right w:val="single" w:sz="8" w:space="0" w:color="008080"/>
                  </w:tcBorders>
                  <w:shd w:val="clear" w:color="auto" w:fill="auto"/>
                  <w:noWrap/>
                  <w:vAlign w:val="center"/>
                </w:tcPr>
                <w:p w14:paraId="0B948060" w14:textId="573EE036" w:rsidR="006D548E" w:rsidRPr="00702EE3" w:rsidRDefault="006D548E" w:rsidP="006D548E">
                  <w:pPr>
                    <w:jc w:val="right"/>
                    <w:rPr>
                      <w:rFonts w:asciiTheme="minorHAnsi" w:hAnsiTheme="minorHAnsi" w:cs="Arial"/>
                      <w:b/>
                      <w:bCs/>
                      <w:sz w:val="22"/>
                      <w:szCs w:val="22"/>
                    </w:rPr>
                  </w:pPr>
                </w:p>
              </w:tc>
              <w:tc>
                <w:tcPr>
                  <w:tcW w:w="426" w:type="pct"/>
                  <w:tcBorders>
                    <w:top w:val="nil"/>
                    <w:left w:val="nil"/>
                    <w:bottom w:val="single" w:sz="4" w:space="0" w:color="008080"/>
                    <w:right w:val="single" w:sz="4" w:space="0" w:color="008080"/>
                  </w:tcBorders>
                  <w:shd w:val="clear" w:color="auto" w:fill="auto"/>
                  <w:noWrap/>
                  <w:vAlign w:val="center"/>
                </w:tcPr>
                <w:p w14:paraId="5B0DAA5B" w14:textId="222C4DF0" w:rsidR="006D548E" w:rsidRPr="00702EE3" w:rsidRDefault="006D548E" w:rsidP="006D548E">
                  <w:pPr>
                    <w:jc w:val="right"/>
                    <w:rPr>
                      <w:rFonts w:asciiTheme="minorHAnsi" w:hAnsiTheme="minorHAnsi" w:cs="Arial"/>
                      <w:b/>
                      <w:bCs/>
                      <w:sz w:val="22"/>
                      <w:szCs w:val="22"/>
                    </w:rPr>
                  </w:pPr>
                </w:p>
              </w:tc>
              <w:tc>
                <w:tcPr>
                  <w:tcW w:w="266" w:type="pct"/>
                  <w:tcBorders>
                    <w:top w:val="nil"/>
                    <w:left w:val="nil"/>
                    <w:bottom w:val="single" w:sz="4" w:space="0" w:color="008080"/>
                    <w:right w:val="single" w:sz="8" w:space="0" w:color="008080"/>
                  </w:tcBorders>
                  <w:shd w:val="clear" w:color="auto" w:fill="auto"/>
                  <w:noWrap/>
                  <w:vAlign w:val="center"/>
                </w:tcPr>
                <w:p w14:paraId="364D49D7" w14:textId="18B6AD42" w:rsidR="006D548E" w:rsidRPr="00702EE3" w:rsidRDefault="006D548E" w:rsidP="006D548E">
                  <w:pPr>
                    <w:jc w:val="right"/>
                    <w:rPr>
                      <w:rFonts w:asciiTheme="minorHAnsi" w:hAnsiTheme="minorHAnsi" w:cs="Arial"/>
                      <w:b/>
                      <w:bCs/>
                      <w:sz w:val="22"/>
                      <w:szCs w:val="22"/>
                    </w:rPr>
                  </w:pPr>
                </w:p>
              </w:tc>
              <w:tc>
                <w:tcPr>
                  <w:tcW w:w="319" w:type="pct"/>
                  <w:tcBorders>
                    <w:top w:val="nil"/>
                    <w:left w:val="nil"/>
                    <w:bottom w:val="single" w:sz="4" w:space="0" w:color="008080"/>
                    <w:right w:val="single" w:sz="4" w:space="0" w:color="008080"/>
                  </w:tcBorders>
                  <w:shd w:val="clear" w:color="auto" w:fill="auto"/>
                  <w:noWrap/>
                  <w:vAlign w:val="bottom"/>
                </w:tcPr>
                <w:p w14:paraId="4E167C58" w14:textId="332171E1" w:rsidR="006D548E" w:rsidRPr="00702EE3" w:rsidRDefault="006D548E" w:rsidP="006D548E">
                  <w:pPr>
                    <w:jc w:val="right"/>
                    <w:rPr>
                      <w:rFonts w:asciiTheme="minorHAnsi" w:hAnsiTheme="minorHAnsi" w:cs="Arial"/>
                      <w:b/>
                      <w:bCs/>
                      <w:sz w:val="22"/>
                      <w:szCs w:val="22"/>
                    </w:rPr>
                  </w:pPr>
                </w:p>
              </w:tc>
              <w:tc>
                <w:tcPr>
                  <w:tcW w:w="426" w:type="pct"/>
                  <w:tcBorders>
                    <w:top w:val="nil"/>
                    <w:left w:val="nil"/>
                    <w:bottom w:val="single" w:sz="4" w:space="0" w:color="008080"/>
                    <w:right w:val="single" w:sz="8" w:space="0" w:color="008080"/>
                  </w:tcBorders>
                  <w:shd w:val="clear" w:color="auto" w:fill="auto"/>
                  <w:noWrap/>
                  <w:vAlign w:val="bottom"/>
                </w:tcPr>
                <w:p w14:paraId="4FAD217F" w14:textId="251A815B" w:rsidR="006D548E" w:rsidRPr="00702EE3" w:rsidRDefault="006D548E" w:rsidP="006D548E">
                  <w:pPr>
                    <w:jc w:val="right"/>
                    <w:rPr>
                      <w:rFonts w:asciiTheme="minorHAnsi" w:hAnsiTheme="minorHAnsi" w:cs="Arial"/>
                      <w:b/>
                      <w:bCs/>
                      <w:sz w:val="22"/>
                      <w:szCs w:val="22"/>
                    </w:rPr>
                  </w:pPr>
                </w:p>
              </w:tc>
            </w:tr>
            <w:tr w:rsidR="006802D0" w:rsidRPr="00702EE3" w14:paraId="16AA7CEB" w14:textId="5D217C0D" w:rsidTr="006C48EC">
              <w:trPr>
                <w:trHeight w:val="255"/>
              </w:trPr>
              <w:tc>
                <w:tcPr>
                  <w:tcW w:w="2817" w:type="pct"/>
                  <w:tcBorders>
                    <w:top w:val="nil"/>
                    <w:left w:val="single" w:sz="8" w:space="0" w:color="008080"/>
                    <w:bottom w:val="single" w:sz="4" w:space="0" w:color="008080"/>
                    <w:right w:val="nil"/>
                  </w:tcBorders>
                  <w:shd w:val="clear" w:color="auto" w:fill="auto"/>
                  <w:vAlign w:val="center"/>
                </w:tcPr>
                <w:p w14:paraId="312E0659" w14:textId="794FC569" w:rsidR="006D548E" w:rsidRPr="00702EE3" w:rsidRDefault="006D548E" w:rsidP="006D548E">
                  <w:pPr>
                    <w:rPr>
                      <w:rFonts w:asciiTheme="minorHAnsi" w:hAnsiTheme="minorHAnsi" w:cs="Arial"/>
                      <w:sz w:val="22"/>
                      <w:szCs w:val="22"/>
                    </w:rPr>
                  </w:pPr>
                  <w:r w:rsidRPr="00702EE3">
                    <w:rPr>
                      <w:rFonts w:asciiTheme="minorHAnsi" w:hAnsiTheme="minorHAnsi" w:cs="Arial"/>
                      <w:sz w:val="22"/>
                      <w:szCs w:val="22"/>
                    </w:rPr>
                    <w:t> </w:t>
                  </w:r>
                </w:p>
              </w:tc>
              <w:tc>
                <w:tcPr>
                  <w:tcW w:w="427" w:type="pct"/>
                  <w:tcBorders>
                    <w:top w:val="nil"/>
                    <w:left w:val="single" w:sz="8" w:space="0" w:color="008080"/>
                    <w:bottom w:val="single" w:sz="4" w:space="0" w:color="008080"/>
                    <w:right w:val="single" w:sz="4" w:space="0" w:color="008080"/>
                  </w:tcBorders>
                  <w:shd w:val="clear" w:color="auto" w:fill="auto"/>
                  <w:noWrap/>
                  <w:vAlign w:val="bottom"/>
                </w:tcPr>
                <w:p w14:paraId="4DB64046" w14:textId="0455379F" w:rsidR="006D548E" w:rsidRPr="00702EE3" w:rsidRDefault="006D548E" w:rsidP="006D548E">
                  <w:pPr>
                    <w:rPr>
                      <w:rFonts w:asciiTheme="minorHAnsi" w:hAnsiTheme="minorHAnsi" w:cs="Arial"/>
                      <w:b/>
                      <w:bCs/>
                      <w:sz w:val="22"/>
                      <w:szCs w:val="22"/>
                    </w:rPr>
                  </w:pPr>
                </w:p>
              </w:tc>
              <w:tc>
                <w:tcPr>
                  <w:tcW w:w="319" w:type="pct"/>
                  <w:tcBorders>
                    <w:top w:val="nil"/>
                    <w:left w:val="nil"/>
                    <w:bottom w:val="single" w:sz="4" w:space="0" w:color="008080"/>
                    <w:right w:val="single" w:sz="8" w:space="0" w:color="008080"/>
                  </w:tcBorders>
                  <w:shd w:val="clear" w:color="auto" w:fill="auto"/>
                  <w:noWrap/>
                  <w:vAlign w:val="bottom"/>
                </w:tcPr>
                <w:p w14:paraId="63CCA341" w14:textId="54438695" w:rsidR="006D548E" w:rsidRPr="00702EE3" w:rsidRDefault="006D548E" w:rsidP="006D548E">
                  <w:pPr>
                    <w:rPr>
                      <w:rFonts w:asciiTheme="minorHAnsi" w:hAnsiTheme="minorHAnsi" w:cs="Arial"/>
                      <w:b/>
                      <w:bCs/>
                      <w:sz w:val="22"/>
                      <w:szCs w:val="22"/>
                    </w:rPr>
                  </w:pPr>
                </w:p>
              </w:tc>
              <w:tc>
                <w:tcPr>
                  <w:tcW w:w="426" w:type="pct"/>
                  <w:tcBorders>
                    <w:top w:val="nil"/>
                    <w:left w:val="nil"/>
                    <w:bottom w:val="single" w:sz="4" w:space="0" w:color="008080"/>
                    <w:right w:val="single" w:sz="4" w:space="0" w:color="008080"/>
                  </w:tcBorders>
                  <w:shd w:val="clear" w:color="auto" w:fill="auto"/>
                  <w:noWrap/>
                  <w:vAlign w:val="bottom"/>
                </w:tcPr>
                <w:p w14:paraId="3C9FEF0C" w14:textId="3D8EE855" w:rsidR="006D548E" w:rsidRPr="00702EE3" w:rsidRDefault="006D548E" w:rsidP="006D548E">
                  <w:pPr>
                    <w:rPr>
                      <w:rFonts w:asciiTheme="minorHAnsi" w:hAnsiTheme="minorHAnsi" w:cs="Arial"/>
                      <w:b/>
                      <w:bCs/>
                      <w:sz w:val="22"/>
                      <w:szCs w:val="22"/>
                    </w:rPr>
                  </w:pPr>
                </w:p>
              </w:tc>
              <w:tc>
                <w:tcPr>
                  <w:tcW w:w="266" w:type="pct"/>
                  <w:tcBorders>
                    <w:top w:val="nil"/>
                    <w:left w:val="nil"/>
                    <w:bottom w:val="single" w:sz="4" w:space="0" w:color="008080"/>
                    <w:right w:val="single" w:sz="8" w:space="0" w:color="008080"/>
                  </w:tcBorders>
                  <w:shd w:val="clear" w:color="auto" w:fill="auto"/>
                  <w:noWrap/>
                  <w:vAlign w:val="bottom"/>
                </w:tcPr>
                <w:p w14:paraId="5EA2718E" w14:textId="2E73D56E" w:rsidR="006D548E" w:rsidRPr="00702EE3" w:rsidRDefault="006D548E" w:rsidP="006D548E">
                  <w:pPr>
                    <w:rPr>
                      <w:rFonts w:asciiTheme="minorHAnsi" w:hAnsiTheme="minorHAnsi" w:cs="Arial"/>
                      <w:b/>
                      <w:bCs/>
                      <w:sz w:val="22"/>
                      <w:szCs w:val="22"/>
                    </w:rPr>
                  </w:pPr>
                </w:p>
              </w:tc>
              <w:tc>
                <w:tcPr>
                  <w:tcW w:w="319" w:type="pct"/>
                  <w:tcBorders>
                    <w:top w:val="nil"/>
                    <w:left w:val="nil"/>
                    <w:bottom w:val="single" w:sz="4" w:space="0" w:color="008080"/>
                    <w:right w:val="single" w:sz="4" w:space="0" w:color="008080"/>
                  </w:tcBorders>
                  <w:shd w:val="clear" w:color="auto" w:fill="auto"/>
                  <w:noWrap/>
                  <w:vAlign w:val="bottom"/>
                </w:tcPr>
                <w:p w14:paraId="18EB3865" w14:textId="2CCF9A8E" w:rsidR="006D548E" w:rsidRPr="00702EE3" w:rsidRDefault="006D548E" w:rsidP="006D548E">
                  <w:pPr>
                    <w:rPr>
                      <w:rFonts w:asciiTheme="minorHAnsi" w:hAnsiTheme="minorHAnsi" w:cs="Arial"/>
                      <w:b/>
                      <w:bCs/>
                      <w:sz w:val="22"/>
                      <w:szCs w:val="22"/>
                    </w:rPr>
                  </w:pPr>
                </w:p>
              </w:tc>
              <w:tc>
                <w:tcPr>
                  <w:tcW w:w="426" w:type="pct"/>
                  <w:tcBorders>
                    <w:top w:val="nil"/>
                    <w:left w:val="nil"/>
                    <w:bottom w:val="single" w:sz="4" w:space="0" w:color="008080"/>
                    <w:right w:val="single" w:sz="8" w:space="0" w:color="008080"/>
                  </w:tcBorders>
                  <w:shd w:val="clear" w:color="auto" w:fill="auto"/>
                  <w:noWrap/>
                  <w:vAlign w:val="bottom"/>
                </w:tcPr>
                <w:p w14:paraId="12DF2C12" w14:textId="3368F8E7" w:rsidR="006D548E" w:rsidRPr="00702EE3" w:rsidRDefault="006D548E" w:rsidP="006D548E">
                  <w:pPr>
                    <w:rPr>
                      <w:rFonts w:asciiTheme="minorHAnsi" w:hAnsiTheme="minorHAnsi" w:cs="Arial"/>
                      <w:b/>
                      <w:bCs/>
                      <w:sz w:val="22"/>
                      <w:szCs w:val="22"/>
                    </w:rPr>
                  </w:pPr>
                </w:p>
              </w:tc>
            </w:tr>
            <w:tr w:rsidR="006802D0" w:rsidRPr="00702EE3" w14:paraId="5C5A8482" w14:textId="48566E33" w:rsidTr="006C48EC">
              <w:trPr>
                <w:trHeight w:val="255"/>
              </w:trPr>
              <w:tc>
                <w:tcPr>
                  <w:tcW w:w="2817" w:type="pct"/>
                  <w:tcBorders>
                    <w:top w:val="nil"/>
                    <w:left w:val="single" w:sz="8" w:space="0" w:color="008080"/>
                    <w:bottom w:val="single" w:sz="4" w:space="0" w:color="008080"/>
                    <w:right w:val="nil"/>
                  </w:tcBorders>
                  <w:shd w:val="clear" w:color="auto" w:fill="auto"/>
                  <w:noWrap/>
                  <w:vAlign w:val="bottom"/>
                </w:tcPr>
                <w:p w14:paraId="5542193C" w14:textId="6FB9A8DC" w:rsidR="006D548E" w:rsidRPr="00702EE3" w:rsidRDefault="006D548E" w:rsidP="006D548E">
                  <w:pPr>
                    <w:jc w:val="center"/>
                    <w:rPr>
                      <w:rFonts w:asciiTheme="minorHAnsi" w:hAnsiTheme="minorHAnsi" w:cs="Arial"/>
                      <w:b/>
                      <w:bCs/>
                      <w:sz w:val="22"/>
                      <w:szCs w:val="22"/>
                    </w:rPr>
                  </w:pPr>
                  <w:r w:rsidRPr="00702EE3">
                    <w:rPr>
                      <w:rFonts w:asciiTheme="minorHAnsi" w:hAnsiTheme="minorHAnsi" w:cs="Arial"/>
                      <w:b/>
                      <w:bCs/>
                      <w:sz w:val="22"/>
                      <w:szCs w:val="22"/>
                    </w:rPr>
                    <w:t xml:space="preserve"> Valoare TVA  </w:t>
                  </w:r>
                </w:p>
              </w:tc>
              <w:tc>
                <w:tcPr>
                  <w:tcW w:w="427" w:type="pct"/>
                  <w:tcBorders>
                    <w:top w:val="nil"/>
                    <w:left w:val="single" w:sz="8" w:space="0" w:color="008080"/>
                    <w:bottom w:val="single" w:sz="4" w:space="0" w:color="008080"/>
                    <w:right w:val="single" w:sz="4" w:space="0" w:color="008080"/>
                  </w:tcBorders>
                  <w:shd w:val="clear" w:color="auto" w:fill="auto"/>
                  <w:noWrap/>
                  <w:vAlign w:val="bottom"/>
                </w:tcPr>
                <w:p w14:paraId="63CF0416" w14:textId="408FF0B0" w:rsidR="006D548E" w:rsidRPr="00702EE3" w:rsidRDefault="006D548E" w:rsidP="006D548E">
                  <w:pPr>
                    <w:jc w:val="right"/>
                    <w:rPr>
                      <w:rFonts w:asciiTheme="minorHAnsi" w:hAnsiTheme="minorHAnsi" w:cs="Arial"/>
                      <w:b/>
                      <w:bCs/>
                      <w:sz w:val="22"/>
                      <w:szCs w:val="22"/>
                    </w:rPr>
                  </w:pPr>
                </w:p>
              </w:tc>
              <w:tc>
                <w:tcPr>
                  <w:tcW w:w="319" w:type="pct"/>
                  <w:tcBorders>
                    <w:top w:val="nil"/>
                    <w:left w:val="nil"/>
                    <w:bottom w:val="single" w:sz="4" w:space="0" w:color="008080"/>
                    <w:right w:val="single" w:sz="8" w:space="0" w:color="008080"/>
                  </w:tcBorders>
                  <w:shd w:val="clear" w:color="auto" w:fill="auto"/>
                  <w:noWrap/>
                  <w:vAlign w:val="bottom"/>
                </w:tcPr>
                <w:p w14:paraId="17DCB269" w14:textId="6D117803" w:rsidR="006D548E" w:rsidRPr="00702EE3" w:rsidRDefault="006D548E" w:rsidP="006D548E">
                  <w:pPr>
                    <w:jc w:val="right"/>
                    <w:rPr>
                      <w:rFonts w:asciiTheme="minorHAnsi" w:hAnsiTheme="minorHAnsi" w:cs="Arial"/>
                      <w:b/>
                      <w:bCs/>
                      <w:sz w:val="22"/>
                      <w:szCs w:val="22"/>
                    </w:rPr>
                  </w:pPr>
                </w:p>
              </w:tc>
              <w:tc>
                <w:tcPr>
                  <w:tcW w:w="426" w:type="pct"/>
                  <w:tcBorders>
                    <w:top w:val="nil"/>
                    <w:left w:val="nil"/>
                    <w:bottom w:val="single" w:sz="4" w:space="0" w:color="008080"/>
                    <w:right w:val="single" w:sz="4" w:space="0" w:color="008080"/>
                  </w:tcBorders>
                  <w:shd w:val="clear" w:color="auto" w:fill="auto"/>
                  <w:noWrap/>
                  <w:vAlign w:val="bottom"/>
                </w:tcPr>
                <w:p w14:paraId="08B527A3" w14:textId="5235F064" w:rsidR="006D548E" w:rsidRPr="00702EE3" w:rsidRDefault="006D548E" w:rsidP="006D548E">
                  <w:pPr>
                    <w:jc w:val="right"/>
                    <w:rPr>
                      <w:rFonts w:asciiTheme="minorHAnsi" w:hAnsiTheme="minorHAnsi" w:cs="Arial"/>
                      <w:b/>
                      <w:bCs/>
                      <w:sz w:val="22"/>
                      <w:szCs w:val="22"/>
                    </w:rPr>
                  </w:pPr>
                </w:p>
              </w:tc>
              <w:tc>
                <w:tcPr>
                  <w:tcW w:w="266" w:type="pct"/>
                  <w:tcBorders>
                    <w:top w:val="nil"/>
                    <w:left w:val="nil"/>
                    <w:bottom w:val="single" w:sz="4" w:space="0" w:color="008080"/>
                    <w:right w:val="single" w:sz="8" w:space="0" w:color="008080"/>
                  </w:tcBorders>
                  <w:shd w:val="clear" w:color="auto" w:fill="auto"/>
                  <w:noWrap/>
                  <w:vAlign w:val="bottom"/>
                </w:tcPr>
                <w:p w14:paraId="28BE4240" w14:textId="7A541C58" w:rsidR="006D548E" w:rsidRPr="00702EE3" w:rsidRDefault="006D548E" w:rsidP="006D548E">
                  <w:pPr>
                    <w:jc w:val="right"/>
                    <w:rPr>
                      <w:rFonts w:asciiTheme="minorHAnsi" w:hAnsiTheme="minorHAnsi" w:cs="Arial"/>
                      <w:b/>
                      <w:bCs/>
                      <w:sz w:val="22"/>
                      <w:szCs w:val="22"/>
                    </w:rPr>
                  </w:pPr>
                </w:p>
              </w:tc>
              <w:tc>
                <w:tcPr>
                  <w:tcW w:w="319" w:type="pct"/>
                  <w:tcBorders>
                    <w:top w:val="nil"/>
                    <w:left w:val="nil"/>
                    <w:bottom w:val="single" w:sz="4" w:space="0" w:color="008080"/>
                    <w:right w:val="single" w:sz="4" w:space="0" w:color="008080"/>
                  </w:tcBorders>
                  <w:shd w:val="clear" w:color="auto" w:fill="auto"/>
                  <w:noWrap/>
                  <w:vAlign w:val="bottom"/>
                </w:tcPr>
                <w:p w14:paraId="26006745" w14:textId="07D04B04" w:rsidR="006D548E" w:rsidRPr="00702EE3" w:rsidRDefault="006D548E" w:rsidP="006D548E">
                  <w:pPr>
                    <w:jc w:val="right"/>
                    <w:rPr>
                      <w:rFonts w:asciiTheme="minorHAnsi" w:hAnsiTheme="minorHAnsi" w:cs="Arial"/>
                      <w:b/>
                      <w:bCs/>
                      <w:sz w:val="22"/>
                      <w:szCs w:val="22"/>
                    </w:rPr>
                  </w:pPr>
                </w:p>
              </w:tc>
              <w:tc>
                <w:tcPr>
                  <w:tcW w:w="426" w:type="pct"/>
                  <w:tcBorders>
                    <w:top w:val="nil"/>
                    <w:left w:val="nil"/>
                    <w:bottom w:val="single" w:sz="4" w:space="0" w:color="008080"/>
                    <w:right w:val="single" w:sz="8" w:space="0" w:color="008080"/>
                  </w:tcBorders>
                  <w:shd w:val="clear" w:color="auto" w:fill="auto"/>
                  <w:noWrap/>
                  <w:vAlign w:val="bottom"/>
                </w:tcPr>
                <w:p w14:paraId="7886899F" w14:textId="5CDA936C" w:rsidR="006D548E" w:rsidRPr="00702EE3" w:rsidRDefault="006D548E" w:rsidP="006D548E">
                  <w:pPr>
                    <w:jc w:val="right"/>
                    <w:rPr>
                      <w:rFonts w:asciiTheme="minorHAnsi" w:hAnsiTheme="minorHAnsi" w:cs="Arial"/>
                      <w:b/>
                      <w:bCs/>
                      <w:sz w:val="22"/>
                      <w:szCs w:val="22"/>
                    </w:rPr>
                  </w:pPr>
                </w:p>
              </w:tc>
            </w:tr>
            <w:tr w:rsidR="006802D0" w:rsidRPr="00702EE3" w14:paraId="26086A8C" w14:textId="6C785E11" w:rsidTr="006C48EC">
              <w:trPr>
                <w:trHeight w:val="255"/>
              </w:trPr>
              <w:tc>
                <w:tcPr>
                  <w:tcW w:w="2817" w:type="pct"/>
                  <w:tcBorders>
                    <w:top w:val="nil"/>
                    <w:left w:val="single" w:sz="8" w:space="0" w:color="008080"/>
                    <w:bottom w:val="single" w:sz="4" w:space="0" w:color="008080"/>
                    <w:right w:val="nil"/>
                  </w:tcBorders>
                  <w:shd w:val="clear" w:color="auto" w:fill="auto"/>
                  <w:noWrap/>
                  <w:vAlign w:val="bottom"/>
                </w:tcPr>
                <w:p w14:paraId="179A50DC" w14:textId="2ABD3B87" w:rsidR="006D548E" w:rsidRPr="00702EE3" w:rsidRDefault="006D548E" w:rsidP="006D548E">
                  <w:pPr>
                    <w:jc w:val="center"/>
                    <w:rPr>
                      <w:rFonts w:asciiTheme="minorHAnsi" w:hAnsiTheme="minorHAnsi" w:cs="Arial"/>
                      <w:b/>
                      <w:bCs/>
                      <w:sz w:val="22"/>
                      <w:szCs w:val="22"/>
                    </w:rPr>
                  </w:pPr>
                  <w:r w:rsidRPr="00702EE3">
                    <w:rPr>
                      <w:rFonts w:asciiTheme="minorHAnsi" w:hAnsiTheme="minorHAnsi" w:cs="Arial"/>
                      <w:b/>
                      <w:bCs/>
                      <w:sz w:val="22"/>
                      <w:szCs w:val="22"/>
                    </w:rPr>
                    <w:t> </w:t>
                  </w:r>
                </w:p>
              </w:tc>
              <w:tc>
                <w:tcPr>
                  <w:tcW w:w="427" w:type="pct"/>
                  <w:tcBorders>
                    <w:top w:val="nil"/>
                    <w:left w:val="single" w:sz="8" w:space="0" w:color="008080"/>
                    <w:bottom w:val="single" w:sz="4" w:space="0" w:color="008080"/>
                    <w:right w:val="single" w:sz="4" w:space="0" w:color="008080"/>
                  </w:tcBorders>
                  <w:shd w:val="clear" w:color="auto" w:fill="auto"/>
                  <w:noWrap/>
                  <w:vAlign w:val="bottom"/>
                </w:tcPr>
                <w:p w14:paraId="161CD567" w14:textId="38A16EE7" w:rsidR="006D548E" w:rsidRPr="00702EE3" w:rsidRDefault="006D548E" w:rsidP="006D548E">
                  <w:pPr>
                    <w:rPr>
                      <w:rFonts w:asciiTheme="minorHAnsi" w:hAnsiTheme="minorHAnsi" w:cs="Arial"/>
                      <w:b/>
                      <w:bCs/>
                      <w:sz w:val="22"/>
                      <w:szCs w:val="22"/>
                    </w:rPr>
                  </w:pPr>
                </w:p>
              </w:tc>
              <w:tc>
                <w:tcPr>
                  <w:tcW w:w="319" w:type="pct"/>
                  <w:tcBorders>
                    <w:top w:val="nil"/>
                    <w:left w:val="nil"/>
                    <w:bottom w:val="single" w:sz="4" w:space="0" w:color="008080"/>
                    <w:right w:val="single" w:sz="8" w:space="0" w:color="008080"/>
                  </w:tcBorders>
                  <w:shd w:val="clear" w:color="auto" w:fill="auto"/>
                  <w:noWrap/>
                  <w:vAlign w:val="bottom"/>
                </w:tcPr>
                <w:p w14:paraId="6B337CD9" w14:textId="24286AFD" w:rsidR="006D548E" w:rsidRPr="00702EE3" w:rsidRDefault="006D548E" w:rsidP="006D548E">
                  <w:pPr>
                    <w:rPr>
                      <w:rFonts w:asciiTheme="minorHAnsi" w:hAnsiTheme="minorHAnsi" w:cs="Arial"/>
                      <w:b/>
                      <w:bCs/>
                      <w:sz w:val="22"/>
                      <w:szCs w:val="22"/>
                    </w:rPr>
                  </w:pPr>
                </w:p>
              </w:tc>
              <w:tc>
                <w:tcPr>
                  <w:tcW w:w="426" w:type="pct"/>
                  <w:tcBorders>
                    <w:top w:val="nil"/>
                    <w:left w:val="nil"/>
                    <w:bottom w:val="single" w:sz="4" w:space="0" w:color="008080"/>
                    <w:right w:val="single" w:sz="4" w:space="0" w:color="008080"/>
                  </w:tcBorders>
                  <w:shd w:val="clear" w:color="auto" w:fill="auto"/>
                  <w:noWrap/>
                  <w:vAlign w:val="bottom"/>
                </w:tcPr>
                <w:p w14:paraId="31498605" w14:textId="3D9D21EF" w:rsidR="006D548E" w:rsidRPr="00702EE3" w:rsidRDefault="006D548E" w:rsidP="006D548E">
                  <w:pPr>
                    <w:rPr>
                      <w:rFonts w:asciiTheme="minorHAnsi" w:hAnsiTheme="minorHAnsi" w:cs="Arial"/>
                      <w:b/>
                      <w:bCs/>
                      <w:sz w:val="22"/>
                      <w:szCs w:val="22"/>
                    </w:rPr>
                  </w:pPr>
                </w:p>
              </w:tc>
              <w:tc>
                <w:tcPr>
                  <w:tcW w:w="266" w:type="pct"/>
                  <w:tcBorders>
                    <w:top w:val="nil"/>
                    <w:left w:val="nil"/>
                    <w:bottom w:val="single" w:sz="4" w:space="0" w:color="008080"/>
                    <w:right w:val="single" w:sz="8" w:space="0" w:color="008080"/>
                  </w:tcBorders>
                  <w:shd w:val="clear" w:color="auto" w:fill="auto"/>
                  <w:noWrap/>
                  <w:vAlign w:val="bottom"/>
                </w:tcPr>
                <w:p w14:paraId="6CA74AF3" w14:textId="502BA63D" w:rsidR="006D548E" w:rsidRPr="00702EE3" w:rsidRDefault="006D548E" w:rsidP="006D548E">
                  <w:pPr>
                    <w:rPr>
                      <w:rFonts w:asciiTheme="minorHAnsi" w:hAnsiTheme="minorHAnsi" w:cs="Arial"/>
                      <w:b/>
                      <w:bCs/>
                      <w:sz w:val="22"/>
                      <w:szCs w:val="22"/>
                    </w:rPr>
                  </w:pPr>
                </w:p>
              </w:tc>
              <w:tc>
                <w:tcPr>
                  <w:tcW w:w="319" w:type="pct"/>
                  <w:tcBorders>
                    <w:top w:val="nil"/>
                    <w:left w:val="nil"/>
                    <w:bottom w:val="single" w:sz="4" w:space="0" w:color="008080"/>
                    <w:right w:val="single" w:sz="4" w:space="0" w:color="008080"/>
                  </w:tcBorders>
                  <w:shd w:val="clear" w:color="auto" w:fill="auto"/>
                  <w:noWrap/>
                  <w:vAlign w:val="bottom"/>
                </w:tcPr>
                <w:p w14:paraId="68F34403" w14:textId="359558E3" w:rsidR="006D548E" w:rsidRPr="00702EE3" w:rsidRDefault="006D548E" w:rsidP="006D548E">
                  <w:pPr>
                    <w:rPr>
                      <w:rFonts w:asciiTheme="minorHAnsi" w:hAnsiTheme="minorHAnsi" w:cs="Arial"/>
                      <w:b/>
                      <w:bCs/>
                      <w:sz w:val="22"/>
                      <w:szCs w:val="22"/>
                    </w:rPr>
                  </w:pPr>
                </w:p>
              </w:tc>
              <w:tc>
                <w:tcPr>
                  <w:tcW w:w="426" w:type="pct"/>
                  <w:tcBorders>
                    <w:top w:val="nil"/>
                    <w:left w:val="nil"/>
                    <w:bottom w:val="single" w:sz="4" w:space="0" w:color="008080"/>
                    <w:right w:val="single" w:sz="8" w:space="0" w:color="008080"/>
                  </w:tcBorders>
                  <w:shd w:val="clear" w:color="auto" w:fill="auto"/>
                  <w:noWrap/>
                  <w:vAlign w:val="bottom"/>
                </w:tcPr>
                <w:p w14:paraId="57850B1E" w14:textId="3D7FD76E" w:rsidR="006D548E" w:rsidRPr="00702EE3" w:rsidRDefault="006D548E" w:rsidP="006D548E">
                  <w:pPr>
                    <w:rPr>
                      <w:rFonts w:asciiTheme="minorHAnsi" w:hAnsiTheme="minorHAnsi" w:cs="Arial"/>
                      <w:b/>
                      <w:bCs/>
                      <w:sz w:val="22"/>
                      <w:szCs w:val="22"/>
                    </w:rPr>
                  </w:pPr>
                </w:p>
              </w:tc>
            </w:tr>
            <w:tr w:rsidR="002312B7" w:rsidRPr="00702EE3" w14:paraId="4F3D947F" w14:textId="6379F5A6" w:rsidTr="00B56508">
              <w:trPr>
                <w:trHeight w:val="270"/>
              </w:trPr>
              <w:tc>
                <w:tcPr>
                  <w:tcW w:w="2817" w:type="pct"/>
                  <w:tcBorders>
                    <w:top w:val="nil"/>
                    <w:left w:val="single" w:sz="8" w:space="0" w:color="008080"/>
                    <w:bottom w:val="single" w:sz="8" w:space="0" w:color="008080"/>
                    <w:right w:val="nil"/>
                  </w:tcBorders>
                  <w:shd w:val="clear" w:color="auto" w:fill="auto"/>
                  <w:noWrap/>
                  <w:vAlign w:val="bottom"/>
                </w:tcPr>
                <w:p w14:paraId="2BEC3EDF" w14:textId="64DC0E2A" w:rsidR="006D548E" w:rsidRPr="00702EE3" w:rsidRDefault="006D548E" w:rsidP="006D548E">
                  <w:pPr>
                    <w:jc w:val="center"/>
                    <w:rPr>
                      <w:rFonts w:asciiTheme="minorHAnsi" w:hAnsiTheme="minorHAnsi" w:cs="Arial"/>
                      <w:b/>
                      <w:bCs/>
                      <w:sz w:val="22"/>
                      <w:szCs w:val="22"/>
                    </w:rPr>
                  </w:pPr>
                  <w:r w:rsidRPr="00702EE3">
                    <w:rPr>
                      <w:rFonts w:asciiTheme="minorHAnsi" w:hAnsiTheme="minorHAnsi" w:cs="Arial"/>
                      <w:b/>
                      <w:bCs/>
                      <w:sz w:val="22"/>
                      <w:szCs w:val="22"/>
                    </w:rPr>
                    <w:t xml:space="preserve"> TOTAL GENERAL inclusiv TVA </w:t>
                  </w:r>
                </w:p>
              </w:tc>
              <w:tc>
                <w:tcPr>
                  <w:tcW w:w="746" w:type="pct"/>
                  <w:gridSpan w:val="2"/>
                  <w:tcBorders>
                    <w:top w:val="single" w:sz="4" w:space="0" w:color="008080"/>
                    <w:left w:val="single" w:sz="8" w:space="0" w:color="008080"/>
                    <w:bottom w:val="single" w:sz="8" w:space="0" w:color="008080"/>
                    <w:right w:val="single" w:sz="8" w:space="0" w:color="008080"/>
                  </w:tcBorders>
                  <w:shd w:val="clear" w:color="auto" w:fill="auto"/>
                  <w:noWrap/>
                  <w:vAlign w:val="bottom"/>
                </w:tcPr>
                <w:p w14:paraId="2134CBD4" w14:textId="691844E9" w:rsidR="006D548E" w:rsidRPr="00702EE3" w:rsidRDefault="006D548E" w:rsidP="006D548E">
                  <w:pPr>
                    <w:jc w:val="center"/>
                    <w:rPr>
                      <w:rFonts w:asciiTheme="minorHAnsi" w:hAnsiTheme="minorHAnsi" w:cs="Arial"/>
                      <w:b/>
                      <w:bCs/>
                      <w:sz w:val="22"/>
                      <w:szCs w:val="22"/>
                    </w:rPr>
                  </w:pPr>
                </w:p>
              </w:tc>
              <w:tc>
                <w:tcPr>
                  <w:tcW w:w="692" w:type="pct"/>
                  <w:gridSpan w:val="2"/>
                  <w:tcBorders>
                    <w:top w:val="single" w:sz="4" w:space="0" w:color="008080"/>
                    <w:left w:val="nil"/>
                    <w:bottom w:val="single" w:sz="8" w:space="0" w:color="008080"/>
                    <w:right w:val="single" w:sz="8" w:space="0" w:color="008080"/>
                  </w:tcBorders>
                  <w:shd w:val="clear" w:color="auto" w:fill="auto"/>
                  <w:noWrap/>
                  <w:vAlign w:val="bottom"/>
                </w:tcPr>
                <w:p w14:paraId="017C3D31" w14:textId="63188ECF" w:rsidR="006D548E" w:rsidRPr="00702EE3" w:rsidRDefault="006D548E" w:rsidP="006D548E">
                  <w:pPr>
                    <w:jc w:val="center"/>
                    <w:rPr>
                      <w:rFonts w:asciiTheme="minorHAnsi" w:hAnsiTheme="minorHAnsi" w:cs="Arial"/>
                      <w:b/>
                      <w:bCs/>
                      <w:sz w:val="22"/>
                      <w:szCs w:val="22"/>
                    </w:rPr>
                  </w:pPr>
                </w:p>
              </w:tc>
              <w:tc>
                <w:tcPr>
                  <w:tcW w:w="745" w:type="pct"/>
                  <w:gridSpan w:val="2"/>
                  <w:tcBorders>
                    <w:top w:val="single" w:sz="4" w:space="0" w:color="008080"/>
                    <w:left w:val="nil"/>
                    <w:bottom w:val="single" w:sz="8" w:space="0" w:color="008080"/>
                    <w:right w:val="single" w:sz="8" w:space="0" w:color="008080"/>
                  </w:tcBorders>
                  <w:shd w:val="clear" w:color="auto" w:fill="auto"/>
                  <w:noWrap/>
                  <w:vAlign w:val="bottom"/>
                </w:tcPr>
                <w:p w14:paraId="1644249F" w14:textId="402B982E" w:rsidR="006D548E" w:rsidRPr="00702EE3" w:rsidRDefault="006D548E" w:rsidP="006D548E">
                  <w:pPr>
                    <w:jc w:val="center"/>
                    <w:rPr>
                      <w:rFonts w:asciiTheme="minorHAnsi" w:hAnsiTheme="minorHAnsi" w:cs="Arial"/>
                      <w:b/>
                      <w:bCs/>
                      <w:sz w:val="22"/>
                      <w:szCs w:val="22"/>
                    </w:rPr>
                  </w:pPr>
                </w:p>
              </w:tc>
            </w:tr>
          </w:tbl>
          <w:p w14:paraId="08769BFA" w14:textId="58D1D272" w:rsidR="00BE4CBC" w:rsidRPr="00702EE3" w:rsidRDefault="00BE4CBC" w:rsidP="00BE4CBC">
            <w:pPr>
              <w:rPr>
                <w:rFonts w:asciiTheme="minorHAnsi" w:hAnsiTheme="minorHAnsi" w:cs="Arial"/>
                <w:b/>
                <w:i/>
                <w:iCs/>
                <w:sz w:val="22"/>
                <w:szCs w:val="22"/>
                <w:lang w:val="ro-RO"/>
              </w:rPr>
            </w:pPr>
          </w:p>
          <w:p w14:paraId="494A7AB8" w14:textId="5A549ACB" w:rsidR="00BE4CBC" w:rsidRPr="00702EE3" w:rsidRDefault="00BE4CBC" w:rsidP="00BE4CBC">
            <w:pPr>
              <w:rPr>
                <w:rFonts w:asciiTheme="minorHAnsi" w:hAnsiTheme="minorHAnsi" w:cs="Arial"/>
                <w:b/>
                <w:i/>
                <w:iCs/>
                <w:caps/>
                <w:sz w:val="22"/>
                <w:szCs w:val="22"/>
                <w:u w:val="single"/>
                <w:lang w:val="ro-RO"/>
              </w:rPr>
            </w:pPr>
            <w:r w:rsidRPr="00702EE3">
              <w:rPr>
                <w:rFonts w:asciiTheme="minorHAnsi" w:hAnsiTheme="minorHAnsi" w:cs="Arial"/>
                <w:b/>
                <w:i/>
                <w:iCs/>
                <w:sz w:val="22"/>
                <w:szCs w:val="22"/>
                <w:lang w:val="ro-RO"/>
              </w:rPr>
              <w:t xml:space="preserve">Toate costurile vor fi exprimate în Euro, şi se vor baza pe </w:t>
            </w:r>
            <w:r w:rsidR="00614D21" w:rsidRPr="00702EE3">
              <w:rPr>
                <w:rFonts w:asciiTheme="minorHAnsi" w:hAnsiTheme="minorHAnsi" w:cs="Arial"/>
                <w:b/>
                <w:i/>
                <w:iCs/>
                <w:sz w:val="22"/>
                <w:szCs w:val="22"/>
                <w:lang w:val="ro-RO"/>
              </w:rPr>
              <w:t>Bugetul Indicativ</w:t>
            </w:r>
            <w:r w:rsidRPr="00702EE3">
              <w:rPr>
                <w:rFonts w:asciiTheme="minorHAnsi" w:hAnsiTheme="minorHAnsi" w:cs="Arial"/>
                <w:b/>
                <w:i/>
                <w:iCs/>
                <w:sz w:val="22"/>
                <w:szCs w:val="22"/>
                <w:lang w:val="ro-RO"/>
              </w:rPr>
              <w:t xml:space="preserve"> din </w:t>
            </w:r>
            <w:r w:rsidR="00614D21" w:rsidRPr="00702EE3">
              <w:rPr>
                <w:rFonts w:asciiTheme="minorHAnsi" w:hAnsiTheme="minorHAnsi" w:cs="Arial"/>
                <w:b/>
                <w:i/>
                <w:iCs/>
                <w:sz w:val="22"/>
                <w:szCs w:val="22"/>
                <w:lang w:val="ro-RO"/>
              </w:rPr>
              <w:t xml:space="preserve">Cererea de finanțare </w:t>
            </w:r>
            <w:r w:rsidRPr="00702EE3">
              <w:rPr>
                <w:rFonts w:asciiTheme="minorHAnsi" w:hAnsiTheme="minorHAnsi" w:cs="Arial"/>
                <w:b/>
                <w:i/>
                <w:iCs/>
                <w:sz w:val="22"/>
                <w:szCs w:val="22"/>
                <w:lang w:val="ro-RO"/>
              </w:rPr>
              <w:t xml:space="preserve"> (întocmit în Euro)</w:t>
            </w:r>
          </w:p>
          <w:p w14:paraId="4952C7D3" w14:textId="7AC34944" w:rsidR="00BE4CBC" w:rsidRPr="00702EE3" w:rsidRDefault="00BE4CBC" w:rsidP="00BE4CBC">
            <w:pPr>
              <w:rPr>
                <w:rFonts w:asciiTheme="minorHAnsi" w:eastAsia="Arial Unicode MS" w:hAnsiTheme="minorHAnsi" w:cs="Arial"/>
                <w:sz w:val="22"/>
                <w:szCs w:val="22"/>
                <w:lang w:val="ro-RO"/>
              </w:rPr>
            </w:pPr>
            <w:r w:rsidRPr="00702EE3">
              <w:rPr>
                <w:rFonts w:asciiTheme="minorHAnsi" w:hAnsiTheme="minorHAnsi" w:cs="Arial"/>
                <w:sz w:val="22"/>
                <w:szCs w:val="22"/>
                <w:lang w:val="ro-RO"/>
              </w:rPr>
              <w:t xml:space="preserve">1 Euro = ………..LEI </w:t>
            </w:r>
            <w:r w:rsidRPr="00702EE3">
              <w:rPr>
                <w:rFonts w:asciiTheme="minorHAnsi" w:eastAsia="Arial Unicode MS" w:hAnsiTheme="minorHAnsi" w:cs="Arial"/>
                <w:sz w:val="22"/>
                <w:szCs w:val="22"/>
                <w:lang w:val="ro-RO"/>
              </w:rPr>
              <w:t>(</w:t>
            </w:r>
            <w:r w:rsidRPr="00702EE3">
              <w:rPr>
                <w:rFonts w:asciiTheme="minorHAnsi" w:hAnsiTheme="minorHAnsi" w:cs="Arial"/>
                <w:sz w:val="22"/>
                <w:szCs w:val="22"/>
                <w:lang w:val="ro-RO"/>
              </w:rPr>
              <w:t>Rata de conversie între Euro şi moneda naţională pentru România este cea publicată de Banca Central Europeană pe Internet la adresa : &lt;http://www.ecb.int/index.html&gt;</w:t>
            </w:r>
            <w:r w:rsidRPr="00702EE3">
              <w:rPr>
                <w:rFonts w:asciiTheme="minorHAnsi" w:eastAsia="Arial Unicode MS" w:hAnsiTheme="minorHAnsi" w:cs="Arial"/>
                <w:sz w:val="22"/>
                <w:szCs w:val="22"/>
                <w:lang w:val="ro-RO"/>
              </w:rPr>
              <w:t xml:space="preserve">la data întocmirii </w:t>
            </w:r>
            <w:r w:rsidR="00614D21" w:rsidRPr="00702EE3">
              <w:rPr>
                <w:rFonts w:asciiTheme="minorHAnsi" w:eastAsia="Arial Unicode MS" w:hAnsiTheme="minorHAnsi" w:cs="Arial"/>
                <w:sz w:val="22"/>
                <w:szCs w:val="22"/>
                <w:lang w:val="ro-RO"/>
              </w:rPr>
              <w:t>Bugetului Indicativ</w:t>
            </w:r>
            <w:r w:rsidRPr="00702EE3">
              <w:rPr>
                <w:rFonts w:asciiTheme="minorHAnsi" w:eastAsia="Arial Unicode MS" w:hAnsiTheme="minorHAnsi" w:cs="Arial"/>
                <w:sz w:val="22"/>
                <w:szCs w:val="22"/>
                <w:lang w:val="ro-RO"/>
              </w:rPr>
              <w:t xml:space="preserve">) </w:t>
            </w:r>
          </w:p>
          <w:p w14:paraId="07C8C179" w14:textId="0577D1C6" w:rsidR="00BE4CBC" w:rsidRPr="00702EE3" w:rsidRDefault="00BE4CBC" w:rsidP="00BE4CBC">
            <w:pPr>
              <w:rPr>
                <w:rFonts w:asciiTheme="minorHAnsi" w:hAnsiTheme="minorHAnsi" w:cs="Arial"/>
                <w:sz w:val="22"/>
                <w:szCs w:val="22"/>
                <w:lang w:val="ro-RO"/>
              </w:rPr>
            </w:pPr>
          </w:p>
          <w:p w14:paraId="3BB2EDF0" w14:textId="60B74EF4" w:rsidR="00BE4CBC" w:rsidRPr="00702EE3" w:rsidRDefault="00BE4CBC" w:rsidP="00BE4CBC">
            <w:pPr>
              <w:rPr>
                <w:rFonts w:asciiTheme="minorHAnsi" w:hAnsiTheme="minorHAnsi" w:cs="Arial"/>
                <w:sz w:val="22"/>
                <w:szCs w:val="22"/>
                <w:lang w:val="ro-RO"/>
              </w:rPr>
            </w:pPr>
          </w:p>
          <w:p w14:paraId="5A5EE5C1" w14:textId="735CBF0E" w:rsidR="00BE4CBC" w:rsidRPr="00702EE3" w:rsidRDefault="00BE4CBC" w:rsidP="00BE4CBC">
            <w:pPr>
              <w:rPr>
                <w:rFonts w:asciiTheme="minorHAnsi" w:hAnsiTheme="minorHAnsi" w:cs="Arial"/>
                <w:sz w:val="22"/>
                <w:szCs w:val="22"/>
                <w:lang w:val="ro-RO"/>
              </w:rPr>
            </w:pPr>
          </w:p>
          <w:p w14:paraId="05A10797" w14:textId="481A62D0" w:rsidR="00BE4CBC" w:rsidRPr="00702EE3" w:rsidRDefault="00BE4CBC" w:rsidP="00BE4CBC">
            <w:pPr>
              <w:rPr>
                <w:rFonts w:asciiTheme="minorHAnsi" w:hAnsiTheme="minorHAnsi" w:cs="Arial"/>
                <w:sz w:val="22"/>
                <w:szCs w:val="22"/>
                <w:lang w:val="ro-RO"/>
              </w:rPr>
            </w:pPr>
          </w:p>
          <w:p w14:paraId="6A51453E" w14:textId="751AF366" w:rsidR="008E49DF" w:rsidRPr="00702EE3" w:rsidRDefault="008E49DF" w:rsidP="008E49DF">
            <w:pPr>
              <w:rPr>
                <w:rFonts w:asciiTheme="minorHAnsi" w:hAnsiTheme="minorHAnsi" w:cs="Arial"/>
                <w:sz w:val="22"/>
                <w:szCs w:val="22"/>
                <w:lang w:val="ro-RO"/>
              </w:rPr>
            </w:pPr>
          </w:p>
          <w:p w14:paraId="4ADA39EF" w14:textId="25F88432" w:rsidR="00BE4CBC" w:rsidRPr="00702EE3" w:rsidRDefault="00BE4CBC" w:rsidP="00BE4CBC">
            <w:pPr>
              <w:rPr>
                <w:rFonts w:asciiTheme="minorHAnsi" w:hAnsiTheme="minorHAnsi" w:cs="Arial"/>
                <w:sz w:val="22"/>
                <w:szCs w:val="22"/>
                <w:lang w:val="ro-RO"/>
              </w:rPr>
            </w:pPr>
          </w:p>
          <w:p w14:paraId="30ED5A92" w14:textId="49F43A9F" w:rsidR="00BE4CBC" w:rsidRPr="00702EE3" w:rsidRDefault="00BE4CBC" w:rsidP="00BE4CBC">
            <w:pPr>
              <w:ind w:hanging="120"/>
              <w:rPr>
                <w:rFonts w:asciiTheme="minorHAnsi" w:hAnsiTheme="minorHAnsi" w:cs="Arial"/>
                <w:b/>
                <w:sz w:val="22"/>
                <w:szCs w:val="22"/>
                <w:lang w:val="pt-BR"/>
              </w:rPr>
            </w:pPr>
          </w:p>
          <w:p w14:paraId="1CB8573A" w14:textId="3979B20A" w:rsidR="006C48EC" w:rsidRPr="00702EE3" w:rsidRDefault="006C48EC" w:rsidP="00BE4CBC">
            <w:pPr>
              <w:ind w:hanging="120"/>
              <w:rPr>
                <w:rFonts w:asciiTheme="minorHAnsi" w:hAnsiTheme="minorHAnsi" w:cs="Arial"/>
                <w:b/>
                <w:sz w:val="22"/>
                <w:szCs w:val="22"/>
                <w:lang w:val="pt-BR"/>
              </w:rPr>
            </w:pPr>
          </w:p>
          <w:p w14:paraId="44C67878" w14:textId="0CB00007" w:rsidR="00A0265E" w:rsidRPr="00702EE3" w:rsidRDefault="00A0265E" w:rsidP="00BE4CBC">
            <w:pPr>
              <w:ind w:hanging="120"/>
              <w:rPr>
                <w:rFonts w:asciiTheme="minorHAnsi" w:hAnsiTheme="minorHAnsi" w:cs="Arial"/>
                <w:b/>
                <w:sz w:val="22"/>
                <w:szCs w:val="22"/>
                <w:lang w:val="pt-BR"/>
              </w:rPr>
            </w:pPr>
          </w:p>
          <w:p w14:paraId="234AD9D3" w14:textId="56FDD094" w:rsidR="00A0265E" w:rsidRPr="00702EE3" w:rsidRDefault="00A0265E" w:rsidP="00BE4CBC">
            <w:pPr>
              <w:ind w:hanging="120"/>
              <w:rPr>
                <w:rFonts w:asciiTheme="minorHAnsi" w:hAnsiTheme="minorHAnsi" w:cs="Arial"/>
                <w:b/>
                <w:sz w:val="22"/>
                <w:szCs w:val="22"/>
                <w:lang w:val="pt-BR"/>
              </w:rPr>
            </w:pPr>
          </w:p>
          <w:p w14:paraId="725971DD" w14:textId="623794E8" w:rsidR="00A0265E" w:rsidRPr="00702EE3" w:rsidRDefault="00A0265E" w:rsidP="00BE4CBC">
            <w:pPr>
              <w:ind w:hanging="120"/>
              <w:rPr>
                <w:rFonts w:asciiTheme="minorHAnsi" w:hAnsiTheme="minorHAnsi" w:cs="Arial"/>
                <w:b/>
                <w:sz w:val="22"/>
                <w:szCs w:val="22"/>
                <w:lang w:val="pt-BR"/>
              </w:rPr>
            </w:pPr>
          </w:p>
          <w:p w14:paraId="5B61EAB7" w14:textId="09586BA4" w:rsidR="00A0265E" w:rsidRPr="00702EE3" w:rsidRDefault="00A0265E" w:rsidP="00BE4CBC">
            <w:pPr>
              <w:ind w:hanging="120"/>
              <w:rPr>
                <w:rFonts w:asciiTheme="minorHAnsi" w:hAnsiTheme="minorHAnsi" w:cs="Arial"/>
                <w:b/>
                <w:sz w:val="22"/>
                <w:szCs w:val="22"/>
                <w:lang w:val="pt-BR"/>
              </w:rPr>
            </w:pPr>
          </w:p>
          <w:p w14:paraId="0EE5C6E9" w14:textId="20262083" w:rsidR="00A0265E" w:rsidRPr="00702EE3" w:rsidRDefault="00A0265E" w:rsidP="00BE4CBC">
            <w:pPr>
              <w:ind w:hanging="120"/>
              <w:rPr>
                <w:rFonts w:asciiTheme="minorHAnsi" w:hAnsiTheme="minorHAnsi" w:cs="Arial"/>
                <w:b/>
                <w:sz w:val="22"/>
                <w:szCs w:val="22"/>
                <w:lang w:val="pt-BR"/>
              </w:rPr>
            </w:pPr>
          </w:p>
          <w:p w14:paraId="75A8DEDE" w14:textId="5D04D83E" w:rsidR="00A0265E" w:rsidRPr="00702EE3" w:rsidRDefault="00A0265E" w:rsidP="00BE4CBC">
            <w:pPr>
              <w:ind w:hanging="120"/>
              <w:rPr>
                <w:rFonts w:asciiTheme="minorHAnsi" w:hAnsiTheme="minorHAnsi" w:cs="Arial"/>
                <w:b/>
                <w:sz w:val="22"/>
                <w:szCs w:val="22"/>
                <w:lang w:val="pt-BR"/>
              </w:rPr>
            </w:pPr>
          </w:p>
          <w:p w14:paraId="1DE8BCA9" w14:textId="60A38A2E" w:rsidR="006E69D4" w:rsidRPr="00702EE3" w:rsidRDefault="006E69D4" w:rsidP="00BE4CBC">
            <w:pPr>
              <w:ind w:hanging="120"/>
              <w:rPr>
                <w:rFonts w:asciiTheme="minorHAnsi" w:hAnsiTheme="minorHAnsi" w:cs="Arial"/>
                <w:b/>
                <w:sz w:val="22"/>
                <w:szCs w:val="22"/>
                <w:lang w:val="pt-BR"/>
              </w:rPr>
            </w:pPr>
          </w:p>
          <w:p w14:paraId="7CF8EA96" w14:textId="47131D20" w:rsidR="006E69D4" w:rsidRPr="00702EE3" w:rsidRDefault="006E69D4" w:rsidP="00BE4CBC">
            <w:pPr>
              <w:ind w:hanging="120"/>
              <w:rPr>
                <w:rFonts w:asciiTheme="minorHAnsi" w:hAnsiTheme="minorHAnsi" w:cs="Arial"/>
                <w:b/>
                <w:sz w:val="22"/>
                <w:szCs w:val="22"/>
                <w:lang w:val="pt-BR"/>
              </w:rPr>
            </w:pPr>
          </w:p>
          <w:p w14:paraId="0B239966" w14:textId="77F6564A" w:rsidR="00BE4CBC" w:rsidRPr="00702EE3" w:rsidRDefault="00BE4CBC" w:rsidP="008F6F40">
            <w:pPr>
              <w:rPr>
                <w:rFonts w:asciiTheme="minorHAnsi" w:hAnsiTheme="minorHAnsi" w:cs="Arial"/>
                <w:b/>
                <w:sz w:val="22"/>
                <w:szCs w:val="22"/>
                <w:lang w:val="ro-RO"/>
              </w:rPr>
            </w:pPr>
            <w:r w:rsidRPr="00702EE3">
              <w:rPr>
                <w:rFonts w:asciiTheme="minorHAnsi" w:hAnsiTheme="minorHAnsi" w:cs="Arial"/>
                <w:b/>
                <w:sz w:val="22"/>
                <w:szCs w:val="22"/>
                <w:lang w:val="ro-RO"/>
              </w:rPr>
              <w:t>Buget indicativ conform HG 907/2016  (Euro) pentru investiţiile legate de operaţiunile prevăzute la Art. 28 (Agromediu)</w:t>
            </w:r>
          </w:p>
          <w:p w14:paraId="6FC097BF" w14:textId="0EF6ACE4" w:rsidR="00BE4CBC" w:rsidRPr="00702EE3" w:rsidRDefault="00BE4CBC" w:rsidP="00130042">
            <w:pPr>
              <w:ind w:hanging="120"/>
              <w:rPr>
                <w:rFonts w:asciiTheme="minorHAnsi" w:hAnsiTheme="minorHAnsi" w:cs="Arial"/>
                <w:b/>
                <w:sz w:val="22"/>
                <w:szCs w:val="22"/>
                <w:lang w:val="ro-RO"/>
              </w:rPr>
            </w:pPr>
          </w:p>
          <w:p w14:paraId="4A8A7558" w14:textId="1ED949BD" w:rsidR="00BE4CBC" w:rsidRPr="00702EE3" w:rsidRDefault="00BE4CBC" w:rsidP="00130042">
            <w:pPr>
              <w:ind w:hanging="120"/>
              <w:rPr>
                <w:rFonts w:asciiTheme="minorHAnsi" w:hAnsiTheme="minorHAnsi" w:cs="Arial"/>
                <w:sz w:val="22"/>
                <w:szCs w:val="22"/>
                <w:lang w:val="pt-BR"/>
              </w:rPr>
            </w:pPr>
            <w:r w:rsidRPr="00702EE3">
              <w:rPr>
                <w:rFonts w:asciiTheme="minorHAnsi" w:hAnsiTheme="minorHAnsi" w:cs="Arial"/>
                <w:sz w:val="22"/>
                <w:szCs w:val="22"/>
                <w:lang w:val="pt-BR"/>
              </w:rPr>
              <w:t>S-a utilizat cursul de transformare              1 Euro = ……………</w:t>
            </w:r>
            <w:proofErr w:type="gramStart"/>
            <w:r w:rsidRPr="00702EE3">
              <w:rPr>
                <w:rFonts w:asciiTheme="minorHAnsi" w:hAnsiTheme="minorHAnsi" w:cs="Arial"/>
                <w:sz w:val="22"/>
                <w:szCs w:val="22"/>
                <w:lang w:val="pt-BR"/>
              </w:rPr>
              <w:t>…….</w:t>
            </w:r>
            <w:proofErr w:type="gramEnd"/>
            <w:r w:rsidRPr="00702EE3">
              <w:rPr>
                <w:rFonts w:asciiTheme="minorHAnsi" w:hAnsiTheme="minorHAnsi" w:cs="Arial"/>
                <w:sz w:val="22"/>
                <w:szCs w:val="22"/>
                <w:lang w:val="pt-BR"/>
              </w:rPr>
              <w:t>.LEI</w:t>
            </w:r>
          </w:p>
          <w:p w14:paraId="3CC48DA8" w14:textId="10EE8C7D" w:rsidR="00BE4CBC" w:rsidRPr="00702EE3" w:rsidRDefault="00BE4CBC" w:rsidP="00130042">
            <w:pPr>
              <w:ind w:hanging="120"/>
              <w:rPr>
                <w:rFonts w:asciiTheme="minorHAnsi" w:hAnsiTheme="minorHAnsi" w:cs="Arial"/>
                <w:sz w:val="22"/>
                <w:szCs w:val="22"/>
                <w:lang w:val="pt-BR"/>
              </w:rPr>
            </w:pPr>
          </w:p>
          <w:p w14:paraId="5B7B33F5" w14:textId="7CE91462" w:rsidR="00FE4D9E" w:rsidRPr="00702EE3" w:rsidRDefault="00FE4D9E" w:rsidP="00130042">
            <w:pPr>
              <w:ind w:hanging="120"/>
              <w:rPr>
                <w:rFonts w:asciiTheme="minorHAnsi" w:hAnsiTheme="minorHAnsi" w:cs="Arial"/>
                <w:sz w:val="22"/>
                <w:szCs w:val="22"/>
                <w:lang w:val="pt-BR"/>
              </w:rPr>
            </w:pPr>
            <w:proofErr w:type="gramStart"/>
            <w:r w:rsidRPr="00702EE3">
              <w:rPr>
                <w:rFonts w:asciiTheme="minorHAnsi" w:hAnsiTheme="minorHAnsi" w:cs="Arial"/>
                <w:sz w:val="22"/>
                <w:szCs w:val="22"/>
                <w:lang w:val="pt-BR"/>
              </w:rPr>
              <w:t>din</w:t>
            </w:r>
            <w:proofErr w:type="gramEnd"/>
            <w:r w:rsidRPr="00702EE3">
              <w:rPr>
                <w:rFonts w:asciiTheme="minorHAnsi" w:hAnsiTheme="minorHAnsi" w:cs="Arial"/>
                <w:sz w:val="22"/>
                <w:szCs w:val="22"/>
                <w:lang w:val="pt-BR"/>
              </w:rPr>
              <w:t xml:space="preserve"> data de:____/_____/__________</w:t>
            </w:r>
          </w:p>
          <w:p w14:paraId="20851440" w14:textId="223E2011" w:rsidR="00FE4D9E" w:rsidRPr="00702EE3" w:rsidRDefault="00FE4D9E" w:rsidP="00130042">
            <w:pPr>
              <w:ind w:hanging="120"/>
              <w:rPr>
                <w:rFonts w:asciiTheme="minorHAnsi" w:hAnsiTheme="minorHAnsi" w:cs="Arial"/>
                <w:sz w:val="22"/>
                <w:szCs w:val="22"/>
                <w:lang w:val="ro-RO"/>
              </w:rPr>
            </w:pPr>
            <w:r w:rsidRPr="00702EE3">
              <w:rPr>
                <w:rFonts w:asciiTheme="minorHAnsi" w:hAnsiTheme="minorHAnsi" w:cs="Arial"/>
                <w:sz w:val="22"/>
                <w:szCs w:val="22"/>
                <w:lang w:val="ro-RO"/>
              </w:rPr>
              <w:t>Euro</w:t>
            </w:r>
          </w:p>
          <w:tbl>
            <w:tblPr>
              <w:tblW w:w="4837" w:type="pct"/>
              <w:tblLayout w:type="fixed"/>
              <w:tblLook w:val="0000" w:firstRow="0" w:lastRow="0" w:firstColumn="0" w:lastColumn="0" w:noHBand="0" w:noVBand="0"/>
            </w:tblPr>
            <w:tblGrid>
              <w:gridCol w:w="4873"/>
              <w:gridCol w:w="737"/>
              <w:gridCol w:w="554"/>
              <w:gridCol w:w="737"/>
              <w:gridCol w:w="459"/>
              <w:gridCol w:w="642"/>
              <w:gridCol w:w="649"/>
            </w:tblGrid>
            <w:tr w:rsidR="00FE4D9E" w:rsidRPr="00702EE3" w14:paraId="226C4C55" w14:textId="12754684" w:rsidTr="00130042">
              <w:trPr>
                <w:trHeight w:val="300"/>
              </w:trPr>
              <w:tc>
                <w:tcPr>
                  <w:tcW w:w="2816" w:type="pct"/>
                  <w:tcBorders>
                    <w:top w:val="single" w:sz="8" w:space="0" w:color="008080"/>
                    <w:left w:val="single" w:sz="8" w:space="0" w:color="008080"/>
                    <w:bottom w:val="single" w:sz="4" w:space="0" w:color="008080"/>
                    <w:right w:val="nil"/>
                  </w:tcBorders>
                  <w:shd w:val="clear" w:color="auto" w:fill="auto"/>
                  <w:noWrap/>
                  <w:vAlign w:val="bottom"/>
                </w:tcPr>
                <w:p w14:paraId="2C66915A" w14:textId="555C6539" w:rsidR="00FE4D9E" w:rsidRPr="00702EE3" w:rsidRDefault="00FE4D9E" w:rsidP="00130042">
                  <w:pPr>
                    <w:ind w:hanging="120"/>
                    <w:rPr>
                      <w:rFonts w:asciiTheme="minorHAnsi" w:hAnsiTheme="minorHAnsi" w:cs="Arial"/>
                      <w:b/>
                      <w:bCs/>
                      <w:sz w:val="22"/>
                      <w:szCs w:val="22"/>
                      <w:lang w:val="it-IT"/>
                    </w:rPr>
                  </w:pPr>
                  <w:r w:rsidRPr="00702EE3">
                    <w:rPr>
                      <w:rFonts w:asciiTheme="minorHAnsi" w:hAnsiTheme="minorHAnsi" w:cs="Arial"/>
                      <w:b/>
                      <w:bCs/>
                      <w:sz w:val="22"/>
                      <w:szCs w:val="22"/>
                      <w:lang w:val="it-IT"/>
                    </w:rPr>
                    <w:t xml:space="preserve">  Buget Indicativ al Proiectului (Valori fără TVA ) </w:t>
                  </w:r>
                </w:p>
              </w:tc>
              <w:tc>
                <w:tcPr>
                  <w:tcW w:w="746" w:type="pct"/>
                  <w:gridSpan w:val="2"/>
                  <w:vMerge w:val="restart"/>
                  <w:tcBorders>
                    <w:top w:val="single" w:sz="8" w:space="0" w:color="008080"/>
                    <w:left w:val="single" w:sz="8" w:space="0" w:color="008080"/>
                    <w:bottom w:val="single" w:sz="8" w:space="0" w:color="008080"/>
                    <w:right w:val="single" w:sz="8" w:space="0" w:color="008080"/>
                  </w:tcBorders>
                  <w:shd w:val="clear" w:color="auto" w:fill="auto"/>
                  <w:vAlign w:val="center"/>
                </w:tcPr>
                <w:p w14:paraId="75E2E2B6" w14:textId="396AA489" w:rsidR="00FE4D9E" w:rsidRPr="00702EE3" w:rsidRDefault="00FE4D9E" w:rsidP="00130042">
                  <w:pPr>
                    <w:ind w:hanging="120"/>
                    <w:rPr>
                      <w:rFonts w:asciiTheme="minorHAnsi" w:hAnsiTheme="minorHAnsi" w:cs="Arial"/>
                      <w:b/>
                      <w:bCs/>
                      <w:sz w:val="22"/>
                      <w:szCs w:val="22"/>
                      <w:lang w:val="it-IT"/>
                    </w:rPr>
                  </w:pPr>
                  <w:r w:rsidRPr="00702EE3">
                    <w:rPr>
                      <w:rFonts w:asciiTheme="minorHAnsi" w:hAnsiTheme="minorHAnsi" w:cs="Arial"/>
                      <w:b/>
                      <w:bCs/>
                      <w:sz w:val="22"/>
                      <w:szCs w:val="22"/>
                      <w:lang w:val="it-IT"/>
                    </w:rPr>
                    <w:t>Cheltuieli conform Cererii de finanţare</w:t>
                  </w:r>
                </w:p>
              </w:tc>
              <w:tc>
                <w:tcPr>
                  <w:tcW w:w="1437" w:type="pct"/>
                  <w:gridSpan w:val="4"/>
                  <w:tcBorders>
                    <w:top w:val="single" w:sz="8" w:space="0" w:color="008080"/>
                    <w:left w:val="nil"/>
                    <w:bottom w:val="single" w:sz="8" w:space="0" w:color="008080"/>
                    <w:right w:val="single" w:sz="8" w:space="0" w:color="008080"/>
                  </w:tcBorders>
                  <w:shd w:val="clear" w:color="auto" w:fill="auto"/>
                  <w:vAlign w:val="center"/>
                </w:tcPr>
                <w:p w14:paraId="1C206917" w14:textId="6BC8D3E1" w:rsidR="00FE4D9E" w:rsidRPr="00702EE3" w:rsidRDefault="00FE4D9E" w:rsidP="00130042">
                  <w:pPr>
                    <w:ind w:hanging="120"/>
                    <w:rPr>
                      <w:rFonts w:asciiTheme="minorHAnsi" w:hAnsiTheme="minorHAnsi" w:cs="Arial"/>
                      <w:b/>
                      <w:bCs/>
                      <w:sz w:val="22"/>
                      <w:szCs w:val="22"/>
                    </w:rPr>
                  </w:pPr>
                  <w:r w:rsidRPr="00702EE3">
                    <w:rPr>
                      <w:rFonts w:asciiTheme="minorHAnsi" w:hAnsiTheme="minorHAnsi" w:cs="Arial"/>
                      <w:b/>
                      <w:bCs/>
                      <w:sz w:val="22"/>
                      <w:szCs w:val="22"/>
                    </w:rPr>
                    <w:t xml:space="preserve">Verificare </w:t>
                  </w:r>
                  <w:r w:rsidRPr="00702EE3">
                    <w:rPr>
                      <w:rFonts w:asciiTheme="minorHAnsi" w:hAnsiTheme="minorHAnsi" w:cs="Arial"/>
                      <w:b/>
                      <w:sz w:val="22"/>
                      <w:szCs w:val="22"/>
                      <w:lang w:val="ro-RO"/>
                    </w:rPr>
                    <w:t>OJFIR</w:t>
                  </w:r>
                  <w:r w:rsidRPr="00702EE3">
                    <w:rPr>
                      <w:rFonts w:asciiTheme="minorHAnsi" w:hAnsiTheme="minorHAnsi" w:cs="Arial"/>
                      <w:b/>
                      <w:i/>
                      <w:sz w:val="22"/>
                      <w:szCs w:val="22"/>
                      <w:lang w:val="ro-RO"/>
                    </w:rPr>
                    <w:t>/</w:t>
                  </w:r>
                  <w:r w:rsidRPr="00702EE3">
                    <w:rPr>
                      <w:rFonts w:asciiTheme="minorHAnsi" w:hAnsiTheme="minorHAnsi" w:cs="Arial"/>
                      <w:b/>
                      <w:bCs/>
                      <w:sz w:val="22"/>
                      <w:szCs w:val="22"/>
                    </w:rPr>
                    <w:t>CRFIR/DAF</w:t>
                  </w:r>
                </w:p>
              </w:tc>
            </w:tr>
            <w:tr w:rsidR="006C48EC" w:rsidRPr="00702EE3" w14:paraId="5C54E253" w14:textId="75C946B6" w:rsidTr="00130042">
              <w:trPr>
                <w:trHeight w:val="315"/>
              </w:trPr>
              <w:tc>
                <w:tcPr>
                  <w:tcW w:w="2816" w:type="pct"/>
                  <w:tcBorders>
                    <w:top w:val="nil"/>
                    <w:left w:val="single" w:sz="8" w:space="0" w:color="008080"/>
                    <w:bottom w:val="single" w:sz="4" w:space="0" w:color="008080"/>
                    <w:right w:val="nil"/>
                  </w:tcBorders>
                  <w:shd w:val="clear" w:color="auto" w:fill="auto"/>
                  <w:vAlign w:val="center"/>
                </w:tcPr>
                <w:p w14:paraId="2FB91C77" w14:textId="183B0C9D" w:rsidR="00FE4D9E" w:rsidRPr="00702EE3" w:rsidRDefault="00FE4D9E" w:rsidP="00130042">
                  <w:pPr>
                    <w:ind w:hanging="120"/>
                    <w:rPr>
                      <w:rFonts w:asciiTheme="minorHAnsi" w:hAnsiTheme="minorHAnsi" w:cs="Arial"/>
                      <w:b/>
                      <w:bCs/>
                      <w:sz w:val="22"/>
                      <w:szCs w:val="22"/>
                    </w:rPr>
                  </w:pPr>
                  <w:r w:rsidRPr="00702EE3">
                    <w:rPr>
                      <w:rFonts w:asciiTheme="minorHAnsi" w:hAnsiTheme="minorHAnsi" w:cs="Arial"/>
                      <w:b/>
                      <w:bCs/>
                      <w:sz w:val="22"/>
                      <w:szCs w:val="22"/>
                    </w:rPr>
                    <w:t>Denumirea capitolelor de cheltuieli</w:t>
                  </w:r>
                </w:p>
              </w:tc>
              <w:tc>
                <w:tcPr>
                  <w:tcW w:w="746" w:type="pct"/>
                  <w:gridSpan w:val="2"/>
                  <w:vMerge/>
                  <w:tcBorders>
                    <w:top w:val="single" w:sz="8" w:space="0" w:color="008080"/>
                    <w:left w:val="single" w:sz="8" w:space="0" w:color="008080"/>
                    <w:bottom w:val="single" w:sz="4" w:space="0" w:color="008080"/>
                    <w:right w:val="single" w:sz="8" w:space="0" w:color="008080"/>
                  </w:tcBorders>
                  <w:shd w:val="clear" w:color="auto" w:fill="auto"/>
                  <w:vAlign w:val="center"/>
                </w:tcPr>
                <w:p w14:paraId="6B85D4EC" w14:textId="2C5FA619" w:rsidR="00FE4D9E" w:rsidRPr="00702EE3" w:rsidRDefault="00FE4D9E" w:rsidP="00130042">
                  <w:pPr>
                    <w:ind w:hanging="120"/>
                    <w:rPr>
                      <w:rFonts w:asciiTheme="minorHAnsi" w:hAnsiTheme="minorHAnsi" w:cs="Arial"/>
                      <w:b/>
                      <w:bCs/>
                      <w:sz w:val="22"/>
                      <w:szCs w:val="22"/>
                    </w:rPr>
                  </w:pPr>
                </w:p>
              </w:tc>
              <w:tc>
                <w:tcPr>
                  <w:tcW w:w="691" w:type="pct"/>
                  <w:gridSpan w:val="2"/>
                  <w:tcBorders>
                    <w:top w:val="single" w:sz="8" w:space="0" w:color="008080"/>
                    <w:left w:val="single" w:sz="8" w:space="0" w:color="008080"/>
                    <w:bottom w:val="single" w:sz="4" w:space="0" w:color="008080"/>
                    <w:right w:val="single" w:sz="8" w:space="0" w:color="008080"/>
                  </w:tcBorders>
                  <w:shd w:val="clear" w:color="auto" w:fill="auto"/>
                  <w:vAlign w:val="center"/>
                </w:tcPr>
                <w:p w14:paraId="08465DD2" w14:textId="32F379FD" w:rsidR="00FE4D9E" w:rsidRPr="00702EE3" w:rsidRDefault="00FE4D9E" w:rsidP="00130042">
                  <w:pPr>
                    <w:ind w:hanging="120"/>
                    <w:rPr>
                      <w:rFonts w:asciiTheme="minorHAnsi" w:hAnsiTheme="minorHAnsi" w:cs="Arial"/>
                      <w:b/>
                      <w:bCs/>
                      <w:sz w:val="22"/>
                      <w:szCs w:val="22"/>
                    </w:rPr>
                  </w:pPr>
                  <w:r w:rsidRPr="00702EE3">
                    <w:rPr>
                      <w:rFonts w:asciiTheme="minorHAnsi" w:hAnsiTheme="minorHAnsi" w:cs="Arial"/>
                      <w:b/>
                      <w:bCs/>
                      <w:sz w:val="22"/>
                      <w:szCs w:val="22"/>
                    </w:rPr>
                    <w:t>Cheltuieli conform SF</w:t>
                  </w:r>
                </w:p>
              </w:tc>
              <w:tc>
                <w:tcPr>
                  <w:tcW w:w="746" w:type="pct"/>
                  <w:gridSpan w:val="2"/>
                  <w:tcBorders>
                    <w:top w:val="single" w:sz="4" w:space="0" w:color="008080"/>
                    <w:left w:val="nil"/>
                    <w:bottom w:val="single" w:sz="4" w:space="0" w:color="008080"/>
                    <w:right w:val="single" w:sz="8" w:space="0" w:color="008080"/>
                  </w:tcBorders>
                  <w:shd w:val="clear" w:color="auto" w:fill="auto"/>
                  <w:vAlign w:val="center"/>
                </w:tcPr>
                <w:p w14:paraId="0E89ECFA" w14:textId="0C7EC146" w:rsidR="00FE4D9E" w:rsidRPr="00702EE3" w:rsidRDefault="00FE4D9E" w:rsidP="00130042">
                  <w:pPr>
                    <w:ind w:hanging="120"/>
                    <w:rPr>
                      <w:rFonts w:asciiTheme="minorHAnsi" w:hAnsiTheme="minorHAnsi" w:cs="Arial"/>
                      <w:b/>
                      <w:bCs/>
                      <w:sz w:val="22"/>
                      <w:szCs w:val="22"/>
                      <w:lang w:val="pt-BR"/>
                    </w:rPr>
                  </w:pPr>
                  <w:r w:rsidRPr="00702EE3">
                    <w:rPr>
                      <w:rFonts w:asciiTheme="minorHAnsi" w:hAnsiTheme="minorHAnsi" w:cs="Arial"/>
                      <w:b/>
                      <w:bCs/>
                      <w:sz w:val="22"/>
                      <w:szCs w:val="22"/>
                      <w:lang w:val="pt-BR"/>
                    </w:rPr>
                    <w:t>Diferenţe faţă de Cererea de finanţare</w:t>
                  </w:r>
                </w:p>
              </w:tc>
            </w:tr>
            <w:tr w:rsidR="005B3D8D" w:rsidRPr="00702EE3" w14:paraId="6190FE4E" w14:textId="62290740" w:rsidTr="00130042">
              <w:trPr>
                <w:trHeight w:val="315"/>
              </w:trPr>
              <w:tc>
                <w:tcPr>
                  <w:tcW w:w="2816" w:type="pct"/>
                  <w:tcBorders>
                    <w:top w:val="nil"/>
                    <w:left w:val="single" w:sz="8" w:space="0" w:color="008080"/>
                    <w:bottom w:val="single" w:sz="4" w:space="0" w:color="008080"/>
                    <w:right w:val="nil"/>
                  </w:tcBorders>
                  <w:shd w:val="clear" w:color="auto" w:fill="auto"/>
                  <w:vAlign w:val="center"/>
                </w:tcPr>
                <w:p w14:paraId="3F7B6A23" w14:textId="3D174AAD" w:rsidR="00FE4D9E" w:rsidRPr="00702EE3" w:rsidRDefault="00FE4D9E" w:rsidP="00130042">
                  <w:pPr>
                    <w:ind w:hanging="120"/>
                    <w:rPr>
                      <w:rFonts w:asciiTheme="minorHAnsi" w:hAnsiTheme="minorHAnsi" w:cs="Arial"/>
                      <w:b/>
                      <w:bCs/>
                      <w:sz w:val="22"/>
                      <w:szCs w:val="22"/>
                      <w:lang w:val="pt-BR"/>
                    </w:rPr>
                  </w:pPr>
                  <w:r w:rsidRPr="00702EE3">
                    <w:rPr>
                      <w:rFonts w:asciiTheme="minorHAnsi" w:hAnsiTheme="minorHAnsi" w:cs="Arial"/>
                      <w:b/>
                      <w:bCs/>
                      <w:sz w:val="22"/>
                      <w:szCs w:val="22"/>
                      <w:lang w:val="pt-BR"/>
                    </w:rPr>
                    <w:t> </w:t>
                  </w:r>
                </w:p>
              </w:tc>
              <w:tc>
                <w:tcPr>
                  <w:tcW w:w="426" w:type="pct"/>
                  <w:tcBorders>
                    <w:top w:val="nil"/>
                    <w:left w:val="single" w:sz="8" w:space="0" w:color="008080"/>
                    <w:bottom w:val="single" w:sz="4" w:space="0" w:color="008080"/>
                    <w:right w:val="single" w:sz="4" w:space="0" w:color="008080"/>
                  </w:tcBorders>
                  <w:shd w:val="clear" w:color="auto" w:fill="auto"/>
                  <w:vAlign w:val="center"/>
                </w:tcPr>
                <w:p w14:paraId="7CA38E56" w14:textId="19415177" w:rsidR="00FE4D9E" w:rsidRPr="00702EE3" w:rsidRDefault="00FE4D9E" w:rsidP="00130042">
                  <w:pPr>
                    <w:ind w:hanging="120"/>
                    <w:rPr>
                      <w:rFonts w:asciiTheme="minorHAnsi" w:hAnsiTheme="minorHAnsi" w:cs="Arial"/>
                      <w:b/>
                      <w:bCs/>
                      <w:sz w:val="22"/>
                      <w:szCs w:val="22"/>
                    </w:rPr>
                  </w:pPr>
                  <w:r w:rsidRPr="00702EE3">
                    <w:rPr>
                      <w:rFonts w:asciiTheme="minorHAnsi" w:hAnsiTheme="minorHAnsi" w:cs="Arial"/>
                      <w:b/>
                      <w:bCs/>
                      <w:sz w:val="22"/>
                      <w:szCs w:val="22"/>
                    </w:rPr>
                    <w:t>E</w:t>
                  </w:r>
                </w:p>
              </w:tc>
              <w:tc>
                <w:tcPr>
                  <w:tcW w:w="320" w:type="pct"/>
                  <w:tcBorders>
                    <w:top w:val="nil"/>
                    <w:left w:val="nil"/>
                    <w:bottom w:val="single" w:sz="4" w:space="0" w:color="008080"/>
                    <w:right w:val="single" w:sz="8" w:space="0" w:color="008080"/>
                  </w:tcBorders>
                  <w:shd w:val="clear" w:color="auto" w:fill="auto"/>
                  <w:vAlign w:val="center"/>
                </w:tcPr>
                <w:p w14:paraId="29988057" w14:textId="7AC9C3CF" w:rsidR="00FE4D9E" w:rsidRPr="00702EE3" w:rsidRDefault="00FE4D9E" w:rsidP="00130042">
                  <w:pPr>
                    <w:ind w:hanging="120"/>
                    <w:rPr>
                      <w:rFonts w:asciiTheme="minorHAnsi" w:hAnsiTheme="minorHAnsi" w:cs="Arial"/>
                      <w:b/>
                      <w:bCs/>
                      <w:sz w:val="22"/>
                      <w:szCs w:val="22"/>
                    </w:rPr>
                  </w:pPr>
                  <w:r w:rsidRPr="00702EE3">
                    <w:rPr>
                      <w:rFonts w:asciiTheme="minorHAnsi" w:hAnsiTheme="minorHAnsi" w:cs="Arial"/>
                      <w:b/>
                      <w:bCs/>
                      <w:sz w:val="22"/>
                      <w:szCs w:val="22"/>
                    </w:rPr>
                    <w:t>N</w:t>
                  </w:r>
                </w:p>
              </w:tc>
              <w:tc>
                <w:tcPr>
                  <w:tcW w:w="426" w:type="pct"/>
                  <w:tcBorders>
                    <w:top w:val="nil"/>
                    <w:left w:val="nil"/>
                    <w:bottom w:val="single" w:sz="4" w:space="0" w:color="008080"/>
                    <w:right w:val="single" w:sz="4" w:space="0" w:color="008080"/>
                  </w:tcBorders>
                  <w:shd w:val="clear" w:color="auto" w:fill="auto"/>
                  <w:vAlign w:val="center"/>
                </w:tcPr>
                <w:p w14:paraId="5A805043" w14:textId="5C5EB6FE" w:rsidR="00FE4D9E" w:rsidRPr="00702EE3" w:rsidRDefault="00FE4D9E" w:rsidP="00130042">
                  <w:pPr>
                    <w:ind w:hanging="120"/>
                    <w:rPr>
                      <w:rFonts w:asciiTheme="minorHAnsi" w:hAnsiTheme="minorHAnsi" w:cs="Arial"/>
                      <w:b/>
                      <w:bCs/>
                      <w:sz w:val="22"/>
                      <w:szCs w:val="22"/>
                    </w:rPr>
                  </w:pPr>
                  <w:r w:rsidRPr="00702EE3">
                    <w:rPr>
                      <w:rFonts w:asciiTheme="minorHAnsi" w:hAnsiTheme="minorHAnsi" w:cs="Arial"/>
                      <w:b/>
                      <w:bCs/>
                      <w:sz w:val="22"/>
                      <w:szCs w:val="22"/>
                    </w:rPr>
                    <w:t>E</w:t>
                  </w:r>
                </w:p>
              </w:tc>
              <w:tc>
                <w:tcPr>
                  <w:tcW w:w="265" w:type="pct"/>
                  <w:tcBorders>
                    <w:top w:val="nil"/>
                    <w:left w:val="nil"/>
                    <w:bottom w:val="single" w:sz="4" w:space="0" w:color="008080"/>
                    <w:right w:val="single" w:sz="8" w:space="0" w:color="008080"/>
                  </w:tcBorders>
                  <w:shd w:val="clear" w:color="auto" w:fill="auto"/>
                  <w:vAlign w:val="center"/>
                </w:tcPr>
                <w:p w14:paraId="0793FF32" w14:textId="49F29C18" w:rsidR="00FE4D9E" w:rsidRPr="00702EE3" w:rsidRDefault="00FE4D9E" w:rsidP="00130042">
                  <w:pPr>
                    <w:ind w:hanging="120"/>
                    <w:rPr>
                      <w:rFonts w:asciiTheme="minorHAnsi" w:hAnsiTheme="minorHAnsi" w:cs="Arial"/>
                      <w:b/>
                      <w:bCs/>
                      <w:sz w:val="22"/>
                      <w:szCs w:val="22"/>
                    </w:rPr>
                  </w:pPr>
                  <w:r w:rsidRPr="00702EE3">
                    <w:rPr>
                      <w:rFonts w:asciiTheme="minorHAnsi" w:hAnsiTheme="minorHAnsi" w:cs="Arial"/>
                      <w:b/>
                      <w:bCs/>
                      <w:sz w:val="22"/>
                      <w:szCs w:val="22"/>
                    </w:rPr>
                    <w:t>N</w:t>
                  </w:r>
                </w:p>
              </w:tc>
              <w:tc>
                <w:tcPr>
                  <w:tcW w:w="371" w:type="pct"/>
                  <w:tcBorders>
                    <w:top w:val="nil"/>
                    <w:left w:val="nil"/>
                    <w:bottom w:val="single" w:sz="4" w:space="0" w:color="008080"/>
                    <w:right w:val="single" w:sz="4" w:space="0" w:color="008080"/>
                  </w:tcBorders>
                  <w:shd w:val="clear" w:color="auto" w:fill="auto"/>
                  <w:vAlign w:val="center"/>
                </w:tcPr>
                <w:p w14:paraId="53B1E75F" w14:textId="6F7F9ED6" w:rsidR="00FE4D9E" w:rsidRPr="00702EE3" w:rsidRDefault="00FE4D9E" w:rsidP="00130042">
                  <w:pPr>
                    <w:ind w:hanging="120"/>
                    <w:rPr>
                      <w:rFonts w:asciiTheme="minorHAnsi" w:hAnsiTheme="minorHAnsi" w:cs="Arial"/>
                      <w:b/>
                      <w:bCs/>
                      <w:sz w:val="22"/>
                      <w:szCs w:val="22"/>
                    </w:rPr>
                  </w:pPr>
                  <w:r w:rsidRPr="00702EE3">
                    <w:rPr>
                      <w:rFonts w:asciiTheme="minorHAnsi" w:hAnsiTheme="minorHAnsi" w:cs="Arial"/>
                      <w:b/>
                      <w:bCs/>
                      <w:sz w:val="22"/>
                      <w:szCs w:val="22"/>
                    </w:rPr>
                    <w:t>E</w:t>
                  </w:r>
                </w:p>
              </w:tc>
              <w:tc>
                <w:tcPr>
                  <w:tcW w:w="375" w:type="pct"/>
                  <w:tcBorders>
                    <w:top w:val="nil"/>
                    <w:left w:val="nil"/>
                    <w:bottom w:val="single" w:sz="4" w:space="0" w:color="008080"/>
                    <w:right w:val="single" w:sz="8" w:space="0" w:color="008080"/>
                  </w:tcBorders>
                  <w:shd w:val="clear" w:color="auto" w:fill="auto"/>
                  <w:vAlign w:val="center"/>
                </w:tcPr>
                <w:p w14:paraId="6B0608EB" w14:textId="4F9354CC" w:rsidR="00FE4D9E" w:rsidRPr="00702EE3" w:rsidRDefault="00FE4D9E" w:rsidP="00130042">
                  <w:pPr>
                    <w:ind w:hanging="120"/>
                    <w:rPr>
                      <w:rFonts w:asciiTheme="minorHAnsi" w:hAnsiTheme="minorHAnsi" w:cs="Arial"/>
                      <w:b/>
                      <w:bCs/>
                      <w:sz w:val="22"/>
                      <w:szCs w:val="22"/>
                    </w:rPr>
                  </w:pPr>
                  <w:r w:rsidRPr="00702EE3">
                    <w:rPr>
                      <w:rFonts w:asciiTheme="minorHAnsi" w:hAnsiTheme="minorHAnsi" w:cs="Arial"/>
                      <w:b/>
                      <w:bCs/>
                      <w:sz w:val="22"/>
                      <w:szCs w:val="22"/>
                    </w:rPr>
                    <w:t>N</w:t>
                  </w:r>
                </w:p>
              </w:tc>
            </w:tr>
            <w:tr w:rsidR="005B3D8D" w:rsidRPr="00702EE3" w14:paraId="0DFFDD91" w14:textId="56F34CF9" w:rsidTr="00130042">
              <w:trPr>
                <w:trHeight w:val="255"/>
              </w:trPr>
              <w:tc>
                <w:tcPr>
                  <w:tcW w:w="2816" w:type="pct"/>
                  <w:tcBorders>
                    <w:top w:val="nil"/>
                    <w:left w:val="single" w:sz="8" w:space="0" w:color="008080"/>
                    <w:bottom w:val="single" w:sz="4" w:space="0" w:color="008080"/>
                    <w:right w:val="nil"/>
                  </w:tcBorders>
                  <w:shd w:val="clear" w:color="auto" w:fill="auto"/>
                  <w:vAlign w:val="center"/>
                </w:tcPr>
                <w:p w14:paraId="1278D593" w14:textId="5DF6FDA9" w:rsidR="00FE4D9E" w:rsidRPr="00702EE3" w:rsidRDefault="00FE4D9E" w:rsidP="00130042">
                  <w:pPr>
                    <w:ind w:hanging="120"/>
                    <w:rPr>
                      <w:rFonts w:asciiTheme="minorHAnsi" w:hAnsiTheme="minorHAnsi" w:cs="Arial"/>
                      <w:b/>
                      <w:bCs/>
                      <w:sz w:val="22"/>
                      <w:szCs w:val="22"/>
                    </w:rPr>
                  </w:pPr>
                  <w:r w:rsidRPr="00702EE3">
                    <w:rPr>
                      <w:rFonts w:asciiTheme="minorHAnsi" w:hAnsiTheme="minorHAnsi" w:cs="Arial"/>
                      <w:b/>
                      <w:bCs/>
                      <w:sz w:val="22"/>
                      <w:szCs w:val="22"/>
                    </w:rPr>
                    <w:lastRenderedPageBreak/>
                    <w:t>1</w:t>
                  </w:r>
                </w:p>
              </w:tc>
              <w:tc>
                <w:tcPr>
                  <w:tcW w:w="426" w:type="pct"/>
                  <w:tcBorders>
                    <w:top w:val="nil"/>
                    <w:left w:val="single" w:sz="8" w:space="0" w:color="008080"/>
                    <w:bottom w:val="single" w:sz="4" w:space="0" w:color="008080"/>
                    <w:right w:val="single" w:sz="4" w:space="0" w:color="008080"/>
                  </w:tcBorders>
                  <w:shd w:val="clear" w:color="auto" w:fill="auto"/>
                  <w:vAlign w:val="center"/>
                </w:tcPr>
                <w:p w14:paraId="40A616B5" w14:textId="09909CD9" w:rsidR="00FE4D9E" w:rsidRPr="00702EE3" w:rsidRDefault="00FE4D9E" w:rsidP="00130042">
                  <w:pPr>
                    <w:ind w:hanging="120"/>
                    <w:rPr>
                      <w:rFonts w:asciiTheme="minorHAnsi" w:hAnsiTheme="minorHAnsi" w:cs="Arial"/>
                      <w:b/>
                      <w:bCs/>
                      <w:sz w:val="22"/>
                      <w:szCs w:val="22"/>
                    </w:rPr>
                  </w:pPr>
                  <w:r w:rsidRPr="00702EE3">
                    <w:rPr>
                      <w:rFonts w:asciiTheme="minorHAnsi" w:hAnsiTheme="minorHAnsi" w:cs="Arial"/>
                      <w:b/>
                      <w:bCs/>
                      <w:sz w:val="22"/>
                      <w:szCs w:val="22"/>
                    </w:rPr>
                    <w:t>2</w:t>
                  </w:r>
                </w:p>
              </w:tc>
              <w:tc>
                <w:tcPr>
                  <w:tcW w:w="320" w:type="pct"/>
                  <w:tcBorders>
                    <w:top w:val="nil"/>
                    <w:left w:val="nil"/>
                    <w:bottom w:val="single" w:sz="4" w:space="0" w:color="008080"/>
                    <w:right w:val="single" w:sz="8" w:space="0" w:color="008080"/>
                  </w:tcBorders>
                  <w:shd w:val="clear" w:color="auto" w:fill="auto"/>
                  <w:vAlign w:val="center"/>
                </w:tcPr>
                <w:p w14:paraId="3EC20156" w14:textId="583C5703" w:rsidR="00FE4D9E" w:rsidRPr="00702EE3" w:rsidRDefault="00FE4D9E" w:rsidP="00130042">
                  <w:pPr>
                    <w:ind w:hanging="120"/>
                    <w:rPr>
                      <w:rFonts w:asciiTheme="minorHAnsi" w:hAnsiTheme="minorHAnsi" w:cs="Arial"/>
                      <w:b/>
                      <w:bCs/>
                      <w:sz w:val="22"/>
                      <w:szCs w:val="22"/>
                    </w:rPr>
                  </w:pPr>
                  <w:r w:rsidRPr="00702EE3">
                    <w:rPr>
                      <w:rFonts w:asciiTheme="minorHAnsi" w:hAnsiTheme="minorHAnsi" w:cs="Arial"/>
                      <w:b/>
                      <w:bCs/>
                      <w:sz w:val="22"/>
                      <w:szCs w:val="22"/>
                    </w:rPr>
                    <w:t>3</w:t>
                  </w:r>
                </w:p>
              </w:tc>
              <w:tc>
                <w:tcPr>
                  <w:tcW w:w="426" w:type="pct"/>
                  <w:tcBorders>
                    <w:top w:val="nil"/>
                    <w:left w:val="nil"/>
                    <w:bottom w:val="single" w:sz="4" w:space="0" w:color="008080"/>
                    <w:right w:val="single" w:sz="4" w:space="0" w:color="008080"/>
                  </w:tcBorders>
                  <w:shd w:val="clear" w:color="auto" w:fill="auto"/>
                  <w:vAlign w:val="center"/>
                </w:tcPr>
                <w:p w14:paraId="33BA0314" w14:textId="2594DF60" w:rsidR="00FE4D9E" w:rsidRPr="00702EE3" w:rsidRDefault="00FE4D9E" w:rsidP="00130042">
                  <w:pPr>
                    <w:ind w:hanging="120"/>
                    <w:rPr>
                      <w:rFonts w:asciiTheme="minorHAnsi" w:hAnsiTheme="minorHAnsi" w:cs="Arial"/>
                      <w:b/>
                      <w:bCs/>
                      <w:sz w:val="22"/>
                      <w:szCs w:val="22"/>
                    </w:rPr>
                  </w:pPr>
                  <w:r w:rsidRPr="00702EE3">
                    <w:rPr>
                      <w:rFonts w:asciiTheme="minorHAnsi" w:hAnsiTheme="minorHAnsi" w:cs="Arial"/>
                      <w:b/>
                      <w:bCs/>
                      <w:sz w:val="22"/>
                      <w:szCs w:val="22"/>
                    </w:rPr>
                    <w:t>2</w:t>
                  </w:r>
                </w:p>
              </w:tc>
              <w:tc>
                <w:tcPr>
                  <w:tcW w:w="265" w:type="pct"/>
                  <w:tcBorders>
                    <w:top w:val="nil"/>
                    <w:left w:val="nil"/>
                    <w:bottom w:val="single" w:sz="4" w:space="0" w:color="008080"/>
                    <w:right w:val="single" w:sz="8" w:space="0" w:color="008080"/>
                  </w:tcBorders>
                  <w:shd w:val="clear" w:color="auto" w:fill="auto"/>
                  <w:vAlign w:val="center"/>
                </w:tcPr>
                <w:p w14:paraId="0214F102" w14:textId="47DA7F6A" w:rsidR="00FE4D9E" w:rsidRPr="00702EE3" w:rsidRDefault="00FE4D9E" w:rsidP="00130042">
                  <w:pPr>
                    <w:ind w:hanging="120"/>
                    <w:rPr>
                      <w:rFonts w:asciiTheme="minorHAnsi" w:hAnsiTheme="minorHAnsi" w:cs="Arial"/>
                      <w:b/>
                      <w:bCs/>
                      <w:sz w:val="22"/>
                      <w:szCs w:val="22"/>
                    </w:rPr>
                  </w:pPr>
                  <w:r w:rsidRPr="00702EE3">
                    <w:rPr>
                      <w:rFonts w:asciiTheme="minorHAnsi" w:hAnsiTheme="minorHAnsi" w:cs="Arial"/>
                      <w:b/>
                      <w:bCs/>
                      <w:sz w:val="22"/>
                      <w:szCs w:val="22"/>
                    </w:rPr>
                    <w:t>3</w:t>
                  </w:r>
                </w:p>
              </w:tc>
              <w:tc>
                <w:tcPr>
                  <w:tcW w:w="371" w:type="pct"/>
                  <w:tcBorders>
                    <w:top w:val="nil"/>
                    <w:left w:val="nil"/>
                    <w:bottom w:val="single" w:sz="4" w:space="0" w:color="008080"/>
                    <w:right w:val="single" w:sz="4" w:space="0" w:color="008080"/>
                  </w:tcBorders>
                  <w:shd w:val="clear" w:color="auto" w:fill="auto"/>
                  <w:vAlign w:val="center"/>
                </w:tcPr>
                <w:p w14:paraId="786E8BED" w14:textId="347B22BA" w:rsidR="00FE4D9E" w:rsidRPr="00702EE3" w:rsidRDefault="00FE4D9E" w:rsidP="00130042">
                  <w:pPr>
                    <w:ind w:hanging="120"/>
                    <w:rPr>
                      <w:rFonts w:asciiTheme="minorHAnsi" w:hAnsiTheme="minorHAnsi" w:cs="Arial"/>
                      <w:b/>
                      <w:bCs/>
                      <w:sz w:val="22"/>
                      <w:szCs w:val="22"/>
                    </w:rPr>
                  </w:pPr>
                  <w:r w:rsidRPr="00702EE3">
                    <w:rPr>
                      <w:rFonts w:asciiTheme="minorHAnsi" w:hAnsiTheme="minorHAnsi" w:cs="Arial"/>
                      <w:b/>
                      <w:bCs/>
                      <w:sz w:val="22"/>
                      <w:szCs w:val="22"/>
                    </w:rPr>
                    <w:t>2</w:t>
                  </w:r>
                </w:p>
              </w:tc>
              <w:tc>
                <w:tcPr>
                  <w:tcW w:w="375" w:type="pct"/>
                  <w:tcBorders>
                    <w:top w:val="nil"/>
                    <w:left w:val="nil"/>
                    <w:bottom w:val="single" w:sz="4" w:space="0" w:color="008080"/>
                    <w:right w:val="single" w:sz="8" w:space="0" w:color="008080"/>
                  </w:tcBorders>
                  <w:shd w:val="clear" w:color="auto" w:fill="auto"/>
                  <w:vAlign w:val="center"/>
                </w:tcPr>
                <w:p w14:paraId="43FAF7C3" w14:textId="7FCC2D50" w:rsidR="00FE4D9E" w:rsidRPr="00702EE3" w:rsidRDefault="00FE4D9E" w:rsidP="00130042">
                  <w:pPr>
                    <w:ind w:hanging="120"/>
                    <w:rPr>
                      <w:rFonts w:asciiTheme="minorHAnsi" w:hAnsiTheme="minorHAnsi" w:cs="Arial"/>
                      <w:b/>
                      <w:bCs/>
                      <w:sz w:val="22"/>
                      <w:szCs w:val="22"/>
                    </w:rPr>
                  </w:pPr>
                  <w:r w:rsidRPr="00702EE3">
                    <w:rPr>
                      <w:rFonts w:asciiTheme="minorHAnsi" w:hAnsiTheme="minorHAnsi" w:cs="Arial"/>
                      <w:b/>
                      <w:bCs/>
                      <w:sz w:val="22"/>
                      <w:szCs w:val="22"/>
                    </w:rPr>
                    <w:t>3</w:t>
                  </w:r>
                </w:p>
              </w:tc>
            </w:tr>
            <w:tr w:rsidR="005B3D8D" w:rsidRPr="00702EE3" w14:paraId="51E23BFE" w14:textId="40868282" w:rsidTr="00130042">
              <w:trPr>
                <w:trHeight w:val="255"/>
              </w:trPr>
              <w:tc>
                <w:tcPr>
                  <w:tcW w:w="2816" w:type="pct"/>
                  <w:tcBorders>
                    <w:top w:val="nil"/>
                    <w:left w:val="single" w:sz="8" w:space="0" w:color="008080"/>
                    <w:bottom w:val="single" w:sz="4" w:space="0" w:color="008080"/>
                    <w:right w:val="nil"/>
                  </w:tcBorders>
                  <w:shd w:val="clear" w:color="auto" w:fill="auto"/>
                  <w:noWrap/>
                  <w:vAlign w:val="bottom"/>
                </w:tcPr>
                <w:p w14:paraId="2BE3C278" w14:textId="083711B2" w:rsidR="00FE4D9E" w:rsidRPr="00702EE3" w:rsidRDefault="00FE4D9E" w:rsidP="00130042">
                  <w:pPr>
                    <w:ind w:hanging="120"/>
                    <w:rPr>
                      <w:rFonts w:asciiTheme="minorHAnsi" w:hAnsiTheme="minorHAnsi" w:cs="Arial"/>
                      <w:b/>
                      <w:bCs/>
                      <w:sz w:val="22"/>
                      <w:szCs w:val="22"/>
                      <w:lang w:val="it-IT"/>
                    </w:rPr>
                  </w:pPr>
                  <w:r w:rsidRPr="00702EE3">
                    <w:rPr>
                      <w:rFonts w:asciiTheme="minorHAnsi" w:hAnsiTheme="minorHAnsi" w:cs="Arial"/>
                      <w:b/>
                      <w:bCs/>
                      <w:sz w:val="22"/>
                      <w:szCs w:val="22"/>
                      <w:lang w:val="it-IT"/>
                    </w:rPr>
                    <w:t xml:space="preserve"> Capitolul 1 Cheltuieli pentru obţinerea şi amenajarea terenului - total, din care: </w:t>
                  </w:r>
                </w:p>
              </w:tc>
              <w:tc>
                <w:tcPr>
                  <w:tcW w:w="426" w:type="pct"/>
                  <w:tcBorders>
                    <w:top w:val="nil"/>
                    <w:left w:val="single" w:sz="8" w:space="0" w:color="008080"/>
                    <w:bottom w:val="single" w:sz="4" w:space="0" w:color="008080"/>
                    <w:right w:val="single" w:sz="4" w:space="0" w:color="008080"/>
                  </w:tcBorders>
                  <w:shd w:val="clear" w:color="auto" w:fill="auto"/>
                  <w:noWrap/>
                  <w:vAlign w:val="bottom"/>
                </w:tcPr>
                <w:p w14:paraId="5BA8314F" w14:textId="43AE9BAD" w:rsidR="00FE4D9E" w:rsidRPr="00702EE3" w:rsidRDefault="00FE4D9E" w:rsidP="00130042">
                  <w:pPr>
                    <w:ind w:hanging="120"/>
                    <w:rPr>
                      <w:rFonts w:asciiTheme="minorHAnsi" w:hAnsiTheme="minorHAnsi" w:cs="Arial"/>
                      <w:b/>
                      <w:bCs/>
                      <w:sz w:val="22"/>
                      <w:szCs w:val="22"/>
                      <w:lang w:val="it-IT"/>
                    </w:rPr>
                  </w:pPr>
                </w:p>
              </w:tc>
              <w:tc>
                <w:tcPr>
                  <w:tcW w:w="320" w:type="pct"/>
                  <w:tcBorders>
                    <w:top w:val="nil"/>
                    <w:left w:val="nil"/>
                    <w:bottom w:val="single" w:sz="4" w:space="0" w:color="008080"/>
                    <w:right w:val="single" w:sz="8" w:space="0" w:color="008080"/>
                  </w:tcBorders>
                  <w:shd w:val="clear" w:color="auto" w:fill="auto"/>
                  <w:noWrap/>
                  <w:vAlign w:val="bottom"/>
                </w:tcPr>
                <w:p w14:paraId="5E789AFC" w14:textId="1C9716AA" w:rsidR="00FE4D9E" w:rsidRPr="00702EE3" w:rsidRDefault="00FE4D9E" w:rsidP="00130042">
                  <w:pPr>
                    <w:ind w:hanging="120"/>
                    <w:rPr>
                      <w:rFonts w:asciiTheme="minorHAnsi" w:hAnsiTheme="minorHAnsi" w:cs="Arial"/>
                      <w:b/>
                      <w:bCs/>
                      <w:sz w:val="22"/>
                      <w:szCs w:val="22"/>
                      <w:lang w:val="it-IT"/>
                    </w:rPr>
                  </w:pPr>
                </w:p>
              </w:tc>
              <w:tc>
                <w:tcPr>
                  <w:tcW w:w="426" w:type="pct"/>
                  <w:tcBorders>
                    <w:top w:val="nil"/>
                    <w:left w:val="nil"/>
                    <w:bottom w:val="single" w:sz="4" w:space="0" w:color="008080"/>
                    <w:right w:val="single" w:sz="4" w:space="0" w:color="008080"/>
                  </w:tcBorders>
                  <w:shd w:val="clear" w:color="auto" w:fill="auto"/>
                  <w:noWrap/>
                  <w:vAlign w:val="bottom"/>
                </w:tcPr>
                <w:p w14:paraId="53DE95FB" w14:textId="6B4D30ED" w:rsidR="00FE4D9E" w:rsidRPr="00702EE3" w:rsidRDefault="00FE4D9E" w:rsidP="00130042">
                  <w:pPr>
                    <w:ind w:hanging="120"/>
                    <w:rPr>
                      <w:rFonts w:asciiTheme="minorHAnsi" w:hAnsiTheme="minorHAnsi" w:cs="Arial"/>
                      <w:b/>
                      <w:bCs/>
                      <w:sz w:val="22"/>
                      <w:szCs w:val="22"/>
                      <w:lang w:val="it-IT"/>
                    </w:rPr>
                  </w:pPr>
                </w:p>
              </w:tc>
              <w:tc>
                <w:tcPr>
                  <w:tcW w:w="265" w:type="pct"/>
                  <w:tcBorders>
                    <w:top w:val="nil"/>
                    <w:left w:val="nil"/>
                    <w:bottom w:val="single" w:sz="4" w:space="0" w:color="008080"/>
                    <w:right w:val="single" w:sz="8" w:space="0" w:color="008080"/>
                  </w:tcBorders>
                  <w:shd w:val="clear" w:color="auto" w:fill="auto"/>
                  <w:noWrap/>
                  <w:vAlign w:val="bottom"/>
                </w:tcPr>
                <w:p w14:paraId="1D2C8F42" w14:textId="0B5AE4A5" w:rsidR="00FE4D9E" w:rsidRPr="00702EE3" w:rsidRDefault="00FE4D9E" w:rsidP="00130042">
                  <w:pPr>
                    <w:ind w:hanging="120"/>
                    <w:rPr>
                      <w:rFonts w:asciiTheme="minorHAnsi" w:hAnsiTheme="minorHAnsi" w:cs="Arial"/>
                      <w:b/>
                      <w:bCs/>
                      <w:sz w:val="22"/>
                      <w:szCs w:val="22"/>
                      <w:lang w:val="it-IT"/>
                    </w:rPr>
                  </w:pPr>
                </w:p>
              </w:tc>
              <w:tc>
                <w:tcPr>
                  <w:tcW w:w="371" w:type="pct"/>
                  <w:tcBorders>
                    <w:top w:val="nil"/>
                    <w:left w:val="nil"/>
                    <w:bottom w:val="single" w:sz="4" w:space="0" w:color="008080"/>
                    <w:right w:val="single" w:sz="4" w:space="0" w:color="008080"/>
                  </w:tcBorders>
                  <w:shd w:val="clear" w:color="auto" w:fill="auto"/>
                  <w:noWrap/>
                  <w:vAlign w:val="bottom"/>
                </w:tcPr>
                <w:p w14:paraId="51809EFB" w14:textId="39023AD3" w:rsidR="00FE4D9E" w:rsidRPr="00702EE3" w:rsidRDefault="00FE4D9E" w:rsidP="00130042">
                  <w:pPr>
                    <w:ind w:hanging="120"/>
                    <w:rPr>
                      <w:rFonts w:asciiTheme="minorHAnsi" w:hAnsiTheme="minorHAnsi" w:cs="Arial"/>
                      <w:b/>
                      <w:bCs/>
                      <w:sz w:val="22"/>
                      <w:szCs w:val="22"/>
                      <w:lang w:val="it-IT"/>
                    </w:rPr>
                  </w:pPr>
                </w:p>
              </w:tc>
              <w:tc>
                <w:tcPr>
                  <w:tcW w:w="375" w:type="pct"/>
                  <w:tcBorders>
                    <w:top w:val="nil"/>
                    <w:left w:val="nil"/>
                    <w:bottom w:val="single" w:sz="4" w:space="0" w:color="008080"/>
                    <w:right w:val="single" w:sz="8" w:space="0" w:color="008080"/>
                  </w:tcBorders>
                  <w:shd w:val="clear" w:color="auto" w:fill="auto"/>
                  <w:noWrap/>
                  <w:vAlign w:val="bottom"/>
                </w:tcPr>
                <w:p w14:paraId="4E5FF260" w14:textId="259782ED" w:rsidR="00FE4D9E" w:rsidRPr="00702EE3" w:rsidRDefault="00FE4D9E" w:rsidP="00130042">
                  <w:pPr>
                    <w:ind w:hanging="120"/>
                    <w:rPr>
                      <w:rFonts w:asciiTheme="minorHAnsi" w:hAnsiTheme="minorHAnsi" w:cs="Arial"/>
                      <w:b/>
                      <w:bCs/>
                      <w:sz w:val="22"/>
                      <w:szCs w:val="22"/>
                      <w:lang w:val="it-IT"/>
                    </w:rPr>
                  </w:pPr>
                </w:p>
              </w:tc>
            </w:tr>
            <w:tr w:rsidR="005B3D8D" w:rsidRPr="00702EE3" w14:paraId="2C03B701" w14:textId="2B156BF0" w:rsidTr="00130042">
              <w:trPr>
                <w:trHeight w:val="255"/>
              </w:trPr>
              <w:tc>
                <w:tcPr>
                  <w:tcW w:w="2816" w:type="pct"/>
                  <w:tcBorders>
                    <w:top w:val="nil"/>
                    <w:left w:val="single" w:sz="8" w:space="0" w:color="008080"/>
                    <w:bottom w:val="single" w:sz="4" w:space="0" w:color="008080"/>
                    <w:right w:val="nil"/>
                  </w:tcBorders>
                  <w:shd w:val="clear" w:color="auto" w:fill="auto"/>
                  <w:vAlign w:val="center"/>
                </w:tcPr>
                <w:p w14:paraId="6F24676C" w14:textId="0B10194D" w:rsidR="00FE4D9E" w:rsidRPr="00702EE3" w:rsidRDefault="00FE4D9E" w:rsidP="00130042">
                  <w:pPr>
                    <w:ind w:hanging="120"/>
                    <w:rPr>
                      <w:rFonts w:asciiTheme="minorHAnsi" w:hAnsiTheme="minorHAnsi" w:cs="Arial"/>
                      <w:sz w:val="22"/>
                      <w:szCs w:val="22"/>
                    </w:rPr>
                  </w:pPr>
                  <w:r w:rsidRPr="00702EE3">
                    <w:rPr>
                      <w:rFonts w:asciiTheme="minorHAnsi" w:hAnsiTheme="minorHAnsi" w:cs="Arial"/>
                      <w:sz w:val="22"/>
                      <w:szCs w:val="22"/>
                    </w:rPr>
                    <w:t xml:space="preserve">1.1Cheltuieli pentru obţinerea  terenului </w:t>
                  </w:r>
                  <w:r w:rsidRPr="00702EE3">
                    <w:rPr>
                      <w:rFonts w:asciiTheme="minorHAnsi" w:hAnsiTheme="minorHAnsi" w:cs="Arial"/>
                      <w:b/>
                      <w:sz w:val="22"/>
                      <w:szCs w:val="22"/>
                    </w:rPr>
                    <w:t>(N)</w:t>
                  </w:r>
                </w:p>
              </w:tc>
              <w:tc>
                <w:tcPr>
                  <w:tcW w:w="426" w:type="pct"/>
                  <w:tcBorders>
                    <w:top w:val="single" w:sz="4" w:space="0" w:color="008080"/>
                    <w:left w:val="single" w:sz="8" w:space="0" w:color="008080"/>
                    <w:bottom w:val="single" w:sz="4" w:space="0" w:color="008080"/>
                    <w:right w:val="single" w:sz="4" w:space="0" w:color="008080"/>
                  </w:tcBorders>
                  <w:shd w:val="clear" w:color="auto" w:fill="auto"/>
                  <w:noWrap/>
                  <w:vAlign w:val="bottom"/>
                </w:tcPr>
                <w:p w14:paraId="62A08681" w14:textId="03A7651C" w:rsidR="00FE4D9E" w:rsidRPr="00702EE3" w:rsidRDefault="00FE4D9E" w:rsidP="00130042">
                  <w:pPr>
                    <w:ind w:hanging="120"/>
                    <w:rPr>
                      <w:rFonts w:asciiTheme="minorHAnsi" w:hAnsiTheme="minorHAnsi" w:cs="Arial"/>
                      <w:sz w:val="22"/>
                      <w:szCs w:val="22"/>
                    </w:rPr>
                  </w:pPr>
                </w:p>
              </w:tc>
              <w:tc>
                <w:tcPr>
                  <w:tcW w:w="320" w:type="pct"/>
                  <w:tcBorders>
                    <w:top w:val="nil"/>
                    <w:left w:val="nil"/>
                    <w:bottom w:val="single" w:sz="4" w:space="0" w:color="008080"/>
                    <w:right w:val="single" w:sz="8" w:space="0" w:color="008080"/>
                  </w:tcBorders>
                  <w:shd w:val="clear" w:color="auto" w:fill="auto"/>
                  <w:noWrap/>
                  <w:vAlign w:val="bottom"/>
                </w:tcPr>
                <w:p w14:paraId="4354EED6" w14:textId="47DE973F" w:rsidR="00FE4D9E" w:rsidRPr="00702EE3" w:rsidRDefault="00FE4D9E" w:rsidP="00130042">
                  <w:pPr>
                    <w:ind w:hanging="120"/>
                    <w:rPr>
                      <w:rFonts w:asciiTheme="minorHAnsi" w:hAnsiTheme="minorHAnsi" w:cs="Arial"/>
                      <w:sz w:val="22"/>
                      <w:szCs w:val="22"/>
                    </w:rPr>
                  </w:pPr>
                </w:p>
              </w:tc>
              <w:tc>
                <w:tcPr>
                  <w:tcW w:w="426" w:type="pct"/>
                  <w:tcBorders>
                    <w:top w:val="nil"/>
                    <w:left w:val="nil"/>
                    <w:bottom w:val="single" w:sz="4" w:space="0" w:color="008080"/>
                    <w:right w:val="single" w:sz="4" w:space="0" w:color="008080"/>
                  </w:tcBorders>
                  <w:shd w:val="clear" w:color="auto" w:fill="auto"/>
                  <w:noWrap/>
                  <w:vAlign w:val="bottom"/>
                </w:tcPr>
                <w:p w14:paraId="2C5B57C4" w14:textId="415D2EF1" w:rsidR="00FE4D9E" w:rsidRPr="00702EE3" w:rsidRDefault="00FE4D9E" w:rsidP="00130042">
                  <w:pPr>
                    <w:ind w:hanging="120"/>
                    <w:rPr>
                      <w:rFonts w:asciiTheme="minorHAnsi" w:hAnsiTheme="minorHAnsi" w:cs="Arial"/>
                      <w:sz w:val="22"/>
                      <w:szCs w:val="22"/>
                    </w:rPr>
                  </w:pPr>
                </w:p>
              </w:tc>
              <w:tc>
                <w:tcPr>
                  <w:tcW w:w="265" w:type="pct"/>
                  <w:tcBorders>
                    <w:top w:val="nil"/>
                    <w:left w:val="nil"/>
                    <w:bottom w:val="single" w:sz="4" w:space="0" w:color="008080"/>
                    <w:right w:val="single" w:sz="8" w:space="0" w:color="008080"/>
                  </w:tcBorders>
                  <w:shd w:val="clear" w:color="auto" w:fill="auto"/>
                  <w:noWrap/>
                  <w:vAlign w:val="bottom"/>
                </w:tcPr>
                <w:p w14:paraId="4742D3BE" w14:textId="2EDEB256" w:rsidR="00FE4D9E" w:rsidRPr="00702EE3" w:rsidRDefault="00FE4D9E" w:rsidP="00130042">
                  <w:pPr>
                    <w:ind w:hanging="120"/>
                    <w:rPr>
                      <w:rFonts w:asciiTheme="minorHAnsi" w:hAnsiTheme="minorHAnsi" w:cs="Arial"/>
                      <w:sz w:val="22"/>
                      <w:szCs w:val="22"/>
                    </w:rPr>
                  </w:pPr>
                </w:p>
              </w:tc>
              <w:tc>
                <w:tcPr>
                  <w:tcW w:w="371" w:type="pct"/>
                  <w:tcBorders>
                    <w:top w:val="nil"/>
                    <w:left w:val="nil"/>
                    <w:bottom w:val="single" w:sz="4" w:space="0" w:color="008080"/>
                    <w:right w:val="single" w:sz="4" w:space="0" w:color="008080"/>
                  </w:tcBorders>
                  <w:shd w:val="clear" w:color="auto" w:fill="auto"/>
                  <w:noWrap/>
                  <w:vAlign w:val="bottom"/>
                </w:tcPr>
                <w:p w14:paraId="69C1FC2F" w14:textId="306C5E77" w:rsidR="00FE4D9E" w:rsidRPr="00702EE3" w:rsidRDefault="00FE4D9E" w:rsidP="00130042">
                  <w:pPr>
                    <w:ind w:hanging="120"/>
                    <w:rPr>
                      <w:rFonts w:asciiTheme="minorHAnsi" w:hAnsiTheme="minorHAnsi" w:cs="Arial"/>
                      <w:sz w:val="22"/>
                      <w:szCs w:val="22"/>
                    </w:rPr>
                  </w:pPr>
                </w:p>
              </w:tc>
              <w:tc>
                <w:tcPr>
                  <w:tcW w:w="375" w:type="pct"/>
                  <w:tcBorders>
                    <w:top w:val="nil"/>
                    <w:left w:val="nil"/>
                    <w:bottom w:val="single" w:sz="4" w:space="0" w:color="008080"/>
                    <w:right w:val="single" w:sz="8" w:space="0" w:color="008080"/>
                  </w:tcBorders>
                  <w:shd w:val="clear" w:color="auto" w:fill="auto"/>
                  <w:noWrap/>
                  <w:vAlign w:val="bottom"/>
                </w:tcPr>
                <w:p w14:paraId="51F480F2" w14:textId="4870D12C" w:rsidR="00FE4D9E" w:rsidRPr="00702EE3" w:rsidRDefault="00FE4D9E" w:rsidP="00130042">
                  <w:pPr>
                    <w:ind w:hanging="120"/>
                    <w:rPr>
                      <w:rFonts w:asciiTheme="minorHAnsi" w:hAnsiTheme="minorHAnsi" w:cs="Arial"/>
                      <w:sz w:val="22"/>
                      <w:szCs w:val="22"/>
                    </w:rPr>
                  </w:pPr>
                </w:p>
              </w:tc>
            </w:tr>
            <w:tr w:rsidR="005B3D8D" w:rsidRPr="00702EE3" w14:paraId="6115BE8F" w14:textId="08FF6AFF" w:rsidTr="00130042">
              <w:trPr>
                <w:trHeight w:val="255"/>
              </w:trPr>
              <w:tc>
                <w:tcPr>
                  <w:tcW w:w="2816" w:type="pct"/>
                  <w:tcBorders>
                    <w:top w:val="nil"/>
                    <w:left w:val="single" w:sz="8" w:space="0" w:color="008080"/>
                    <w:bottom w:val="single" w:sz="4" w:space="0" w:color="008080"/>
                    <w:right w:val="nil"/>
                  </w:tcBorders>
                  <w:shd w:val="clear" w:color="auto" w:fill="auto"/>
                  <w:vAlign w:val="center"/>
                </w:tcPr>
                <w:p w14:paraId="25907B34" w14:textId="312D2A69" w:rsidR="00FE4D9E" w:rsidRPr="00702EE3" w:rsidRDefault="00FE4D9E" w:rsidP="00130042">
                  <w:pPr>
                    <w:ind w:hanging="120"/>
                    <w:rPr>
                      <w:rFonts w:asciiTheme="minorHAnsi" w:hAnsiTheme="minorHAnsi" w:cs="Arial"/>
                      <w:sz w:val="22"/>
                      <w:szCs w:val="22"/>
                      <w:lang w:val="it-IT"/>
                    </w:rPr>
                  </w:pPr>
                  <w:r w:rsidRPr="00702EE3">
                    <w:rPr>
                      <w:rFonts w:asciiTheme="minorHAnsi" w:hAnsiTheme="minorHAnsi" w:cs="Arial"/>
                      <w:sz w:val="22"/>
                      <w:szCs w:val="22"/>
                      <w:lang w:val="it-IT"/>
                    </w:rPr>
                    <w:t xml:space="preserve">1.2 Cheltuieli pentru amenajarea terenului </w:t>
                  </w:r>
                </w:p>
              </w:tc>
              <w:tc>
                <w:tcPr>
                  <w:tcW w:w="426" w:type="pct"/>
                  <w:tcBorders>
                    <w:top w:val="nil"/>
                    <w:left w:val="single" w:sz="8" w:space="0" w:color="008080"/>
                    <w:bottom w:val="single" w:sz="4" w:space="0" w:color="008080"/>
                    <w:right w:val="single" w:sz="4" w:space="0" w:color="008080"/>
                  </w:tcBorders>
                  <w:shd w:val="clear" w:color="auto" w:fill="auto"/>
                  <w:noWrap/>
                  <w:vAlign w:val="bottom"/>
                </w:tcPr>
                <w:p w14:paraId="32D34B90" w14:textId="2CC0C135" w:rsidR="00FE4D9E" w:rsidRPr="00702EE3" w:rsidRDefault="00FE4D9E" w:rsidP="00130042">
                  <w:pPr>
                    <w:ind w:hanging="120"/>
                    <w:rPr>
                      <w:rFonts w:asciiTheme="minorHAnsi" w:hAnsiTheme="minorHAnsi" w:cs="Arial"/>
                      <w:sz w:val="22"/>
                      <w:szCs w:val="22"/>
                      <w:lang w:val="it-IT"/>
                    </w:rPr>
                  </w:pPr>
                </w:p>
              </w:tc>
              <w:tc>
                <w:tcPr>
                  <w:tcW w:w="320" w:type="pct"/>
                  <w:tcBorders>
                    <w:top w:val="nil"/>
                    <w:left w:val="nil"/>
                    <w:bottom w:val="single" w:sz="4" w:space="0" w:color="008080"/>
                    <w:right w:val="single" w:sz="8" w:space="0" w:color="008080"/>
                  </w:tcBorders>
                  <w:shd w:val="clear" w:color="auto" w:fill="auto"/>
                  <w:noWrap/>
                  <w:vAlign w:val="bottom"/>
                </w:tcPr>
                <w:p w14:paraId="6F06ACB3" w14:textId="79C0D788" w:rsidR="00FE4D9E" w:rsidRPr="00702EE3" w:rsidRDefault="00FE4D9E" w:rsidP="00130042">
                  <w:pPr>
                    <w:ind w:hanging="120"/>
                    <w:rPr>
                      <w:rFonts w:asciiTheme="minorHAnsi" w:hAnsiTheme="minorHAnsi" w:cs="Arial"/>
                      <w:sz w:val="22"/>
                      <w:szCs w:val="22"/>
                      <w:lang w:val="it-IT"/>
                    </w:rPr>
                  </w:pPr>
                </w:p>
              </w:tc>
              <w:tc>
                <w:tcPr>
                  <w:tcW w:w="426" w:type="pct"/>
                  <w:tcBorders>
                    <w:top w:val="nil"/>
                    <w:left w:val="nil"/>
                    <w:bottom w:val="single" w:sz="4" w:space="0" w:color="008080"/>
                    <w:right w:val="single" w:sz="4" w:space="0" w:color="008080"/>
                  </w:tcBorders>
                  <w:shd w:val="clear" w:color="auto" w:fill="auto"/>
                  <w:noWrap/>
                  <w:vAlign w:val="bottom"/>
                </w:tcPr>
                <w:p w14:paraId="6E1C439D" w14:textId="76196EF8" w:rsidR="00FE4D9E" w:rsidRPr="00702EE3" w:rsidRDefault="00FE4D9E" w:rsidP="00130042">
                  <w:pPr>
                    <w:ind w:hanging="120"/>
                    <w:rPr>
                      <w:rFonts w:asciiTheme="minorHAnsi" w:hAnsiTheme="minorHAnsi" w:cs="Arial"/>
                      <w:sz w:val="22"/>
                      <w:szCs w:val="22"/>
                      <w:lang w:val="it-IT"/>
                    </w:rPr>
                  </w:pPr>
                </w:p>
              </w:tc>
              <w:tc>
                <w:tcPr>
                  <w:tcW w:w="265" w:type="pct"/>
                  <w:tcBorders>
                    <w:top w:val="nil"/>
                    <w:left w:val="nil"/>
                    <w:bottom w:val="single" w:sz="4" w:space="0" w:color="008080"/>
                    <w:right w:val="single" w:sz="8" w:space="0" w:color="008080"/>
                  </w:tcBorders>
                  <w:shd w:val="clear" w:color="auto" w:fill="auto"/>
                  <w:noWrap/>
                  <w:vAlign w:val="bottom"/>
                </w:tcPr>
                <w:p w14:paraId="4D5AD027" w14:textId="48C315F5" w:rsidR="00FE4D9E" w:rsidRPr="00702EE3" w:rsidRDefault="00FE4D9E" w:rsidP="00130042">
                  <w:pPr>
                    <w:ind w:hanging="120"/>
                    <w:rPr>
                      <w:rFonts w:asciiTheme="minorHAnsi" w:hAnsiTheme="minorHAnsi" w:cs="Arial"/>
                      <w:sz w:val="22"/>
                      <w:szCs w:val="22"/>
                      <w:lang w:val="it-IT"/>
                    </w:rPr>
                  </w:pPr>
                </w:p>
              </w:tc>
              <w:tc>
                <w:tcPr>
                  <w:tcW w:w="371" w:type="pct"/>
                  <w:tcBorders>
                    <w:top w:val="nil"/>
                    <w:left w:val="nil"/>
                    <w:bottom w:val="single" w:sz="4" w:space="0" w:color="008080"/>
                    <w:right w:val="single" w:sz="4" w:space="0" w:color="008080"/>
                  </w:tcBorders>
                  <w:shd w:val="clear" w:color="auto" w:fill="auto"/>
                  <w:noWrap/>
                  <w:vAlign w:val="bottom"/>
                </w:tcPr>
                <w:p w14:paraId="2FF03439" w14:textId="7F2E2733" w:rsidR="00FE4D9E" w:rsidRPr="00702EE3" w:rsidRDefault="00FE4D9E" w:rsidP="00130042">
                  <w:pPr>
                    <w:ind w:hanging="120"/>
                    <w:rPr>
                      <w:rFonts w:asciiTheme="minorHAnsi" w:hAnsiTheme="minorHAnsi" w:cs="Arial"/>
                      <w:sz w:val="22"/>
                      <w:szCs w:val="22"/>
                      <w:lang w:val="it-IT"/>
                    </w:rPr>
                  </w:pPr>
                </w:p>
              </w:tc>
              <w:tc>
                <w:tcPr>
                  <w:tcW w:w="375" w:type="pct"/>
                  <w:tcBorders>
                    <w:top w:val="nil"/>
                    <w:left w:val="nil"/>
                    <w:bottom w:val="single" w:sz="4" w:space="0" w:color="008080"/>
                    <w:right w:val="single" w:sz="8" w:space="0" w:color="008080"/>
                  </w:tcBorders>
                  <w:shd w:val="clear" w:color="auto" w:fill="auto"/>
                  <w:noWrap/>
                  <w:vAlign w:val="bottom"/>
                </w:tcPr>
                <w:p w14:paraId="2D103032" w14:textId="28A2CF82" w:rsidR="00FE4D9E" w:rsidRPr="00702EE3" w:rsidRDefault="00FE4D9E" w:rsidP="00130042">
                  <w:pPr>
                    <w:ind w:hanging="120"/>
                    <w:rPr>
                      <w:rFonts w:asciiTheme="minorHAnsi" w:hAnsiTheme="minorHAnsi" w:cs="Arial"/>
                      <w:sz w:val="22"/>
                      <w:szCs w:val="22"/>
                      <w:lang w:val="it-IT"/>
                    </w:rPr>
                  </w:pPr>
                </w:p>
              </w:tc>
            </w:tr>
            <w:tr w:rsidR="005B3D8D" w:rsidRPr="00702EE3" w14:paraId="071E4AAE" w14:textId="0F4D5E69" w:rsidTr="00130042">
              <w:trPr>
                <w:trHeight w:val="255"/>
              </w:trPr>
              <w:tc>
                <w:tcPr>
                  <w:tcW w:w="2816" w:type="pct"/>
                  <w:tcBorders>
                    <w:top w:val="nil"/>
                    <w:left w:val="single" w:sz="8" w:space="0" w:color="008080"/>
                    <w:bottom w:val="single" w:sz="4" w:space="0" w:color="008080"/>
                    <w:right w:val="nil"/>
                  </w:tcBorders>
                  <w:shd w:val="clear" w:color="auto" w:fill="auto"/>
                  <w:vAlign w:val="center"/>
                </w:tcPr>
                <w:p w14:paraId="1A3C7055" w14:textId="44E171A5" w:rsidR="00FE4D9E" w:rsidRPr="00702EE3" w:rsidRDefault="00FE4D9E" w:rsidP="00130042">
                  <w:pPr>
                    <w:ind w:hanging="120"/>
                    <w:rPr>
                      <w:rFonts w:asciiTheme="minorHAnsi" w:hAnsiTheme="minorHAnsi" w:cs="Arial"/>
                      <w:sz w:val="22"/>
                      <w:szCs w:val="22"/>
                      <w:lang w:val="it-IT"/>
                    </w:rPr>
                  </w:pPr>
                  <w:r w:rsidRPr="00702EE3">
                    <w:rPr>
                      <w:rFonts w:asciiTheme="minorHAnsi" w:hAnsiTheme="minorHAnsi" w:cs="Arial"/>
                      <w:sz w:val="22"/>
                      <w:szCs w:val="22"/>
                      <w:lang w:val="it-IT"/>
                    </w:rPr>
                    <w:t xml:space="preserve">1.3 Amenajări pentru  protecţia mediului şi aducerea terenului la starea iniţială </w:t>
                  </w:r>
                </w:p>
              </w:tc>
              <w:tc>
                <w:tcPr>
                  <w:tcW w:w="426" w:type="pct"/>
                  <w:tcBorders>
                    <w:top w:val="nil"/>
                    <w:left w:val="single" w:sz="8" w:space="0" w:color="008080"/>
                    <w:bottom w:val="single" w:sz="4" w:space="0" w:color="008080"/>
                    <w:right w:val="single" w:sz="4" w:space="0" w:color="008080"/>
                  </w:tcBorders>
                  <w:shd w:val="clear" w:color="auto" w:fill="auto"/>
                  <w:noWrap/>
                  <w:vAlign w:val="bottom"/>
                </w:tcPr>
                <w:p w14:paraId="1BAE3470" w14:textId="17D19D43" w:rsidR="00FE4D9E" w:rsidRPr="00702EE3" w:rsidRDefault="00FE4D9E" w:rsidP="00130042">
                  <w:pPr>
                    <w:ind w:hanging="120"/>
                    <w:rPr>
                      <w:rFonts w:asciiTheme="minorHAnsi" w:hAnsiTheme="minorHAnsi" w:cs="Arial"/>
                      <w:sz w:val="22"/>
                      <w:szCs w:val="22"/>
                      <w:lang w:val="it-IT"/>
                    </w:rPr>
                  </w:pPr>
                </w:p>
              </w:tc>
              <w:tc>
                <w:tcPr>
                  <w:tcW w:w="320" w:type="pct"/>
                  <w:tcBorders>
                    <w:top w:val="nil"/>
                    <w:left w:val="nil"/>
                    <w:bottom w:val="single" w:sz="4" w:space="0" w:color="008080"/>
                    <w:right w:val="single" w:sz="8" w:space="0" w:color="008080"/>
                  </w:tcBorders>
                  <w:shd w:val="clear" w:color="auto" w:fill="auto"/>
                  <w:noWrap/>
                  <w:vAlign w:val="bottom"/>
                </w:tcPr>
                <w:p w14:paraId="051E7213" w14:textId="5F8AD068" w:rsidR="00FE4D9E" w:rsidRPr="00702EE3" w:rsidRDefault="00FE4D9E" w:rsidP="00130042">
                  <w:pPr>
                    <w:ind w:hanging="120"/>
                    <w:rPr>
                      <w:rFonts w:asciiTheme="minorHAnsi" w:hAnsiTheme="minorHAnsi" w:cs="Arial"/>
                      <w:sz w:val="22"/>
                      <w:szCs w:val="22"/>
                      <w:lang w:val="it-IT"/>
                    </w:rPr>
                  </w:pPr>
                </w:p>
              </w:tc>
              <w:tc>
                <w:tcPr>
                  <w:tcW w:w="426" w:type="pct"/>
                  <w:tcBorders>
                    <w:top w:val="nil"/>
                    <w:left w:val="nil"/>
                    <w:bottom w:val="single" w:sz="4" w:space="0" w:color="008080"/>
                    <w:right w:val="single" w:sz="4" w:space="0" w:color="008080"/>
                  </w:tcBorders>
                  <w:shd w:val="clear" w:color="auto" w:fill="auto"/>
                  <w:noWrap/>
                  <w:vAlign w:val="bottom"/>
                </w:tcPr>
                <w:p w14:paraId="7C0AFE04" w14:textId="6B6A010B" w:rsidR="00FE4D9E" w:rsidRPr="00702EE3" w:rsidRDefault="00FE4D9E" w:rsidP="00130042">
                  <w:pPr>
                    <w:ind w:hanging="120"/>
                    <w:rPr>
                      <w:rFonts w:asciiTheme="minorHAnsi" w:hAnsiTheme="minorHAnsi" w:cs="Arial"/>
                      <w:sz w:val="22"/>
                      <w:szCs w:val="22"/>
                      <w:lang w:val="it-IT"/>
                    </w:rPr>
                  </w:pPr>
                </w:p>
              </w:tc>
              <w:tc>
                <w:tcPr>
                  <w:tcW w:w="265" w:type="pct"/>
                  <w:tcBorders>
                    <w:top w:val="nil"/>
                    <w:left w:val="nil"/>
                    <w:bottom w:val="single" w:sz="4" w:space="0" w:color="008080"/>
                    <w:right w:val="single" w:sz="8" w:space="0" w:color="008080"/>
                  </w:tcBorders>
                  <w:shd w:val="clear" w:color="auto" w:fill="auto"/>
                  <w:noWrap/>
                  <w:vAlign w:val="bottom"/>
                </w:tcPr>
                <w:p w14:paraId="4CBFEBB8" w14:textId="5CB6E5FA" w:rsidR="00FE4D9E" w:rsidRPr="00702EE3" w:rsidRDefault="00FE4D9E" w:rsidP="00130042">
                  <w:pPr>
                    <w:ind w:hanging="120"/>
                    <w:rPr>
                      <w:rFonts w:asciiTheme="minorHAnsi" w:hAnsiTheme="minorHAnsi" w:cs="Arial"/>
                      <w:sz w:val="22"/>
                      <w:szCs w:val="22"/>
                      <w:lang w:val="it-IT"/>
                    </w:rPr>
                  </w:pPr>
                </w:p>
              </w:tc>
              <w:tc>
                <w:tcPr>
                  <w:tcW w:w="371" w:type="pct"/>
                  <w:tcBorders>
                    <w:top w:val="nil"/>
                    <w:left w:val="nil"/>
                    <w:bottom w:val="single" w:sz="4" w:space="0" w:color="008080"/>
                    <w:right w:val="single" w:sz="4" w:space="0" w:color="008080"/>
                  </w:tcBorders>
                  <w:shd w:val="clear" w:color="auto" w:fill="auto"/>
                  <w:noWrap/>
                  <w:vAlign w:val="bottom"/>
                </w:tcPr>
                <w:p w14:paraId="79C2CCE1" w14:textId="6FA17FB5" w:rsidR="00FE4D9E" w:rsidRPr="00702EE3" w:rsidRDefault="00FE4D9E" w:rsidP="00130042">
                  <w:pPr>
                    <w:ind w:hanging="120"/>
                    <w:rPr>
                      <w:rFonts w:asciiTheme="minorHAnsi" w:hAnsiTheme="minorHAnsi" w:cs="Arial"/>
                      <w:sz w:val="22"/>
                      <w:szCs w:val="22"/>
                      <w:lang w:val="it-IT"/>
                    </w:rPr>
                  </w:pPr>
                </w:p>
              </w:tc>
              <w:tc>
                <w:tcPr>
                  <w:tcW w:w="375" w:type="pct"/>
                  <w:tcBorders>
                    <w:top w:val="nil"/>
                    <w:left w:val="nil"/>
                    <w:bottom w:val="single" w:sz="4" w:space="0" w:color="008080"/>
                    <w:right w:val="single" w:sz="8" w:space="0" w:color="008080"/>
                  </w:tcBorders>
                  <w:shd w:val="clear" w:color="auto" w:fill="auto"/>
                  <w:noWrap/>
                  <w:vAlign w:val="bottom"/>
                </w:tcPr>
                <w:p w14:paraId="413AC82D" w14:textId="21AD456E" w:rsidR="00FE4D9E" w:rsidRPr="00702EE3" w:rsidRDefault="00FE4D9E" w:rsidP="00130042">
                  <w:pPr>
                    <w:ind w:hanging="120"/>
                    <w:rPr>
                      <w:rFonts w:asciiTheme="minorHAnsi" w:hAnsiTheme="minorHAnsi" w:cs="Arial"/>
                      <w:sz w:val="22"/>
                      <w:szCs w:val="22"/>
                      <w:lang w:val="it-IT"/>
                    </w:rPr>
                  </w:pPr>
                </w:p>
              </w:tc>
            </w:tr>
            <w:tr w:rsidR="005B3D8D" w:rsidRPr="00702EE3" w14:paraId="61B74E4E" w14:textId="6E9F3C93" w:rsidTr="00130042">
              <w:trPr>
                <w:trHeight w:val="255"/>
              </w:trPr>
              <w:tc>
                <w:tcPr>
                  <w:tcW w:w="2816" w:type="pct"/>
                  <w:tcBorders>
                    <w:top w:val="nil"/>
                    <w:left w:val="single" w:sz="8" w:space="0" w:color="008080"/>
                    <w:bottom w:val="single" w:sz="4" w:space="0" w:color="008080"/>
                    <w:right w:val="nil"/>
                  </w:tcBorders>
                  <w:shd w:val="clear" w:color="auto" w:fill="auto"/>
                  <w:vAlign w:val="center"/>
                </w:tcPr>
                <w:p w14:paraId="3023B101" w14:textId="00944EE6" w:rsidR="00FE4D9E" w:rsidRPr="00702EE3" w:rsidRDefault="00FE4D9E" w:rsidP="00130042">
                  <w:pPr>
                    <w:ind w:hanging="120"/>
                    <w:rPr>
                      <w:rFonts w:asciiTheme="minorHAnsi" w:hAnsiTheme="minorHAnsi" w:cs="Arial"/>
                      <w:sz w:val="22"/>
                      <w:szCs w:val="22"/>
                      <w:lang w:val="en-GB"/>
                    </w:rPr>
                  </w:pPr>
                  <w:r w:rsidRPr="00702EE3">
                    <w:rPr>
                      <w:rFonts w:asciiTheme="minorHAnsi" w:hAnsiTheme="minorHAnsi" w:cs="Arial"/>
                      <w:sz w:val="22"/>
                      <w:szCs w:val="22"/>
                      <w:lang w:val="it-IT"/>
                    </w:rPr>
                    <w:t>1.4 Cheltuieli pentru relocarea/protec</w:t>
                  </w:r>
                  <w:r w:rsidRPr="00702EE3">
                    <w:rPr>
                      <w:rFonts w:asciiTheme="minorHAnsi" w:hAnsiTheme="minorHAnsi" w:cs="Arial"/>
                      <w:sz w:val="22"/>
                      <w:szCs w:val="22"/>
                      <w:lang w:val="en-GB"/>
                    </w:rPr>
                    <w:t>ția utilităților</w:t>
                  </w:r>
                </w:p>
              </w:tc>
              <w:tc>
                <w:tcPr>
                  <w:tcW w:w="426" w:type="pct"/>
                  <w:tcBorders>
                    <w:top w:val="nil"/>
                    <w:left w:val="single" w:sz="8" w:space="0" w:color="008080"/>
                    <w:bottom w:val="single" w:sz="4" w:space="0" w:color="008080"/>
                    <w:right w:val="single" w:sz="4" w:space="0" w:color="008080"/>
                  </w:tcBorders>
                  <w:shd w:val="clear" w:color="auto" w:fill="auto"/>
                  <w:noWrap/>
                  <w:vAlign w:val="bottom"/>
                </w:tcPr>
                <w:p w14:paraId="644A4B41" w14:textId="54A37DBC" w:rsidR="00FE4D9E" w:rsidRPr="00702EE3" w:rsidRDefault="00FE4D9E" w:rsidP="00130042">
                  <w:pPr>
                    <w:ind w:hanging="120"/>
                    <w:rPr>
                      <w:rFonts w:asciiTheme="minorHAnsi" w:hAnsiTheme="minorHAnsi" w:cs="Arial"/>
                      <w:sz w:val="22"/>
                      <w:szCs w:val="22"/>
                      <w:lang w:val="it-IT"/>
                    </w:rPr>
                  </w:pPr>
                </w:p>
              </w:tc>
              <w:tc>
                <w:tcPr>
                  <w:tcW w:w="320" w:type="pct"/>
                  <w:tcBorders>
                    <w:top w:val="nil"/>
                    <w:left w:val="nil"/>
                    <w:bottom w:val="single" w:sz="4" w:space="0" w:color="008080"/>
                    <w:right w:val="single" w:sz="8" w:space="0" w:color="008080"/>
                  </w:tcBorders>
                  <w:shd w:val="clear" w:color="auto" w:fill="auto"/>
                  <w:noWrap/>
                  <w:vAlign w:val="bottom"/>
                </w:tcPr>
                <w:p w14:paraId="1135D8EE" w14:textId="1F1B6746" w:rsidR="00FE4D9E" w:rsidRPr="00702EE3" w:rsidRDefault="00FE4D9E" w:rsidP="00130042">
                  <w:pPr>
                    <w:ind w:hanging="120"/>
                    <w:rPr>
                      <w:rFonts w:asciiTheme="minorHAnsi" w:hAnsiTheme="minorHAnsi" w:cs="Arial"/>
                      <w:sz w:val="22"/>
                      <w:szCs w:val="22"/>
                      <w:lang w:val="it-IT"/>
                    </w:rPr>
                  </w:pPr>
                </w:p>
              </w:tc>
              <w:tc>
                <w:tcPr>
                  <w:tcW w:w="426" w:type="pct"/>
                  <w:tcBorders>
                    <w:top w:val="nil"/>
                    <w:left w:val="nil"/>
                    <w:bottom w:val="single" w:sz="4" w:space="0" w:color="008080"/>
                    <w:right w:val="single" w:sz="4" w:space="0" w:color="008080"/>
                  </w:tcBorders>
                  <w:shd w:val="clear" w:color="auto" w:fill="auto"/>
                  <w:noWrap/>
                  <w:vAlign w:val="bottom"/>
                </w:tcPr>
                <w:p w14:paraId="59CFCD8B" w14:textId="79559C6D" w:rsidR="00FE4D9E" w:rsidRPr="00702EE3" w:rsidRDefault="00FE4D9E" w:rsidP="00130042">
                  <w:pPr>
                    <w:ind w:hanging="120"/>
                    <w:rPr>
                      <w:rFonts w:asciiTheme="minorHAnsi" w:hAnsiTheme="minorHAnsi" w:cs="Arial"/>
                      <w:sz w:val="22"/>
                      <w:szCs w:val="22"/>
                      <w:lang w:val="it-IT"/>
                    </w:rPr>
                  </w:pPr>
                </w:p>
              </w:tc>
              <w:tc>
                <w:tcPr>
                  <w:tcW w:w="265" w:type="pct"/>
                  <w:tcBorders>
                    <w:top w:val="nil"/>
                    <w:left w:val="nil"/>
                    <w:bottom w:val="single" w:sz="4" w:space="0" w:color="008080"/>
                    <w:right w:val="single" w:sz="8" w:space="0" w:color="008080"/>
                  </w:tcBorders>
                  <w:shd w:val="clear" w:color="auto" w:fill="auto"/>
                  <w:noWrap/>
                  <w:vAlign w:val="bottom"/>
                </w:tcPr>
                <w:p w14:paraId="140D3859" w14:textId="645F040C" w:rsidR="00FE4D9E" w:rsidRPr="00702EE3" w:rsidRDefault="00FE4D9E" w:rsidP="00130042">
                  <w:pPr>
                    <w:ind w:hanging="120"/>
                    <w:rPr>
                      <w:rFonts w:asciiTheme="minorHAnsi" w:hAnsiTheme="minorHAnsi" w:cs="Arial"/>
                      <w:sz w:val="22"/>
                      <w:szCs w:val="22"/>
                      <w:lang w:val="it-IT"/>
                    </w:rPr>
                  </w:pPr>
                </w:p>
              </w:tc>
              <w:tc>
                <w:tcPr>
                  <w:tcW w:w="371" w:type="pct"/>
                  <w:tcBorders>
                    <w:top w:val="nil"/>
                    <w:left w:val="nil"/>
                    <w:bottom w:val="single" w:sz="4" w:space="0" w:color="008080"/>
                    <w:right w:val="single" w:sz="4" w:space="0" w:color="008080"/>
                  </w:tcBorders>
                  <w:shd w:val="clear" w:color="auto" w:fill="auto"/>
                  <w:noWrap/>
                  <w:vAlign w:val="bottom"/>
                </w:tcPr>
                <w:p w14:paraId="5A37628E" w14:textId="2C2B2357" w:rsidR="00FE4D9E" w:rsidRPr="00702EE3" w:rsidRDefault="00FE4D9E" w:rsidP="00130042">
                  <w:pPr>
                    <w:ind w:hanging="120"/>
                    <w:rPr>
                      <w:rFonts w:asciiTheme="minorHAnsi" w:hAnsiTheme="minorHAnsi" w:cs="Arial"/>
                      <w:sz w:val="22"/>
                      <w:szCs w:val="22"/>
                      <w:lang w:val="it-IT"/>
                    </w:rPr>
                  </w:pPr>
                </w:p>
              </w:tc>
              <w:tc>
                <w:tcPr>
                  <w:tcW w:w="375" w:type="pct"/>
                  <w:tcBorders>
                    <w:top w:val="nil"/>
                    <w:left w:val="nil"/>
                    <w:bottom w:val="single" w:sz="4" w:space="0" w:color="008080"/>
                    <w:right w:val="single" w:sz="8" w:space="0" w:color="008080"/>
                  </w:tcBorders>
                  <w:shd w:val="clear" w:color="auto" w:fill="auto"/>
                  <w:noWrap/>
                  <w:vAlign w:val="bottom"/>
                </w:tcPr>
                <w:p w14:paraId="19CCD295" w14:textId="0DF7986D" w:rsidR="00FE4D9E" w:rsidRPr="00702EE3" w:rsidRDefault="00FE4D9E" w:rsidP="00130042">
                  <w:pPr>
                    <w:ind w:hanging="120"/>
                    <w:rPr>
                      <w:rFonts w:asciiTheme="minorHAnsi" w:hAnsiTheme="minorHAnsi" w:cs="Arial"/>
                      <w:sz w:val="22"/>
                      <w:szCs w:val="22"/>
                      <w:lang w:val="it-IT"/>
                    </w:rPr>
                  </w:pPr>
                </w:p>
              </w:tc>
            </w:tr>
            <w:tr w:rsidR="005B3D8D" w:rsidRPr="00702EE3" w14:paraId="0667B015" w14:textId="3F45906E" w:rsidTr="00130042">
              <w:trPr>
                <w:trHeight w:val="450"/>
              </w:trPr>
              <w:tc>
                <w:tcPr>
                  <w:tcW w:w="2816" w:type="pct"/>
                  <w:tcBorders>
                    <w:top w:val="nil"/>
                    <w:left w:val="single" w:sz="8" w:space="0" w:color="008080"/>
                    <w:bottom w:val="single" w:sz="4" w:space="0" w:color="008080"/>
                    <w:right w:val="nil"/>
                  </w:tcBorders>
                  <w:shd w:val="clear" w:color="auto" w:fill="auto"/>
                </w:tcPr>
                <w:p w14:paraId="5043FEAC" w14:textId="5795DA80" w:rsidR="00FE4D9E" w:rsidRPr="00702EE3" w:rsidRDefault="00FE4D9E" w:rsidP="00130042">
                  <w:pPr>
                    <w:ind w:hanging="120"/>
                    <w:rPr>
                      <w:rFonts w:asciiTheme="minorHAnsi" w:hAnsiTheme="minorHAnsi" w:cs="Arial"/>
                      <w:b/>
                      <w:bCs/>
                      <w:sz w:val="22"/>
                      <w:szCs w:val="22"/>
                      <w:lang w:val="it-IT"/>
                    </w:rPr>
                  </w:pPr>
                  <w:r w:rsidRPr="00702EE3">
                    <w:rPr>
                      <w:rFonts w:asciiTheme="minorHAnsi" w:hAnsiTheme="minorHAnsi" w:cs="Arial"/>
                      <w:b/>
                      <w:bCs/>
                      <w:sz w:val="22"/>
                      <w:szCs w:val="22"/>
                      <w:lang w:val="it-IT"/>
                    </w:rPr>
                    <w:t xml:space="preserve"> Capitolul 2 Cheltuieli pentru asigurarea utilitaţilor necesare obiectivului de investiții - total </w:t>
                  </w:r>
                </w:p>
              </w:tc>
              <w:tc>
                <w:tcPr>
                  <w:tcW w:w="426" w:type="pct"/>
                  <w:tcBorders>
                    <w:top w:val="nil"/>
                    <w:left w:val="single" w:sz="8" w:space="0" w:color="008080"/>
                    <w:bottom w:val="single" w:sz="4" w:space="0" w:color="008080"/>
                    <w:right w:val="single" w:sz="4" w:space="0" w:color="008080"/>
                  </w:tcBorders>
                  <w:shd w:val="clear" w:color="auto" w:fill="auto"/>
                  <w:noWrap/>
                  <w:vAlign w:val="bottom"/>
                </w:tcPr>
                <w:p w14:paraId="5B8DDB62" w14:textId="2AEC4CA0" w:rsidR="00FE4D9E" w:rsidRPr="00702EE3" w:rsidRDefault="00FE4D9E" w:rsidP="00130042">
                  <w:pPr>
                    <w:ind w:hanging="120"/>
                    <w:rPr>
                      <w:rFonts w:asciiTheme="minorHAnsi" w:hAnsiTheme="minorHAnsi" w:cs="Arial"/>
                      <w:b/>
                      <w:bCs/>
                      <w:sz w:val="22"/>
                      <w:szCs w:val="22"/>
                      <w:lang w:val="it-IT"/>
                    </w:rPr>
                  </w:pPr>
                </w:p>
              </w:tc>
              <w:tc>
                <w:tcPr>
                  <w:tcW w:w="320" w:type="pct"/>
                  <w:tcBorders>
                    <w:top w:val="nil"/>
                    <w:left w:val="nil"/>
                    <w:bottom w:val="single" w:sz="4" w:space="0" w:color="008080"/>
                    <w:right w:val="single" w:sz="8" w:space="0" w:color="008080"/>
                  </w:tcBorders>
                  <w:shd w:val="clear" w:color="auto" w:fill="auto"/>
                  <w:noWrap/>
                  <w:vAlign w:val="bottom"/>
                </w:tcPr>
                <w:p w14:paraId="6C2622B4" w14:textId="46444DB9" w:rsidR="00FE4D9E" w:rsidRPr="00702EE3" w:rsidRDefault="00FE4D9E" w:rsidP="00130042">
                  <w:pPr>
                    <w:ind w:hanging="120"/>
                    <w:rPr>
                      <w:rFonts w:asciiTheme="minorHAnsi" w:hAnsiTheme="minorHAnsi" w:cs="Arial"/>
                      <w:b/>
                      <w:bCs/>
                      <w:sz w:val="22"/>
                      <w:szCs w:val="22"/>
                      <w:lang w:val="it-IT"/>
                    </w:rPr>
                  </w:pPr>
                </w:p>
              </w:tc>
              <w:tc>
                <w:tcPr>
                  <w:tcW w:w="426" w:type="pct"/>
                  <w:tcBorders>
                    <w:top w:val="nil"/>
                    <w:left w:val="nil"/>
                    <w:bottom w:val="single" w:sz="4" w:space="0" w:color="008080"/>
                    <w:right w:val="single" w:sz="4" w:space="0" w:color="008080"/>
                  </w:tcBorders>
                  <w:shd w:val="clear" w:color="auto" w:fill="auto"/>
                  <w:noWrap/>
                  <w:vAlign w:val="bottom"/>
                </w:tcPr>
                <w:p w14:paraId="0E0E4702" w14:textId="45668381" w:rsidR="00FE4D9E" w:rsidRPr="00702EE3" w:rsidRDefault="00FE4D9E" w:rsidP="00130042">
                  <w:pPr>
                    <w:ind w:hanging="120"/>
                    <w:rPr>
                      <w:rFonts w:asciiTheme="minorHAnsi" w:hAnsiTheme="minorHAnsi" w:cs="Arial"/>
                      <w:b/>
                      <w:bCs/>
                      <w:sz w:val="22"/>
                      <w:szCs w:val="22"/>
                      <w:lang w:val="it-IT"/>
                    </w:rPr>
                  </w:pPr>
                </w:p>
              </w:tc>
              <w:tc>
                <w:tcPr>
                  <w:tcW w:w="265" w:type="pct"/>
                  <w:tcBorders>
                    <w:top w:val="nil"/>
                    <w:left w:val="nil"/>
                    <w:bottom w:val="single" w:sz="4" w:space="0" w:color="008080"/>
                    <w:right w:val="single" w:sz="8" w:space="0" w:color="008080"/>
                  </w:tcBorders>
                  <w:shd w:val="clear" w:color="auto" w:fill="auto"/>
                  <w:noWrap/>
                  <w:vAlign w:val="bottom"/>
                </w:tcPr>
                <w:p w14:paraId="54C6D5B1" w14:textId="08CFC8C7" w:rsidR="00FE4D9E" w:rsidRPr="00702EE3" w:rsidRDefault="00FE4D9E" w:rsidP="00130042">
                  <w:pPr>
                    <w:ind w:hanging="120"/>
                    <w:rPr>
                      <w:rFonts w:asciiTheme="minorHAnsi" w:hAnsiTheme="minorHAnsi" w:cs="Arial"/>
                      <w:b/>
                      <w:bCs/>
                      <w:sz w:val="22"/>
                      <w:szCs w:val="22"/>
                      <w:lang w:val="it-IT"/>
                    </w:rPr>
                  </w:pPr>
                </w:p>
              </w:tc>
              <w:tc>
                <w:tcPr>
                  <w:tcW w:w="371" w:type="pct"/>
                  <w:tcBorders>
                    <w:top w:val="nil"/>
                    <w:left w:val="nil"/>
                    <w:bottom w:val="single" w:sz="4" w:space="0" w:color="008080"/>
                    <w:right w:val="single" w:sz="4" w:space="0" w:color="008080"/>
                  </w:tcBorders>
                  <w:shd w:val="clear" w:color="auto" w:fill="auto"/>
                  <w:noWrap/>
                  <w:vAlign w:val="bottom"/>
                </w:tcPr>
                <w:p w14:paraId="6B00C974" w14:textId="265636C3" w:rsidR="00FE4D9E" w:rsidRPr="00702EE3" w:rsidRDefault="00FE4D9E" w:rsidP="00130042">
                  <w:pPr>
                    <w:ind w:hanging="120"/>
                    <w:rPr>
                      <w:rFonts w:asciiTheme="minorHAnsi" w:hAnsiTheme="minorHAnsi" w:cs="Arial"/>
                      <w:b/>
                      <w:bCs/>
                      <w:sz w:val="22"/>
                      <w:szCs w:val="22"/>
                      <w:lang w:val="it-IT"/>
                    </w:rPr>
                  </w:pPr>
                </w:p>
              </w:tc>
              <w:tc>
                <w:tcPr>
                  <w:tcW w:w="375" w:type="pct"/>
                  <w:tcBorders>
                    <w:top w:val="nil"/>
                    <w:left w:val="nil"/>
                    <w:bottom w:val="single" w:sz="4" w:space="0" w:color="008080"/>
                    <w:right w:val="single" w:sz="8" w:space="0" w:color="008080"/>
                  </w:tcBorders>
                  <w:shd w:val="clear" w:color="auto" w:fill="auto"/>
                  <w:noWrap/>
                  <w:vAlign w:val="bottom"/>
                </w:tcPr>
                <w:p w14:paraId="183D6566" w14:textId="547FA0B8" w:rsidR="00FE4D9E" w:rsidRPr="00702EE3" w:rsidRDefault="00FE4D9E" w:rsidP="00130042">
                  <w:pPr>
                    <w:ind w:hanging="120"/>
                    <w:rPr>
                      <w:rFonts w:asciiTheme="minorHAnsi" w:hAnsiTheme="minorHAnsi" w:cs="Arial"/>
                      <w:b/>
                      <w:bCs/>
                      <w:sz w:val="22"/>
                      <w:szCs w:val="22"/>
                      <w:lang w:val="it-IT"/>
                    </w:rPr>
                  </w:pPr>
                </w:p>
              </w:tc>
            </w:tr>
            <w:tr w:rsidR="005B3D8D" w:rsidRPr="00702EE3" w14:paraId="78482C14" w14:textId="65549DA3" w:rsidTr="00130042">
              <w:trPr>
                <w:trHeight w:val="255"/>
              </w:trPr>
              <w:tc>
                <w:tcPr>
                  <w:tcW w:w="2816" w:type="pct"/>
                  <w:tcBorders>
                    <w:top w:val="nil"/>
                    <w:left w:val="single" w:sz="8" w:space="0" w:color="008080"/>
                    <w:bottom w:val="single" w:sz="4" w:space="0" w:color="008080"/>
                    <w:right w:val="nil"/>
                  </w:tcBorders>
                  <w:shd w:val="clear" w:color="auto" w:fill="auto"/>
                  <w:noWrap/>
                  <w:vAlign w:val="bottom"/>
                </w:tcPr>
                <w:p w14:paraId="52DAC7AE" w14:textId="479EE3CF" w:rsidR="00FE4D9E" w:rsidRPr="00702EE3" w:rsidRDefault="00FE4D9E" w:rsidP="00130042">
                  <w:pPr>
                    <w:ind w:hanging="120"/>
                    <w:rPr>
                      <w:rFonts w:asciiTheme="minorHAnsi" w:hAnsiTheme="minorHAnsi" w:cs="Arial"/>
                      <w:b/>
                      <w:bCs/>
                      <w:sz w:val="22"/>
                      <w:szCs w:val="22"/>
                      <w:lang w:val="it-IT"/>
                    </w:rPr>
                  </w:pPr>
                  <w:r w:rsidRPr="00702EE3">
                    <w:rPr>
                      <w:rFonts w:asciiTheme="minorHAnsi" w:hAnsiTheme="minorHAnsi" w:cs="Arial"/>
                      <w:b/>
                      <w:bCs/>
                      <w:sz w:val="22"/>
                      <w:szCs w:val="22"/>
                      <w:lang w:val="it-IT"/>
                    </w:rPr>
                    <w:t xml:space="preserve"> Capitolul 3 Cheltuieli pentru proiectare şi asistenţă tehnică - total, din care: </w:t>
                  </w:r>
                </w:p>
              </w:tc>
              <w:tc>
                <w:tcPr>
                  <w:tcW w:w="426" w:type="pct"/>
                  <w:tcBorders>
                    <w:top w:val="nil"/>
                    <w:left w:val="single" w:sz="8" w:space="0" w:color="008080"/>
                    <w:bottom w:val="single" w:sz="4" w:space="0" w:color="008080"/>
                    <w:right w:val="single" w:sz="4" w:space="0" w:color="008080"/>
                  </w:tcBorders>
                  <w:shd w:val="clear" w:color="auto" w:fill="auto"/>
                  <w:noWrap/>
                  <w:vAlign w:val="center"/>
                </w:tcPr>
                <w:p w14:paraId="2E2B44F0" w14:textId="35965D28" w:rsidR="00FE4D9E" w:rsidRPr="00702EE3" w:rsidRDefault="00FE4D9E" w:rsidP="00130042">
                  <w:pPr>
                    <w:ind w:hanging="120"/>
                    <w:rPr>
                      <w:rFonts w:asciiTheme="minorHAnsi" w:hAnsiTheme="minorHAnsi" w:cs="Arial"/>
                      <w:b/>
                      <w:bCs/>
                      <w:sz w:val="22"/>
                      <w:szCs w:val="22"/>
                      <w:lang w:val="it-IT"/>
                    </w:rPr>
                  </w:pPr>
                </w:p>
              </w:tc>
              <w:tc>
                <w:tcPr>
                  <w:tcW w:w="320" w:type="pct"/>
                  <w:tcBorders>
                    <w:top w:val="nil"/>
                    <w:left w:val="nil"/>
                    <w:bottom w:val="single" w:sz="4" w:space="0" w:color="008080"/>
                    <w:right w:val="single" w:sz="8" w:space="0" w:color="008080"/>
                  </w:tcBorders>
                  <w:shd w:val="clear" w:color="auto" w:fill="auto"/>
                  <w:noWrap/>
                  <w:vAlign w:val="bottom"/>
                </w:tcPr>
                <w:p w14:paraId="4D008626" w14:textId="6480A304" w:rsidR="00FE4D9E" w:rsidRPr="00702EE3" w:rsidRDefault="00FE4D9E" w:rsidP="00130042">
                  <w:pPr>
                    <w:ind w:hanging="120"/>
                    <w:rPr>
                      <w:rFonts w:asciiTheme="minorHAnsi" w:hAnsiTheme="minorHAnsi" w:cs="Arial"/>
                      <w:b/>
                      <w:bCs/>
                      <w:sz w:val="22"/>
                      <w:szCs w:val="22"/>
                      <w:lang w:val="it-IT"/>
                    </w:rPr>
                  </w:pPr>
                </w:p>
              </w:tc>
              <w:tc>
                <w:tcPr>
                  <w:tcW w:w="426" w:type="pct"/>
                  <w:tcBorders>
                    <w:top w:val="nil"/>
                    <w:left w:val="nil"/>
                    <w:bottom w:val="single" w:sz="4" w:space="0" w:color="008080"/>
                    <w:right w:val="single" w:sz="4" w:space="0" w:color="008080"/>
                  </w:tcBorders>
                  <w:shd w:val="clear" w:color="auto" w:fill="auto"/>
                  <w:noWrap/>
                  <w:vAlign w:val="center"/>
                </w:tcPr>
                <w:p w14:paraId="28274D47" w14:textId="35FAC857" w:rsidR="00FE4D9E" w:rsidRPr="00702EE3" w:rsidRDefault="00FE4D9E" w:rsidP="00130042">
                  <w:pPr>
                    <w:ind w:hanging="120"/>
                    <w:rPr>
                      <w:rFonts w:asciiTheme="minorHAnsi" w:hAnsiTheme="minorHAnsi" w:cs="Arial"/>
                      <w:b/>
                      <w:bCs/>
                      <w:sz w:val="22"/>
                      <w:szCs w:val="22"/>
                      <w:lang w:val="it-IT"/>
                    </w:rPr>
                  </w:pPr>
                </w:p>
              </w:tc>
              <w:tc>
                <w:tcPr>
                  <w:tcW w:w="265" w:type="pct"/>
                  <w:tcBorders>
                    <w:top w:val="nil"/>
                    <w:left w:val="nil"/>
                    <w:bottom w:val="single" w:sz="4" w:space="0" w:color="008080"/>
                    <w:right w:val="single" w:sz="8" w:space="0" w:color="008080"/>
                  </w:tcBorders>
                  <w:shd w:val="clear" w:color="auto" w:fill="auto"/>
                  <w:noWrap/>
                  <w:vAlign w:val="bottom"/>
                </w:tcPr>
                <w:p w14:paraId="06CC5EBC" w14:textId="70E47D0E" w:rsidR="00FE4D9E" w:rsidRPr="00702EE3" w:rsidRDefault="00FE4D9E" w:rsidP="00130042">
                  <w:pPr>
                    <w:ind w:hanging="120"/>
                    <w:rPr>
                      <w:rFonts w:asciiTheme="minorHAnsi" w:hAnsiTheme="minorHAnsi" w:cs="Arial"/>
                      <w:b/>
                      <w:bCs/>
                      <w:sz w:val="22"/>
                      <w:szCs w:val="22"/>
                      <w:lang w:val="it-IT"/>
                    </w:rPr>
                  </w:pPr>
                </w:p>
              </w:tc>
              <w:tc>
                <w:tcPr>
                  <w:tcW w:w="371" w:type="pct"/>
                  <w:tcBorders>
                    <w:top w:val="nil"/>
                    <w:left w:val="nil"/>
                    <w:bottom w:val="single" w:sz="4" w:space="0" w:color="008080"/>
                    <w:right w:val="single" w:sz="4" w:space="0" w:color="008080"/>
                  </w:tcBorders>
                  <w:shd w:val="clear" w:color="auto" w:fill="auto"/>
                  <w:noWrap/>
                  <w:vAlign w:val="bottom"/>
                </w:tcPr>
                <w:p w14:paraId="695AFFC7" w14:textId="089E7EEC" w:rsidR="00FE4D9E" w:rsidRPr="00702EE3" w:rsidRDefault="00FE4D9E" w:rsidP="00130042">
                  <w:pPr>
                    <w:ind w:hanging="120"/>
                    <w:rPr>
                      <w:rFonts w:asciiTheme="minorHAnsi" w:hAnsiTheme="minorHAnsi" w:cs="Arial"/>
                      <w:b/>
                      <w:bCs/>
                      <w:sz w:val="22"/>
                      <w:szCs w:val="22"/>
                      <w:lang w:val="it-IT"/>
                    </w:rPr>
                  </w:pPr>
                </w:p>
              </w:tc>
              <w:tc>
                <w:tcPr>
                  <w:tcW w:w="375" w:type="pct"/>
                  <w:tcBorders>
                    <w:top w:val="nil"/>
                    <w:left w:val="nil"/>
                    <w:bottom w:val="single" w:sz="4" w:space="0" w:color="008080"/>
                    <w:right w:val="single" w:sz="8" w:space="0" w:color="008080"/>
                  </w:tcBorders>
                  <w:shd w:val="clear" w:color="auto" w:fill="auto"/>
                  <w:noWrap/>
                  <w:vAlign w:val="bottom"/>
                </w:tcPr>
                <w:p w14:paraId="631358F2" w14:textId="4377C886" w:rsidR="00FE4D9E" w:rsidRPr="00702EE3" w:rsidRDefault="00FE4D9E" w:rsidP="00130042">
                  <w:pPr>
                    <w:ind w:hanging="120"/>
                    <w:rPr>
                      <w:rFonts w:asciiTheme="minorHAnsi" w:hAnsiTheme="minorHAnsi" w:cs="Arial"/>
                      <w:b/>
                      <w:bCs/>
                      <w:sz w:val="22"/>
                      <w:szCs w:val="22"/>
                      <w:lang w:val="it-IT"/>
                    </w:rPr>
                  </w:pPr>
                </w:p>
              </w:tc>
            </w:tr>
            <w:tr w:rsidR="005B3D8D" w:rsidRPr="00702EE3" w14:paraId="30F7CA8F" w14:textId="36145B85" w:rsidTr="00130042">
              <w:trPr>
                <w:trHeight w:val="255"/>
              </w:trPr>
              <w:tc>
                <w:tcPr>
                  <w:tcW w:w="2816" w:type="pct"/>
                  <w:tcBorders>
                    <w:top w:val="nil"/>
                    <w:left w:val="single" w:sz="8" w:space="0" w:color="008080"/>
                    <w:bottom w:val="single" w:sz="4" w:space="0" w:color="008080"/>
                    <w:right w:val="nil"/>
                  </w:tcBorders>
                  <w:shd w:val="clear" w:color="auto" w:fill="auto"/>
                  <w:noWrap/>
                  <w:vAlign w:val="bottom"/>
                </w:tcPr>
                <w:p w14:paraId="03CFF840" w14:textId="2ABB37EA" w:rsidR="00FE4D9E" w:rsidRPr="00702EE3" w:rsidRDefault="00FE4D9E" w:rsidP="00130042">
                  <w:pPr>
                    <w:ind w:hanging="120"/>
                    <w:rPr>
                      <w:rFonts w:asciiTheme="minorHAnsi" w:hAnsiTheme="minorHAnsi" w:cs="Arial"/>
                      <w:bCs/>
                      <w:sz w:val="22"/>
                      <w:szCs w:val="22"/>
                    </w:rPr>
                  </w:pPr>
                  <w:r w:rsidRPr="00702EE3">
                    <w:rPr>
                      <w:rFonts w:asciiTheme="minorHAnsi" w:hAnsiTheme="minorHAnsi" w:cs="Arial"/>
                      <w:bCs/>
                      <w:sz w:val="22"/>
                      <w:szCs w:val="22"/>
                    </w:rPr>
                    <w:t xml:space="preserve">3.1 Studii </w:t>
                  </w:r>
                </w:p>
              </w:tc>
              <w:tc>
                <w:tcPr>
                  <w:tcW w:w="426" w:type="pct"/>
                  <w:tcBorders>
                    <w:top w:val="nil"/>
                    <w:left w:val="single" w:sz="8" w:space="0" w:color="008080"/>
                    <w:bottom w:val="single" w:sz="4" w:space="0" w:color="008080"/>
                    <w:right w:val="single" w:sz="4" w:space="0" w:color="008080"/>
                  </w:tcBorders>
                  <w:shd w:val="clear" w:color="auto" w:fill="auto"/>
                  <w:noWrap/>
                  <w:vAlign w:val="center"/>
                </w:tcPr>
                <w:p w14:paraId="5C7361D3" w14:textId="6B5CD775" w:rsidR="00FE4D9E" w:rsidRPr="00702EE3" w:rsidRDefault="00FE4D9E" w:rsidP="00130042">
                  <w:pPr>
                    <w:ind w:hanging="120"/>
                    <w:rPr>
                      <w:rFonts w:asciiTheme="minorHAnsi" w:hAnsiTheme="minorHAnsi" w:cs="Arial"/>
                      <w:b/>
                      <w:bCs/>
                      <w:sz w:val="22"/>
                      <w:szCs w:val="22"/>
                    </w:rPr>
                  </w:pPr>
                </w:p>
              </w:tc>
              <w:tc>
                <w:tcPr>
                  <w:tcW w:w="320" w:type="pct"/>
                  <w:tcBorders>
                    <w:top w:val="nil"/>
                    <w:left w:val="nil"/>
                    <w:bottom w:val="single" w:sz="4" w:space="0" w:color="008080"/>
                    <w:right w:val="single" w:sz="8" w:space="0" w:color="008080"/>
                  </w:tcBorders>
                  <w:shd w:val="clear" w:color="auto" w:fill="auto"/>
                  <w:noWrap/>
                  <w:vAlign w:val="bottom"/>
                </w:tcPr>
                <w:p w14:paraId="517CCCCB" w14:textId="63C2A055" w:rsidR="00FE4D9E" w:rsidRPr="00702EE3" w:rsidRDefault="00FE4D9E" w:rsidP="00130042">
                  <w:pPr>
                    <w:ind w:hanging="120"/>
                    <w:rPr>
                      <w:rFonts w:asciiTheme="minorHAnsi" w:hAnsiTheme="minorHAnsi" w:cs="Arial"/>
                      <w:b/>
                      <w:bCs/>
                      <w:sz w:val="22"/>
                      <w:szCs w:val="22"/>
                    </w:rPr>
                  </w:pPr>
                </w:p>
              </w:tc>
              <w:tc>
                <w:tcPr>
                  <w:tcW w:w="426" w:type="pct"/>
                  <w:tcBorders>
                    <w:top w:val="nil"/>
                    <w:left w:val="nil"/>
                    <w:bottom w:val="single" w:sz="4" w:space="0" w:color="008080"/>
                    <w:right w:val="single" w:sz="4" w:space="0" w:color="008080"/>
                  </w:tcBorders>
                  <w:shd w:val="clear" w:color="auto" w:fill="auto"/>
                  <w:noWrap/>
                  <w:vAlign w:val="center"/>
                </w:tcPr>
                <w:p w14:paraId="3BC96C3A" w14:textId="3C8DCE65" w:rsidR="00FE4D9E" w:rsidRPr="00702EE3" w:rsidRDefault="00FE4D9E" w:rsidP="00130042">
                  <w:pPr>
                    <w:ind w:hanging="120"/>
                    <w:rPr>
                      <w:rFonts w:asciiTheme="minorHAnsi" w:hAnsiTheme="minorHAnsi" w:cs="Arial"/>
                      <w:b/>
                      <w:bCs/>
                      <w:sz w:val="22"/>
                      <w:szCs w:val="22"/>
                    </w:rPr>
                  </w:pPr>
                </w:p>
              </w:tc>
              <w:tc>
                <w:tcPr>
                  <w:tcW w:w="265" w:type="pct"/>
                  <w:tcBorders>
                    <w:top w:val="nil"/>
                    <w:left w:val="nil"/>
                    <w:bottom w:val="single" w:sz="4" w:space="0" w:color="008080"/>
                    <w:right w:val="single" w:sz="8" w:space="0" w:color="008080"/>
                  </w:tcBorders>
                  <w:shd w:val="clear" w:color="auto" w:fill="auto"/>
                  <w:noWrap/>
                  <w:vAlign w:val="bottom"/>
                </w:tcPr>
                <w:p w14:paraId="3949B6CD" w14:textId="2733D9A7" w:rsidR="00FE4D9E" w:rsidRPr="00702EE3" w:rsidRDefault="00FE4D9E" w:rsidP="00130042">
                  <w:pPr>
                    <w:ind w:hanging="120"/>
                    <w:rPr>
                      <w:rFonts w:asciiTheme="minorHAnsi" w:hAnsiTheme="minorHAnsi" w:cs="Arial"/>
                      <w:b/>
                      <w:bCs/>
                      <w:sz w:val="22"/>
                      <w:szCs w:val="22"/>
                    </w:rPr>
                  </w:pPr>
                </w:p>
              </w:tc>
              <w:tc>
                <w:tcPr>
                  <w:tcW w:w="371" w:type="pct"/>
                  <w:tcBorders>
                    <w:top w:val="nil"/>
                    <w:left w:val="nil"/>
                    <w:bottom w:val="single" w:sz="4" w:space="0" w:color="008080"/>
                    <w:right w:val="single" w:sz="4" w:space="0" w:color="008080"/>
                  </w:tcBorders>
                  <w:shd w:val="clear" w:color="auto" w:fill="auto"/>
                  <w:noWrap/>
                  <w:vAlign w:val="bottom"/>
                </w:tcPr>
                <w:p w14:paraId="5BF6A61F" w14:textId="0B3190CC" w:rsidR="00FE4D9E" w:rsidRPr="00702EE3" w:rsidRDefault="00FE4D9E" w:rsidP="00130042">
                  <w:pPr>
                    <w:ind w:hanging="120"/>
                    <w:rPr>
                      <w:rFonts w:asciiTheme="minorHAnsi" w:hAnsiTheme="minorHAnsi" w:cs="Arial"/>
                      <w:b/>
                      <w:bCs/>
                      <w:sz w:val="22"/>
                      <w:szCs w:val="22"/>
                    </w:rPr>
                  </w:pPr>
                </w:p>
              </w:tc>
              <w:tc>
                <w:tcPr>
                  <w:tcW w:w="375" w:type="pct"/>
                  <w:tcBorders>
                    <w:top w:val="nil"/>
                    <w:left w:val="nil"/>
                    <w:bottom w:val="single" w:sz="4" w:space="0" w:color="008080"/>
                    <w:right w:val="single" w:sz="8" w:space="0" w:color="008080"/>
                  </w:tcBorders>
                  <w:shd w:val="clear" w:color="auto" w:fill="auto"/>
                  <w:noWrap/>
                  <w:vAlign w:val="bottom"/>
                </w:tcPr>
                <w:p w14:paraId="204FD053" w14:textId="078C8D46" w:rsidR="00FE4D9E" w:rsidRPr="00702EE3" w:rsidRDefault="00FE4D9E" w:rsidP="00130042">
                  <w:pPr>
                    <w:ind w:hanging="120"/>
                    <w:rPr>
                      <w:rFonts w:asciiTheme="minorHAnsi" w:hAnsiTheme="minorHAnsi" w:cs="Arial"/>
                      <w:b/>
                      <w:bCs/>
                      <w:sz w:val="22"/>
                      <w:szCs w:val="22"/>
                    </w:rPr>
                  </w:pPr>
                </w:p>
              </w:tc>
            </w:tr>
            <w:tr w:rsidR="005B3D8D" w:rsidRPr="00702EE3" w14:paraId="4A6642F7" w14:textId="7D218861" w:rsidTr="00130042">
              <w:trPr>
                <w:trHeight w:val="255"/>
              </w:trPr>
              <w:tc>
                <w:tcPr>
                  <w:tcW w:w="2816" w:type="pct"/>
                  <w:tcBorders>
                    <w:top w:val="nil"/>
                    <w:left w:val="single" w:sz="8" w:space="0" w:color="008080"/>
                    <w:bottom w:val="single" w:sz="4" w:space="0" w:color="008080"/>
                    <w:right w:val="nil"/>
                  </w:tcBorders>
                  <w:shd w:val="clear" w:color="auto" w:fill="auto"/>
                  <w:noWrap/>
                  <w:vAlign w:val="bottom"/>
                </w:tcPr>
                <w:p w14:paraId="2D229196" w14:textId="35549106" w:rsidR="00FE4D9E" w:rsidRPr="00702EE3" w:rsidRDefault="00FE4D9E" w:rsidP="00130042">
                  <w:pPr>
                    <w:ind w:hanging="120"/>
                    <w:rPr>
                      <w:rFonts w:asciiTheme="minorHAnsi" w:hAnsiTheme="minorHAnsi" w:cs="Arial"/>
                      <w:bCs/>
                      <w:sz w:val="22"/>
                      <w:szCs w:val="22"/>
                    </w:rPr>
                  </w:pPr>
                  <w:r w:rsidRPr="00702EE3">
                    <w:rPr>
                      <w:rFonts w:asciiTheme="minorHAnsi" w:hAnsiTheme="minorHAnsi" w:cs="Arial"/>
                      <w:bCs/>
                      <w:sz w:val="22"/>
                      <w:szCs w:val="22"/>
                    </w:rPr>
                    <w:t>3.1.1 Studii de teren</w:t>
                  </w:r>
                </w:p>
              </w:tc>
              <w:tc>
                <w:tcPr>
                  <w:tcW w:w="426" w:type="pct"/>
                  <w:tcBorders>
                    <w:top w:val="nil"/>
                    <w:left w:val="single" w:sz="8" w:space="0" w:color="008080"/>
                    <w:bottom w:val="single" w:sz="4" w:space="0" w:color="008080"/>
                    <w:right w:val="single" w:sz="4" w:space="0" w:color="008080"/>
                  </w:tcBorders>
                  <w:shd w:val="clear" w:color="auto" w:fill="auto"/>
                  <w:noWrap/>
                  <w:vAlign w:val="center"/>
                </w:tcPr>
                <w:p w14:paraId="223805D4" w14:textId="084C6634" w:rsidR="00FE4D9E" w:rsidRPr="00702EE3" w:rsidRDefault="00FE4D9E" w:rsidP="00130042">
                  <w:pPr>
                    <w:ind w:hanging="120"/>
                    <w:rPr>
                      <w:rFonts w:asciiTheme="minorHAnsi" w:hAnsiTheme="minorHAnsi" w:cs="Arial"/>
                      <w:b/>
                      <w:bCs/>
                      <w:sz w:val="22"/>
                      <w:szCs w:val="22"/>
                    </w:rPr>
                  </w:pPr>
                </w:p>
              </w:tc>
              <w:tc>
                <w:tcPr>
                  <w:tcW w:w="320" w:type="pct"/>
                  <w:tcBorders>
                    <w:top w:val="nil"/>
                    <w:left w:val="nil"/>
                    <w:bottom w:val="single" w:sz="4" w:space="0" w:color="008080"/>
                    <w:right w:val="single" w:sz="8" w:space="0" w:color="008080"/>
                  </w:tcBorders>
                  <w:shd w:val="clear" w:color="auto" w:fill="auto"/>
                  <w:noWrap/>
                  <w:vAlign w:val="bottom"/>
                </w:tcPr>
                <w:p w14:paraId="5A4463CA" w14:textId="75F99641" w:rsidR="00FE4D9E" w:rsidRPr="00702EE3" w:rsidRDefault="00FE4D9E" w:rsidP="00130042">
                  <w:pPr>
                    <w:ind w:hanging="120"/>
                    <w:rPr>
                      <w:rFonts w:asciiTheme="minorHAnsi" w:hAnsiTheme="minorHAnsi" w:cs="Arial"/>
                      <w:b/>
                      <w:bCs/>
                      <w:sz w:val="22"/>
                      <w:szCs w:val="22"/>
                    </w:rPr>
                  </w:pPr>
                </w:p>
              </w:tc>
              <w:tc>
                <w:tcPr>
                  <w:tcW w:w="426" w:type="pct"/>
                  <w:tcBorders>
                    <w:top w:val="nil"/>
                    <w:left w:val="nil"/>
                    <w:bottom w:val="single" w:sz="4" w:space="0" w:color="008080"/>
                    <w:right w:val="single" w:sz="4" w:space="0" w:color="008080"/>
                  </w:tcBorders>
                  <w:shd w:val="clear" w:color="auto" w:fill="auto"/>
                  <w:noWrap/>
                  <w:vAlign w:val="center"/>
                </w:tcPr>
                <w:p w14:paraId="0CB52B0E" w14:textId="030632C1" w:rsidR="00FE4D9E" w:rsidRPr="00702EE3" w:rsidRDefault="00FE4D9E" w:rsidP="00130042">
                  <w:pPr>
                    <w:ind w:hanging="120"/>
                    <w:rPr>
                      <w:rFonts w:asciiTheme="minorHAnsi" w:hAnsiTheme="minorHAnsi" w:cs="Arial"/>
                      <w:b/>
                      <w:bCs/>
                      <w:sz w:val="22"/>
                      <w:szCs w:val="22"/>
                    </w:rPr>
                  </w:pPr>
                </w:p>
              </w:tc>
              <w:tc>
                <w:tcPr>
                  <w:tcW w:w="265" w:type="pct"/>
                  <w:tcBorders>
                    <w:top w:val="nil"/>
                    <w:left w:val="nil"/>
                    <w:bottom w:val="single" w:sz="4" w:space="0" w:color="008080"/>
                    <w:right w:val="single" w:sz="8" w:space="0" w:color="008080"/>
                  </w:tcBorders>
                  <w:shd w:val="clear" w:color="auto" w:fill="auto"/>
                  <w:noWrap/>
                  <w:vAlign w:val="bottom"/>
                </w:tcPr>
                <w:p w14:paraId="1D41766E" w14:textId="1FD5C266" w:rsidR="00FE4D9E" w:rsidRPr="00702EE3" w:rsidRDefault="00FE4D9E" w:rsidP="00130042">
                  <w:pPr>
                    <w:ind w:hanging="120"/>
                    <w:rPr>
                      <w:rFonts w:asciiTheme="minorHAnsi" w:hAnsiTheme="minorHAnsi" w:cs="Arial"/>
                      <w:b/>
                      <w:bCs/>
                      <w:sz w:val="22"/>
                      <w:szCs w:val="22"/>
                    </w:rPr>
                  </w:pPr>
                </w:p>
              </w:tc>
              <w:tc>
                <w:tcPr>
                  <w:tcW w:w="371" w:type="pct"/>
                  <w:tcBorders>
                    <w:top w:val="nil"/>
                    <w:left w:val="nil"/>
                    <w:bottom w:val="single" w:sz="4" w:space="0" w:color="008080"/>
                    <w:right w:val="single" w:sz="4" w:space="0" w:color="008080"/>
                  </w:tcBorders>
                  <w:shd w:val="clear" w:color="auto" w:fill="auto"/>
                  <w:noWrap/>
                  <w:vAlign w:val="bottom"/>
                </w:tcPr>
                <w:p w14:paraId="7369123B" w14:textId="668F83F1" w:rsidR="00FE4D9E" w:rsidRPr="00702EE3" w:rsidRDefault="00FE4D9E" w:rsidP="00130042">
                  <w:pPr>
                    <w:ind w:hanging="120"/>
                    <w:rPr>
                      <w:rFonts w:asciiTheme="minorHAnsi" w:hAnsiTheme="minorHAnsi" w:cs="Arial"/>
                      <w:b/>
                      <w:bCs/>
                      <w:sz w:val="22"/>
                      <w:szCs w:val="22"/>
                    </w:rPr>
                  </w:pPr>
                </w:p>
              </w:tc>
              <w:tc>
                <w:tcPr>
                  <w:tcW w:w="375" w:type="pct"/>
                  <w:tcBorders>
                    <w:top w:val="nil"/>
                    <w:left w:val="nil"/>
                    <w:bottom w:val="single" w:sz="4" w:space="0" w:color="008080"/>
                    <w:right w:val="single" w:sz="8" w:space="0" w:color="008080"/>
                  </w:tcBorders>
                  <w:shd w:val="clear" w:color="auto" w:fill="auto"/>
                  <w:noWrap/>
                  <w:vAlign w:val="bottom"/>
                </w:tcPr>
                <w:p w14:paraId="20ED4B16" w14:textId="2AC5B0EF" w:rsidR="00FE4D9E" w:rsidRPr="00702EE3" w:rsidRDefault="00FE4D9E" w:rsidP="00130042">
                  <w:pPr>
                    <w:ind w:hanging="120"/>
                    <w:rPr>
                      <w:rFonts w:asciiTheme="minorHAnsi" w:hAnsiTheme="minorHAnsi" w:cs="Arial"/>
                      <w:b/>
                      <w:bCs/>
                      <w:sz w:val="22"/>
                      <w:szCs w:val="22"/>
                    </w:rPr>
                  </w:pPr>
                </w:p>
              </w:tc>
            </w:tr>
            <w:tr w:rsidR="005B3D8D" w:rsidRPr="00702EE3" w14:paraId="728B29C3" w14:textId="1B6BC661" w:rsidTr="00130042">
              <w:trPr>
                <w:trHeight w:val="255"/>
              </w:trPr>
              <w:tc>
                <w:tcPr>
                  <w:tcW w:w="2816" w:type="pct"/>
                  <w:tcBorders>
                    <w:top w:val="nil"/>
                    <w:left w:val="single" w:sz="8" w:space="0" w:color="008080"/>
                    <w:bottom w:val="single" w:sz="4" w:space="0" w:color="008080"/>
                    <w:right w:val="nil"/>
                  </w:tcBorders>
                  <w:shd w:val="clear" w:color="auto" w:fill="auto"/>
                  <w:noWrap/>
                  <w:vAlign w:val="bottom"/>
                </w:tcPr>
                <w:p w14:paraId="5023CB81" w14:textId="001F912F" w:rsidR="00FE4D9E" w:rsidRPr="00702EE3" w:rsidRDefault="00FE4D9E" w:rsidP="00130042">
                  <w:pPr>
                    <w:ind w:hanging="120"/>
                    <w:rPr>
                      <w:rFonts w:asciiTheme="minorHAnsi" w:hAnsiTheme="minorHAnsi" w:cs="Arial"/>
                      <w:bCs/>
                      <w:sz w:val="22"/>
                      <w:szCs w:val="22"/>
                    </w:rPr>
                  </w:pPr>
                  <w:r w:rsidRPr="00702EE3">
                    <w:rPr>
                      <w:rFonts w:asciiTheme="minorHAnsi" w:hAnsiTheme="minorHAnsi" w:cs="Arial"/>
                      <w:bCs/>
                      <w:sz w:val="22"/>
                      <w:szCs w:val="22"/>
                    </w:rPr>
                    <w:t>3.1.2 Raport privind impactul asupra mediului</w:t>
                  </w:r>
                </w:p>
              </w:tc>
              <w:tc>
                <w:tcPr>
                  <w:tcW w:w="426" w:type="pct"/>
                  <w:tcBorders>
                    <w:top w:val="nil"/>
                    <w:left w:val="single" w:sz="8" w:space="0" w:color="008080"/>
                    <w:bottom w:val="single" w:sz="4" w:space="0" w:color="008080"/>
                    <w:right w:val="single" w:sz="4" w:space="0" w:color="008080"/>
                  </w:tcBorders>
                  <w:shd w:val="clear" w:color="auto" w:fill="auto"/>
                  <w:noWrap/>
                  <w:vAlign w:val="center"/>
                </w:tcPr>
                <w:p w14:paraId="08430289" w14:textId="56115F30" w:rsidR="00FE4D9E" w:rsidRPr="00702EE3" w:rsidRDefault="00FE4D9E" w:rsidP="00130042">
                  <w:pPr>
                    <w:ind w:hanging="120"/>
                    <w:rPr>
                      <w:rFonts w:asciiTheme="minorHAnsi" w:hAnsiTheme="minorHAnsi" w:cs="Arial"/>
                      <w:b/>
                      <w:bCs/>
                      <w:sz w:val="22"/>
                      <w:szCs w:val="22"/>
                    </w:rPr>
                  </w:pPr>
                </w:p>
              </w:tc>
              <w:tc>
                <w:tcPr>
                  <w:tcW w:w="320" w:type="pct"/>
                  <w:tcBorders>
                    <w:top w:val="nil"/>
                    <w:left w:val="nil"/>
                    <w:bottom w:val="single" w:sz="4" w:space="0" w:color="008080"/>
                    <w:right w:val="single" w:sz="8" w:space="0" w:color="008080"/>
                  </w:tcBorders>
                  <w:shd w:val="clear" w:color="auto" w:fill="auto"/>
                  <w:noWrap/>
                  <w:vAlign w:val="bottom"/>
                </w:tcPr>
                <w:p w14:paraId="0DC5001D" w14:textId="737D873B" w:rsidR="00FE4D9E" w:rsidRPr="00702EE3" w:rsidRDefault="00FE4D9E" w:rsidP="00130042">
                  <w:pPr>
                    <w:ind w:hanging="120"/>
                    <w:rPr>
                      <w:rFonts w:asciiTheme="minorHAnsi" w:hAnsiTheme="minorHAnsi" w:cs="Arial"/>
                      <w:b/>
                      <w:bCs/>
                      <w:sz w:val="22"/>
                      <w:szCs w:val="22"/>
                    </w:rPr>
                  </w:pPr>
                </w:p>
              </w:tc>
              <w:tc>
                <w:tcPr>
                  <w:tcW w:w="426" w:type="pct"/>
                  <w:tcBorders>
                    <w:top w:val="nil"/>
                    <w:left w:val="nil"/>
                    <w:bottom w:val="single" w:sz="4" w:space="0" w:color="008080"/>
                    <w:right w:val="single" w:sz="4" w:space="0" w:color="008080"/>
                  </w:tcBorders>
                  <w:shd w:val="clear" w:color="auto" w:fill="auto"/>
                  <w:noWrap/>
                  <w:vAlign w:val="center"/>
                </w:tcPr>
                <w:p w14:paraId="59A210CE" w14:textId="31B9E602" w:rsidR="00FE4D9E" w:rsidRPr="00702EE3" w:rsidRDefault="00FE4D9E" w:rsidP="00130042">
                  <w:pPr>
                    <w:ind w:hanging="120"/>
                    <w:rPr>
                      <w:rFonts w:asciiTheme="minorHAnsi" w:hAnsiTheme="minorHAnsi" w:cs="Arial"/>
                      <w:b/>
                      <w:bCs/>
                      <w:sz w:val="22"/>
                      <w:szCs w:val="22"/>
                    </w:rPr>
                  </w:pPr>
                </w:p>
              </w:tc>
              <w:tc>
                <w:tcPr>
                  <w:tcW w:w="265" w:type="pct"/>
                  <w:tcBorders>
                    <w:top w:val="nil"/>
                    <w:left w:val="nil"/>
                    <w:bottom w:val="single" w:sz="4" w:space="0" w:color="008080"/>
                    <w:right w:val="single" w:sz="8" w:space="0" w:color="008080"/>
                  </w:tcBorders>
                  <w:shd w:val="clear" w:color="auto" w:fill="auto"/>
                  <w:noWrap/>
                  <w:vAlign w:val="bottom"/>
                </w:tcPr>
                <w:p w14:paraId="396B987C" w14:textId="43B9B311" w:rsidR="00FE4D9E" w:rsidRPr="00702EE3" w:rsidRDefault="00FE4D9E" w:rsidP="00130042">
                  <w:pPr>
                    <w:ind w:hanging="120"/>
                    <w:rPr>
                      <w:rFonts w:asciiTheme="minorHAnsi" w:hAnsiTheme="minorHAnsi" w:cs="Arial"/>
                      <w:b/>
                      <w:bCs/>
                      <w:sz w:val="22"/>
                      <w:szCs w:val="22"/>
                    </w:rPr>
                  </w:pPr>
                </w:p>
              </w:tc>
              <w:tc>
                <w:tcPr>
                  <w:tcW w:w="371" w:type="pct"/>
                  <w:tcBorders>
                    <w:top w:val="nil"/>
                    <w:left w:val="nil"/>
                    <w:bottom w:val="single" w:sz="4" w:space="0" w:color="008080"/>
                    <w:right w:val="single" w:sz="4" w:space="0" w:color="008080"/>
                  </w:tcBorders>
                  <w:shd w:val="clear" w:color="auto" w:fill="auto"/>
                  <w:noWrap/>
                  <w:vAlign w:val="bottom"/>
                </w:tcPr>
                <w:p w14:paraId="6FC5AB3B" w14:textId="461772EF" w:rsidR="00FE4D9E" w:rsidRPr="00702EE3" w:rsidRDefault="00FE4D9E" w:rsidP="00130042">
                  <w:pPr>
                    <w:ind w:hanging="120"/>
                    <w:rPr>
                      <w:rFonts w:asciiTheme="minorHAnsi" w:hAnsiTheme="minorHAnsi" w:cs="Arial"/>
                      <w:b/>
                      <w:bCs/>
                      <w:sz w:val="22"/>
                      <w:szCs w:val="22"/>
                    </w:rPr>
                  </w:pPr>
                </w:p>
              </w:tc>
              <w:tc>
                <w:tcPr>
                  <w:tcW w:w="375" w:type="pct"/>
                  <w:tcBorders>
                    <w:top w:val="nil"/>
                    <w:left w:val="nil"/>
                    <w:bottom w:val="single" w:sz="4" w:space="0" w:color="008080"/>
                    <w:right w:val="single" w:sz="8" w:space="0" w:color="008080"/>
                  </w:tcBorders>
                  <w:shd w:val="clear" w:color="auto" w:fill="auto"/>
                  <w:noWrap/>
                  <w:vAlign w:val="bottom"/>
                </w:tcPr>
                <w:p w14:paraId="0D46DCA4" w14:textId="0CA119E9" w:rsidR="00FE4D9E" w:rsidRPr="00702EE3" w:rsidRDefault="00FE4D9E" w:rsidP="00130042">
                  <w:pPr>
                    <w:ind w:hanging="120"/>
                    <w:rPr>
                      <w:rFonts w:asciiTheme="minorHAnsi" w:hAnsiTheme="minorHAnsi" w:cs="Arial"/>
                      <w:b/>
                      <w:bCs/>
                      <w:sz w:val="22"/>
                      <w:szCs w:val="22"/>
                    </w:rPr>
                  </w:pPr>
                </w:p>
              </w:tc>
            </w:tr>
            <w:tr w:rsidR="005B3D8D" w:rsidRPr="00702EE3" w14:paraId="163FE0A0" w14:textId="744C78FD" w:rsidTr="00130042">
              <w:trPr>
                <w:trHeight w:val="255"/>
              </w:trPr>
              <w:tc>
                <w:tcPr>
                  <w:tcW w:w="2816" w:type="pct"/>
                  <w:tcBorders>
                    <w:top w:val="nil"/>
                    <w:left w:val="single" w:sz="8" w:space="0" w:color="008080"/>
                    <w:bottom w:val="single" w:sz="4" w:space="0" w:color="008080"/>
                    <w:right w:val="nil"/>
                  </w:tcBorders>
                  <w:shd w:val="clear" w:color="auto" w:fill="auto"/>
                  <w:noWrap/>
                  <w:vAlign w:val="bottom"/>
                </w:tcPr>
                <w:p w14:paraId="5FCE01CB" w14:textId="25FAE585" w:rsidR="00FE4D9E" w:rsidRPr="00702EE3" w:rsidRDefault="00FE4D9E" w:rsidP="00130042">
                  <w:pPr>
                    <w:ind w:hanging="120"/>
                    <w:rPr>
                      <w:rFonts w:asciiTheme="minorHAnsi" w:hAnsiTheme="minorHAnsi" w:cs="Arial"/>
                      <w:bCs/>
                      <w:sz w:val="22"/>
                      <w:szCs w:val="22"/>
                    </w:rPr>
                  </w:pPr>
                  <w:r w:rsidRPr="00702EE3">
                    <w:rPr>
                      <w:rFonts w:asciiTheme="minorHAnsi" w:hAnsiTheme="minorHAnsi" w:cs="Arial"/>
                      <w:bCs/>
                      <w:sz w:val="22"/>
                      <w:szCs w:val="22"/>
                    </w:rPr>
                    <w:t>3.1.3 Alte studii specifice</w:t>
                  </w:r>
                </w:p>
              </w:tc>
              <w:tc>
                <w:tcPr>
                  <w:tcW w:w="426" w:type="pct"/>
                  <w:tcBorders>
                    <w:top w:val="nil"/>
                    <w:left w:val="single" w:sz="8" w:space="0" w:color="008080"/>
                    <w:bottom w:val="single" w:sz="4" w:space="0" w:color="008080"/>
                    <w:right w:val="single" w:sz="4" w:space="0" w:color="008080"/>
                  </w:tcBorders>
                  <w:shd w:val="clear" w:color="auto" w:fill="auto"/>
                  <w:noWrap/>
                  <w:vAlign w:val="center"/>
                </w:tcPr>
                <w:p w14:paraId="7D27AE92" w14:textId="69617750" w:rsidR="00FE4D9E" w:rsidRPr="00702EE3" w:rsidRDefault="00FE4D9E" w:rsidP="00130042">
                  <w:pPr>
                    <w:ind w:hanging="120"/>
                    <w:rPr>
                      <w:rFonts w:asciiTheme="minorHAnsi" w:hAnsiTheme="minorHAnsi" w:cs="Arial"/>
                      <w:b/>
                      <w:bCs/>
                      <w:sz w:val="22"/>
                      <w:szCs w:val="22"/>
                    </w:rPr>
                  </w:pPr>
                </w:p>
              </w:tc>
              <w:tc>
                <w:tcPr>
                  <w:tcW w:w="320" w:type="pct"/>
                  <w:tcBorders>
                    <w:top w:val="nil"/>
                    <w:left w:val="nil"/>
                    <w:bottom w:val="single" w:sz="4" w:space="0" w:color="008080"/>
                    <w:right w:val="single" w:sz="8" w:space="0" w:color="008080"/>
                  </w:tcBorders>
                  <w:shd w:val="clear" w:color="auto" w:fill="auto"/>
                  <w:noWrap/>
                  <w:vAlign w:val="bottom"/>
                </w:tcPr>
                <w:p w14:paraId="76611178" w14:textId="5B2B39D6" w:rsidR="00FE4D9E" w:rsidRPr="00702EE3" w:rsidRDefault="00FE4D9E" w:rsidP="00130042">
                  <w:pPr>
                    <w:ind w:hanging="120"/>
                    <w:rPr>
                      <w:rFonts w:asciiTheme="minorHAnsi" w:hAnsiTheme="minorHAnsi" w:cs="Arial"/>
                      <w:b/>
                      <w:bCs/>
                      <w:sz w:val="22"/>
                      <w:szCs w:val="22"/>
                    </w:rPr>
                  </w:pPr>
                </w:p>
              </w:tc>
              <w:tc>
                <w:tcPr>
                  <w:tcW w:w="426" w:type="pct"/>
                  <w:tcBorders>
                    <w:top w:val="nil"/>
                    <w:left w:val="nil"/>
                    <w:bottom w:val="single" w:sz="4" w:space="0" w:color="008080"/>
                    <w:right w:val="single" w:sz="4" w:space="0" w:color="008080"/>
                  </w:tcBorders>
                  <w:shd w:val="clear" w:color="auto" w:fill="auto"/>
                  <w:noWrap/>
                  <w:vAlign w:val="center"/>
                </w:tcPr>
                <w:p w14:paraId="04E8214F" w14:textId="2456B7A9" w:rsidR="00FE4D9E" w:rsidRPr="00702EE3" w:rsidRDefault="00FE4D9E" w:rsidP="00130042">
                  <w:pPr>
                    <w:ind w:hanging="120"/>
                    <w:rPr>
                      <w:rFonts w:asciiTheme="minorHAnsi" w:hAnsiTheme="minorHAnsi" w:cs="Arial"/>
                      <w:b/>
                      <w:bCs/>
                      <w:sz w:val="22"/>
                      <w:szCs w:val="22"/>
                    </w:rPr>
                  </w:pPr>
                </w:p>
              </w:tc>
              <w:tc>
                <w:tcPr>
                  <w:tcW w:w="265" w:type="pct"/>
                  <w:tcBorders>
                    <w:top w:val="nil"/>
                    <w:left w:val="nil"/>
                    <w:bottom w:val="single" w:sz="4" w:space="0" w:color="008080"/>
                    <w:right w:val="single" w:sz="8" w:space="0" w:color="008080"/>
                  </w:tcBorders>
                  <w:shd w:val="clear" w:color="auto" w:fill="auto"/>
                  <w:noWrap/>
                  <w:vAlign w:val="bottom"/>
                </w:tcPr>
                <w:p w14:paraId="585278CA" w14:textId="2DD09DF8" w:rsidR="00FE4D9E" w:rsidRPr="00702EE3" w:rsidRDefault="00FE4D9E" w:rsidP="00130042">
                  <w:pPr>
                    <w:ind w:hanging="120"/>
                    <w:rPr>
                      <w:rFonts w:asciiTheme="minorHAnsi" w:hAnsiTheme="minorHAnsi" w:cs="Arial"/>
                      <w:b/>
                      <w:bCs/>
                      <w:sz w:val="22"/>
                      <w:szCs w:val="22"/>
                    </w:rPr>
                  </w:pPr>
                </w:p>
              </w:tc>
              <w:tc>
                <w:tcPr>
                  <w:tcW w:w="371" w:type="pct"/>
                  <w:tcBorders>
                    <w:top w:val="nil"/>
                    <w:left w:val="nil"/>
                    <w:bottom w:val="single" w:sz="4" w:space="0" w:color="008080"/>
                    <w:right w:val="single" w:sz="4" w:space="0" w:color="008080"/>
                  </w:tcBorders>
                  <w:shd w:val="clear" w:color="auto" w:fill="auto"/>
                  <w:noWrap/>
                  <w:vAlign w:val="bottom"/>
                </w:tcPr>
                <w:p w14:paraId="6EF0B3D9" w14:textId="37490930" w:rsidR="00FE4D9E" w:rsidRPr="00702EE3" w:rsidRDefault="00FE4D9E" w:rsidP="00130042">
                  <w:pPr>
                    <w:ind w:hanging="120"/>
                    <w:rPr>
                      <w:rFonts w:asciiTheme="minorHAnsi" w:hAnsiTheme="minorHAnsi" w:cs="Arial"/>
                      <w:b/>
                      <w:bCs/>
                      <w:sz w:val="22"/>
                      <w:szCs w:val="22"/>
                    </w:rPr>
                  </w:pPr>
                </w:p>
              </w:tc>
              <w:tc>
                <w:tcPr>
                  <w:tcW w:w="375" w:type="pct"/>
                  <w:tcBorders>
                    <w:top w:val="nil"/>
                    <w:left w:val="nil"/>
                    <w:bottom w:val="single" w:sz="4" w:space="0" w:color="008080"/>
                    <w:right w:val="single" w:sz="8" w:space="0" w:color="008080"/>
                  </w:tcBorders>
                  <w:shd w:val="clear" w:color="auto" w:fill="auto"/>
                  <w:noWrap/>
                  <w:vAlign w:val="bottom"/>
                </w:tcPr>
                <w:p w14:paraId="23307D33" w14:textId="07F244F7" w:rsidR="00FE4D9E" w:rsidRPr="00702EE3" w:rsidRDefault="00FE4D9E" w:rsidP="00130042">
                  <w:pPr>
                    <w:ind w:hanging="120"/>
                    <w:rPr>
                      <w:rFonts w:asciiTheme="minorHAnsi" w:hAnsiTheme="minorHAnsi" w:cs="Arial"/>
                      <w:b/>
                      <w:bCs/>
                      <w:sz w:val="22"/>
                      <w:szCs w:val="22"/>
                    </w:rPr>
                  </w:pPr>
                </w:p>
              </w:tc>
            </w:tr>
            <w:tr w:rsidR="005B3D8D" w:rsidRPr="00702EE3" w14:paraId="1877CCBD" w14:textId="01D8574E" w:rsidTr="00130042">
              <w:trPr>
                <w:trHeight w:val="255"/>
              </w:trPr>
              <w:tc>
                <w:tcPr>
                  <w:tcW w:w="2816" w:type="pct"/>
                  <w:tcBorders>
                    <w:top w:val="nil"/>
                    <w:left w:val="single" w:sz="8" w:space="0" w:color="008080"/>
                    <w:bottom w:val="single" w:sz="4" w:space="0" w:color="008080"/>
                    <w:right w:val="nil"/>
                  </w:tcBorders>
                  <w:shd w:val="clear" w:color="auto" w:fill="auto"/>
                  <w:noWrap/>
                  <w:vAlign w:val="bottom"/>
                </w:tcPr>
                <w:p w14:paraId="2B991E76" w14:textId="06FB20B1" w:rsidR="00FE4D9E" w:rsidRPr="00702EE3" w:rsidRDefault="00FE4D9E" w:rsidP="00130042">
                  <w:pPr>
                    <w:ind w:hanging="120"/>
                    <w:rPr>
                      <w:rFonts w:asciiTheme="minorHAnsi" w:hAnsiTheme="minorHAnsi" w:cs="Arial"/>
                      <w:bCs/>
                      <w:sz w:val="22"/>
                      <w:szCs w:val="22"/>
                    </w:rPr>
                  </w:pPr>
                  <w:r w:rsidRPr="00702EE3">
                    <w:rPr>
                      <w:rFonts w:asciiTheme="minorHAnsi" w:hAnsiTheme="minorHAnsi" w:cs="Arial"/>
                      <w:sz w:val="22"/>
                      <w:szCs w:val="22"/>
                      <w:lang w:val="it-IT"/>
                    </w:rPr>
                    <w:t>3.2 Documentatii-suport și cheltuieli pentru obţinerea de avize, acorduri şi autorizaţii</w:t>
                  </w:r>
                </w:p>
              </w:tc>
              <w:tc>
                <w:tcPr>
                  <w:tcW w:w="426" w:type="pct"/>
                  <w:tcBorders>
                    <w:top w:val="nil"/>
                    <w:left w:val="single" w:sz="8" w:space="0" w:color="008080"/>
                    <w:bottom w:val="single" w:sz="4" w:space="0" w:color="008080"/>
                    <w:right w:val="single" w:sz="4" w:space="0" w:color="008080"/>
                  </w:tcBorders>
                  <w:shd w:val="clear" w:color="auto" w:fill="auto"/>
                  <w:noWrap/>
                  <w:vAlign w:val="center"/>
                </w:tcPr>
                <w:p w14:paraId="2C326185" w14:textId="6B21C7A4" w:rsidR="00FE4D9E" w:rsidRPr="00702EE3" w:rsidRDefault="00FE4D9E" w:rsidP="00130042">
                  <w:pPr>
                    <w:ind w:hanging="120"/>
                    <w:rPr>
                      <w:rFonts w:asciiTheme="minorHAnsi" w:hAnsiTheme="minorHAnsi" w:cs="Arial"/>
                      <w:b/>
                      <w:bCs/>
                      <w:sz w:val="22"/>
                      <w:szCs w:val="22"/>
                    </w:rPr>
                  </w:pPr>
                </w:p>
              </w:tc>
              <w:tc>
                <w:tcPr>
                  <w:tcW w:w="320" w:type="pct"/>
                  <w:tcBorders>
                    <w:top w:val="nil"/>
                    <w:left w:val="nil"/>
                    <w:bottom w:val="single" w:sz="4" w:space="0" w:color="008080"/>
                    <w:right w:val="single" w:sz="8" w:space="0" w:color="008080"/>
                  </w:tcBorders>
                  <w:shd w:val="clear" w:color="auto" w:fill="auto"/>
                  <w:noWrap/>
                  <w:vAlign w:val="bottom"/>
                </w:tcPr>
                <w:p w14:paraId="23D3FE30" w14:textId="09F4D844" w:rsidR="00FE4D9E" w:rsidRPr="00702EE3" w:rsidRDefault="00FE4D9E" w:rsidP="00130042">
                  <w:pPr>
                    <w:ind w:hanging="120"/>
                    <w:rPr>
                      <w:rFonts w:asciiTheme="minorHAnsi" w:hAnsiTheme="minorHAnsi" w:cs="Arial"/>
                      <w:b/>
                      <w:bCs/>
                      <w:sz w:val="22"/>
                      <w:szCs w:val="22"/>
                    </w:rPr>
                  </w:pPr>
                </w:p>
              </w:tc>
              <w:tc>
                <w:tcPr>
                  <w:tcW w:w="426" w:type="pct"/>
                  <w:tcBorders>
                    <w:top w:val="nil"/>
                    <w:left w:val="nil"/>
                    <w:bottom w:val="single" w:sz="4" w:space="0" w:color="008080"/>
                    <w:right w:val="single" w:sz="4" w:space="0" w:color="008080"/>
                  </w:tcBorders>
                  <w:shd w:val="clear" w:color="auto" w:fill="auto"/>
                  <w:noWrap/>
                  <w:vAlign w:val="center"/>
                </w:tcPr>
                <w:p w14:paraId="16CB4D3C" w14:textId="11195B95" w:rsidR="00FE4D9E" w:rsidRPr="00702EE3" w:rsidRDefault="00FE4D9E" w:rsidP="00130042">
                  <w:pPr>
                    <w:ind w:hanging="120"/>
                    <w:rPr>
                      <w:rFonts w:asciiTheme="minorHAnsi" w:hAnsiTheme="minorHAnsi" w:cs="Arial"/>
                      <w:b/>
                      <w:bCs/>
                      <w:sz w:val="22"/>
                      <w:szCs w:val="22"/>
                    </w:rPr>
                  </w:pPr>
                </w:p>
              </w:tc>
              <w:tc>
                <w:tcPr>
                  <w:tcW w:w="265" w:type="pct"/>
                  <w:tcBorders>
                    <w:top w:val="nil"/>
                    <w:left w:val="nil"/>
                    <w:bottom w:val="single" w:sz="4" w:space="0" w:color="008080"/>
                    <w:right w:val="single" w:sz="8" w:space="0" w:color="008080"/>
                  </w:tcBorders>
                  <w:shd w:val="clear" w:color="auto" w:fill="auto"/>
                  <w:noWrap/>
                  <w:vAlign w:val="bottom"/>
                </w:tcPr>
                <w:p w14:paraId="105EA974" w14:textId="14DB236C" w:rsidR="00FE4D9E" w:rsidRPr="00702EE3" w:rsidRDefault="00FE4D9E" w:rsidP="00130042">
                  <w:pPr>
                    <w:ind w:hanging="120"/>
                    <w:rPr>
                      <w:rFonts w:asciiTheme="minorHAnsi" w:hAnsiTheme="minorHAnsi" w:cs="Arial"/>
                      <w:b/>
                      <w:bCs/>
                      <w:sz w:val="22"/>
                      <w:szCs w:val="22"/>
                    </w:rPr>
                  </w:pPr>
                </w:p>
              </w:tc>
              <w:tc>
                <w:tcPr>
                  <w:tcW w:w="371" w:type="pct"/>
                  <w:tcBorders>
                    <w:top w:val="nil"/>
                    <w:left w:val="nil"/>
                    <w:bottom w:val="single" w:sz="4" w:space="0" w:color="008080"/>
                    <w:right w:val="single" w:sz="4" w:space="0" w:color="008080"/>
                  </w:tcBorders>
                  <w:shd w:val="clear" w:color="auto" w:fill="auto"/>
                  <w:noWrap/>
                  <w:vAlign w:val="bottom"/>
                </w:tcPr>
                <w:p w14:paraId="1A977287" w14:textId="35EA93DE" w:rsidR="00FE4D9E" w:rsidRPr="00702EE3" w:rsidRDefault="00FE4D9E" w:rsidP="00130042">
                  <w:pPr>
                    <w:ind w:hanging="120"/>
                    <w:rPr>
                      <w:rFonts w:asciiTheme="minorHAnsi" w:hAnsiTheme="minorHAnsi" w:cs="Arial"/>
                      <w:b/>
                      <w:bCs/>
                      <w:sz w:val="22"/>
                      <w:szCs w:val="22"/>
                    </w:rPr>
                  </w:pPr>
                </w:p>
              </w:tc>
              <w:tc>
                <w:tcPr>
                  <w:tcW w:w="375" w:type="pct"/>
                  <w:tcBorders>
                    <w:top w:val="nil"/>
                    <w:left w:val="nil"/>
                    <w:bottom w:val="single" w:sz="4" w:space="0" w:color="008080"/>
                    <w:right w:val="single" w:sz="8" w:space="0" w:color="008080"/>
                  </w:tcBorders>
                  <w:shd w:val="clear" w:color="auto" w:fill="auto"/>
                  <w:noWrap/>
                  <w:vAlign w:val="bottom"/>
                </w:tcPr>
                <w:p w14:paraId="3F115F0A" w14:textId="033776E1" w:rsidR="00FE4D9E" w:rsidRPr="00702EE3" w:rsidRDefault="00FE4D9E" w:rsidP="00130042">
                  <w:pPr>
                    <w:ind w:hanging="120"/>
                    <w:rPr>
                      <w:rFonts w:asciiTheme="minorHAnsi" w:hAnsiTheme="minorHAnsi" w:cs="Arial"/>
                      <w:b/>
                      <w:bCs/>
                      <w:sz w:val="22"/>
                      <w:szCs w:val="22"/>
                    </w:rPr>
                  </w:pPr>
                </w:p>
              </w:tc>
            </w:tr>
            <w:tr w:rsidR="005B3D8D" w:rsidRPr="00702EE3" w14:paraId="5190B1B7" w14:textId="73416676" w:rsidTr="00130042">
              <w:trPr>
                <w:trHeight w:val="255"/>
              </w:trPr>
              <w:tc>
                <w:tcPr>
                  <w:tcW w:w="2816" w:type="pct"/>
                  <w:tcBorders>
                    <w:top w:val="nil"/>
                    <w:left w:val="single" w:sz="8" w:space="0" w:color="008080"/>
                    <w:bottom w:val="single" w:sz="4" w:space="0" w:color="008080"/>
                    <w:right w:val="nil"/>
                  </w:tcBorders>
                  <w:shd w:val="clear" w:color="auto" w:fill="auto"/>
                  <w:noWrap/>
                  <w:vAlign w:val="bottom"/>
                </w:tcPr>
                <w:p w14:paraId="46F63ACA" w14:textId="25727E81" w:rsidR="00FE4D9E" w:rsidRPr="00702EE3" w:rsidRDefault="00FE4D9E" w:rsidP="00130042">
                  <w:pPr>
                    <w:ind w:hanging="120"/>
                    <w:rPr>
                      <w:rFonts w:asciiTheme="minorHAnsi" w:hAnsiTheme="minorHAnsi" w:cs="Arial"/>
                      <w:bCs/>
                      <w:sz w:val="22"/>
                      <w:szCs w:val="22"/>
                    </w:rPr>
                  </w:pPr>
                  <w:r w:rsidRPr="00702EE3">
                    <w:rPr>
                      <w:rFonts w:asciiTheme="minorHAnsi" w:hAnsiTheme="minorHAnsi" w:cs="Arial"/>
                      <w:bCs/>
                      <w:sz w:val="22"/>
                      <w:szCs w:val="22"/>
                    </w:rPr>
                    <w:t>3.3 Expertizare tehnică</w:t>
                  </w:r>
                </w:p>
              </w:tc>
              <w:tc>
                <w:tcPr>
                  <w:tcW w:w="426" w:type="pct"/>
                  <w:tcBorders>
                    <w:top w:val="nil"/>
                    <w:left w:val="single" w:sz="8" w:space="0" w:color="008080"/>
                    <w:bottom w:val="single" w:sz="4" w:space="0" w:color="008080"/>
                    <w:right w:val="single" w:sz="4" w:space="0" w:color="008080"/>
                  </w:tcBorders>
                  <w:shd w:val="clear" w:color="auto" w:fill="auto"/>
                  <w:noWrap/>
                  <w:vAlign w:val="center"/>
                </w:tcPr>
                <w:p w14:paraId="6F3A1FD6" w14:textId="346BD216" w:rsidR="00FE4D9E" w:rsidRPr="00702EE3" w:rsidRDefault="00FE4D9E" w:rsidP="00130042">
                  <w:pPr>
                    <w:ind w:hanging="120"/>
                    <w:rPr>
                      <w:rFonts w:asciiTheme="minorHAnsi" w:hAnsiTheme="minorHAnsi" w:cs="Arial"/>
                      <w:b/>
                      <w:bCs/>
                      <w:sz w:val="22"/>
                      <w:szCs w:val="22"/>
                    </w:rPr>
                  </w:pPr>
                </w:p>
              </w:tc>
              <w:tc>
                <w:tcPr>
                  <w:tcW w:w="320" w:type="pct"/>
                  <w:tcBorders>
                    <w:top w:val="nil"/>
                    <w:left w:val="nil"/>
                    <w:bottom w:val="single" w:sz="4" w:space="0" w:color="008080"/>
                    <w:right w:val="single" w:sz="8" w:space="0" w:color="008080"/>
                  </w:tcBorders>
                  <w:shd w:val="clear" w:color="auto" w:fill="auto"/>
                  <w:noWrap/>
                  <w:vAlign w:val="bottom"/>
                </w:tcPr>
                <w:p w14:paraId="23E44762" w14:textId="27676AD0" w:rsidR="00FE4D9E" w:rsidRPr="00702EE3" w:rsidRDefault="00FE4D9E" w:rsidP="00130042">
                  <w:pPr>
                    <w:ind w:hanging="120"/>
                    <w:rPr>
                      <w:rFonts w:asciiTheme="minorHAnsi" w:hAnsiTheme="minorHAnsi" w:cs="Arial"/>
                      <w:b/>
                      <w:bCs/>
                      <w:sz w:val="22"/>
                      <w:szCs w:val="22"/>
                    </w:rPr>
                  </w:pPr>
                </w:p>
              </w:tc>
              <w:tc>
                <w:tcPr>
                  <w:tcW w:w="426" w:type="pct"/>
                  <w:tcBorders>
                    <w:top w:val="nil"/>
                    <w:left w:val="nil"/>
                    <w:bottom w:val="single" w:sz="4" w:space="0" w:color="008080"/>
                    <w:right w:val="single" w:sz="4" w:space="0" w:color="008080"/>
                  </w:tcBorders>
                  <w:shd w:val="clear" w:color="auto" w:fill="auto"/>
                  <w:noWrap/>
                  <w:vAlign w:val="center"/>
                </w:tcPr>
                <w:p w14:paraId="07935126" w14:textId="457978B7" w:rsidR="00FE4D9E" w:rsidRPr="00702EE3" w:rsidRDefault="00FE4D9E" w:rsidP="00130042">
                  <w:pPr>
                    <w:ind w:hanging="120"/>
                    <w:rPr>
                      <w:rFonts w:asciiTheme="minorHAnsi" w:hAnsiTheme="minorHAnsi" w:cs="Arial"/>
                      <w:b/>
                      <w:bCs/>
                      <w:sz w:val="22"/>
                      <w:szCs w:val="22"/>
                    </w:rPr>
                  </w:pPr>
                </w:p>
              </w:tc>
              <w:tc>
                <w:tcPr>
                  <w:tcW w:w="265" w:type="pct"/>
                  <w:tcBorders>
                    <w:top w:val="nil"/>
                    <w:left w:val="nil"/>
                    <w:bottom w:val="single" w:sz="4" w:space="0" w:color="008080"/>
                    <w:right w:val="single" w:sz="8" w:space="0" w:color="008080"/>
                  </w:tcBorders>
                  <w:shd w:val="clear" w:color="auto" w:fill="auto"/>
                  <w:noWrap/>
                  <w:vAlign w:val="bottom"/>
                </w:tcPr>
                <w:p w14:paraId="399CCA6A" w14:textId="6018E570" w:rsidR="00FE4D9E" w:rsidRPr="00702EE3" w:rsidRDefault="00FE4D9E" w:rsidP="00130042">
                  <w:pPr>
                    <w:ind w:hanging="120"/>
                    <w:rPr>
                      <w:rFonts w:asciiTheme="minorHAnsi" w:hAnsiTheme="minorHAnsi" w:cs="Arial"/>
                      <w:b/>
                      <w:bCs/>
                      <w:sz w:val="22"/>
                      <w:szCs w:val="22"/>
                    </w:rPr>
                  </w:pPr>
                </w:p>
              </w:tc>
              <w:tc>
                <w:tcPr>
                  <w:tcW w:w="371" w:type="pct"/>
                  <w:tcBorders>
                    <w:top w:val="nil"/>
                    <w:left w:val="nil"/>
                    <w:bottom w:val="single" w:sz="4" w:space="0" w:color="008080"/>
                    <w:right w:val="single" w:sz="4" w:space="0" w:color="008080"/>
                  </w:tcBorders>
                  <w:shd w:val="clear" w:color="auto" w:fill="auto"/>
                  <w:noWrap/>
                  <w:vAlign w:val="bottom"/>
                </w:tcPr>
                <w:p w14:paraId="4F0E1368" w14:textId="3626D52D" w:rsidR="00FE4D9E" w:rsidRPr="00702EE3" w:rsidRDefault="00FE4D9E" w:rsidP="00130042">
                  <w:pPr>
                    <w:ind w:hanging="120"/>
                    <w:rPr>
                      <w:rFonts w:asciiTheme="minorHAnsi" w:hAnsiTheme="minorHAnsi" w:cs="Arial"/>
                      <w:b/>
                      <w:bCs/>
                      <w:sz w:val="22"/>
                      <w:szCs w:val="22"/>
                    </w:rPr>
                  </w:pPr>
                </w:p>
              </w:tc>
              <w:tc>
                <w:tcPr>
                  <w:tcW w:w="375" w:type="pct"/>
                  <w:tcBorders>
                    <w:top w:val="nil"/>
                    <w:left w:val="nil"/>
                    <w:bottom w:val="single" w:sz="4" w:space="0" w:color="008080"/>
                    <w:right w:val="single" w:sz="8" w:space="0" w:color="008080"/>
                  </w:tcBorders>
                  <w:shd w:val="clear" w:color="auto" w:fill="auto"/>
                  <w:noWrap/>
                  <w:vAlign w:val="bottom"/>
                </w:tcPr>
                <w:p w14:paraId="6A0B60E2" w14:textId="0ACCF0E0" w:rsidR="00FE4D9E" w:rsidRPr="00702EE3" w:rsidRDefault="00FE4D9E" w:rsidP="00130042">
                  <w:pPr>
                    <w:ind w:hanging="120"/>
                    <w:rPr>
                      <w:rFonts w:asciiTheme="minorHAnsi" w:hAnsiTheme="minorHAnsi" w:cs="Arial"/>
                      <w:b/>
                      <w:bCs/>
                      <w:sz w:val="22"/>
                      <w:szCs w:val="22"/>
                    </w:rPr>
                  </w:pPr>
                </w:p>
              </w:tc>
            </w:tr>
            <w:tr w:rsidR="005B3D8D" w:rsidRPr="00702EE3" w14:paraId="78CB7571" w14:textId="3699D1B0" w:rsidTr="00130042">
              <w:trPr>
                <w:trHeight w:val="255"/>
              </w:trPr>
              <w:tc>
                <w:tcPr>
                  <w:tcW w:w="2816" w:type="pct"/>
                  <w:tcBorders>
                    <w:top w:val="nil"/>
                    <w:left w:val="single" w:sz="8" w:space="0" w:color="008080"/>
                    <w:bottom w:val="single" w:sz="4" w:space="0" w:color="008080"/>
                    <w:right w:val="nil"/>
                  </w:tcBorders>
                  <w:shd w:val="clear" w:color="auto" w:fill="auto"/>
                  <w:noWrap/>
                  <w:vAlign w:val="bottom"/>
                </w:tcPr>
                <w:p w14:paraId="36FE9DBC" w14:textId="797DB24E" w:rsidR="00FE4D9E" w:rsidRPr="00702EE3" w:rsidRDefault="00FE4D9E" w:rsidP="00130042">
                  <w:pPr>
                    <w:ind w:hanging="120"/>
                    <w:rPr>
                      <w:rFonts w:asciiTheme="minorHAnsi" w:hAnsiTheme="minorHAnsi" w:cs="Arial"/>
                      <w:bCs/>
                      <w:sz w:val="22"/>
                      <w:szCs w:val="22"/>
                    </w:rPr>
                  </w:pPr>
                  <w:r w:rsidRPr="00702EE3">
                    <w:rPr>
                      <w:rFonts w:asciiTheme="minorHAnsi" w:hAnsiTheme="minorHAnsi" w:cs="Arial"/>
                      <w:bCs/>
                      <w:sz w:val="22"/>
                      <w:szCs w:val="22"/>
                    </w:rPr>
                    <w:t>3.4 Certificarea performanței energetice și auditul energetic al clădirilor</w:t>
                  </w:r>
                  <w:r w:rsidR="00614D21" w:rsidRPr="00702EE3">
                    <w:rPr>
                      <w:rFonts w:asciiTheme="minorHAnsi" w:hAnsiTheme="minorHAnsi" w:cs="Arial"/>
                      <w:bCs/>
                      <w:sz w:val="22"/>
                      <w:szCs w:val="22"/>
                    </w:rPr>
                    <w:t xml:space="preserve">, </w:t>
                  </w:r>
                  <w:r w:rsidR="00614D21" w:rsidRPr="00702EE3">
                    <w:rPr>
                      <w:rFonts w:asciiTheme="minorHAnsi" w:hAnsiTheme="minorHAnsi" w:cstheme="minorHAnsi"/>
                      <w:color w:val="000000"/>
                      <w:sz w:val="22"/>
                      <w:szCs w:val="22"/>
                      <w:lang w:eastAsia="ro-RO"/>
                    </w:rPr>
                    <w:t>auditul de siguranţă rutieră</w:t>
                  </w:r>
                </w:p>
              </w:tc>
              <w:tc>
                <w:tcPr>
                  <w:tcW w:w="426" w:type="pct"/>
                  <w:tcBorders>
                    <w:top w:val="nil"/>
                    <w:left w:val="single" w:sz="8" w:space="0" w:color="008080"/>
                    <w:bottom w:val="single" w:sz="4" w:space="0" w:color="008080"/>
                    <w:right w:val="single" w:sz="4" w:space="0" w:color="008080"/>
                  </w:tcBorders>
                  <w:shd w:val="clear" w:color="auto" w:fill="auto"/>
                  <w:noWrap/>
                  <w:vAlign w:val="center"/>
                </w:tcPr>
                <w:p w14:paraId="60F6107C" w14:textId="48366CAB" w:rsidR="00FE4D9E" w:rsidRPr="00702EE3" w:rsidRDefault="00FE4D9E" w:rsidP="00130042">
                  <w:pPr>
                    <w:ind w:hanging="120"/>
                    <w:rPr>
                      <w:rFonts w:asciiTheme="minorHAnsi" w:hAnsiTheme="minorHAnsi" w:cs="Arial"/>
                      <w:b/>
                      <w:bCs/>
                      <w:sz w:val="22"/>
                      <w:szCs w:val="22"/>
                    </w:rPr>
                  </w:pPr>
                </w:p>
              </w:tc>
              <w:tc>
                <w:tcPr>
                  <w:tcW w:w="320" w:type="pct"/>
                  <w:tcBorders>
                    <w:top w:val="nil"/>
                    <w:left w:val="nil"/>
                    <w:bottom w:val="single" w:sz="4" w:space="0" w:color="008080"/>
                    <w:right w:val="single" w:sz="8" w:space="0" w:color="008080"/>
                  </w:tcBorders>
                  <w:shd w:val="clear" w:color="auto" w:fill="auto"/>
                  <w:noWrap/>
                  <w:vAlign w:val="bottom"/>
                </w:tcPr>
                <w:p w14:paraId="5AE3410F" w14:textId="6AF3B79B" w:rsidR="00FE4D9E" w:rsidRPr="00702EE3" w:rsidRDefault="00FE4D9E" w:rsidP="00130042">
                  <w:pPr>
                    <w:ind w:hanging="120"/>
                    <w:rPr>
                      <w:rFonts w:asciiTheme="minorHAnsi" w:hAnsiTheme="minorHAnsi" w:cs="Arial"/>
                      <w:b/>
                      <w:bCs/>
                      <w:sz w:val="22"/>
                      <w:szCs w:val="22"/>
                    </w:rPr>
                  </w:pPr>
                </w:p>
              </w:tc>
              <w:tc>
                <w:tcPr>
                  <w:tcW w:w="426" w:type="pct"/>
                  <w:tcBorders>
                    <w:top w:val="nil"/>
                    <w:left w:val="nil"/>
                    <w:bottom w:val="single" w:sz="4" w:space="0" w:color="008080"/>
                    <w:right w:val="single" w:sz="4" w:space="0" w:color="008080"/>
                  </w:tcBorders>
                  <w:shd w:val="clear" w:color="auto" w:fill="auto"/>
                  <w:noWrap/>
                  <w:vAlign w:val="center"/>
                </w:tcPr>
                <w:p w14:paraId="5B43B863" w14:textId="22D7AD32" w:rsidR="00FE4D9E" w:rsidRPr="00702EE3" w:rsidRDefault="00FE4D9E" w:rsidP="00130042">
                  <w:pPr>
                    <w:ind w:hanging="120"/>
                    <w:rPr>
                      <w:rFonts w:asciiTheme="minorHAnsi" w:hAnsiTheme="minorHAnsi" w:cs="Arial"/>
                      <w:b/>
                      <w:bCs/>
                      <w:sz w:val="22"/>
                      <w:szCs w:val="22"/>
                    </w:rPr>
                  </w:pPr>
                </w:p>
              </w:tc>
              <w:tc>
                <w:tcPr>
                  <w:tcW w:w="265" w:type="pct"/>
                  <w:tcBorders>
                    <w:top w:val="nil"/>
                    <w:left w:val="nil"/>
                    <w:bottom w:val="single" w:sz="4" w:space="0" w:color="008080"/>
                    <w:right w:val="single" w:sz="8" w:space="0" w:color="008080"/>
                  </w:tcBorders>
                  <w:shd w:val="clear" w:color="auto" w:fill="auto"/>
                  <w:noWrap/>
                  <w:vAlign w:val="bottom"/>
                </w:tcPr>
                <w:p w14:paraId="500582EF" w14:textId="471C229E" w:rsidR="00FE4D9E" w:rsidRPr="00702EE3" w:rsidRDefault="00FE4D9E" w:rsidP="00130042">
                  <w:pPr>
                    <w:ind w:hanging="120"/>
                    <w:rPr>
                      <w:rFonts w:asciiTheme="minorHAnsi" w:hAnsiTheme="minorHAnsi" w:cs="Arial"/>
                      <w:b/>
                      <w:bCs/>
                      <w:sz w:val="22"/>
                      <w:szCs w:val="22"/>
                    </w:rPr>
                  </w:pPr>
                </w:p>
              </w:tc>
              <w:tc>
                <w:tcPr>
                  <w:tcW w:w="371" w:type="pct"/>
                  <w:tcBorders>
                    <w:top w:val="nil"/>
                    <w:left w:val="nil"/>
                    <w:bottom w:val="single" w:sz="4" w:space="0" w:color="008080"/>
                    <w:right w:val="single" w:sz="4" w:space="0" w:color="008080"/>
                  </w:tcBorders>
                  <w:shd w:val="clear" w:color="auto" w:fill="auto"/>
                  <w:noWrap/>
                  <w:vAlign w:val="bottom"/>
                </w:tcPr>
                <w:p w14:paraId="7E7CE3E9" w14:textId="1D68DDDE" w:rsidR="00FE4D9E" w:rsidRPr="00702EE3" w:rsidRDefault="00FE4D9E" w:rsidP="00130042">
                  <w:pPr>
                    <w:ind w:hanging="120"/>
                    <w:rPr>
                      <w:rFonts w:asciiTheme="minorHAnsi" w:hAnsiTheme="minorHAnsi" w:cs="Arial"/>
                      <w:b/>
                      <w:bCs/>
                      <w:sz w:val="22"/>
                      <w:szCs w:val="22"/>
                    </w:rPr>
                  </w:pPr>
                </w:p>
              </w:tc>
              <w:tc>
                <w:tcPr>
                  <w:tcW w:w="375" w:type="pct"/>
                  <w:tcBorders>
                    <w:top w:val="nil"/>
                    <w:left w:val="nil"/>
                    <w:bottom w:val="single" w:sz="4" w:space="0" w:color="008080"/>
                    <w:right w:val="single" w:sz="8" w:space="0" w:color="008080"/>
                  </w:tcBorders>
                  <w:shd w:val="clear" w:color="auto" w:fill="auto"/>
                  <w:noWrap/>
                  <w:vAlign w:val="bottom"/>
                </w:tcPr>
                <w:p w14:paraId="184060BA" w14:textId="5B1458A6" w:rsidR="00FE4D9E" w:rsidRPr="00702EE3" w:rsidRDefault="00FE4D9E" w:rsidP="00130042">
                  <w:pPr>
                    <w:ind w:hanging="120"/>
                    <w:rPr>
                      <w:rFonts w:asciiTheme="minorHAnsi" w:hAnsiTheme="minorHAnsi" w:cs="Arial"/>
                      <w:b/>
                      <w:bCs/>
                      <w:sz w:val="22"/>
                      <w:szCs w:val="22"/>
                    </w:rPr>
                  </w:pPr>
                </w:p>
              </w:tc>
            </w:tr>
            <w:tr w:rsidR="005B3D8D" w:rsidRPr="00702EE3" w14:paraId="074EC904" w14:textId="11BE8CE5" w:rsidTr="00130042">
              <w:trPr>
                <w:trHeight w:val="255"/>
              </w:trPr>
              <w:tc>
                <w:tcPr>
                  <w:tcW w:w="2816" w:type="pct"/>
                  <w:tcBorders>
                    <w:top w:val="nil"/>
                    <w:left w:val="single" w:sz="8" w:space="0" w:color="008080"/>
                    <w:bottom w:val="single" w:sz="4" w:space="0" w:color="008080"/>
                    <w:right w:val="nil"/>
                  </w:tcBorders>
                  <w:shd w:val="clear" w:color="auto" w:fill="auto"/>
                  <w:noWrap/>
                  <w:vAlign w:val="bottom"/>
                </w:tcPr>
                <w:p w14:paraId="306560E5" w14:textId="296DE0E5" w:rsidR="00FE4D9E" w:rsidRPr="00702EE3" w:rsidRDefault="00FE4D9E" w:rsidP="00130042">
                  <w:pPr>
                    <w:ind w:hanging="120"/>
                    <w:rPr>
                      <w:rFonts w:asciiTheme="minorHAnsi" w:hAnsiTheme="minorHAnsi" w:cs="Arial"/>
                      <w:bCs/>
                      <w:sz w:val="22"/>
                      <w:szCs w:val="22"/>
                    </w:rPr>
                  </w:pPr>
                  <w:r w:rsidRPr="00702EE3">
                    <w:rPr>
                      <w:rFonts w:asciiTheme="minorHAnsi" w:hAnsiTheme="minorHAnsi" w:cs="Arial"/>
                      <w:sz w:val="22"/>
                      <w:szCs w:val="22"/>
                    </w:rPr>
                    <w:t xml:space="preserve">3.5 Proiectare </w:t>
                  </w:r>
                </w:p>
              </w:tc>
              <w:tc>
                <w:tcPr>
                  <w:tcW w:w="426" w:type="pct"/>
                  <w:tcBorders>
                    <w:top w:val="nil"/>
                    <w:left w:val="single" w:sz="8" w:space="0" w:color="008080"/>
                    <w:bottom w:val="single" w:sz="4" w:space="0" w:color="008080"/>
                    <w:right w:val="single" w:sz="4" w:space="0" w:color="008080"/>
                  </w:tcBorders>
                  <w:shd w:val="clear" w:color="auto" w:fill="auto"/>
                  <w:noWrap/>
                  <w:vAlign w:val="center"/>
                </w:tcPr>
                <w:p w14:paraId="3C42F9F3" w14:textId="775983AF" w:rsidR="00FE4D9E" w:rsidRPr="00702EE3" w:rsidRDefault="00FE4D9E" w:rsidP="00130042">
                  <w:pPr>
                    <w:ind w:hanging="120"/>
                    <w:rPr>
                      <w:rFonts w:asciiTheme="minorHAnsi" w:hAnsiTheme="minorHAnsi" w:cs="Arial"/>
                      <w:b/>
                      <w:bCs/>
                      <w:sz w:val="22"/>
                      <w:szCs w:val="22"/>
                    </w:rPr>
                  </w:pPr>
                </w:p>
              </w:tc>
              <w:tc>
                <w:tcPr>
                  <w:tcW w:w="320" w:type="pct"/>
                  <w:tcBorders>
                    <w:top w:val="nil"/>
                    <w:left w:val="nil"/>
                    <w:bottom w:val="single" w:sz="4" w:space="0" w:color="008080"/>
                    <w:right w:val="single" w:sz="8" w:space="0" w:color="008080"/>
                  </w:tcBorders>
                  <w:shd w:val="clear" w:color="auto" w:fill="auto"/>
                  <w:noWrap/>
                  <w:vAlign w:val="bottom"/>
                </w:tcPr>
                <w:p w14:paraId="707BA110" w14:textId="401DD041" w:rsidR="00FE4D9E" w:rsidRPr="00702EE3" w:rsidRDefault="00FE4D9E" w:rsidP="00130042">
                  <w:pPr>
                    <w:ind w:hanging="120"/>
                    <w:rPr>
                      <w:rFonts w:asciiTheme="minorHAnsi" w:hAnsiTheme="minorHAnsi" w:cs="Arial"/>
                      <w:b/>
                      <w:bCs/>
                      <w:sz w:val="22"/>
                      <w:szCs w:val="22"/>
                    </w:rPr>
                  </w:pPr>
                </w:p>
              </w:tc>
              <w:tc>
                <w:tcPr>
                  <w:tcW w:w="426" w:type="pct"/>
                  <w:tcBorders>
                    <w:top w:val="nil"/>
                    <w:left w:val="nil"/>
                    <w:bottom w:val="single" w:sz="4" w:space="0" w:color="008080"/>
                    <w:right w:val="single" w:sz="4" w:space="0" w:color="008080"/>
                  </w:tcBorders>
                  <w:shd w:val="clear" w:color="auto" w:fill="auto"/>
                  <w:noWrap/>
                  <w:vAlign w:val="center"/>
                </w:tcPr>
                <w:p w14:paraId="51DECF15" w14:textId="52CB14DF" w:rsidR="00FE4D9E" w:rsidRPr="00702EE3" w:rsidRDefault="00FE4D9E" w:rsidP="00130042">
                  <w:pPr>
                    <w:ind w:hanging="120"/>
                    <w:rPr>
                      <w:rFonts w:asciiTheme="minorHAnsi" w:hAnsiTheme="minorHAnsi" w:cs="Arial"/>
                      <w:b/>
                      <w:bCs/>
                      <w:sz w:val="22"/>
                      <w:szCs w:val="22"/>
                    </w:rPr>
                  </w:pPr>
                </w:p>
              </w:tc>
              <w:tc>
                <w:tcPr>
                  <w:tcW w:w="265" w:type="pct"/>
                  <w:tcBorders>
                    <w:top w:val="nil"/>
                    <w:left w:val="nil"/>
                    <w:bottom w:val="single" w:sz="4" w:space="0" w:color="008080"/>
                    <w:right w:val="single" w:sz="8" w:space="0" w:color="008080"/>
                  </w:tcBorders>
                  <w:shd w:val="clear" w:color="auto" w:fill="auto"/>
                  <w:noWrap/>
                  <w:vAlign w:val="bottom"/>
                </w:tcPr>
                <w:p w14:paraId="6BBB4499" w14:textId="53EC7EE2" w:rsidR="00FE4D9E" w:rsidRPr="00702EE3" w:rsidRDefault="00FE4D9E" w:rsidP="00130042">
                  <w:pPr>
                    <w:ind w:hanging="120"/>
                    <w:rPr>
                      <w:rFonts w:asciiTheme="minorHAnsi" w:hAnsiTheme="minorHAnsi" w:cs="Arial"/>
                      <w:b/>
                      <w:bCs/>
                      <w:sz w:val="22"/>
                      <w:szCs w:val="22"/>
                    </w:rPr>
                  </w:pPr>
                </w:p>
              </w:tc>
              <w:tc>
                <w:tcPr>
                  <w:tcW w:w="371" w:type="pct"/>
                  <w:tcBorders>
                    <w:top w:val="nil"/>
                    <w:left w:val="nil"/>
                    <w:bottom w:val="single" w:sz="4" w:space="0" w:color="008080"/>
                    <w:right w:val="single" w:sz="4" w:space="0" w:color="008080"/>
                  </w:tcBorders>
                  <w:shd w:val="clear" w:color="auto" w:fill="auto"/>
                  <w:noWrap/>
                  <w:vAlign w:val="bottom"/>
                </w:tcPr>
                <w:p w14:paraId="0A4397F9" w14:textId="32CC9612" w:rsidR="00FE4D9E" w:rsidRPr="00702EE3" w:rsidRDefault="00FE4D9E" w:rsidP="00130042">
                  <w:pPr>
                    <w:ind w:hanging="120"/>
                    <w:rPr>
                      <w:rFonts w:asciiTheme="minorHAnsi" w:hAnsiTheme="minorHAnsi" w:cs="Arial"/>
                      <w:b/>
                      <w:bCs/>
                      <w:sz w:val="22"/>
                      <w:szCs w:val="22"/>
                    </w:rPr>
                  </w:pPr>
                </w:p>
              </w:tc>
              <w:tc>
                <w:tcPr>
                  <w:tcW w:w="375" w:type="pct"/>
                  <w:tcBorders>
                    <w:top w:val="nil"/>
                    <w:left w:val="nil"/>
                    <w:bottom w:val="single" w:sz="4" w:space="0" w:color="008080"/>
                    <w:right w:val="single" w:sz="8" w:space="0" w:color="008080"/>
                  </w:tcBorders>
                  <w:shd w:val="clear" w:color="auto" w:fill="auto"/>
                  <w:noWrap/>
                  <w:vAlign w:val="bottom"/>
                </w:tcPr>
                <w:p w14:paraId="5E29DEA2" w14:textId="6DA5EE94" w:rsidR="00FE4D9E" w:rsidRPr="00702EE3" w:rsidRDefault="00FE4D9E" w:rsidP="00130042">
                  <w:pPr>
                    <w:ind w:hanging="120"/>
                    <w:rPr>
                      <w:rFonts w:asciiTheme="minorHAnsi" w:hAnsiTheme="minorHAnsi" w:cs="Arial"/>
                      <w:b/>
                      <w:bCs/>
                      <w:sz w:val="22"/>
                      <w:szCs w:val="22"/>
                    </w:rPr>
                  </w:pPr>
                </w:p>
              </w:tc>
            </w:tr>
            <w:tr w:rsidR="005B3D8D" w:rsidRPr="00702EE3" w14:paraId="7A9C85E0" w14:textId="36CDAA37" w:rsidTr="00130042">
              <w:trPr>
                <w:trHeight w:val="255"/>
              </w:trPr>
              <w:tc>
                <w:tcPr>
                  <w:tcW w:w="2816" w:type="pct"/>
                  <w:tcBorders>
                    <w:top w:val="nil"/>
                    <w:left w:val="single" w:sz="8" w:space="0" w:color="008080"/>
                    <w:bottom w:val="single" w:sz="4" w:space="0" w:color="008080"/>
                    <w:right w:val="nil"/>
                  </w:tcBorders>
                  <w:shd w:val="clear" w:color="auto" w:fill="auto"/>
                  <w:noWrap/>
                  <w:vAlign w:val="bottom"/>
                </w:tcPr>
                <w:p w14:paraId="748261F6" w14:textId="5ADE1AE2" w:rsidR="00FE4D9E" w:rsidRPr="00702EE3" w:rsidRDefault="00FE4D9E" w:rsidP="00130042">
                  <w:pPr>
                    <w:ind w:hanging="120"/>
                    <w:rPr>
                      <w:rFonts w:asciiTheme="minorHAnsi" w:hAnsiTheme="minorHAnsi" w:cs="Arial"/>
                      <w:bCs/>
                      <w:sz w:val="22"/>
                      <w:szCs w:val="22"/>
                    </w:rPr>
                  </w:pPr>
                  <w:r w:rsidRPr="00702EE3">
                    <w:rPr>
                      <w:rFonts w:asciiTheme="minorHAnsi" w:hAnsiTheme="minorHAnsi" w:cs="Arial"/>
                      <w:bCs/>
                      <w:sz w:val="22"/>
                      <w:szCs w:val="22"/>
                    </w:rPr>
                    <w:t>3.5.1 Temă de proiectare</w:t>
                  </w:r>
                </w:p>
              </w:tc>
              <w:tc>
                <w:tcPr>
                  <w:tcW w:w="426" w:type="pct"/>
                  <w:tcBorders>
                    <w:top w:val="nil"/>
                    <w:left w:val="single" w:sz="8" w:space="0" w:color="008080"/>
                    <w:bottom w:val="single" w:sz="4" w:space="0" w:color="008080"/>
                    <w:right w:val="single" w:sz="4" w:space="0" w:color="008080"/>
                  </w:tcBorders>
                  <w:shd w:val="clear" w:color="auto" w:fill="auto"/>
                  <w:noWrap/>
                  <w:vAlign w:val="center"/>
                </w:tcPr>
                <w:p w14:paraId="48F50D75" w14:textId="15BA26B9" w:rsidR="00FE4D9E" w:rsidRPr="00702EE3" w:rsidRDefault="00FE4D9E" w:rsidP="00130042">
                  <w:pPr>
                    <w:ind w:hanging="120"/>
                    <w:rPr>
                      <w:rFonts w:asciiTheme="minorHAnsi" w:hAnsiTheme="minorHAnsi" w:cs="Arial"/>
                      <w:b/>
                      <w:bCs/>
                      <w:sz w:val="22"/>
                      <w:szCs w:val="22"/>
                    </w:rPr>
                  </w:pPr>
                </w:p>
              </w:tc>
              <w:tc>
                <w:tcPr>
                  <w:tcW w:w="320" w:type="pct"/>
                  <w:tcBorders>
                    <w:top w:val="nil"/>
                    <w:left w:val="nil"/>
                    <w:bottom w:val="single" w:sz="4" w:space="0" w:color="008080"/>
                    <w:right w:val="single" w:sz="8" w:space="0" w:color="008080"/>
                  </w:tcBorders>
                  <w:shd w:val="clear" w:color="auto" w:fill="auto"/>
                  <w:noWrap/>
                  <w:vAlign w:val="bottom"/>
                </w:tcPr>
                <w:p w14:paraId="7C121B57" w14:textId="216C39C9" w:rsidR="00FE4D9E" w:rsidRPr="00702EE3" w:rsidRDefault="00FE4D9E" w:rsidP="00130042">
                  <w:pPr>
                    <w:ind w:hanging="120"/>
                    <w:rPr>
                      <w:rFonts w:asciiTheme="minorHAnsi" w:hAnsiTheme="minorHAnsi" w:cs="Arial"/>
                      <w:b/>
                      <w:bCs/>
                      <w:sz w:val="22"/>
                      <w:szCs w:val="22"/>
                    </w:rPr>
                  </w:pPr>
                </w:p>
              </w:tc>
              <w:tc>
                <w:tcPr>
                  <w:tcW w:w="426" w:type="pct"/>
                  <w:tcBorders>
                    <w:top w:val="nil"/>
                    <w:left w:val="nil"/>
                    <w:bottom w:val="single" w:sz="4" w:space="0" w:color="008080"/>
                    <w:right w:val="single" w:sz="4" w:space="0" w:color="008080"/>
                  </w:tcBorders>
                  <w:shd w:val="clear" w:color="auto" w:fill="auto"/>
                  <w:noWrap/>
                  <w:vAlign w:val="center"/>
                </w:tcPr>
                <w:p w14:paraId="5DAFD0A4" w14:textId="4FF19ECC" w:rsidR="00FE4D9E" w:rsidRPr="00702EE3" w:rsidRDefault="00FE4D9E" w:rsidP="00130042">
                  <w:pPr>
                    <w:ind w:hanging="120"/>
                    <w:rPr>
                      <w:rFonts w:asciiTheme="minorHAnsi" w:hAnsiTheme="minorHAnsi" w:cs="Arial"/>
                      <w:b/>
                      <w:bCs/>
                      <w:sz w:val="22"/>
                      <w:szCs w:val="22"/>
                    </w:rPr>
                  </w:pPr>
                </w:p>
              </w:tc>
              <w:tc>
                <w:tcPr>
                  <w:tcW w:w="265" w:type="pct"/>
                  <w:tcBorders>
                    <w:top w:val="nil"/>
                    <w:left w:val="nil"/>
                    <w:bottom w:val="single" w:sz="4" w:space="0" w:color="008080"/>
                    <w:right w:val="single" w:sz="8" w:space="0" w:color="008080"/>
                  </w:tcBorders>
                  <w:shd w:val="clear" w:color="auto" w:fill="auto"/>
                  <w:noWrap/>
                  <w:vAlign w:val="bottom"/>
                </w:tcPr>
                <w:p w14:paraId="3CE3FD1E" w14:textId="0365DC98" w:rsidR="00FE4D9E" w:rsidRPr="00702EE3" w:rsidRDefault="00FE4D9E" w:rsidP="00130042">
                  <w:pPr>
                    <w:ind w:hanging="120"/>
                    <w:rPr>
                      <w:rFonts w:asciiTheme="minorHAnsi" w:hAnsiTheme="minorHAnsi" w:cs="Arial"/>
                      <w:b/>
                      <w:bCs/>
                      <w:sz w:val="22"/>
                      <w:szCs w:val="22"/>
                    </w:rPr>
                  </w:pPr>
                </w:p>
              </w:tc>
              <w:tc>
                <w:tcPr>
                  <w:tcW w:w="371" w:type="pct"/>
                  <w:tcBorders>
                    <w:top w:val="nil"/>
                    <w:left w:val="nil"/>
                    <w:bottom w:val="single" w:sz="4" w:space="0" w:color="008080"/>
                    <w:right w:val="single" w:sz="4" w:space="0" w:color="008080"/>
                  </w:tcBorders>
                  <w:shd w:val="clear" w:color="auto" w:fill="auto"/>
                  <w:noWrap/>
                  <w:vAlign w:val="bottom"/>
                </w:tcPr>
                <w:p w14:paraId="11724410" w14:textId="75CC5695" w:rsidR="00FE4D9E" w:rsidRPr="00702EE3" w:rsidRDefault="00FE4D9E" w:rsidP="00130042">
                  <w:pPr>
                    <w:ind w:hanging="120"/>
                    <w:rPr>
                      <w:rFonts w:asciiTheme="minorHAnsi" w:hAnsiTheme="minorHAnsi" w:cs="Arial"/>
                      <w:b/>
                      <w:bCs/>
                      <w:sz w:val="22"/>
                      <w:szCs w:val="22"/>
                    </w:rPr>
                  </w:pPr>
                </w:p>
              </w:tc>
              <w:tc>
                <w:tcPr>
                  <w:tcW w:w="375" w:type="pct"/>
                  <w:tcBorders>
                    <w:top w:val="nil"/>
                    <w:left w:val="nil"/>
                    <w:bottom w:val="single" w:sz="4" w:space="0" w:color="008080"/>
                    <w:right w:val="single" w:sz="8" w:space="0" w:color="008080"/>
                  </w:tcBorders>
                  <w:shd w:val="clear" w:color="auto" w:fill="auto"/>
                  <w:noWrap/>
                  <w:vAlign w:val="bottom"/>
                </w:tcPr>
                <w:p w14:paraId="67A9DD52" w14:textId="3B228824" w:rsidR="00FE4D9E" w:rsidRPr="00702EE3" w:rsidRDefault="00FE4D9E" w:rsidP="00130042">
                  <w:pPr>
                    <w:ind w:hanging="120"/>
                    <w:rPr>
                      <w:rFonts w:asciiTheme="minorHAnsi" w:hAnsiTheme="minorHAnsi" w:cs="Arial"/>
                      <w:b/>
                      <w:bCs/>
                      <w:sz w:val="22"/>
                      <w:szCs w:val="22"/>
                    </w:rPr>
                  </w:pPr>
                </w:p>
              </w:tc>
            </w:tr>
            <w:tr w:rsidR="005B3D8D" w:rsidRPr="00702EE3" w14:paraId="63ACDE70" w14:textId="64C48257" w:rsidTr="00130042">
              <w:trPr>
                <w:trHeight w:val="255"/>
              </w:trPr>
              <w:tc>
                <w:tcPr>
                  <w:tcW w:w="2816" w:type="pct"/>
                  <w:tcBorders>
                    <w:top w:val="nil"/>
                    <w:left w:val="single" w:sz="8" w:space="0" w:color="008080"/>
                    <w:bottom w:val="single" w:sz="4" w:space="0" w:color="008080"/>
                    <w:right w:val="nil"/>
                  </w:tcBorders>
                  <w:shd w:val="clear" w:color="auto" w:fill="auto"/>
                  <w:noWrap/>
                  <w:vAlign w:val="bottom"/>
                </w:tcPr>
                <w:p w14:paraId="61C8E293" w14:textId="45F74D93" w:rsidR="00FE4D9E" w:rsidRPr="00702EE3" w:rsidRDefault="00FE4D9E" w:rsidP="00130042">
                  <w:pPr>
                    <w:ind w:hanging="120"/>
                    <w:rPr>
                      <w:rFonts w:asciiTheme="minorHAnsi" w:hAnsiTheme="minorHAnsi" w:cs="Arial"/>
                      <w:bCs/>
                      <w:sz w:val="22"/>
                      <w:szCs w:val="22"/>
                    </w:rPr>
                  </w:pPr>
                  <w:r w:rsidRPr="00702EE3">
                    <w:rPr>
                      <w:rFonts w:asciiTheme="minorHAnsi" w:hAnsiTheme="minorHAnsi" w:cs="Arial"/>
                      <w:bCs/>
                      <w:sz w:val="22"/>
                      <w:szCs w:val="22"/>
                    </w:rPr>
                    <w:t>3.5.2 Studiu de prefezabilitate (N)</w:t>
                  </w:r>
                </w:p>
              </w:tc>
              <w:tc>
                <w:tcPr>
                  <w:tcW w:w="426" w:type="pct"/>
                  <w:tcBorders>
                    <w:top w:val="nil"/>
                    <w:left w:val="single" w:sz="8" w:space="0" w:color="008080"/>
                    <w:bottom w:val="single" w:sz="4" w:space="0" w:color="008080"/>
                    <w:right w:val="single" w:sz="4" w:space="0" w:color="008080"/>
                  </w:tcBorders>
                  <w:shd w:val="clear" w:color="auto" w:fill="auto"/>
                  <w:noWrap/>
                  <w:vAlign w:val="center"/>
                </w:tcPr>
                <w:p w14:paraId="72A91982" w14:textId="3B67DF1D" w:rsidR="00FE4D9E" w:rsidRPr="00702EE3" w:rsidRDefault="00FE4D9E" w:rsidP="00130042">
                  <w:pPr>
                    <w:ind w:hanging="120"/>
                    <w:rPr>
                      <w:rFonts w:asciiTheme="minorHAnsi" w:hAnsiTheme="minorHAnsi" w:cs="Arial"/>
                      <w:b/>
                      <w:bCs/>
                      <w:sz w:val="22"/>
                      <w:szCs w:val="22"/>
                    </w:rPr>
                  </w:pPr>
                </w:p>
              </w:tc>
              <w:tc>
                <w:tcPr>
                  <w:tcW w:w="320" w:type="pct"/>
                  <w:tcBorders>
                    <w:top w:val="nil"/>
                    <w:left w:val="nil"/>
                    <w:bottom w:val="single" w:sz="4" w:space="0" w:color="008080"/>
                    <w:right w:val="single" w:sz="8" w:space="0" w:color="008080"/>
                  </w:tcBorders>
                  <w:shd w:val="clear" w:color="auto" w:fill="auto"/>
                  <w:noWrap/>
                  <w:vAlign w:val="bottom"/>
                </w:tcPr>
                <w:p w14:paraId="5C4496F2" w14:textId="1AE725CB" w:rsidR="00FE4D9E" w:rsidRPr="00702EE3" w:rsidRDefault="00FE4D9E" w:rsidP="00130042">
                  <w:pPr>
                    <w:ind w:hanging="120"/>
                    <w:rPr>
                      <w:rFonts w:asciiTheme="minorHAnsi" w:hAnsiTheme="minorHAnsi" w:cs="Arial"/>
                      <w:b/>
                      <w:bCs/>
                      <w:sz w:val="22"/>
                      <w:szCs w:val="22"/>
                    </w:rPr>
                  </w:pPr>
                </w:p>
              </w:tc>
              <w:tc>
                <w:tcPr>
                  <w:tcW w:w="426" w:type="pct"/>
                  <w:tcBorders>
                    <w:top w:val="nil"/>
                    <w:left w:val="nil"/>
                    <w:bottom w:val="single" w:sz="4" w:space="0" w:color="008080"/>
                    <w:right w:val="single" w:sz="4" w:space="0" w:color="008080"/>
                  </w:tcBorders>
                  <w:shd w:val="clear" w:color="auto" w:fill="auto"/>
                  <w:noWrap/>
                  <w:vAlign w:val="center"/>
                </w:tcPr>
                <w:p w14:paraId="4E5FB288" w14:textId="30A19073" w:rsidR="00FE4D9E" w:rsidRPr="00702EE3" w:rsidRDefault="00FE4D9E" w:rsidP="00130042">
                  <w:pPr>
                    <w:ind w:hanging="120"/>
                    <w:rPr>
                      <w:rFonts w:asciiTheme="minorHAnsi" w:hAnsiTheme="minorHAnsi" w:cs="Arial"/>
                      <w:b/>
                      <w:bCs/>
                      <w:sz w:val="22"/>
                      <w:szCs w:val="22"/>
                    </w:rPr>
                  </w:pPr>
                </w:p>
              </w:tc>
              <w:tc>
                <w:tcPr>
                  <w:tcW w:w="265" w:type="pct"/>
                  <w:tcBorders>
                    <w:top w:val="nil"/>
                    <w:left w:val="nil"/>
                    <w:bottom w:val="single" w:sz="4" w:space="0" w:color="008080"/>
                    <w:right w:val="single" w:sz="8" w:space="0" w:color="008080"/>
                  </w:tcBorders>
                  <w:shd w:val="clear" w:color="auto" w:fill="auto"/>
                  <w:noWrap/>
                  <w:vAlign w:val="bottom"/>
                </w:tcPr>
                <w:p w14:paraId="4850E578" w14:textId="412F4BFE" w:rsidR="00FE4D9E" w:rsidRPr="00702EE3" w:rsidRDefault="00FE4D9E" w:rsidP="00130042">
                  <w:pPr>
                    <w:ind w:hanging="120"/>
                    <w:rPr>
                      <w:rFonts w:asciiTheme="minorHAnsi" w:hAnsiTheme="minorHAnsi" w:cs="Arial"/>
                      <w:b/>
                      <w:bCs/>
                      <w:sz w:val="22"/>
                      <w:szCs w:val="22"/>
                    </w:rPr>
                  </w:pPr>
                </w:p>
              </w:tc>
              <w:tc>
                <w:tcPr>
                  <w:tcW w:w="371" w:type="pct"/>
                  <w:tcBorders>
                    <w:top w:val="nil"/>
                    <w:left w:val="nil"/>
                    <w:bottom w:val="single" w:sz="4" w:space="0" w:color="008080"/>
                    <w:right w:val="single" w:sz="4" w:space="0" w:color="008080"/>
                  </w:tcBorders>
                  <w:shd w:val="clear" w:color="auto" w:fill="auto"/>
                  <w:noWrap/>
                  <w:vAlign w:val="bottom"/>
                </w:tcPr>
                <w:p w14:paraId="6280132B" w14:textId="4E831C4D" w:rsidR="00FE4D9E" w:rsidRPr="00702EE3" w:rsidRDefault="00FE4D9E" w:rsidP="00130042">
                  <w:pPr>
                    <w:ind w:hanging="120"/>
                    <w:rPr>
                      <w:rFonts w:asciiTheme="minorHAnsi" w:hAnsiTheme="minorHAnsi" w:cs="Arial"/>
                      <w:b/>
                      <w:bCs/>
                      <w:sz w:val="22"/>
                      <w:szCs w:val="22"/>
                    </w:rPr>
                  </w:pPr>
                </w:p>
              </w:tc>
              <w:tc>
                <w:tcPr>
                  <w:tcW w:w="375" w:type="pct"/>
                  <w:tcBorders>
                    <w:top w:val="nil"/>
                    <w:left w:val="nil"/>
                    <w:bottom w:val="single" w:sz="4" w:space="0" w:color="008080"/>
                    <w:right w:val="single" w:sz="8" w:space="0" w:color="008080"/>
                  </w:tcBorders>
                  <w:shd w:val="clear" w:color="auto" w:fill="auto"/>
                  <w:noWrap/>
                  <w:vAlign w:val="bottom"/>
                </w:tcPr>
                <w:p w14:paraId="666C4C02" w14:textId="16E18553" w:rsidR="00FE4D9E" w:rsidRPr="00702EE3" w:rsidRDefault="00FE4D9E" w:rsidP="00130042">
                  <w:pPr>
                    <w:ind w:hanging="120"/>
                    <w:rPr>
                      <w:rFonts w:asciiTheme="minorHAnsi" w:hAnsiTheme="minorHAnsi" w:cs="Arial"/>
                      <w:b/>
                      <w:bCs/>
                      <w:sz w:val="22"/>
                      <w:szCs w:val="22"/>
                    </w:rPr>
                  </w:pPr>
                </w:p>
              </w:tc>
            </w:tr>
            <w:tr w:rsidR="005B3D8D" w:rsidRPr="00702EE3" w14:paraId="44A8A950" w14:textId="467B4D33" w:rsidTr="00130042">
              <w:trPr>
                <w:trHeight w:val="255"/>
              </w:trPr>
              <w:tc>
                <w:tcPr>
                  <w:tcW w:w="2816" w:type="pct"/>
                  <w:tcBorders>
                    <w:top w:val="nil"/>
                    <w:left w:val="single" w:sz="8" w:space="0" w:color="008080"/>
                    <w:bottom w:val="single" w:sz="4" w:space="0" w:color="008080"/>
                    <w:right w:val="nil"/>
                  </w:tcBorders>
                  <w:shd w:val="clear" w:color="auto" w:fill="auto"/>
                  <w:noWrap/>
                  <w:vAlign w:val="bottom"/>
                </w:tcPr>
                <w:p w14:paraId="79DE563C" w14:textId="7BA3AE46" w:rsidR="00FE4D9E" w:rsidRPr="00702EE3" w:rsidRDefault="00FE4D9E" w:rsidP="00130042">
                  <w:pPr>
                    <w:ind w:hanging="120"/>
                    <w:rPr>
                      <w:rFonts w:asciiTheme="minorHAnsi" w:hAnsiTheme="minorHAnsi" w:cs="Arial"/>
                      <w:bCs/>
                      <w:sz w:val="22"/>
                      <w:szCs w:val="22"/>
                    </w:rPr>
                  </w:pPr>
                  <w:r w:rsidRPr="00702EE3">
                    <w:rPr>
                      <w:rFonts w:asciiTheme="minorHAnsi" w:hAnsiTheme="minorHAnsi" w:cs="Arial"/>
                      <w:bCs/>
                      <w:sz w:val="22"/>
                      <w:szCs w:val="22"/>
                    </w:rPr>
                    <w:t>3.5.3 Studiu de fezabilitate/documentație de avizare a lucrărilor de intervenții și deviz general</w:t>
                  </w:r>
                </w:p>
              </w:tc>
              <w:tc>
                <w:tcPr>
                  <w:tcW w:w="426" w:type="pct"/>
                  <w:tcBorders>
                    <w:top w:val="nil"/>
                    <w:left w:val="single" w:sz="8" w:space="0" w:color="008080"/>
                    <w:bottom w:val="single" w:sz="4" w:space="0" w:color="008080"/>
                    <w:right w:val="single" w:sz="4" w:space="0" w:color="008080"/>
                  </w:tcBorders>
                  <w:shd w:val="clear" w:color="auto" w:fill="auto"/>
                  <w:noWrap/>
                  <w:vAlign w:val="center"/>
                </w:tcPr>
                <w:p w14:paraId="619F3D0C" w14:textId="51619FDA" w:rsidR="00FE4D9E" w:rsidRPr="00702EE3" w:rsidRDefault="00FE4D9E" w:rsidP="00130042">
                  <w:pPr>
                    <w:ind w:hanging="120"/>
                    <w:rPr>
                      <w:rFonts w:asciiTheme="minorHAnsi" w:hAnsiTheme="minorHAnsi" w:cs="Arial"/>
                      <w:b/>
                      <w:bCs/>
                      <w:sz w:val="22"/>
                      <w:szCs w:val="22"/>
                    </w:rPr>
                  </w:pPr>
                </w:p>
              </w:tc>
              <w:tc>
                <w:tcPr>
                  <w:tcW w:w="320" w:type="pct"/>
                  <w:tcBorders>
                    <w:top w:val="nil"/>
                    <w:left w:val="nil"/>
                    <w:bottom w:val="single" w:sz="4" w:space="0" w:color="008080"/>
                    <w:right w:val="single" w:sz="8" w:space="0" w:color="008080"/>
                  </w:tcBorders>
                  <w:shd w:val="clear" w:color="auto" w:fill="auto"/>
                  <w:noWrap/>
                  <w:vAlign w:val="bottom"/>
                </w:tcPr>
                <w:p w14:paraId="34F5DBF0" w14:textId="293E41BE" w:rsidR="00FE4D9E" w:rsidRPr="00702EE3" w:rsidRDefault="00FE4D9E" w:rsidP="00130042">
                  <w:pPr>
                    <w:ind w:hanging="120"/>
                    <w:rPr>
                      <w:rFonts w:asciiTheme="minorHAnsi" w:hAnsiTheme="minorHAnsi" w:cs="Arial"/>
                      <w:b/>
                      <w:bCs/>
                      <w:sz w:val="22"/>
                      <w:szCs w:val="22"/>
                    </w:rPr>
                  </w:pPr>
                </w:p>
              </w:tc>
              <w:tc>
                <w:tcPr>
                  <w:tcW w:w="426" w:type="pct"/>
                  <w:tcBorders>
                    <w:top w:val="nil"/>
                    <w:left w:val="nil"/>
                    <w:bottom w:val="single" w:sz="4" w:space="0" w:color="008080"/>
                    <w:right w:val="single" w:sz="4" w:space="0" w:color="008080"/>
                  </w:tcBorders>
                  <w:shd w:val="clear" w:color="auto" w:fill="auto"/>
                  <w:noWrap/>
                  <w:vAlign w:val="center"/>
                </w:tcPr>
                <w:p w14:paraId="57035336" w14:textId="546CDDCE" w:rsidR="00FE4D9E" w:rsidRPr="00702EE3" w:rsidRDefault="00FE4D9E" w:rsidP="00130042">
                  <w:pPr>
                    <w:ind w:hanging="120"/>
                    <w:rPr>
                      <w:rFonts w:asciiTheme="minorHAnsi" w:hAnsiTheme="minorHAnsi" w:cs="Arial"/>
                      <w:b/>
                      <w:bCs/>
                      <w:sz w:val="22"/>
                      <w:szCs w:val="22"/>
                    </w:rPr>
                  </w:pPr>
                </w:p>
              </w:tc>
              <w:tc>
                <w:tcPr>
                  <w:tcW w:w="265" w:type="pct"/>
                  <w:tcBorders>
                    <w:top w:val="nil"/>
                    <w:left w:val="nil"/>
                    <w:bottom w:val="single" w:sz="4" w:space="0" w:color="008080"/>
                    <w:right w:val="single" w:sz="8" w:space="0" w:color="008080"/>
                  </w:tcBorders>
                  <w:shd w:val="clear" w:color="auto" w:fill="auto"/>
                  <w:noWrap/>
                  <w:vAlign w:val="bottom"/>
                </w:tcPr>
                <w:p w14:paraId="359C3455" w14:textId="6F86021F" w:rsidR="00FE4D9E" w:rsidRPr="00702EE3" w:rsidRDefault="00FE4D9E" w:rsidP="00130042">
                  <w:pPr>
                    <w:ind w:hanging="120"/>
                    <w:rPr>
                      <w:rFonts w:asciiTheme="minorHAnsi" w:hAnsiTheme="minorHAnsi" w:cs="Arial"/>
                      <w:b/>
                      <w:bCs/>
                      <w:sz w:val="22"/>
                      <w:szCs w:val="22"/>
                    </w:rPr>
                  </w:pPr>
                </w:p>
              </w:tc>
              <w:tc>
                <w:tcPr>
                  <w:tcW w:w="371" w:type="pct"/>
                  <w:tcBorders>
                    <w:top w:val="nil"/>
                    <w:left w:val="nil"/>
                    <w:bottom w:val="single" w:sz="4" w:space="0" w:color="008080"/>
                    <w:right w:val="single" w:sz="4" w:space="0" w:color="008080"/>
                  </w:tcBorders>
                  <w:shd w:val="clear" w:color="auto" w:fill="auto"/>
                  <w:noWrap/>
                  <w:vAlign w:val="bottom"/>
                </w:tcPr>
                <w:p w14:paraId="44906211" w14:textId="030C5ABF" w:rsidR="00FE4D9E" w:rsidRPr="00702EE3" w:rsidRDefault="00FE4D9E" w:rsidP="00130042">
                  <w:pPr>
                    <w:ind w:hanging="120"/>
                    <w:rPr>
                      <w:rFonts w:asciiTheme="minorHAnsi" w:hAnsiTheme="minorHAnsi" w:cs="Arial"/>
                      <w:b/>
                      <w:bCs/>
                      <w:sz w:val="22"/>
                      <w:szCs w:val="22"/>
                    </w:rPr>
                  </w:pPr>
                </w:p>
              </w:tc>
              <w:tc>
                <w:tcPr>
                  <w:tcW w:w="375" w:type="pct"/>
                  <w:tcBorders>
                    <w:top w:val="nil"/>
                    <w:left w:val="nil"/>
                    <w:bottom w:val="single" w:sz="4" w:space="0" w:color="008080"/>
                    <w:right w:val="single" w:sz="8" w:space="0" w:color="008080"/>
                  </w:tcBorders>
                  <w:shd w:val="clear" w:color="auto" w:fill="auto"/>
                  <w:noWrap/>
                  <w:vAlign w:val="bottom"/>
                </w:tcPr>
                <w:p w14:paraId="720F0110" w14:textId="0C02120E" w:rsidR="00FE4D9E" w:rsidRPr="00702EE3" w:rsidRDefault="00FE4D9E" w:rsidP="00130042">
                  <w:pPr>
                    <w:ind w:hanging="120"/>
                    <w:rPr>
                      <w:rFonts w:asciiTheme="minorHAnsi" w:hAnsiTheme="minorHAnsi" w:cs="Arial"/>
                      <w:b/>
                      <w:bCs/>
                      <w:sz w:val="22"/>
                      <w:szCs w:val="22"/>
                    </w:rPr>
                  </w:pPr>
                </w:p>
              </w:tc>
            </w:tr>
            <w:tr w:rsidR="005B3D8D" w:rsidRPr="00702EE3" w14:paraId="12EE2F0D" w14:textId="46AC5BC4" w:rsidTr="00130042">
              <w:trPr>
                <w:trHeight w:val="255"/>
              </w:trPr>
              <w:tc>
                <w:tcPr>
                  <w:tcW w:w="2816" w:type="pct"/>
                  <w:tcBorders>
                    <w:top w:val="nil"/>
                    <w:left w:val="single" w:sz="8" w:space="0" w:color="008080"/>
                    <w:bottom w:val="single" w:sz="4" w:space="0" w:color="008080"/>
                    <w:right w:val="nil"/>
                  </w:tcBorders>
                  <w:shd w:val="clear" w:color="auto" w:fill="auto"/>
                  <w:noWrap/>
                  <w:vAlign w:val="bottom"/>
                </w:tcPr>
                <w:p w14:paraId="15744E7D" w14:textId="3F4A5E51" w:rsidR="00FE4D9E" w:rsidRPr="00702EE3" w:rsidRDefault="00FE4D9E" w:rsidP="00130042">
                  <w:pPr>
                    <w:ind w:hanging="120"/>
                    <w:rPr>
                      <w:rFonts w:asciiTheme="minorHAnsi" w:hAnsiTheme="minorHAnsi" w:cs="Arial"/>
                      <w:bCs/>
                      <w:sz w:val="22"/>
                      <w:szCs w:val="22"/>
                    </w:rPr>
                  </w:pPr>
                  <w:r w:rsidRPr="00702EE3">
                    <w:rPr>
                      <w:rFonts w:asciiTheme="minorHAnsi" w:hAnsiTheme="minorHAnsi" w:cs="Arial"/>
                      <w:bCs/>
                      <w:sz w:val="22"/>
                      <w:szCs w:val="22"/>
                    </w:rPr>
                    <w:t>3.5.4 Documentațiile tehnice necesare în vederea obținerii avizelor/acordurilor/autorizațiilor</w:t>
                  </w:r>
                </w:p>
              </w:tc>
              <w:tc>
                <w:tcPr>
                  <w:tcW w:w="426" w:type="pct"/>
                  <w:tcBorders>
                    <w:top w:val="nil"/>
                    <w:left w:val="single" w:sz="8" w:space="0" w:color="008080"/>
                    <w:bottom w:val="single" w:sz="4" w:space="0" w:color="008080"/>
                    <w:right w:val="single" w:sz="4" w:space="0" w:color="008080"/>
                  </w:tcBorders>
                  <w:shd w:val="clear" w:color="auto" w:fill="auto"/>
                  <w:noWrap/>
                  <w:vAlign w:val="center"/>
                </w:tcPr>
                <w:p w14:paraId="29F3BE85" w14:textId="231114A8" w:rsidR="00FE4D9E" w:rsidRPr="00702EE3" w:rsidRDefault="00FE4D9E" w:rsidP="00130042">
                  <w:pPr>
                    <w:ind w:hanging="120"/>
                    <w:rPr>
                      <w:rFonts w:asciiTheme="minorHAnsi" w:hAnsiTheme="minorHAnsi" w:cs="Arial"/>
                      <w:b/>
                      <w:bCs/>
                      <w:sz w:val="22"/>
                      <w:szCs w:val="22"/>
                    </w:rPr>
                  </w:pPr>
                </w:p>
              </w:tc>
              <w:tc>
                <w:tcPr>
                  <w:tcW w:w="320" w:type="pct"/>
                  <w:tcBorders>
                    <w:top w:val="nil"/>
                    <w:left w:val="nil"/>
                    <w:bottom w:val="single" w:sz="4" w:space="0" w:color="008080"/>
                    <w:right w:val="single" w:sz="8" w:space="0" w:color="008080"/>
                  </w:tcBorders>
                  <w:shd w:val="clear" w:color="auto" w:fill="auto"/>
                  <w:noWrap/>
                  <w:vAlign w:val="bottom"/>
                </w:tcPr>
                <w:p w14:paraId="06E0B522" w14:textId="61523298" w:rsidR="00FE4D9E" w:rsidRPr="00702EE3" w:rsidRDefault="00FE4D9E" w:rsidP="00130042">
                  <w:pPr>
                    <w:ind w:hanging="120"/>
                    <w:rPr>
                      <w:rFonts w:asciiTheme="minorHAnsi" w:hAnsiTheme="minorHAnsi" w:cs="Arial"/>
                      <w:b/>
                      <w:bCs/>
                      <w:sz w:val="22"/>
                      <w:szCs w:val="22"/>
                    </w:rPr>
                  </w:pPr>
                </w:p>
              </w:tc>
              <w:tc>
                <w:tcPr>
                  <w:tcW w:w="426" w:type="pct"/>
                  <w:tcBorders>
                    <w:top w:val="nil"/>
                    <w:left w:val="nil"/>
                    <w:bottom w:val="single" w:sz="4" w:space="0" w:color="008080"/>
                    <w:right w:val="single" w:sz="4" w:space="0" w:color="008080"/>
                  </w:tcBorders>
                  <w:shd w:val="clear" w:color="auto" w:fill="auto"/>
                  <w:noWrap/>
                  <w:vAlign w:val="center"/>
                </w:tcPr>
                <w:p w14:paraId="75919165" w14:textId="296BC896" w:rsidR="00FE4D9E" w:rsidRPr="00702EE3" w:rsidRDefault="00FE4D9E" w:rsidP="00130042">
                  <w:pPr>
                    <w:ind w:hanging="120"/>
                    <w:rPr>
                      <w:rFonts w:asciiTheme="minorHAnsi" w:hAnsiTheme="minorHAnsi" w:cs="Arial"/>
                      <w:b/>
                      <w:bCs/>
                      <w:sz w:val="22"/>
                      <w:szCs w:val="22"/>
                    </w:rPr>
                  </w:pPr>
                </w:p>
              </w:tc>
              <w:tc>
                <w:tcPr>
                  <w:tcW w:w="265" w:type="pct"/>
                  <w:tcBorders>
                    <w:top w:val="nil"/>
                    <w:left w:val="nil"/>
                    <w:bottom w:val="single" w:sz="4" w:space="0" w:color="008080"/>
                    <w:right w:val="single" w:sz="8" w:space="0" w:color="008080"/>
                  </w:tcBorders>
                  <w:shd w:val="clear" w:color="auto" w:fill="auto"/>
                  <w:noWrap/>
                  <w:vAlign w:val="bottom"/>
                </w:tcPr>
                <w:p w14:paraId="6C83CACC" w14:textId="26FAF464" w:rsidR="00FE4D9E" w:rsidRPr="00702EE3" w:rsidRDefault="00FE4D9E" w:rsidP="00130042">
                  <w:pPr>
                    <w:ind w:hanging="120"/>
                    <w:rPr>
                      <w:rFonts w:asciiTheme="minorHAnsi" w:hAnsiTheme="minorHAnsi" w:cs="Arial"/>
                      <w:b/>
                      <w:bCs/>
                      <w:sz w:val="22"/>
                      <w:szCs w:val="22"/>
                    </w:rPr>
                  </w:pPr>
                </w:p>
              </w:tc>
              <w:tc>
                <w:tcPr>
                  <w:tcW w:w="371" w:type="pct"/>
                  <w:tcBorders>
                    <w:top w:val="nil"/>
                    <w:left w:val="nil"/>
                    <w:bottom w:val="single" w:sz="4" w:space="0" w:color="008080"/>
                    <w:right w:val="single" w:sz="4" w:space="0" w:color="008080"/>
                  </w:tcBorders>
                  <w:shd w:val="clear" w:color="auto" w:fill="auto"/>
                  <w:noWrap/>
                  <w:vAlign w:val="bottom"/>
                </w:tcPr>
                <w:p w14:paraId="1707DEBC" w14:textId="047E6843" w:rsidR="00FE4D9E" w:rsidRPr="00702EE3" w:rsidRDefault="00FE4D9E" w:rsidP="00130042">
                  <w:pPr>
                    <w:ind w:hanging="120"/>
                    <w:rPr>
                      <w:rFonts w:asciiTheme="minorHAnsi" w:hAnsiTheme="minorHAnsi" w:cs="Arial"/>
                      <w:b/>
                      <w:bCs/>
                      <w:sz w:val="22"/>
                      <w:szCs w:val="22"/>
                    </w:rPr>
                  </w:pPr>
                </w:p>
              </w:tc>
              <w:tc>
                <w:tcPr>
                  <w:tcW w:w="375" w:type="pct"/>
                  <w:tcBorders>
                    <w:top w:val="nil"/>
                    <w:left w:val="nil"/>
                    <w:bottom w:val="single" w:sz="4" w:space="0" w:color="008080"/>
                    <w:right w:val="single" w:sz="8" w:space="0" w:color="008080"/>
                  </w:tcBorders>
                  <w:shd w:val="clear" w:color="auto" w:fill="auto"/>
                  <w:noWrap/>
                  <w:vAlign w:val="bottom"/>
                </w:tcPr>
                <w:p w14:paraId="23F8980F" w14:textId="00729435" w:rsidR="00FE4D9E" w:rsidRPr="00702EE3" w:rsidRDefault="00FE4D9E" w:rsidP="00130042">
                  <w:pPr>
                    <w:ind w:hanging="120"/>
                    <w:rPr>
                      <w:rFonts w:asciiTheme="minorHAnsi" w:hAnsiTheme="minorHAnsi" w:cs="Arial"/>
                      <w:b/>
                      <w:bCs/>
                      <w:sz w:val="22"/>
                      <w:szCs w:val="22"/>
                    </w:rPr>
                  </w:pPr>
                </w:p>
              </w:tc>
            </w:tr>
            <w:tr w:rsidR="005B3D8D" w:rsidRPr="00702EE3" w14:paraId="2BFEBAC3" w14:textId="5E9AAAF9" w:rsidTr="00130042">
              <w:trPr>
                <w:trHeight w:val="255"/>
              </w:trPr>
              <w:tc>
                <w:tcPr>
                  <w:tcW w:w="2816" w:type="pct"/>
                  <w:tcBorders>
                    <w:top w:val="nil"/>
                    <w:left w:val="single" w:sz="8" w:space="0" w:color="008080"/>
                    <w:bottom w:val="single" w:sz="4" w:space="0" w:color="008080"/>
                    <w:right w:val="nil"/>
                  </w:tcBorders>
                  <w:shd w:val="clear" w:color="auto" w:fill="auto"/>
                  <w:noWrap/>
                  <w:vAlign w:val="bottom"/>
                </w:tcPr>
                <w:p w14:paraId="568FB0A8" w14:textId="61745313" w:rsidR="00FE4D9E" w:rsidRPr="00702EE3" w:rsidRDefault="00FE4D9E" w:rsidP="00130042">
                  <w:pPr>
                    <w:ind w:hanging="120"/>
                    <w:rPr>
                      <w:rFonts w:asciiTheme="minorHAnsi" w:hAnsiTheme="minorHAnsi" w:cs="Arial"/>
                      <w:bCs/>
                      <w:sz w:val="22"/>
                      <w:szCs w:val="22"/>
                    </w:rPr>
                  </w:pPr>
                  <w:r w:rsidRPr="00702EE3">
                    <w:rPr>
                      <w:rFonts w:asciiTheme="minorHAnsi" w:hAnsiTheme="minorHAnsi" w:cs="Arial"/>
                      <w:bCs/>
                      <w:sz w:val="22"/>
                      <w:szCs w:val="22"/>
                    </w:rPr>
                    <w:t>3.5.5 Verificarea tehnică de calitate a proiectului tehnic și a detaliilor  de execuție</w:t>
                  </w:r>
                </w:p>
              </w:tc>
              <w:tc>
                <w:tcPr>
                  <w:tcW w:w="426" w:type="pct"/>
                  <w:tcBorders>
                    <w:top w:val="nil"/>
                    <w:left w:val="single" w:sz="8" w:space="0" w:color="008080"/>
                    <w:bottom w:val="single" w:sz="4" w:space="0" w:color="008080"/>
                    <w:right w:val="single" w:sz="4" w:space="0" w:color="008080"/>
                  </w:tcBorders>
                  <w:shd w:val="clear" w:color="auto" w:fill="auto"/>
                  <w:noWrap/>
                  <w:vAlign w:val="center"/>
                </w:tcPr>
                <w:p w14:paraId="6178F9F1" w14:textId="46A3F863" w:rsidR="00FE4D9E" w:rsidRPr="00702EE3" w:rsidRDefault="00FE4D9E" w:rsidP="00130042">
                  <w:pPr>
                    <w:ind w:hanging="120"/>
                    <w:rPr>
                      <w:rFonts w:asciiTheme="minorHAnsi" w:hAnsiTheme="minorHAnsi" w:cs="Arial"/>
                      <w:b/>
                      <w:bCs/>
                      <w:sz w:val="22"/>
                      <w:szCs w:val="22"/>
                    </w:rPr>
                  </w:pPr>
                </w:p>
              </w:tc>
              <w:tc>
                <w:tcPr>
                  <w:tcW w:w="320" w:type="pct"/>
                  <w:tcBorders>
                    <w:top w:val="nil"/>
                    <w:left w:val="nil"/>
                    <w:bottom w:val="single" w:sz="4" w:space="0" w:color="008080"/>
                    <w:right w:val="single" w:sz="8" w:space="0" w:color="008080"/>
                  </w:tcBorders>
                  <w:shd w:val="clear" w:color="auto" w:fill="auto"/>
                  <w:noWrap/>
                  <w:vAlign w:val="bottom"/>
                </w:tcPr>
                <w:p w14:paraId="79197561" w14:textId="1B7CCACE" w:rsidR="00FE4D9E" w:rsidRPr="00702EE3" w:rsidRDefault="00FE4D9E" w:rsidP="00130042">
                  <w:pPr>
                    <w:ind w:hanging="120"/>
                    <w:rPr>
                      <w:rFonts w:asciiTheme="minorHAnsi" w:hAnsiTheme="minorHAnsi" w:cs="Arial"/>
                      <w:b/>
                      <w:bCs/>
                      <w:sz w:val="22"/>
                      <w:szCs w:val="22"/>
                    </w:rPr>
                  </w:pPr>
                </w:p>
              </w:tc>
              <w:tc>
                <w:tcPr>
                  <w:tcW w:w="426" w:type="pct"/>
                  <w:tcBorders>
                    <w:top w:val="nil"/>
                    <w:left w:val="nil"/>
                    <w:bottom w:val="single" w:sz="4" w:space="0" w:color="008080"/>
                    <w:right w:val="single" w:sz="4" w:space="0" w:color="008080"/>
                  </w:tcBorders>
                  <w:shd w:val="clear" w:color="auto" w:fill="auto"/>
                  <w:noWrap/>
                  <w:vAlign w:val="center"/>
                </w:tcPr>
                <w:p w14:paraId="60B8FA7B" w14:textId="1D7CF656" w:rsidR="00FE4D9E" w:rsidRPr="00702EE3" w:rsidRDefault="00FE4D9E" w:rsidP="00130042">
                  <w:pPr>
                    <w:ind w:hanging="120"/>
                    <w:rPr>
                      <w:rFonts w:asciiTheme="minorHAnsi" w:hAnsiTheme="minorHAnsi" w:cs="Arial"/>
                      <w:b/>
                      <w:bCs/>
                      <w:sz w:val="22"/>
                      <w:szCs w:val="22"/>
                    </w:rPr>
                  </w:pPr>
                </w:p>
              </w:tc>
              <w:tc>
                <w:tcPr>
                  <w:tcW w:w="265" w:type="pct"/>
                  <w:tcBorders>
                    <w:top w:val="nil"/>
                    <w:left w:val="nil"/>
                    <w:bottom w:val="single" w:sz="4" w:space="0" w:color="008080"/>
                    <w:right w:val="single" w:sz="8" w:space="0" w:color="008080"/>
                  </w:tcBorders>
                  <w:shd w:val="clear" w:color="auto" w:fill="auto"/>
                  <w:noWrap/>
                  <w:vAlign w:val="bottom"/>
                </w:tcPr>
                <w:p w14:paraId="336E1E6C" w14:textId="5E030F3E" w:rsidR="00FE4D9E" w:rsidRPr="00702EE3" w:rsidRDefault="00FE4D9E" w:rsidP="00130042">
                  <w:pPr>
                    <w:ind w:hanging="120"/>
                    <w:rPr>
                      <w:rFonts w:asciiTheme="minorHAnsi" w:hAnsiTheme="minorHAnsi" w:cs="Arial"/>
                      <w:b/>
                      <w:bCs/>
                      <w:sz w:val="22"/>
                      <w:szCs w:val="22"/>
                    </w:rPr>
                  </w:pPr>
                </w:p>
              </w:tc>
              <w:tc>
                <w:tcPr>
                  <w:tcW w:w="371" w:type="pct"/>
                  <w:tcBorders>
                    <w:top w:val="nil"/>
                    <w:left w:val="nil"/>
                    <w:bottom w:val="single" w:sz="4" w:space="0" w:color="008080"/>
                    <w:right w:val="single" w:sz="4" w:space="0" w:color="008080"/>
                  </w:tcBorders>
                  <w:shd w:val="clear" w:color="auto" w:fill="auto"/>
                  <w:noWrap/>
                  <w:vAlign w:val="bottom"/>
                </w:tcPr>
                <w:p w14:paraId="2291D1A1" w14:textId="366C9ABC" w:rsidR="00FE4D9E" w:rsidRPr="00702EE3" w:rsidRDefault="00FE4D9E" w:rsidP="00130042">
                  <w:pPr>
                    <w:ind w:hanging="120"/>
                    <w:rPr>
                      <w:rFonts w:asciiTheme="minorHAnsi" w:hAnsiTheme="minorHAnsi" w:cs="Arial"/>
                      <w:b/>
                      <w:bCs/>
                      <w:sz w:val="22"/>
                      <w:szCs w:val="22"/>
                    </w:rPr>
                  </w:pPr>
                </w:p>
              </w:tc>
              <w:tc>
                <w:tcPr>
                  <w:tcW w:w="375" w:type="pct"/>
                  <w:tcBorders>
                    <w:top w:val="nil"/>
                    <w:left w:val="nil"/>
                    <w:bottom w:val="single" w:sz="4" w:space="0" w:color="008080"/>
                    <w:right w:val="single" w:sz="8" w:space="0" w:color="008080"/>
                  </w:tcBorders>
                  <w:shd w:val="clear" w:color="auto" w:fill="auto"/>
                  <w:noWrap/>
                  <w:vAlign w:val="bottom"/>
                </w:tcPr>
                <w:p w14:paraId="4F23D066" w14:textId="7F78F6A2" w:rsidR="00FE4D9E" w:rsidRPr="00702EE3" w:rsidRDefault="00FE4D9E" w:rsidP="00130042">
                  <w:pPr>
                    <w:ind w:hanging="120"/>
                    <w:rPr>
                      <w:rFonts w:asciiTheme="minorHAnsi" w:hAnsiTheme="minorHAnsi" w:cs="Arial"/>
                      <w:b/>
                      <w:bCs/>
                      <w:sz w:val="22"/>
                      <w:szCs w:val="22"/>
                    </w:rPr>
                  </w:pPr>
                </w:p>
              </w:tc>
            </w:tr>
            <w:tr w:rsidR="005B3D8D" w:rsidRPr="00702EE3" w14:paraId="6AE1BF37" w14:textId="6CE4BE42" w:rsidTr="00130042">
              <w:trPr>
                <w:trHeight w:val="255"/>
              </w:trPr>
              <w:tc>
                <w:tcPr>
                  <w:tcW w:w="2816" w:type="pct"/>
                  <w:tcBorders>
                    <w:top w:val="nil"/>
                    <w:left w:val="single" w:sz="8" w:space="0" w:color="008080"/>
                    <w:bottom w:val="single" w:sz="4" w:space="0" w:color="008080"/>
                    <w:right w:val="nil"/>
                  </w:tcBorders>
                  <w:shd w:val="clear" w:color="auto" w:fill="auto"/>
                  <w:noWrap/>
                  <w:vAlign w:val="bottom"/>
                </w:tcPr>
                <w:p w14:paraId="664F9F48" w14:textId="3C4DE7F8" w:rsidR="00FE4D9E" w:rsidRPr="00702EE3" w:rsidRDefault="00FE4D9E" w:rsidP="00130042">
                  <w:pPr>
                    <w:ind w:hanging="120"/>
                    <w:rPr>
                      <w:rFonts w:asciiTheme="minorHAnsi" w:hAnsiTheme="minorHAnsi" w:cs="Arial"/>
                      <w:bCs/>
                      <w:sz w:val="22"/>
                      <w:szCs w:val="22"/>
                    </w:rPr>
                  </w:pPr>
                  <w:r w:rsidRPr="00702EE3">
                    <w:rPr>
                      <w:rFonts w:asciiTheme="minorHAnsi" w:hAnsiTheme="minorHAnsi" w:cs="Arial"/>
                      <w:bCs/>
                      <w:sz w:val="22"/>
                      <w:szCs w:val="22"/>
                    </w:rPr>
                    <w:t>3.5.6 Proiect tehnic și detalii de execuție</w:t>
                  </w:r>
                </w:p>
              </w:tc>
              <w:tc>
                <w:tcPr>
                  <w:tcW w:w="426" w:type="pct"/>
                  <w:tcBorders>
                    <w:top w:val="nil"/>
                    <w:left w:val="single" w:sz="8" w:space="0" w:color="008080"/>
                    <w:bottom w:val="single" w:sz="4" w:space="0" w:color="008080"/>
                    <w:right w:val="single" w:sz="4" w:space="0" w:color="008080"/>
                  </w:tcBorders>
                  <w:shd w:val="clear" w:color="auto" w:fill="auto"/>
                  <w:noWrap/>
                  <w:vAlign w:val="center"/>
                </w:tcPr>
                <w:p w14:paraId="179E8232" w14:textId="13C8F8D4" w:rsidR="00FE4D9E" w:rsidRPr="00702EE3" w:rsidRDefault="00FE4D9E" w:rsidP="00130042">
                  <w:pPr>
                    <w:ind w:hanging="120"/>
                    <w:rPr>
                      <w:rFonts w:asciiTheme="minorHAnsi" w:hAnsiTheme="minorHAnsi" w:cs="Arial"/>
                      <w:b/>
                      <w:bCs/>
                      <w:sz w:val="22"/>
                      <w:szCs w:val="22"/>
                    </w:rPr>
                  </w:pPr>
                </w:p>
              </w:tc>
              <w:tc>
                <w:tcPr>
                  <w:tcW w:w="320" w:type="pct"/>
                  <w:tcBorders>
                    <w:top w:val="nil"/>
                    <w:left w:val="nil"/>
                    <w:bottom w:val="single" w:sz="4" w:space="0" w:color="008080"/>
                    <w:right w:val="single" w:sz="8" w:space="0" w:color="008080"/>
                  </w:tcBorders>
                  <w:shd w:val="clear" w:color="auto" w:fill="auto"/>
                  <w:noWrap/>
                  <w:vAlign w:val="bottom"/>
                </w:tcPr>
                <w:p w14:paraId="36F5875D" w14:textId="1FFE876D" w:rsidR="00FE4D9E" w:rsidRPr="00702EE3" w:rsidRDefault="00FE4D9E" w:rsidP="00130042">
                  <w:pPr>
                    <w:ind w:hanging="120"/>
                    <w:rPr>
                      <w:rFonts w:asciiTheme="minorHAnsi" w:hAnsiTheme="minorHAnsi" w:cs="Arial"/>
                      <w:b/>
                      <w:bCs/>
                      <w:sz w:val="22"/>
                      <w:szCs w:val="22"/>
                    </w:rPr>
                  </w:pPr>
                </w:p>
              </w:tc>
              <w:tc>
                <w:tcPr>
                  <w:tcW w:w="426" w:type="pct"/>
                  <w:tcBorders>
                    <w:top w:val="nil"/>
                    <w:left w:val="nil"/>
                    <w:bottom w:val="single" w:sz="4" w:space="0" w:color="008080"/>
                    <w:right w:val="single" w:sz="4" w:space="0" w:color="008080"/>
                  </w:tcBorders>
                  <w:shd w:val="clear" w:color="auto" w:fill="auto"/>
                  <w:noWrap/>
                  <w:vAlign w:val="center"/>
                </w:tcPr>
                <w:p w14:paraId="0456D467" w14:textId="029E3319" w:rsidR="00FE4D9E" w:rsidRPr="00702EE3" w:rsidRDefault="00FE4D9E" w:rsidP="00130042">
                  <w:pPr>
                    <w:ind w:hanging="120"/>
                    <w:rPr>
                      <w:rFonts w:asciiTheme="minorHAnsi" w:hAnsiTheme="minorHAnsi" w:cs="Arial"/>
                      <w:b/>
                      <w:bCs/>
                      <w:sz w:val="22"/>
                      <w:szCs w:val="22"/>
                    </w:rPr>
                  </w:pPr>
                </w:p>
              </w:tc>
              <w:tc>
                <w:tcPr>
                  <w:tcW w:w="265" w:type="pct"/>
                  <w:tcBorders>
                    <w:top w:val="nil"/>
                    <w:left w:val="nil"/>
                    <w:bottom w:val="single" w:sz="4" w:space="0" w:color="008080"/>
                    <w:right w:val="single" w:sz="8" w:space="0" w:color="008080"/>
                  </w:tcBorders>
                  <w:shd w:val="clear" w:color="auto" w:fill="auto"/>
                  <w:noWrap/>
                  <w:vAlign w:val="bottom"/>
                </w:tcPr>
                <w:p w14:paraId="121F3030" w14:textId="0A1AF909" w:rsidR="00FE4D9E" w:rsidRPr="00702EE3" w:rsidRDefault="00FE4D9E" w:rsidP="00130042">
                  <w:pPr>
                    <w:ind w:hanging="120"/>
                    <w:rPr>
                      <w:rFonts w:asciiTheme="minorHAnsi" w:hAnsiTheme="minorHAnsi" w:cs="Arial"/>
                      <w:b/>
                      <w:bCs/>
                      <w:sz w:val="22"/>
                      <w:szCs w:val="22"/>
                    </w:rPr>
                  </w:pPr>
                </w:p>
              </w:tc>
              <w:tc>
                <w:tcPr>
                  <w:tcW w:w="371" w:type="pct"/>
                  <w:tcBorders>
                    <w:top w:val="nil"/>
                    <w:left w:val="nil"/>
                    <w:bottom w:val="single" w:sz="4" w:space="0" w:color="008080"/>
                    <w:right w:val="single" w:sz="4" w:space="0" w:color="008080"/>
                  </w:tcBorders>
                  <w:shd w:val="clear" w:color="auto" w:fill="auto"/>
                  <w:noWrap/>
                  <w:vAlign w:val="bottom"/>
                </w:tcPr>
                <w:p w14:paraId="518860D3" w14:textId="47D09587" w:rsidR="00FE4D9E" w:rsidRPr="00702EE3" w:rsidRDefault="00FE4D9E" w:rsidP="00130042">
                  <w:pPr>
                    <w:ind w:hanging="120"/>
                    <w:rPr>
                      <w:rFonts w:asciiTheme="minorHAnsi" w:hAnsiTheme="minorHAnsi" w:cs="Arial"/>
                      <w:b/>
                      <w:bCs/>
                      <w:sz w:val="22"/>
                      <w:szCs w:val="22"/>
                    </w:rPr>
                  </w:pPr>
                </w:p>
              </w:tc>
              <w:tc>
                <w:tcPr>
                  <w:tcW w:w="375" w:type="pct"/>
                  <w:tcBorders>
                    <w:top w:val="nil"/>
                    <w:left w:val="nil"/>
                    <w:bottom w:val="single" w:sz="4" w:space="0" w:color="008080"/>
                    <w:right w:val="single" w:sz="8" w:space="0" w:color="008080"/>
                  </w:tcBorders>
                  <w:shd w:val="clear" w:color="auto" w:fill="auto"/>
                  <w:noWrap/>
                  <w:vAlign w:val="bottom"/>
                </w:tcPr>
                <w:p w14:paraId="77F7721D" w14:textId="280542E9" w:rsidR="00FE4D9E" w:rsidRPr="00702EE3" w:rsidRDefault="00FE4D9E" w:rsidP="00130042">
                  <w:pPr>
                    <w:ind w:hanging="120"/>
                    <w:rPr>
                      <w:rFonts w:asciiTheme="minorHAnsi" w:hAnsiTheme="minorHAnsi" w:cs="Arial"/>
                      <w:b/>
                      <w:bCs/>
                      <w:sz w:val="22"/>
                      <w:szCs w:val="22"/>
                    </w:rPr>
                  </w:pPr>
                </w:p>
              </w:tc>
            </w:tr>
            <w:tr w:rsidR="005B3D8D" w:rsidRPr="00702EE3" w14:paraId="037787DB" w14:textId="637501CC" w:rsidTr="00130042">
              <w:trPr>
                <w:trHeight w:val="255"/>
              </w:trPr>
              <w:tc>
                <w:tcPr>
                  <w:tcW w:w="2816" w:type="pct"/>
                  <w:tcBorders>
                    <w:top w:val="nil"/>
                    <w:left w:val="single" w:sz="8" w:space="0" w:color="008080"/>
                    <w:bottom w:val="single" w:sz="4" w:space="0" w:color="008080"/>
                    <w:right w:val="nil"/>
                  </w:tcBorders>
                  <w:shd w:val="clear" w:color="auto" w:fill="auto"/>
                  <w:noWrap/>
                  <w:vAlign w:val="center"/>
                </w:tcPr>
                <w:p w14:paraId="71718468" w14:textId="179B99DE" w:rsidR="00FE4D9E" w:rsidRPr="00702EE3" w:rsidRDefault="00FE4D9E" w:rsidP="00130042">
                  <w:pPr>
                    <w:ind w:hanging="120"/>
                    <w:rPr>
                      <w:rFonts w:asciiTheme="minorHAnsi" w:hAnsiTheme="minorHAnsi" w:cs="Arial"/>
                      <w:bCs/>
                      <w:sz w:val="22"/>
                      <w:szCs w:val="22"/>
                    </w:rPr>
                  </w:pPr>
                  <w:r w:rsidRPr="00702EE3">
                    <w:rPr>
                      <w:rFonts w:asciiTheme="minorHAnsi" w:hAnsiTheme="minorHAnsi" w:cs="Arial"/>
                      <w:sz w:val="22"/>
                      <w:szCs w:val="22"/>
                      <w:lang w:val="pt-BR"/>
                    </w:rPr>
                    <w:t xml:space="preserve">3.6 Organizarea procedurilor de achiziţie </w:t>
                  </w:r>
                  <w:r w:rsidRPr="00702EE3">
                    <w:rPr>
                      <w:rFonts w:asciiTheme="minorHAnsi" w:hAnsiTheme="minorHAnsi" w:cs="Arial"/>
                      <w:b/>
                      <w:bCs/>
                      <w:sz w:val="22"/>
                      <w:szCs w:val="22"/>
                      <w:lang w:val="pt-BR"/>
                    </w:rPr>
                    <w:t>(N</w:t>
                  </w:r>
                  <w:r w:rsidRPr="00702EE3">
                    <w:rPr>
                      <w:rFonts w:asciiTheme="minorHAnsi" w:hAnsiTheme="minorHAnsi" w:cs="Arial"/>
                      <w:sz w:val="22"/>
                      <w:szCs w:val="22"/>
                      <w:lang w:val="pt-BR"/>
                    </w:rPr>
                    <w:t>)</w:t>
                  </w:r>
                </w:p>
              </w:tc>
              <w:tc>
                <w:tcPr>
                  <w:tcW w:w="426" w:type="pct"/>
                  <w:tcBorders>
                    <w:top w:val="nil"/>
                    <w:left w:val="single" w:sz="8" w:space="0" w:color="008080"/>
                    <w:bottom w:val="single" w:sz="4" w:space="0" w:color="008080"/>
                    <w:right w:val="single" w:sz="4" w:space="0" w:color="008080"/>
                  </w:tcBorders>
                  <w:shd w:val="clear" w:color="auto" w:fill="auto"/>
                  <w:noWrap/>
                  <w:vAlign w:val="center"/>
                </w:tcPr>
                <w:p w14:paraId="2AF18B7C" w14:textId="476AA51A" w:rsidR="00FE4D9E" w:rsidRPr="00702EE3" w:rsidRDefault="00FE4D9E" w:rsidP="00130042">
                  <w:pPr>
                    <w:ind w:hanging="120"/>
                    <w:rPr>
                      <w:rFonts w:asciiTheme="minorHAnsi" w:hAnsiTheme="minorHAnsi" w:cs="Arial"/>
                      <w:b/>
                      <w:bCs/>
                      <w:sz w:val="22"/>
                      <w:szCs w:val="22"/>
                    </w:rPr>
                  </w:pPr>
                </w:p>
              </w:tc>
              <w:tc>
                <w:tcPr>
                  <w:tcW w:w="320" w:type="pct"/>
                  <w:tcBorders>
                    <w:top w:val="nil"/>
                    <w:left w:val="nil"/>
                    <w:bottom w:val="single" w:sz="4" w:space="0" w:color="008080"/>
                    <w:right w:val="single" w:sz="8" w:space="0" w:color="008080"/>
                  </w:tcBorders>
                  <w:shd w:val="clear" w:color="auto" w:fill="auto"/>
                  <w:noWrap/>
                  <w:vAlign w:val="bottom"/>
                </w:tcPr>
                <w:p w14:paraId="0F80D7B6" w14:textId="614CACE9" w:rsidR="00FE4D9E" w:rsidRPr="00702EE3" w:rsidRDefault="00FE4D9E" w:rsidP="00130042">
                  <w:pPr>
                    <w:ind w:hanging="120"/>
                    <w:rPr>
                      <w:rFonts w:asciiTheme="minorHAnsi" w:hAnsiTheme="minorHAnsi" w:cs="Arial"/>
                      <w:b/>
                      <w:bCs/>
                      <w:sz w:val="22"/>
                      <w:szCs w:val="22"/>
                    </w:rPr>
                  </w:pPr>
                </w:p>
              </w:tc>
              <w:tc>
                <w:tcPr>
                  <w:tcW w:w="426" w:type="pct"/>
                  <w:tcBorders>
                    <w:top w:val="nil"/>
                    <w:left w:val="nil"/>
                    <w:bottom w:val="single" w:sz="4" w:space="0" w:color="008080"/>
                    <w:right w:val="single" w:sz="4" w:space="0" w:color="008080"/>
                  </w:tcBorders>
                  <w:shd w:val="clear" w:color="auto" w:fill="auto"/>
                  <w:noWrap/>
                  <w:vAlign w:val="center"/>
                </w:tcPr>
                <w:p w14:paraId="5CE0156A" w14:textId="55925803" w:rsidR="00FE4D9E" w:rsidRPr="00702EE3" w:rsidRDefault="00FE4D9E" w:rsidP="00130042">
                  <w:pPr>
                    <w:ind w:hanging="120"/>
                    <w:rPr>
                      <w:rFonts w:asciiTheme="minorHAnsi" w:hAnsiTheme="minorHAnsi" w:cs="Arial"/>
                      <w:b/>
                      <w:bCs/>
                      <w:sz w:val="22"/>
                      <w:szCs w:val="22"/>
                    </w:rPr>
                  </w:pPr>
                </w:p>
              </w:tc>
              <w:tc>
                <w:tcPr>
                  <w:tcW w:w="265" w:type="pct"/>
                  <w:tcBorders>
                    <w:top w:val="nil"/>
                    <w:left w:val="nil"/>
                    <w:bottom w:val="single" w:sz="4" w:space="0" w:color="008080"/>
                    <w:right w:val="single" w:sz="8" w:space="0" w:color="008080"/>
                  </w:tcBorders>
                  <w:shd w:val="clear" w:color="auto" w:fill="auto"/>
                  <w:noWrap/>
                  <w:vAlign w:val="bottom"/>
                </w:tcPr>
                <w:p w14:paraId="1BA27B78" w14:textId="6A473E1C" w:rsidR="00FE4D9E" w:rsidRPr="00702EE3" w:rsidRDefault="00FE4D9E" w:rsidP="00130042">
                  <w:pPr>
                    <w:ind w:hanging="120"/>
                    <w:rPr>
                      <w:rFonts w:asciiTheme="minorHAnsi" w:hAnsiTheme="minorHAnsi" w:cs="Arial"/>
                      <w:b/>
                      <w:bCs/>
                      <w:sz w:val="22"/>
                      <w:szCs w:val="22"/>
                    </w:rPr>
                  </w:pPr>
                </w:p>
              </w:tc>
              <w:tc>
                <w:tcPr>
                  <w:tcW w:w="371" w:type="pct"/>
                  <w:tcBorders>
                    <w:top w:val="nil"/>
                    <w:left w:val="nil"/>
                    <w:bottom w:val="single" w:sz="4" w:space="0" w:color="008080"/>
                    <w:right w:val="single" w:sz="4" w:space="0" w:color="008080"/>
                  </w:tcBorders>
                  <w:shd w:val="clear" w:color="auto" w:fill="auto"/>
                  <w:noWrap/>
                  <w:vAlign w:val="bottom"/>
                </w:tcPr>
                <w:p w14:paraId="43677D04" w14:textId="4A269BE7" w:rsidR="00FE4D9E" w:rsidRPr="00702EE3" w:rsidRDefault="00FE4D9E" w:rsidP="00130042">
                  <w:pPr>
                    <w:ind w:hanging="120"/>
                    <w:rPr>
                      <w:rFonts w:asciiTheme="minorHAnsi" w:hAnsiTheme="minorHAnsi" w:cs="Arial"/>
                      <w:b/>
                      <w:bCs/>
                      <w:sz w:val="22"/>
                      <w:szCs w:val="22"/>
                    </w:rPr>
                  </w:pPr>
                </w:p>
              </w:tc>
              <w:tc>
                <w:tcPr>
                  <w:tcW w:w="375" w:type="pct"/>
                  <w:tcBorders>
                    <w:top w:val="nil"/>
                    <w:left w:val="nil"/>
                    <w:bottom w:val="single" w:sz="4" w:space="0" w:color="008080"/>
                    <w:right w:val="single" w:sz="8" w:space="0" w:color="008080"/>
                  </w:tcBorders>
                  <w:shd w:val="clear" w:color="auto" w:fill="auto"/>
                  <w:noWrap/>
                  <w:vAlign w:val="bottom"/>
                </w:tcPr>
                <w:p w14:paraId="7433D4CC" w14:textId="4637BDB1" w:rsidR="00FE4D9E" w:rsidRPr="00702EE3" w:rsidRDefault="00FE4D9E" w:rsidP="00130042">
                  <w:pPr>
                    <w:ind w:hanging="120"/>
                    <w:rPr>
                      <w:rFonts w:asciiTheme="minorHAnsi" w:hAnsiTheme="minorHAnsi" w:cs="Arial"/>
                      <w:b/>
                      <w:bCs/>
                      <w:sz w:val="22"/>
                      <w:szCs w:val="22"/>
                    </w:rPr>
                  </w:pPr>
                </w:p>
              </w:tc>
            </w:tr>
            <w:tr w:rsidR="005B3D8D" w:rsidRPr="00702EE3" w14:paraId="339ABEF9" w14:textId="67092400" w:rsidTr="00130042">
              <w:trPr>
                <w:trHeight w:val="255"/>
              </w:trPr>
              <w:tc>
                <w:tcPr>
                  <w:tcW w:w="2816" w:type="pct"/>
                  <w:tcBorders>
                    <w:top w:val="nil"/>
                    <w:left w:val="single" w:sz="8" w:space="0" w:color="008080"/>
                    <w:bottom w:val="single" w:sz="4" w:space="0" w:color="008080"/>
                    <w:right w:val="nil"/>
                  </w:tcBorders>
                  <w:shd w:val="clear" w:color="auto" w:fill="auto"/>
                  <w:noWrap/>
                  <w:vAlign w:val="bottom"/>
                </w:tcPr>
                <w:p w14:paraId="1BA385D9" w14:textId="2C0FD56F" w:rsidR="00FE4D9E" w:rsidRPr="00702EE3" w:rsidRDefault="00FE4D9E" w:rsidP="00130042">
                  <w:pPr>
                    <w:ind w:hanging="120"/>
                    <w:rPr>
                      <w:rFonts w:asciiTheme="minorHAnsi" w:hAnsiTheme="minorHAnsi" w:cs="Arial"/>
                      <w:bCs/>
                      <w:sz w:val="22"/>
                      <w:szCs w:val="22"/>
                    </w:rPr>
                  </w:pPr>
                  <w:r w:rsidRPr="00702EE3">
                    <w:rPr>
                      <w:rFonts w:asciiTheme="minorHAnsi" w:hAnsiTheme="minorHAnsi" w:cs="Arial"/>
                      <w:bCs/>
                      <w:sz w:val="22"/>
                      <w:szCs w:val="22"/>
                    </w:rPr>
                    <w:t xml:space="preserve">3.7 </w:t>
                  </w:r>
                  <w:r w:rsidRPr="00702EE3">
                    <w:rPr>
                      <w:rFonts w:asciiTheme="minorHAnsi" w:hAnsiTheme="minorHAnsi" w:cs="Arial"/>
                      <w:sz w:val="22"/>
                      <w:szCs w:val="22"/>
                    </w:rPr>
                    <w:t>Consultanţă</w:t>
                  </w:r>
                </w:p>
              </w:tc>
              <w:tc>
                <w:tcPr>
                  <w:tcW w:w="426" w:type="pct"/>
                  <w:tcBorders>
                    <w:top w:val="nil"/>
                    <w:left w:val="single" w:sz="8" w:space="0" w:color="008080"/>
                    <w:bottom w:val="single" w:sz="4" w:space="0" w:color="008080"/>
                    <w:right w:val="single" w:sz="4" w:space="0" w:color="008080"/>
                  </w:tcBorders>
                  <w:shd w:val="clear" w:color="auto" w:fill="auto"/>
                  <w:noWrap/>
                  <w:vAlign w:val="center"/>
                </w:tcPr>
                <w:p w14:paraId="6B528C87" w14:textId="767BCEED" w:rsidR="00FE4D9E" w:rsidRPr="00702EE3" w:rsidRDefault="00FE4D9E" w:rsidP="00130042">
                  <w:pPr>
                    <w:ind w:hanging="120"/>
                    <w:rPr>
                      <w:rFonts w:asciiTheme="minorHAnsi" w:hAnsiTheme="minorHAnsi" w:cs="Arial"/>
                      <w:b/>
                      <w:bCs/>
                      <w:sz w:val="22"/>
                      <w:szCs w:val="22"/>
                    </w:rPr>
                  </w:pPr>
                </w:p>
              </w:tc>
              <w:tc>
                <w:tcPr>
                  <w:tcW w:w="320" w:type="pct"/>
                  <w:tcBorders>
                    <w:top w:val="nil"/>
                    <w:left w:val="nil"/>
                    <w:bottom w:val="single" w:sz="4" w:space="0" w:color="008080"/>
                    <w:right w:val="single" w:sz="8" w:space="0" w:color="008080"/>
                  </w:tcBorders>
                  <w:shd w:val="clear" w:color="auto" w:fill="auto"/>
                  <w:noWrap/>
                  <w:vAlign w:val="bottom"/>
                </w:tcPr>
                <w:p w14:paraId="58E607CF" w14:textId="06BE3E81" w:rsidR="00FE4D9E" w:rsidRPr="00702EE3" w:rsidRDefault="00FE4D9E" w:rsidP="00130042">
                  <w:pPr>
                    <w:ind w:hanging="120"/>
                    <w:rPr>
                      <w:rFonts w:asciiTheme="minorHAnsi" w:hAnsiTheme="minorHAnsi" w:cs="Arial"/>
                      <w:b/>
                      <w:bCs/>
                      <w:sz w:val="22"/>
                      <w:szCs w:val="22"/>
                    </w:rPr>
                  </w:pPr>
                </w:p>
              </w:tc>
              <w:tc>
                <w:tcPr>
                  <w:tcW w:w="426" w:type="pct"/>
                  <w:tcBorders>
                    <w:top w:val="nil"/>
                    <w:left w:val="nil"/>
                    <w:bottom w:val="single" w:sz="4" w:space="0" w:color="008080"/>
                    <w:right w:val="single" w:sz="4" w:space="0" w:color="008080"/>
                  </w:tcBorders>
                  <w:shd w:val="clear" w:color="auto" w:fill="auto"/>
                  <w:noWrap/>
                  <w:vAlign w:val="center"/>
                </w:tcPr>
                <w:p w14:paraId="0BC67847" w14:textId="4B709DA0" w:rsidR="00FE4D9E" w:rsidRPr="00702EE3" w:rsidRDefault="00FE4D9E" w:rsidP="00130042">
                  <w:pPr>
                    <w:ind w:hanging="120"/>
                    <w:rPr>
                      <w:rFonts w:asciiTheme="minorHAnsi" w:hAnsiTheme="minorHAnsi" w:cs="Arial"/>
                      <w:b/>
                      <w:bCs/>
                      <w:sz w:val="22"/>
                      <w:szCs w:val="22"/>
                    </w:rPr>
                  </w:pPr>
                </w:p>
              </w:tc>
              <w:tc>
                <w:tcPr>
                  <w:tcW w:w="265" w:type="pct"/>
                  <w:tcBorders>
                    <w:top w:val="nil"/>
                    <w:left w:val="nil"/>
                    <w:bottom w:val="single" w:sz="4" w:space="0" w:color="008080"/>
                    <w:right w:val="single" w:sz="8" w:space="0" w:color="008080"/>
                  </w:tcBorders>
                  <w:shd w:val="clear" w:color="auto" w:fill="auto"/>
                  <w:noWrap/>
                  <w:vAlign w:val="bottom"/>
                </w:tcPr>
                <w:p w14:paraId="5800FABB" w14:textId="3A5BD6E5" w:rsidR="00FE4D9E" w:rsidRPr="00702EE3" w:rsidRDefault="00FE4D9E" w:rsidP="00130042">
                  <w:pPr>
                    <w:ind w:hanging="120"/>
                    <w:rPr>
                      <w:rFonts w:asciiTheme="minorHAnsi" w:hAnsiTheme="minorHAnsi" w:cs="Arial"/>
                      <w:b/>
                      <w:bCs/>
                      <w:sz w:val="22"/>
                      <w:szCs w:val="22"/>
                    </w:rPr>
                  </w:pPr>
                </w:p>
              </w:tc>
              <w:tc>
                <w:tcPr>
                  <w:tcW w:w="371" w:type="pct"/>
                  <w:tcBorders>
                    <w:top w:val="nil"/>
                    <w:left w:val="nil"/>
                    <w:bottom w:val="single" w:sz="4" w:space="0" w:color="008080"/>
                    <w:right w:val="single" w:sz="4" w:space="0" w:color="008080"/>
                  </w:tcBorders>
                  <w:shd w:val="clear" w:color="auto" w:fill="auto"/>
                  <w:noWrap/>
                  <w:vAlign w:val="bottom"/>
                </w:tcPr>
                <w:p w14:paraId="389FC7F4" w14:textId="704FEBE0" w:rsidR="00FE4D9E" w:rsidRPr="00702EE3" w:rsidRDefault="00FE4D9E" w:rsidP="00130042">
                  <w:pPr>
                    <w:ind w:hanging="120"/>
                    <w:rPr>
                      <w:rFonts w:asciiTheme="minorHAnsi" w:hAnsiTheme="minorHAnsi" w:cs="Arial"/>
                      <w:b/>
                      <w:bCs/>
                      <w:sz w:val="22"/>
                      <w:szCs w:val="22"/>
                    </w:rPr>
                  </w:pPr>
                </w:p>
              </w:tc>
              <w:tc>
                <w:tcPr>
                  <w:tcW w:w="375" w:type="pct"/>
                  <w:tcBorders>
                    <w:top w:val="nil"/>
                    <w:left w:val="nil"/>
                    <w:bottom w:val="single" w:sz="4" w:space="0" w:color="008080"/>
                    <w:right w:val="single" w:sz="8" w:space="0" w:color="008080"/>
                  </w:tcBorders>
                  <w:shd w:val="clear" w:color="auto" w:fill="auto"/>
                  <w:noWrap/>
                  <w:vAlign w:val="bottom"/>
                </w:tcPr>
                <w:p w14:paraId="64C6A452" w14:textId="4518E4AA" w:rsidR="00FE4D9E" w:rsidRPr="00702EE3" w:rsidRDefault="00FE4D9E" w:rsidP="00130042">
                  <w:pPr>
                    <w:ind w:hanging="120"/>
                    <w:rPr>
                      <w:rFonts w:asciiTheme="minorHAnsi" w:hAnsiTheme="minorHAnsi" w:cs="Arial"/>
                      <w:b/>
                      <w:bCs/>
                      <w:sz w:val="22"/>
                      <w:szCs w:val="22"/>
                    </w:rPr>
                  </w:pPr>
                </w:p>
              </w:tc>
            </w:tr>
            <w:tr w:rsidR="005B3D8D" w:rsidRPr="00702EE3" w14:paraId="2412BF9B" w14:textId="5832134B" w:rsidTr="00130042">
              <w:trPr>
                <w:trHeight w:val="255"/>
              </w:trPr>
              <w:tc>
                <w:tcPr>
                  <w:tcW w:w="2816" w:type="pct"/>
                  <w:tcBorders>
                    <w:top w:val="nil"/>
                    <w:left w:val="single" w:sz="8" w:space="0" w:color="008080"/>
                    <w:bottom w:val="single" w:sz="4" w:space="0" w:color="008080"/>
                    <w:right w:val="nil"/>
                  </w:tcBorders>
                  <w:shd w:val="clear" w:color="auto" w:fill="auto"/>
                  <w:noWrap/>
                  <w:vAlign w:val="bottom"/>
                </w:tcPr>
                <w:p w14:paraId="529D207C" w14:textId="31167FDB" w:rsidR="00FE4D9E" w:rsidRPr="00702EE3" w:rsidRDefault="00FE4D9E" w:rsidP="00130042">
                  <w:pPr>
                    <w:ind w:hanging="120"/>
                    <w:rPr>
                      <w:rFonts w:asciiTheme="minorHAnsi" w:hAnsiTheme="minorHAnsi" w:cs="Arial"/>
                      <w:bCs/>
                      <w:sz w:val="22"/>
                      <w:szCs w:val="22"/>
                    </w:rPr>
                  </w:pPr>
                  <w:r w:rsidRPr="00702EE3">
                    <w:rPr>
                      <w:rFonts w:asciiTheme="minorHAnsi" w:hAnsiTheme="minorHAnsi" w:cs="Arial"/>
                      <w:bCs/>
                      <w:sz w:val="22"/>
                      <w:szCs w:val="22"/>
                    </w:rPr>
                    <w:t>3.7.1 Managementul de proiect pentru obiectivul de investiții</w:t>
                  </w:r>
                </w:p>
              </w:tc>
              <w:tc>
                <w:tcPr>
                  <w:tcW w:w="426" w:type="pct"/>
                  <w:tcBorders>
                    <w:top w:val="nil"/>
                    <w:left w:val="single" w:sz="8" w:space="0" w:color="008080"/>
                    <w:bottom w:val="single" w:sz="4" w:space="0" w:color="008080"/>
                    <w:right w:val="single" w:sz="4" w:space="0" w:color="008080"/>
                  </w:tcBorders>
                  <w:shd w:val="clear" w:color="auto" w:fill="auto"/>
                  <w:noWrap/>
                  <w:vAlign w:val="center"/>
                </w:tcPr>
                <w:p w14:paraId="70F42091" w14:textId="4733CFE5" w:rsidR="00FE4D9E" w:rsidRPr="00702EE3" w:rsidRDefault="00FE4D9E" w:rsidP="00130042">
                  <w:pPr>
                    <w:ind w:hanging="120"/>
                    <w:rPr>
                      <w:rFonts w:asciiTheme="minorHAnsi" w:hAnsiTheme="minorHAnsi" w:cs="Arial"/>
                      <w:b/>
                      <w:bCs/>
                      <w:sz w:val="22"/>
                      <w:szCs w:val="22"/>
                    </w:rPr>
                  </w:pPr>
                </w:p>
              </w:tc>
              <w:tc>
                <w:tcPr>
                  <w:tcW w:w="320" w:type="pct"/>
                  <w:tcBorders>
                    <w:top w:val="nil"/>
                    <w:left w:val="nil"/>
                    <w:bottom w:val="single" w:sz="4" w:space="0" w:color="008080"/>
                    <w:right w:val="single" w:sz="8" w:space="0" w:color="008080"/>
                  </w:tcBorders>
                  <w:shd w:val="clear" w:color="auto" w:fill="auto"/>
                  <w:noWrap/>
                  <w:vAlign w:val="bottom"/>
                </w:tcPr>
                <w:p w14:paraId="60924D9D" w14:textId="29BB6E24" w:rsidR="00FE4D9E" w:rsidRPr="00702EE3" w:rsidRDefault="00FE4D9E" w:rsidP="00130042">
                  <w:pPr>
                    <w:ind w:hanging="120"/>
                    <w:rPr>
                      <w:rFonts w:asciiTheme="minorHAnsi" w:hAnsiTheme="minorHAnsi" w:cs="Arial"/>
                      <w:b/>
                      <w:bCs/>
                      <w:sz w:val="22"/>
                      <w:szCs w:val="22"/>
                    </w:rPr>
                  </w:pPr>
                </w:p>
              </w:tc>
              <w:tc>
                <w:tcPr>
                  <w:tcW w:w="426" w:type="pct"/>
                  <w:tcBorders>
                    <w:top w:val="nil"/>
                    <w:left w:val="nil"/>
                    <w:bottom w:val="single" w:sz="4" w:space="0" w:color="008080"/>
                    <w:right w:val="single" w:sz="4" w:space="0" w:color="008080"/>
                  </w:tcBorders>
                  <w:shd w:val="clear" w:color="auto" w:fill="auto"/>
                  <w:noWrap/>
                  <w:vAlign w:val="center"/>
                </w:tcPr>
                <w:p w14:paraId="67B87273" w14:textId="167D2EC7" w:rsidR="00FE4D9E" w:rsidRPr="00702EE3" w:rsidRDefault="00FE4D9E" w:rsidP="00130042">
                  <w:pPr>
                    <w:ind w:hanging="120"/>
                    <w:rPr>
                      <w:rFonts w:asciiTheme="minorHAnsi" w:hAnsiTheme="minorHAnsi" w:cs="Arial"/>
                      <w:b/>
                      <w:bCs/>
                      <w:sz w:val="22"/>
                      <w:szCs w:val="22"/>
                    </w:rPr>
                  </w:pPr>
                </w:p>
              </w:tc>
              <w:tc>
                <w:tcPr>
                  <w:tcW w:w="265" w:type="pct"/>
                  <w:tcBorders>
                    <w:top w:val="nil"/>
                    <w:left w:val="nil"/>
                    <w:bottom w:val="single" w:sz="4" w:space="0" w:color="008080"/>
                    <w:right w:val="single" w:sz="8" w:space="0" w:color="008080"/>
                  </w:tcBorders>
                  <w:shd w:val="clear" w:color="auto" w:fill="auto"/>
                  <w:noWrap/>
                  <w:vAlign w:val="bottom"/>
                </w:tcPr>
                <w:p w14:paraId="2A0B8DA1" w14:textId="5B7837A5" w:rsidR="00FE4D9E" w:rsidRPr="00702EE3" w:rsidRDefault="00FE4D9E" w:rsidP="00130042">
                  <w:pPr>
                    <w:ind w:hanging="120"/>
                    <w:rPr>
                      <w:rFonts w:asciiTheme="minorHAnsi" w:hAnsiTheme="minorHAnsi" w:cs="Arial"/>
                      <w:b/>
                      <w:bCs/>
                      <w:sz w:val="22"/>
                      <w:szCs w:val="22"/>
                    </w:rPr>
                  </w:pPr>
                </w:p>
              </w:tc>
              <w:tc>
                <w:tcPr>
                  <w:tcW w:w="371" w:type="pct"/>
                  <w:tcBorders>
                    <w:top w:val="nil"/>
                    <w:left w:val="nil"/>
                    <w:bottom w:val="single" w:sz="4" w:space="0" w:color="008080"/>
                    <w:right w:val="single" w:sz="4" w:space="0" w:color="008080"/>
                  </w:tcBorders>
                  <w:shd w:val="clear" w:color="auto" w:fill="auto"/>
                  <w:noWrap/>
                  <w:vAlign w:val="bottom"/>
                </w:tcPr>
                <w:p w14:paraId="184529E4" w14:textId="2DFBAD5A" w:rsidR="00FE4D9E" w:rsidRPr="00702EE3" w:rsidRDefault="00FE4D9E" w:rsidP="00130042">
                  <w:pPr>
                    <w:ind w:hanging="120"/>
                    <w:rPr>
                      <w:rFonts w:asciiTheme="minorHAnsi" w:hAnsiTheme="minorHAnsi" w:cs="Arial"/>
                      <w:b/>
                      <w:bCs/>
                      <w:sz w:val="22"/>
                      <w:szCs w:val="22"/>
                    </w:rPr>
                  </w:pPr>
                </w:p>
              </w:tc>
              <w:tc>
                <w:tcPr>
                  <w:tcW w:w="375" w:type="pct"/>
                  <w:tcBorders>
                    <w:top w:val="nil"/>
                    <w:left w:val="nil"/>
                    <w:bottom w:val="single" w:sz="4" w:space="0" w:color="008080"/>
                    <w:right w:val="single" w:sz="8" w:space="0" w:color="008080"/>
                  </w:tcBorders>
                  <w:shd w:val="clear" w:color="auto" w:fill="auto"/>
                  <w:noWrap/>
                  <w:vAlign w:val="bottom"/>
                </w:tcPr>
                <w:p w14:paraId="3064BF7C" w14:textId="2B362B91" w:rsidR="00FE4D9E" w:rsidRPr="00702EE3" w:rsidRDefault="00FE4D9E" w:rsidP="00130042">
                  <w:pPr>
                    <w:ind w:hanging="120"/>
                    <w:rPr>
                      <w:rFonts w:asciiTheme="minorHAnsi" w:hAnsiTheme="minorHAnsi" w:cs="Arial"/>
                      <w:b/>
                      <w:bCs/>
                      <w:sz w:val="22"/>
                      <w:szCs w:val="22"/>
                    </w:rPr>
                  </w:pPr>
                </w:p>
              </w:tc>
            </w:tr>
            <w:tr w:rsidR="005B3D8D" w:rsidRPr="00702EE3" w14:paraId="0A5F5FCB" w14:textId="207EED98" w:rsidTr="00130042">
              <w:trPr>
                <w:trHeight w:val="480"/>
              </w:trPr>
              <w:tc>
                <w:tcPr>
                  <w:tcW w:w="2816" w:type="pct"/>
                  <w:tcBorders>
                    <w:top w:val="nil"/>
                    <w:left w:val="single" w:sz="8" w:space="0" w:color="008080"/>
                    <w:bottom w:val="single" w:sz="4" w:space="0" w:color="008080"/>
                    <w:right w:val="nil"/>
                  </w:tcBorders>
                  <w:shd w:val="clear" w:color="auto" w:fill="auto"/>
                  <w:vAlign w:val="center"/>
                </w:tcPr>
                <w:p w14:paraId="7E4D62B0" w14:textId="6E7D9687" w:rsidR="00FE4D9E" w:rsidRPr="00702EE3" w:rsidRDefault="00FE4D9E" w:rsidP="00130042">
                  <w:pPr>
                    <w:ind w:hanging="120"/>
                    <w:rPr>
                      <w:rFonts w:asciiTheme="minorHAnsi" w:hAnsiTheme="minorHAnsi" w:cs="Arial"/>
                      <w:sz w:val="22"/>
                      <w:szCs w:val="22"/>
                      <w:lang w:val="it-IT"/>
                    </w:rPr>
                  </w:pPr>
                  <w:r w:rsidRPr="00702EE3">
                    <w:rPr>
                      <w:rFonts w:asciiTheme="minorHAnsi" w:hAnsiTheme="minorHAnsi" w:cs="Arial"/>
                      <w:sz w:val="22"/>
                      <w:szCs w:val="22"/>
                      <w:lang w:val="it-IT"/>
                    </w:rPr>
                    <w:t>3.7.2 Auditul financiar (N)</w:t>
                  </w:r>
                </w:p>
              </w:tc>
              <w:tc>
                <w:tcPr>
                  <w:tcW w:w="426" w:type="pct"/>
                  <w:tcBorders>
                    <w:top w:val="nil"/>
                    <w:left w:val="single" w:sz="8" w:space="0" w:color="008080"/>
                    <w:bottom w:val="single" w:sz="4" w:space="0" w:color="008080"/>
                    <w:right w:val="single" w:sz="4" w:space="0" w:color="008080"/>
                  </w:tcBorders>
                  <w:shd w:val="clear" w:color="auto" w:fill="auto"/>
                  <w:noWrap/>
                  <w:vAlign w:val="center"/>
                </w:tcPr>
                <w:p w14:paraId="79D001C7" w14:textId="6304A5FD" w:rsidR="00FE4D9E" w:rsidRPr="00702EE3" w:rsidRDefault="00FE4D9E" w:rsidP="00130042">
                  <w:pPr>
                    <w:ind w:hanging="120"/>
                    <w:rPr>
                      <w:rFonts w:asciiTheme="minorHAnsi" w:hAnsiTheme="minorHAnsi" w:cs="Arial"/>
                      <w:sz w:val="22"/>
                      <w:szCs w:val="22"/>
                      <w:lang w:val="it-IT"/>
                    </w:rPr>
                  </w:pPr>
                </w:p>
              </w:tc>
              <w:tc>
                <w:tcPr>
                  <w:tcW w:w="320" w:type="pct"/>
                  <w:tcBorders>
                    <w:top w:val="nil"/>
                    <w:left w:val="nil"/>
                    <w:bottom w:val="single" w:sz="4" w:space="0" w:color="008080"/>
                    <w:right w:val="single" w:sz="8" w:space="0" w:color="008080"/>
                  </w:tcBorders>
                  <w:shd w:val="clear" w:color="auto" w:fill="auto"/>
                  <w:noWrap/>
                  <w:vAlign w:val="center"/>
                </w:tcPr>
                <w:p w14:paraId="3BE13BA2" w14:textId="4460B8F2" w:rsidR="00FE4D9E" w:rsidRPr="00702EE3" w:rsidRDefault="00FE4D9E" w:rsidP="00130042">
                  <w:pPr>
                    <w:ind w:hanging="120"/>
                    <w:rPr>
                      <w:rFonts w:asciiTheme="minorHAnsi" w:hAnsiTheme="minorHAnsi" w:cs="Arial"/>
                      <w:sz w:val="22"/>
                      <w:szCs w:val="22"/>
                      <w:lang w:val="it-IT"/>
                    </w:rPr>
                  </w:pPr>
                </w:p>
              </w:tc>
              <w:tc>
                <w:tcPr>
                  <w:tcW w:w="426" w:type="pct"/>
                  <w:tcBorders>
                    <w:top w:val="nil"/>
                    <w:left w:val="nil"/>
                    <w:bottom w:val="single" w:sz="4" w:space="0" w:color="008080"/>
                    <w:right w:val="single" w:sz="4" w:space="0" w:color="008080"/>
                  </w:tcBorders>
                  <w:shd w:val="clear" w:color="auto" w:fill="auto"/>
                  <w:noWrap/>
                  <w:vAlign w:val="center"/>
                </w:tcPr>
                <w:p w14:paraId="4AB997EF" w14:textId="4DA3F42E" w:rsidR="00FE4D9E" w:rsidRPr="00702EE3" w:rsidRDefault="00FE4D9E" w:rsidP="00130042">
                  <w:pPr>
                    <w:ind w:hanging="120"/>
                    <w:rPr>
                      <w:rFonts w:asciiTheme="minorHAnsi" w:hAnsiTheme="minorHAnsi" w:cs="Arial"/>
                      <w:sz w:val="22"/>
                      <w:szCs w:val="22"/>
                      <w:lang w:val="it-IT"/>
                    </w:rPr>
                  </w:pPr>
                </w:p>
              </w:tc>
              <w:tc>
                <w:tcPr>
                  <w:tcW w:w="265" w:type="pct"/>
                  <w:tcBorders>
                    <w:top w:val="nil"/>
                    <w:left w:val="nil"/>
                    <w:bottom w:val="single" w:sz="4" w:space="0" w:color="008080"/>
                    <w:right w:val="single" w:sz="8" w:space="0" w:color="008080"/>
                  </w:tcBorders>
                  <w:shd w:val="clear" w:color="auto" w:fill="auto"/>
                  <w:noWrap/>
                  <w:vAlign w:val="center"/>
                </w:tcPr>
                <w:p w14:paraId="4D067CBF" w14:textId="25DB6181" w:rsidR="00FE4D9E" w:rsidRPr="00702EE3" w:rsidRDefault="00FE4D9E" w:rsidP="00130042">
                  <w:pPr>
                    <w:ind w:hanging="120"/>
                    <w:rPr>
                      <w:rFonts w:asciiTheme="minorHAnsi" w:hAnsiTheme="minorHAnsi" w:cs="Arial"/>
                      <w:sz w:val="22"/>
                      <w:szCs w:val="22"/>
                      <w:lang w:val="it-IT"/>
                    </w:rPr>
                  </w:pPr>
                </w:p>
              </w:tc>
              <w:tc>
                <w:tcPr>
                  <w:tcW w:w="371" w:type="pct"/>
                  <w:tcBorders>
                    <w:top w:val="nil"/>
                    <w:left w:val="nil"/>
                    <w:bottom w:val="single" w:sz="4" w:space="0" w:color="008080"/>
                    <w:right w:val="single" w:sz="4" w:space="0" w:color="008080"/>
                  </w:tcBorders>
                  <w:shd w:val="clear" w:color="auto" w:fill="auto"/>
                  <w:noWrap/>
                  <w:vAlign w:val="bottom"/>
                </w:tcPr>
                <w:p w14:paraId="0CEC8BD3" w14:textId="6C384EB4" w:rsidR="00FE4D9E" w:rsidRPr="00702EE3" w:rsidRDefault="00FE4D9E" w:rsidP="00130042">
                  <w:pPr>
                    <w:ind w:hanging="120"/>
                    <w:rPr>
                      <w:rFonts w:asciiTheme="minorHAnsi" w:hAnsiTheme="minorHAnsi" w:cs="Arial"/>
                      <w:sz w:val="22"/>
                      <w:szCs w:val="22"/>
                      <w:lang w:val="it-IT"/>
                    </w:rPr>
                  </w:pPr>
                </w:p>
              </w:tc>
              <w:tc>
                <w:tcPr>
                  <w:tcW w:w="375" w:type="pct"/>
                  <w:tcBorders>
                    <w:top w:val="nil"/>
                    <w:left w:val="nil"/>
                    <w:bottom w:val="single" w:sz="4" w:space="0" w:color="008080"/>
                    <w:right w:val="single" w:sz="8" w:space="0" w:color="008080"/>
                  </w:tcBorders>
                  <w:shd w:val="clear" w:color="auto" w:fill="auto"/>
                  <w:noWrap/>
                  <w:vAlign w:val="bottom"/>
                </w:tcPr>
                <w:p w14:paraId="69BCC85C" w14:textId="47303C1D" w:rsidR="00FE4D9E" w:rsidRPr="00702EE3" w:rsidRDefault="00FE4D9E" w:rsidP="00130042">
                  <w:pPr>
                    <w:ind w:hanging="120"/>
                    <w:rPr>
                      <w:rFonts w:asciiTheme="minorHAnsi" w:hAnsiTheme="minorHAnsi" w:cs="Arial"/>
                      <w:sz w:val="22"/>
                      <w:szCs w:val="22"/>
                      <w:lang w:val="it-IT"/>
                    </w:rPr>
                  </w:pPr>
                </w:p>
              </w:tc>
            </w:tr>
            <w:tr w:rsidR="005B3D8D" w:rsidRPr="00702EE3" w14:paraId="3632962B" w14:textId="32E98660" w:rsidTr="00130042">
              <w:trPr>
                <w:trHeight w:val="480"/>
              </w:trPr>
              <w:tc>
                <w:tcPr>
                  <w:tcW w:w="2816" w:type="pct"/>
                  <w:tcBorders>
                    <w:top w:val="nil"/>
                    <w:left w:val="single" w:sz="8" w:space="0" w:color="008080"/>
                    <w:bottom w:val="single" w:sz="4" w:space="0" w:color="008080"/>
                    <w:right w:val="nil"/>
                  </w:tcBorders>
                  <w:shd w:val="clear" w:color="auto" w:fill="auto"/>
                  <w:vAlign w:val="center"/>
                </w:tcPr>
                <w:p w14:paraId="07EAB795" w14:textId="475A7EBD" w:rsidR="00FE4D9E" w:rsidRPr="00702EE3" w:rsidRDefault="00FE4D9E" w:rsidP="00130042">
                  <w:pPr>
                    <w:ind w:hanging="120"/>
                    <w:rPr>
                      <w:rFonts w:asciiTheme="minorHAnsi" w:hAnsiTheme="minorHAnsi" w:cs="Arial"/>
                      <w:sz w:val="22"/>
                      <w:szCs w:val="22"/>
                    </w:rPr>
                  </w:pPr>
                  <w:r w:rsidRPr="00702EE3">
                    <w:rPr>
                      <w:rFonts w:asciiTheme="minorHAnsi" w:hAnsiTheme="minorHAnsi" w:cs="Arial"/>
                      <w:sz w:val="22"/>
                      <w:szCs w:val="22"/>
                    </w:rPr>
                    <w:t>3.8 Asistenţă tehnică</w:t>
                  </w:r>
                </w:p>
              </w:tc>
              <w:tc>
                <w:tcPr>
                  <w:tcW w:w="426" w:type="pct"/>
                  <w:tcBorders>
                    <w:top w:val="nil"/>
                    <w:left w:val="single" w:sz="8" w:space="0" w:color="008080"/>
                    <w:bottom w:val="single" w:sz="4" w:space="0" w:color="008080"/>
                    <w:right w:val="single" w:sz="4" w:space="0" w:color="008080"/>
                  </w:tcBorders>
                  <w:shd w:val="clear" w:color="auto" w:fill="auto"/>
                  <w:noWrap/>
                  <w:vAlign w:val="center"/>
                </w:tcPr>
                <w:p w14:paraId="52917185" w14:textId="75BD060D" w:rsidR="00FE4D9E" w:rsidRPr="00702EE3" w:rsidRDefault="00FE4D9E" w:rsidP="00130042">
                  <w:pPr>
                    <w:ind w:hanging="120"/>
                    <w:rPr>
                      <w:rFonts w:asciiTheme="minorHAnsi" w:hAnsiTheme="minorHAnsi" w:cs="Arial"/>
                      <w:sz w:val="22"/>
                      <w:szCs w:val="22"/>
                    </w:rPr>
                  </w:pPr>
                </w:p>
              </w:tc>
              <w:tc>
                <w:tcPr>
                  <w:tcW w:w="320" w:type="pct"/>
                  <w:tcBorders>
                    <w:top w:val="nil"/>
                    <w:left w:val="nil"/>
                    <w:bottom w:val="single" w:sz="4" w:space="0" w:color="008080"/>
                    <w:right w:val="single" w:sz="8" w:space="0" w:color="008080"/>
                  </w:tcBorders>
                  <w:shd w:val="clear" w:color="auto" w:fill="auto"/>
                  <w:noWrap/>
                  <w:vAlign w:val="center"/>
                </w:tcPr>
                <w:p w14:paraId="30BCE378" w14:textId="6F9E286A" w:rsidR="00FE4D9E" w:rsidRPr="00702EE3" w:rsidRDefault="00FE4D9E" w:rsidP="00130042">
                  <w:pPr>
                    <w:ind w:hanging="120"/>
                    <w:rPr>
                      <w:rFonts w:asciiTheme="minorHAnsi" w:hAnsiTheme="minorHAnsi" w:cs="Arial"/>
                      <w:sz w:val="22"/>
                      <w:szCs w:val="22"/>
                    </w:rPr>
                  </w:pPr>
                </w:p>
              </w:tc>
              <w:tc>
                <w:tcPr>
                  <w:tcW w:w="426" w:type="pct"/>
                  <w:tcBorders>
                    <w:top w:val="nil"/>
                    <w:left w:val="nil"/>
                    <w:bottom w:val="single" w:sz="4" w:space="0" w:color="008080"/>
                    <w:right w:val="single" w:sz="4" w:space="0" w:color="008080"/>
                  </w:tcBorders>
                  <w:shd w:val="clear" w:color="auto" w:fill="auto"/>
                  <w:noWrap/>
                  <w:vAlign w:val="center"/>
                </w:tcPr>
                <w:p w14:paraId="596F3880" w14:textId="218168EA" w:rsidR="00FE4D9E" w:rsidRPr="00702EE3" w:rsidRDefault="00FE4D9E" w:rsidP="00130042">
                  <w:pPr>
                    <w:ind w:hanging="120"/>
                    <w:rPr>
                      <w:rFonts w:asciiTheme="minorHAnsi" w:hAnsiTheme="minorHAnsi" w:cs="Arial"/>
                      <w:sz w:val="22"/>
                      <w:szCs w:val="22"/>
                    </w:rPr>
                  </w:pPr>
                </w:p>
              </w:tc>
              <w:tc>
                <w:tcPr>
                  <w:tcW w:w="265" w:type="pct"/>
                  <w:tcBorders>
                    <w:top w:val="nil"/>
                    <w:left w:val="nil"/>
                    <w:bottom w:val="single" w:sz="4" w:space="0" w:color="008080"/>
                    <w:right w:val="single" w:sz="8" w:space="0" w:color="008080"/>
                  </w:tcBorders>
                  <w:shd w:val="clear" w:color="auto" w:fill="auto"/>
                  <w:noWrap/>
                  <w:vAlign w:val="center"/>
                </w:tcPr>
                <w:p w14:paraId="1AD77266" w14:textId="7CA29CF7" w:rsidR="00FE4D9E" w:rsidRPr="00702EE3" w:rsidRDefault="00FE4D9E" w:rsidP="00130042">
                  <w:pPr>
                    <w:ind w:hanging="120"/>
                    <w:rPr>
                      <w:rFonts w:asciiTheme="minorHAnsi" w:hAnsiTheme="minorHAnsi" w:cs="Arial"/>
                      <w:sz w:val="22"/>
                      <w:szCs w:val="22"/>
                    </w:rPr>
                  </w:pPr>
                </w:p>
              </w:tc>
              <w:tc>
                <w:tcPr>
                  <w:tcW w:w="371" w:type="pct"/>
                  <w:tcBorders>
                    <w:top w:val="nil"/>
                    <w:left w:val="nil"/>
                    <w:bottom w:val="single" w:sz="4" w:space="0" w:color="008080"/>
                    <w:right w:val="single" w:sz="4" w:space="0" w:color="008080"/>
                  </w:tcBorders>
                  <w:shd w:val="clear" w:color="auto" w:fill="auto"/>
                  <w:noWrap/>
                  <w:vAlign w:val="bottom"/>
                </w:tcPr>
                <w:p w14:paraId="564C7C1C" w14:textId="056CA645" w:rsidR="00FE4D9E" w:rsidRPr="00702EE3" w:rsidRDefault="00FE4D9E" w:rsidP="00130042">
                  <w:pPr>
                    <w:ind w:hanging="120"/>
                    <w:rPr>
                      <w:rFonts w:asciiTheme="minorHAnsi" w:hAnsiTheme="minorHAnsi" w:cs="Arial"/>
                      <w:sz w:val="22"/>
                      <w:szCs w:val="22"/>
                    </w:rPr>
                  </w:pPr>
                </w:p>
              </w:tc>
              <w:tc>
                <w:tcPr>
                  <w:tcW w:w="375" w:type="pct"/>
                  <w:tcBorders>
                    <w:top w:val="nil"/>
                    <w:left w:val="nil"/>
                    <w:bottom w:val="single" w:sz="4" w:space="0" w:color="008080"/>
                    <w:right w:val="single" w:sz="8" w:space="0" w:color="008080"/>
                  </w:tcBorders>
                  <w:shd w:val="clear" w:color="auto" w:fill="auto"/>
                  <w:noWrap/>
                  <w:vAlign w:val="bottom"/>
                </w:tcPr>
                <w:p w14:paraId="4F421BD5" w14:textId="34336654" w:rsidR="00FE4D9E" w:rsidRPr="00702EE3" w:rsidRDefault="00FE4D9E" w:rsidP="00130042">
                  <w:pPr>
                    <w:ind w:hanging="120"/>
                    <w:rPr>
                      <w:rFonts w:asciiTheme="minorHAnsi" w:hAnsiTheme="minorHAnsi" w:cs="Arial"/>
                      <w:sz w:val="22"/>
                      <w:szCs w:val="22"/>
                    </w:rPr>
                  </w:pPr>
                </w:p>
              </w:tc>
            </w:tr>
            <w:tr w:rsidR="005B3D8D" w:rsidRPr="00702EE3" w14:paraId="79D37241" w14:textId="1F3165DA" w:rsidTr="00130042">
              <w:trPr>
                <w:trHeight w:val="255"/>
              </w:trPr>
              <w:tc>
                <w:tcPr>
                  <w:tcW w:w="2816" w:type="pct"/>
                  <w:tcBorders>
                    <w:top w:val="nil"/>
                    <w:left w:val="single" w:sz="8" w:space="0" w:color="008080"/>
                    <w:bottom w:val="single" w:sz="4" w:space="0" w:color="008080"/>
                    <w:right w:val="nil"/>
                  </w:tcBorders>
                  <w:shd w:val="clear" w:color="auto" w:fill="auto"/>
                  <w:vAlign w:val="center"/>
                </w:tcPr>
                <w:p w14:paraId="4DB7B6A7" w14:textId="55C5339F" w:rsidR="00FE4D9E" w:rsidRPr="00702EE3" w:rsidRDefault="00FE4D9E" w:rsidP="00130042">
                  <w:pPr>
                    <w:ind w:hanging="120"/>
                    <w:rPr>
                      <w:rFonts w:asciiTheme="minorHAnsi" w:hAnsiTheme="minorHAnsi" w:cs="Arial"/>
                      <w:sz w:val="22"/>
                      <w:szCs w:val="22"/>
                      <w:lang w:val="pt-BR"/>
                    </w:rPr>
                  </w:pPr>
                  <w:r w:rsidRPr="00702EE3">
                    <w:rPr>
                      <w:rFonts w:asciiTheme="minorHAnsi" w:hAnsiTheme="minorHAnsi" w:cs="Arial"/>
                      <w:sz w:val="22"/>
                      <w:szCs w:val="22"/>
                      <w:lang w:val="pt-BR"/>
                    </w:rPr>
                    <w:t>3.8.1 asistență tehnică din partea proiectantului</w:t>
                  </w:r>
                </w:p>
              </w:tc>
              <w:tc>
                <w:tcPr>
                  <w:tcW w:w="426" w:type="pct"/>
                  <w:tcBorders>
                    <w:top w:val="single" w:sz="4" w:space="0" w:color="008080"/>
                    <w:left w:val="single" w:sz="8" w:space="0" w:color="008080"/>
                    <w:bottom w:val="single" w:sz="4" w:space="0" w:color="008080"/>
                    <w:right w:val="single" w:sz="4" w:space="0" w:color="008080"/>
                  </w:tcBorders>
                  <w:shd w:val="clear" w:color="auto" w:fill="339966"/>
                  <w:noWrap/>
                  <w:vAlign w:val="bottom"/>
                </w:tcPr>
                <w:p w14:paraId="1BE70601" w14:textId="095A5114" w:rsidR="00FE4D9E" w:rsidRPr="00702EE3" w:rsidRDefault="00FE4D9E" w:rsidP="00130042">
                  <w:pPr>
                    <w:ind w:hanging="120"/>
                    <w:rPr>
                      <w:rFonts w:asciiTheme="minorHAnsi" w:hAnsiTheme="minorHAnsi" w:cs="Arial"/>
                      <w:sz w:val="22"/>
                      <w:szCs w:val="22"/>
                      <w:lang w:val="pt-BR"/>
                    </w:rPr>
                  </w:pPr>
                </w:p>
              </w:tc>
              <w:tc>
                <w:tcPr>
                  <w:tcW w:w="320" w:type="pct"/>
                  <w:tcBorders>
                    <w:top w:val="nil"/>
                    <w:left w:val="nil"/>
                    <w:bottom w:val="single" w:sz="4" w:space="0" w:color="008080"/>
                    <w:right w:val="single" w:sz="8" w:space="0" w:color="008080"/>
                  </w:tcBorders>
                  <w:shd w:val="clear" w:color="auto" w:fill="auto"/>
                  <w:noWrap/>
                  <w:vAlign w:val="center"/>
                </w:tcPr>
                <w:p w14:paraId="08DE05F8" w14:textId="68E51879" w:rsidR="00FE4D9E" w:rsidRPr="00702EE3" w:rsidRDefault="00FE4D9E" w:rsidP="00130042">
                  <w:pPr>
                    <w:ind w:hanging="120"/>
                    <w:rPr>
                      <w:rFonts w:asciiTheme="minorHAnsi" w:hAnsiTheme="minorHAnsi" w:cs="Arial"/>
                      <w:sz w:val="22"/>
                      <w:szCs w:val="22"/>
                      <w:lang w:val="pt-BR"/>
                    </w:rPr>
                  </w:pPr>
                </w:p>
              </w:tc>
              <w:tc>
                <w:tcPr>
                  <w:tcW w:w="426" w:type="pct"/>
                  <w:tcBorders>
                    <w:top w:val="single" w:sz="4" w:space="0" w:color="008080"/>
                    <w:left w:val="nil"/>
                    <w:bottom w:val="single" w:sz="4" w:space="0" w:color="008080"/>
                    <w:right w:val="single" w:sz="4" w:space="0" w:color="008080"/>
                  </w:tcBorders>
                  <w:shd w:val="clear" w:color="auto" w:fill="339966"/>
                  <w:noWrap/>
                  <w:vAlign w:val="bottom"/>
                </w:tcPr>
                <w:p w14:paraId="4897B803" w14:textId="37E8BA3E" w:rsidR="00FE4D9E" w:rsidRPr="00702EE3" w:rsidRDefault="00FE4D9E" w:rsidP="00130042">
                  <w:pPr>
                    <w:ind w:hanging="120"/>
                    <w:rPr>
                      <w:rFonts w:asciiTheme="minorHAnsi" w:hAnsiTheme="minorHAnsi" w:cs="Arial"/>
                      <w:sz w:val="22"/>
                      <w:szCs w:val="22"/>
                      <w:lang w:val="pt-BR"/>
                    </w:rPr>
                  </w:pPr>
                </w:p>
              </w:tc>
              <w:tc>
                <w:tcPr>
                  <w:tcW w:w="265" w:type="pct"/>
                  <w:tcBorders>
                    <w:top w:val="nil"/>
                    <w:left w:val="nil"/>
                    <w:bottom w:val="single" w:sz="4" w:space="0" w:color="008080"/>
                    <w:right w:val="single" w:sz="8" w:space="0" w:color="008080"/>
                  </w:tcBorders>
                  <w:shd w:val="clear" w:color="auto" w:fill="auto"/>
                  <w:noWrap/>
                  <w:vAlign w:val="center"/>
                </w:tcPr>
                <w:p w14:paraId="7F7B186A" w14:textId="763D9FA8" w:rsidR="00FE4D9E" w:rsidRPr="00702EE3" w:rsidRDefault="00FE4D9E" w:rsidP="00130042">
                  <w:pPr>
                    <w:ind w:hanging="120"/>
                    <w:rPr>
                      <w:rFonts w:asciiTheme="minorHAnsi" w:hAnsiTheme="minorHAnsi" w:cs="Arial"/>
                      <w:sz w:val="22"/>
                      <w:szCs w:val="22"/>
                      <w:lang w:val="pt-BR"/>
                    </w:rPr>
                  </w:pPr>
                </w:p>
              </w:tc>
              <w:tc>
                <w:tcPr>
                  <w:tcW w:w="371" w:type="pct"/>
                  <w:tcBorders>
                    <w:top w:val="single" w:sz="4" w:space="0" w:color="008080"/>
                    <w:left w:val="nil"/>
                    <w:bottom w:val="single" w:sz="4" w:space="0" w:color="008080"/>
                    <w:right w:val="single" w:sz="4" w:space="0" w:color="008080"/>
                  </w:tcBorders>
                  <w:shd w:val="clear" w:color="auto" w:fill="339966"/>
                  <w:noWrap/>
                  <w:vAlign w:val="bottom"/>
                </w:tcPr>
                <w:p w14:paraId="306485BB" w14:textId="3522E6A5" w:rsidR="00FE4D9E" w:rsidRPr="00702EE3" w:rsidRDefault="00FE4D9E" w:rsidP="00130042">
                  <w:pPr>
                    <w:ind w:hanging="120"/>
                    <w:rPr>
                      <w:rFonts w:asciiTheme="minorHAnsi" w:hAnsiTheme="minorHAnsi" w:cs="Arial"/>
                      <w:sz w:val="22"/>
                      <w:szCs w:val="22"/>
                      <w:lang w:val="pt-BR"/>
                    </w:rPr>
                  </w:pPr>
                </w:p>
              </w:tc>
              <w:tc>
                <w:tcPr>
                  <w:tcW w:w="375" w:type="pct"/>
                  <w:tcBorders>
                    <w:top w:val="nil"/>
                    <w:left w:val="nil"/>
                    <w:bottom w:val="single" w:sz="4" w:space="0" w:color="008080"/>
                    <w:right w:val="single" w:sz="8" w:space="0" w:color="008080"/>
                  </w:tcBorders>
                  <w:shd w:val="clear" w:color="auto" w:fill="auto"/>
                  <w:noWrap/>
                  <w:vAlign w:val="bottom"/>
                </w:tcPr>
                <w:p w14:paraId="1B6B2E14" w14:textId="16F7101A" w:rsidR="00FE4D9E" w:rsidRPr="00702EE3" w:rsidRDefault="00FE4D9E" w:rsidP="00130042">
                  <w:pPr>
                    <w:ind w:hanging="120"/>
                    <w:rPr>
                      <w:rFonts w:asciiTheme="minorHAnsi" w:hAnsiTheme="minorHAnsi" w:cs="Arial"/>
                      <w:sz w:val="22"/>
                      <w:szCs w:val="22"/>
                      <w:lang w:val="pt-BR"/>
                    </w:rPr>
                  </w:pPr>
                </w:p>
              </w:tc>
            </w:tr>
            <w:tr w:rsidR="005B3D8D" w:rsidRPr="00702EE3" w14:paraId="6998B465" w14:textId="407AF06B" w:rsidTr="00130042">
              <w:trPr>
                <w:trHeight w:val="255"/>
              </w:trPr>
              <w:tc>
                <w:tcPr>
                  <w:tcW w:w="2816" w:type="pct"/>
                  <w:tcBorders>
                    <w:top w:val="nil"/>
                    <w:left w:val="single" w:sz="8" w:space="0" w:color="008080"/>
                    <w:bottom w:val="single" w:sz="4" w:space="0" w:color="008080"/>
                    <w:right w:val="nil"/>
                  </w:tcBorders>
                  <w:shd w:val="clear" w:color="auto" w:fill="auto"/>
                  <w:vAlign w:val="center"/>
                </w:tcPr>
                <w:p w14:paraId="3FD32245" w14:textId="08E334A8" w:rsidR="00FE4D9E" w:rsidRPr="00702EE3" w:rsidRDefault="00FE4D9E" w:rsidP="00130042">
                  <w:pPr>
                    <w:ind w:hanging="120"/>
                    <w:rPr>
                      <w:rFonts w:asciiTheme="minorHAnsi" w:hAnsiTheme="minorHAnsi" w:cs="Arial"/>
                      <w:sz w:val="22"/>
                      <w:szCs w:val="22"/>
                    </w:rPr>
                  </w:pPr>
                  <w:r w:rsidRPr="00702EE3">
                    <w:rPr>
                      <w:rFonts w:asciiTheme="minorHAnsi" w:hAnsiTheme="minorHAnsi" w:cs="Arial"/>
                      <w:sz w:val="22"/>
                      <w:szCs w:val="22"/>
                    </w:rPr>
                    <w:t>3.8.1.1 pe perioada de execuție a lucrărilor</w:t>
                  </w:r>
                </w:p>
              </w:tc>
              <w:tc>
                <w:tcPr>
                  <w:tcW w:w="426" w:type="pct"/>
                  <w:tcBorders>
                    <w:top w:val="single" w:sz="4" w:space="0" w:color="008080"/>
                    <w:left w:val="single" w:sz="8" w:space="0" w:color="008080"/>
                    <w:bottom w:val="single" w:sz="4" w:space="0" w:color="008080"/>
                    <w:right w:val="single" w:sz="4" w:space="0" w:color="008080"/>
                  </w:tcBorders>
                  <w:shd w:val="clear" w:color="auto" w:fill="auto"/>
                  <w:noWrap/>
                  <w:vAlign w:val="bottom"/>
                </w:tcPr>
                <w:p w14:paraId="21D6983F" w14:textId="0F67CFE6" w:rsidR="00FE4D9E" w:rsidRPr="00702EE3" w:rsidRDefault="00FE4D9E" w:rsidP="00130042">
                  <w:pPr>
                    <w:ind w:hanging="120"/>
                    <w:rPr>
                      <w:rFonts w:asciiTheme="minorHAnsi" w:hAnsiTheme="minorHAnsi" w:cs="Arial"/>
                      <w:sz w:val="22"/>
                      <w:szCs w:val="22"/>
                    </w:rPr>
                  </w:pPr>
                </w:p>
              </w:tc>
              <w:tc>
                <w:tcPr>
                  <w:tcW w:w="320" w:type="pct"/>
                  <w:tcBorders>
                    <w:top w:val="nil"/>
                    <w:left w:val="nil"/>
                    <w:bottom w:val="single" w:sz="4" w:space="0" w:color="008080"/>
                    <w:right w:val="single" w:sz="8" w:space="0" w:color="008080"/>
                  </w:tcBorders>
                  <w:shd w:val="clear" w:color="auto" w:fill="auto"/>
                  <w:noWrap/>
                  <w:vAlign w:val="center"/>
                </w:tcPr>
                <w:p w14:paraId="409B60EF" w14:textId="1C9F6D3E" w:rsidR="00FE4D9E" w:rsidRPr="00702EE3" w:rsidRDefault="00FE4D9E" w:rsidP="00130042">
                  <w:pPr>
                    <w:ind w:hanging="120"/>
                    <w:rPr>
                      <w:rFonts w:asciiTheme="minorHAnsi" w:hAnsiTheme="minorHAnsi" w:cs="Arial"/>
                      <w:sz w:val="22"/>
                      <w:szCs w:val="22"/>
                    </w:rPr>
                  </w:pPr>
                </w:p>
              </w:tc>
              <w:tc>
                <w:tcPr>
                  <w:tcW w:w="426" w:type="pct"/>
                  <w:tcBorders>
                    <w:top w:val="single" w:sz="4" w:space="0" w:color="008080"/>
                    <w:left w:val="nil"/>
                    <w:bottom w:val="single" w:sz="4" w:space="0" w:color="008080"/>
                    <w:right w:val="single" w:sz="4" w:space="0" w:color="008080"/>
                  </w:tcBorders>
                  <w:shd w:val="clear" w:color="auto" w:fill="auto"/>
                  <w:noWrap/>
                  <w:vAlign w:val="bottom"/>
                </w:tcPr>
                <w:p w14:paraId="23E28592" w14:textId="2B2EB054" w:rsidR="00FE4D9E" w:rsidRPr="00702EE3" w:rsidRDefault="00FE4D9E" w:rsidP="00130042">
                  <w:pPr>
                    <w:ind w:hanging="120"/>
                    <w:rPr>
                      <w:rFonts w:asciiTheme="minorHAnsi" w:hAnsiTheme="minorHAnsi" w:cs="Arial"/>
                      <w:sz w:val="22"/>
                      <w:szCs w:val="22"/>
                    </w:rPr>
                  </w:pPr>
                </w:p>
              </w:tc>
              <w:tc>
                <w:tcPr>
                  <w:tcW w:w="265" w:type="pct"/>
                  <w:tcBorders>
                    <w:top w:val="nil"/>
                    <w:left w:val="nil"/>
                    <w:bottom w:val="single" w:sz="4" w:space="0" w:color="008080"/>
                    <w:right w:val="single" w:sz="8" w:space="0" w:color="008080"/>
                  </w:tcBorders>
                  <w:shd w:val="clear" w:color="auto" w:fill="auto"/>
                  <w:noWrap/>
                  <w:vAlign w:val="center"/>
                </w:tcPr>
                <w:p w14:paraId="442AF639" w14:textId="392F40F6" w:rsidR="00FE4D9E" w:rsidRPr="00702EE3" w:rsidRDefault="00FE4D9E" w:rsidP="00130042">
                  <w:pPr>
                    <w:ind w:hanging="120"/>
                    <w:rPr>
                      <w:rFonts w:asciiTheme="minorHAnsi" w:hAnsiTheme="minorHAnsi" w:cs="Arial"/>
                      <w:sz w:val="22"/>
                      <w:szCs w:val="22"/>
                    </w:rPr>
                  </w:pPr>
                </w:p>
              </w:tc>
              <w:tc>
                <w:tcPr>
                  <w:tcW w:w="371" w:type="pct"/>
                  <w:tcBorders>
                    <w:top w:val="single" w:sz="4" w:space="0" w:color="008080"/>
                    <w:left w:val="nil"/>
                    <w:bottom w:val="single" w:sz="4" w:space="0" w:color="008080"/>
                    <w:right w:val="single" w:sz="4" w:space="0" w:color="008080"/>
                  </w:tcBorders>
                  <w:shd w:val="clear" w:color="auto" w:fill="auto"/>
                  <w:noWrap/>
                  <w:vAlign w:val="bottom"/>
                </w:tcPr>
                <w:p w14:paraId="3F34CDC9" w14:textId="64DBEAEB" w:rsidR="00FE4D9E" w:rsidRPr="00702EE3" w:rsidRDefault="00FE4D9E" w:rsidP="00130042">
                  <w:pPr>
                    <w:ind w:hanging="120"/>
                    <w:rPr>
                      <w:rFonts w:asciiTheme="minorHAnsi" w:hAnsiTheme="minorHAnsi" w:cs="Arial"/>
                      <w:sz w:val="22"/>
                      <w:szCs w:val="22"/>
                    </w:rPr>
                  </w:pPr>
                </w:p>
              </w:tc>
              <w:tc>
                <w:tcPr>
                  <w:tcW w:w="375" w:type="pct"/>
                  <w:tcBorders>
                    <w:top w:val="nil"/>
                    <w:left w:val="nil"/>
                    <w:bottom w:val="single" w:sz="4" w:space="0" w:color="008080"/>
                    <w:right w:val="single" w:sz="8" w:space="0" w:color="008080"/>
                  </w:tcBorders>
                  <w:shd w:val="clear" w:color="auto" w:fill="auto"/>
                  <w:noWrap/>
                  <w:vAlign w:val="bottom"/>
                </w:tcPr>
                <w:p w14:paraId="67C77321" w14:textId="63D01322" w:rsidR="00FE4D9E" w:rsidRPr="00702EE3" w:rsidRDefault="00FE4D9E" w:rsidP="00130042">
                  <w:pPr>
                    <w:ind w:hanging="120"/>
                    <w:rPr>
                      <w:rFonts w:asciiTheme="minorHAnsi" w:hAnsiTheme="minorHAnsi" w:cs="Arial"/>
                      <w:sz w:val="22"/>
                      <w:szCs w:val="22"/>
                    </w:rPr>
                  </w:pPr>
                </w:p>
              </w:tc>
            </w:tr>
            <w:tr w:rsidR="005B3D8D" w:rsidRPr="00702EE3" w14:paraId="49B7D4D5" w14:textId="2D868D47" w:rsidTr="00130042">
              <w:trPr>
                <w:trHeight w:val="255"/>
              </w:trPr>
              <w:tc>
                <w:tcPr>
                  <w:tcW w:w="2816" w:type="pct"/>
                  <w:tcBorders>
                    <w:top w:val="nil"/>
                    <w:left w:val="single" w:sz="8" w:space="0" w:color="008080"/>
                    <w:bottom w:val="single" w:sz="4" w:space="0" w:color="008080"/>
                    <w:right w:val="nil"/>
                  </w:tcBorders>
                  <w:shd w:val="clear" w:color="auto" w:fill="auto"/>
                  <w:vAlign w:val="center"/>
                </w:tcPr>
                <w:p w14:paraId="224D66C0" w14:textId="32757B74" w:rsidR="00FE4D9E" w:rsidRPr="00702EE3" w:rsidRDefault="00FE4D9E" w:rsidP="00130042">
                  <w:pPr>
                    <w:ind w:hanging="120"/>
                    <w:rPr>
                      <w:rFonts w:asciiTheme="minorHAnsi" w:hAnsiTheme="minorHAnsi" w:cs="Arial"/>
                      <w:sz w:val="22"/>
                      <w:szCs w:val="22"/>
                    </w:rPr>
                  </w:pPr>
                  <w:r w:rsidRPr="00702EE3">
                    <w:rPr>
                      <w:rFonts w:asciiTheme="minorHAnsi" w:hAnsiTheme="minorHAnsi" w:cs="Arial"/>
                      <w:sz w:val="22"/>
                      <w:szCs w:val="22"/>
                    </w:rPr>
                    <w:t>3.8.1.2 pentru participarea proiectantului la fazele incluse în programul de control al lucrărilor de execuție, avizat de către Inspectoratul de Stat în Construcții</w:t>
                  </w:r>
                </w:p>
              </w:tc>
              <w:tc>
                <w:tcPr>
                  <w:tcW w:w="426" w:type="pct"/>
                  <w:tcBorders>
                    <w:top w:val="single" w:sz="4" w:space="0" w:color="008080"/>
                    <w:left w:val="single" w:sz="8" w:space="0" w:color="008080"/>
                    <w:bottom w:val="single" w:sz="4" w:space="0" w:color="008080"/>
                    <w:right w:val="single" w:sz="4" w:space="0" w:color="008080"/>
                  </w:tcBorders>
                  <w:shd w:val="clear" w:color="auto" w:fill="auto"/>
                  <w:noWrap/>
                  <w:vAlign w:val="bottom"/>
                </w:tcPr>
                <w:p w14:paraId="0E6BA859" w14:textId="600DE06A" w:rsidR="00FE4D9E" w:rsidRPr="00702EE3" w:rsidRDefault="00FE4D9E" w:rsidP="00130042">
                  <w:pPr>
                    <w:ind w:hanging="120"/>
                    <w:rPr>
                      <w:rFonts w:asciiTheme="minorHAnsi" w:hAnsiTheme="minorHAnsi" w:cs="Arial"/>
                      <w:sz w:val="22"/>
                      <w:szCs w:val="22"/>
                    </w:rPr>
                  </w:pPr>
                </w:p>
              </w:tc>
              <w:tc>
                <w:tcPr>
                  <w:tcW w:w="320" w:type="pct"/>
                  <w:tcBorders>
                    <w:top w:val="nil"/>
                    <w:left w:val="nil"/>
                    <w:bottom w:val="single" w:sz="4" w:space="0" w:color="008080"/>
                    <w:right w:val="single" w:sz="8" w:space="0" w:color="008080"/>
                  </w:tcBorders>
                  <w:shd w:val="clear" w:color="auto" w:fill="auto"/>
                  <w:noWrap/>
                  <w:vAlign w:val="center"/>
                </w:tcPr>
                <w:p w14:paraId="53261494" w14:textId="0F672318" w:rsidR="00FE4D9E" w:rsidRPr="00702EE3" w:rsidRDefault="00FE4D9E" w:rsidP="00130042">
                  <w:pPr>
                    <w:ind w:hanging="120"/>
                    <w:rPr>
                      <w:rFonts w:asciiTheme="minorHAnsi" w:hAnsiTheme="minorHAnsi" w:cs="Arial"/>
                      <w:sz w:val="22"/>
                      <w:szCs w:val="22"/>
                    </w:rPr>
                  </w:pPr>
                </w:p>
              </w:tc>
              <w:tc>
                <w:tcPr>
                  <w:tcW w:w="426" w:type="pct"/>
                  <w:tcBorders>
                    <w:top w:val="single" w:sz="4" w:space="0" w:color="008080"/>
                    <w:left w:val="nil"/>
                    <w:bottom w:val="single" w:sz="4" w:space="0" w:color="008080"/>
                    <w:right w:val="single" w:sz="4" w:space="0" w:color="008080"/>
                  </w:tcBorders>
                  <w:shd w:val="clear" w:color="auto" w:fill="auto"/>
                  <w:noWrap/>
                  <w:vAlign w:val="bottom"/>
                </w:tcPr>
                <w:p w14:paraId="76F05F15" w14:textId="02BA085E" w:rsidR="00FE4D9E" w:rsidRPr="00702EE3" w:rsidRDefault="00FE4D9E" w:rsidP="00130042">
                  <w:pPr>
                    <w:ind w:hanging="120"/>
                    <w:rPr>
                      <w:rFonts w:asciiTheme="minorHAnsi" w:hAnsiTheme="minorHAnsi" w:cs="Arial"/>
                      <w:sz w:val="22"/>
                      <w:szCs w:val="22"/>
                    </w:rPr>
                  </w:pPr>
                </w:p>
              </w:tc>
              <w:tc>
                <w:tcPr>
                  <w:tcW w:w="265" w:type="pct"/>
                  <w:tcBorders>
                    <w:top w:val="nil"/>
                    <w:left w:val="nil"/>
                    <w:bottom w:val="single" w:sz="4" w:space="0" w:color="008080"/>
                    <w:right w:val="single" w:sz="8" w:space="0" w:color="008080"/>
                  </w:tcBorders>
                  <w:shd w:val="clear" w:color="auto" w:fill="auto"/>
                  <w:noWrap/>
                  <w:vAlign w:val="center"/>
                </w:tcPr>
                <w:p w14:paraId="7E7CA95A" w14:textId="35DFBDEA" w:rsidR="00FE4D9E" w:rsidRPr="00702EE3" w:rsidRDefault="00FE4D9E" w:rsidP="00130042">
                  <w:pPr>
                    <w:ind w:hanging="120"/>
                    <w:rPr>
                      <w:rFonts w:asciiTheme="minorHAnsi" w:hAnsiTheme="minorHAnsi" w:cs="Arial"/>
                      <w:sz w:val="22"/>
                      <w:szCs w:val="22"/>
                    </w:rPr>
                  </w:pPr>
                </w:p>
              </w:tc>
              <w:tc>
                <w:tcPr>
                  <w:tcW w:w="371" w:type="pct"/>
                  <w:tcBorders>
                    <w:top w:val="single" w:sz="4" w:space="0" w:color="008080"/>
                    <w:left w:val="nil"/>
                    <w:bottom w:val="single" w:sz="4" w:space="0" w:color="008080"/>
                    <w:right w:val="single" w:sz="4" w:space="0" w:color="008080"/>
                  </w:tcBorders>
                  <w:shd w:val="clear" w:color="auto" w:fill="auto"/>
                  <w:noWrap/>
                  <w:vAlign w:val="bottom"/>
                </w:tcPr>
                <w:p w14:paraId="0F79E44C" w14:textId="63858397" w:rsidR="00FE4D9E" w:rsidRPr="00702EE3" w:rsidRDefault="00FE4D9E" w:rsidP="00130042">
                  <w:pPr>
                    <w:ind w:hanging="120"/>
                    <w:rPr>
                      <w:rFonts w:asciiTheme="minorHAnsi" w:hAnsiTheme="minorHAnsi" w:cs="Arial"/>
                      <w:sz w:val="22"/>
                      <w:szCs w:val="22"/>
                    </w:rPr>
                  </w:pPr>
                </w:p>
              </w:tc>
              <w:tc>
                <w:tcPr>
                  <w:tcW w:w="375" w:type="pct"/>
                  <w:tcBorders>
                    <w:top w:val="nil"/>
                    <w:left w:val="nil"/>
                    <w:bottom w:val="single" w:sz="4" w:space="0" w:color="008080"/>
                    <w:right w:val="single" w:sz="8" w:space="0" w:color="008080"/>
                  </w:tcBorders>
                  <w:shd w:val="clear" w:color="auto" w:fill="auto"/>
                  <w:noWrap/>
                  <w:vAlign w:val="bottom"/>
                </w:tcPr>
                <w:p w14:paraId="5238022A" w14:textId="14161093" w:rsidR="00FE4D9E" w:rsidRPr="00702EE3" w:rsidRDefault="00FE4D9E" w:rsidP="00130042">
                  <w:pPr>
                    <w:ind w:hanging="120"/>
                    <w:rPr>
                      <w:rFonts w:asciiTheme="minorHAnsi" w:hAnsiTheme="minorHAnsi" w:cs="Arial"/>
                      <w:sz w:val="22"/>
                      <w:szCs w:val="22"/>
                    </w:rPr>
                  </w:pPr>
                </w:p>
              </w:tc>
            </w:tr>
            <w:tr w:rsidR="005B3D8D" w:rsidRPr="00702EE3" w14:paraId="7BE530D7" w14:textId="002A4BD5" w:rsidTr="00130042">
              <w:trPr>
                <w:trHeight w:val="255"/>
              </w:trPr>
              <w:tc>
                <w:tcPr>
                  <w:tcW w:w="2816" w:type="pct"/>
                  <w:tcBorders>
                    <w:top w:val="nil"/>
                    <w:left w:val="single" w:sz="8" w:space="0" w:color="008080"/>
                    <w:bottom w:val="single" w:sz="4" w:space="0" w:color="008080"/>
                    <w:right w:val="nil"/>
                  </w:tcBorders>
                  <w:shd w:val="clear" w:color="auto" w:fill="auto"/>
                  <w:vAlign w:val="center"/>
                </w:tcPr>
                <w:p w14:paraId="2C6CC579" w14:textId="272362F7" w:rsidR="00FE4D9E" w:rsidRPr="00702EE3" w:rsidRDefault="00FE4D9E" w:rsidP="00130042">
                  <w:pPr>
                    <w:ind w:hanging="120"/>
                    <w:rPr>
                      <w:rFonts w:asciiTheme="minorHAnsi" w:hAnsiTheme="minorHAnsi" w:cs="Arial"/>
                      <w:sz w:val="22"/>
                      <w:szCs w:val="22"/>
                    </w:rPr>
                  </w:pPr>
                  <w:r w:rsidRPr="00702EE3">
                    <w:rPr>
                      <w:rFonts w:asciiTheme="minorHAnsi" w:hAnsiTheme="minorHAnsi" w:cs="Arial"/>
                      <w:sz w:val="22"/>
                      <w:szCs w:val="22"/>
                    </w:rPr>
                    <w:t>3.8.</w:t>
                  </w:r>
                  <w:r w:rsidR="000A65E0" w:rsidRPr="00702EE3">
                    <w:rPr>
                      <w:rFonts w:asciiTheme="minorHAnsi" w:hAnsiTheme="minorHAnsi" w:cs="Arial"/>
                      <w:sz w:val="22"/>
                      <w:szCs w:val="22"/>
                    </w:rPr>
                    <w:t>2</w:t>
                  </w:r>
                  <w:r w:rsidRPr="00702EE3">
                    <w:rPr>
                      <w:rFonts w:asciiTheme="minorHAnsi" w:hAnsiTheme="minorHAnsi" w:cs="Arial"/>
                      <w:sz w:val="22"/>
                      <w:szCs w:val="22"/>
                    </w:rPr>
                    <w:t xml:space="preserve"> Dirigenție de șantier</w:t>
                  </w:r>
                </w:p>
              </w:tc>
              <w:tc>
                <w:tcPr>
                  <w:tcW w:w="426" w:type="pct"/>
                  <w:tcBorders>
                    <w:top w:val="single" w:sz="4" w:space="0" w:color="008080"/>
                    <w:left w:val="single" w:sz="8" w:space="0" w:color="008080"/>
                    <w:bottom w:val="single" w:sz="4" w:space="0" w:color="008080"/>
                    <w:right w:val="single" w:sz="4" w:space="0" w:color="008080"/>
                  </w:tcBorders>
                  <w:shd w:val="clear" w:color="auto" w:fill="auto"/>
                  <w:noWrap/>
                  <w:vAlign w:val="bottom"/>
                </w:tcPr>
                <w:p w14:paraId="63E0817B" w14:textId="434AC07C" w:rsidR="00FE4D9E" w:rsidRPr="00702EE3" w:rsidRDefault="00FE4D9E" w:rsidP="00130042">
                  <w:pPr>
                    <w:ind w:hanging="120"/>
                    <w:rPr>
                      <w:rFonts w:asciiTheme="minorHAnsi" w:hAnsiTheme="minorHAnsi" w:cs="Arial"/>
                      <w:sz w:val="22"/>
                      <w:szCs w:val="22"/>
                    </w:rPr>
                  </w:pPr>
                </w:p>
              </w:tc>
              <w:tc>
                <w:tcPr>
                  <w:tcW w:w="320" w:type="pct"/>
                  <w:tcBorders>
                    <w:top w:val="nil"/>
                    <w:left w:val="nil"/>
                    <w:bottom w:val="single" w:sz="4" w:space="0" w:color="008080"/>
                    <w:right w:val="single" w:sz="8" w:space="0" w:color="008080"/>
                  </w:tcBorders>
                  <w:shd w:val="clear" w:color="auto" w:fill="auto"/>
                  <w:noWrap/>
                  <w:vAlign w:val="center"/>
                </w:tcPr>
                <w:p w14:paraId="36D4334F" w14:textId="25C72333" w:rsidR="00FE4D9E" w:rsidRPr="00702EE3" w:rsidRDefault="00FE4D9E" w:rsidP="00130042">
                  <w:pPr>
                    <w:ind w:hanging="120"/>
                    <w:rPr>
                      <w:rFonts w:asciiTheme="minorHAnsi" w:hAnsiTheme="minorHAnsi" w:cs="Arial"/>
                      <w:sz w:val="22"/>
                      <w:szCs w:val="22"/>
                    </w:rPr>
                  </w:pPr>
                </w:p>
              </w:tc>
              <w:tc>
                <w:tcPr>
                  <w:tcW w:w="426" w:type="pct"/>
                  <w:tcBorders>
                    <w:top w:val="single" w:sz="4" w:space="0" w:color="008080"/>
                    <w:left w:val="nil"/>
                    <w:bottom w:val="single" w:sz="4" w:space="0" w:color="008080"/>
                    <w:right w:val="single" w:sz="4" w:space="0" w:color="008080"/>
                  </w:tcBorders>
                  <w:shd w:val="clear" w:color="auto" w:fill="auto"/>
                  <w:noWrap/>
                  <w:vAlign w:val="bottom"/>
                </w:tcPr>
                <w:p w14:paraId="05C13F8F" w14:textId="639E204F" w:rsidR="00FE4D9E" w:rsidRPr="00702EE3" w:rsidRDefault="00FE4D9E" w:rsidP="00130042">
                  <w:pPr>
                    <w:ind w:hanging="120"/>
                    <w:rPr>
                      <w:rFonts w:asciiTheme="minorHAnsi" w:hAnsiTheme="minorHAnsi" w:cs="Arial"/>
                      <w:sz w:val="22"/>
                      <w:szCs w:val="22"/>
                    </w:rPr>
                  </w:pPr>
                </w:p>
              </w:tc>
              <w:tc>
                <w:tcPr>
                  <w:tcW w:w="265" w:type="pct"/>
                  <w:tcBorders>
                    <w:top w:val="nil"/>
                    <w:left w:val="nil"/>
                    <w:bottom w:val="single" w:sz="4" w:space="0" w:color="008080"/>
                    <w:right w:val="single" w:sz="8" w:space="0" w:color="008080"/>
                  </w:tcBorders>
                  <w:shd w:val="clear" w:color="auto" w:fill="auto"/>
                  <w:noWrap/>
                  <w:vAlign w:val="center"/>
                </w:tcPr>
                <w:p w14:paraId="61B00CF7" w14:textId="444A6D29" w:rsidR="00FE4D9E" w:rsidRPr="00702EE3" w:rsidRDefault="00FE4D9E" w:rsidP="00130042">
                  <w:pPr>
                    <w:ind w:hanging="120"/>
                    <w:rPr>
                      <w:rFonts w:asciiTheme="minorHAnsi" w:hAnsiTheme="minorHAnsi" w:cs="Arial"/>
                      <w:sz w:val="22"/>
                      <w:szCs w:val="22"/>
                    </w:rPr>
                  </w:pPr>
                </w:p>
              </w:tc>
              <w:tc>
                <w:tcPr>
                  <w:tcW w:w="371" w:type="pct"/>
                  <w:tcBorders>
                    <w:top w:val="single" w:sz="4" w:space="0" w:color="008080"/>
                    <w:left w:val="nil"/>
                    <w:bottom w:val="single" w:sz="4" w:space="0" w:color="008080"/>
                    <w:right w:val="single" w:sz="4" w:space="0" w:color="008080"/>
                  </w:tcBorders>
                  <w:shd w:val="clear" w:color="auto" w:fill="auto"/>
                  <w:noWrap/>
                  <w:vAlign w:val="bottom"/>
                </w:tcPr>
                <w:p w14:paraId="39EE4C87" w14:textId="764A9E66" w:rsidR="00FE4D9E" w:rsidRPr="00702EE3" w:rsidRDefault="00FE4D9E" w:rsidP="00130042">
                  <w:pPr>
                    <w:ind w:hanging="120"/>
                    <w:rPr>
                      <w:rFonts w:asciiTheme="minorHAnsi" w:hAnsiTheme="minorHAnsi" w:cs="Arial"/>
                      <w:sz w:val="22"/>
                      <w:szCs w:val="22"/>
                    </w:rPr>
                  </w:pPr>
                </w:p>
              </w:tc>
              <w:tc>
                <w:tcPr>
                  <w:tcW w:w="375" w:type="pct"/>
                  <w:tcBorders>
                    <w:top w:val="nil"/>
                    <w:left w:val="nil"/>
                    <w:bottom w:val="single" w:sz="4" w:space="0" w:color="008080"/>
                    <w:right w:val="single" w:sz="8" w:space="0" w:color="008080"/>
                  </w:tcBorders>
                  <w:shd w:val="clear" w:color="auto" w:fill="auto"/>
                  <w:noWrap/>
                  <w:vAlign w:val="bottom"/>
                </w:tcPr>
                <w:p w14:paraId="05FAA6FF" w14:textId="27ABAD76" w:rsidR="00FE4D9E" w:rsidRPr="00702EE3" w:rsidRDefault="00FE4D9E" w:rsidP="00130042">
                  <w:pPr>
                    <w:ind w:hanging="120"/>
                    <w:rPr>
                      <w:rFonts w:asciiTheme="minorHAnsi" w:hAnsiTheme="minorHAnsi" w:cs="Arial"/>
                      <w:sz w:val="22"/>
                      <w:szCs w:val="22"/>
                    </w:rPr>
                  </w:pPr>
                </w:p>
              </w:tc>
            </w:tr>
            <w:tr w:rsidR="000A65E0" w:rsidRPr="00702EE3" w14:paraId="3633B401" w14:textId="77777777" w:rsidTr="00130042">
              <w:trPr>
                <w:trHeight w:val="255"/>
              </w:trPr>
              <w:tc>
                <w:tcPr>
                  <w:tcW w:w="2816" w:type="pct"/>
                  <w:tcBorders>
                    <w:top w:val="nil"/>
                    <w:left w:val="single" w:sz="8" w:space="0" w:color="008080"/>
                    <w:bottom w:val="single" w:sz="4" w:space="0" w:color="008080"/>
                    <w:right w:val="nil"/>
                  </w:tcBorders>
                  <w:shd w:val="clear" w:color="auto" w:fill="auto"/>
                  <w:vAlign w:val="center"/>
                </w:tcPr>
                <w:p w14:paraId="0C269597" w14:textId="42063C97" w:rsidR="000A65E0" w:rsidRPr="00702EE3" w:rsidRDefault="000A65E0">
                  <w:pPr>
                    <w:ind w:hanging="120"/>
                    <w:rPr>
                      <w:rFonts w:asciiTheme="minorHAnsi" w:hAnsiTheme="minorHAnsi" w:cs="Arial"/>
                      <w:sz w:val="22"/>
                      <w:szCs w:val="22"/>
                    </w:rPr>
                  </w:pPr>
                  <w:r w:rsidRPr="00702EE3">
                    <w:rPr>
                      <w:rFonts w:asciiTheme="minorHAnsi" w:hAnsiTheme="minorHAnsi" w:cstheme="minorHAnsi"/>
                      <w:sz w:val="22"/>
                      <w:szCs w:val="22"/>
                    </w:rPr>
                    <w:t xml:space="preserve">3.8.3 </w:t>
                  </w:r>
                  <w:r w:rsidRPr="00702EE3">
                    <w:rPr>
                      <w:rFonts w:asciiTheme="minorHAnsi" w:hAnsiTheme="minorHAnsi" w:cstheme="minorHAnsi"/>
                      <w:color w:val="000000"/>
                      <w:sz w:val="22"/>
                      <w:szCs w:val="22"/>
                      <w:lang w:eastAsia="ro-RO"/>
                    </w:rPr>
                    <w:t xml:space="preserve">Coordonator în materie de securitate şi sănătate - conform Hotărârii Guvernului nr. </w:t>
                  </w:r>
                  <w:hyperlink r:id="rId9" w:history="1">
                    <w:r w:rsidRPr="00702EE3">
                      <w:rPr>
                        <w:rFonts w:asciiTheme="minorHAnsi" w:hAnsiTheme="minorHAnsi" w:cstheme="minorHAnsi"/>
                        <w:b/>
                        <w:bCs/>
                        <w:color w:val="333399"/>
                        <w:sz w:val="22"/>
                        <w:szCs w:val="22"/>
                        <w:u w:val="single"/>
                        <w:lang w:eastAsia="ro-RO"/>
                      </w:rPr>
                      <w:t>300/2006</w:t>
                    </w:r>
                  </w:hyperlink>
                  <w:r w:rsidRPr="00702EE3">
                    <w:rPr>
                      <w:rFonts w:asciiTheme="minorHAnsi" w:hAnsiTheme="minorHAnsi" w:cstheme="minorHAnsi"/>
                      <w:color w:val="000000"/>
                      <w:sz w:val="22"/>
                      <w:szCs w:val="22"/>
                      <w:lang w:eastAsia="ro-RO"/>
                    </w:rPr>
                    <w:t>, cu modificările şi completările ulterioare</w:t>
                  </w:r>
                </w:p>
              </w:tc>
              <w:tc>
                <w:tcPr>
                  <w:tcW w:w="426" w:type="pct"/>
                  <w:tcBorders>
                    <w:top w:val="single" w:sz="4" w:space="0" w:color="008080"/>
                    <w:left w:val="single" w:sz="8" w:space="0" w:color="008080"/>
                    <w:bottom w:val="single" w:sz="4" w:space="0" w:color="008080"/>
                    <w:right w:val="single" w:sz="4" w:space="0" w:color="008080"/>
                  </w:tcBorders>
                  <w:shd w:val="clear" w:color="auto" w:fill="auto"/>
                  <w:noWrap/>
                  <w:vAlign w:val="bottom"/>
                </w:tcPr>
                <w:p w14:paraId="3F4587EA" w14:textId="77777777" w:rsidR="000A65E0" w:rsidRPr="00702EE3" w:rsidRDefault="000A65E0">
                  <w:pPr>
                    <w:ind w:hanging="120"/>
                    <w:rPr>
                      <w:rFonts w:asciiTheme="minorHAnsi" w:hAnsiTheme="minorHAnsi" w:cs="Arial"/>
                      <w:sz w:val="22"/>
                      <w:szCs w:val="22"/>
                    </w:rPr>
                  </w:pPr>
                </w:p>
              </w:tc>
              <w:tc>
                <w:tcPr>
                  <w:tcW w:w="320" w:type="pct"/>
                  <w:tcBorders>
                    <w:top w:val="nil"/>
                    <w:left w:val="nil"/>
                    <w:bottom w:val="single" w:sz="4" w:space="0" w:color="008080"/>
                    <w:right w:val="single" w:sz="8" w:space="0" w:color="008080"/>
                  </w:tcBorders>
                  <w:shd w:val="clear" w:color="auto" w:fill="auto"/>
                  <w:noWrap/>
                  <w:vAlign w:val="center"/>
                </w:tcPr>
                <w:p w14:paraId="697BEF7A" w14:textId="77777777" w:rsidR="000A65E0" w:rsidRPr="00702EE3" w:rsidRDefault="000A65E0">
                  <w:pPr>
                    <w:ind w:hanging="120"/>
                    <w:rPr>
                      <w:rFonts w:asciiTheme="minorHAnsi" w:hAnsiTheme="minorHAnsi" w:cs="Arial"/>
                      <w:sz w:val="22"/>
                      <w:szCs w:val="22"/>
                    </w:rPr>
                  </w:pPr>
                </w:p>
              </w:tc>
              <w:tc>
                <w:tcPr>
                  <w:tcW w:w="426" w:type="pct"/>
                  <w:tcBorders>
                    <w:top w:val="single" w:sz="4" w:space="0" w:color="008080"/>
                    <w:left w:val="nil"/>
                    <w:bottom w:val="single" w:sz="4" w:space="0" w:color="008080"/>
                    <w:right w:val="single" w:sz="4" w:space="0" w:color="008080"/>
                  </w:tcBorders>
                  <w:shd w:val="clear" w:color="auto" w:fill="auto"/>
                  <w:noWrap/>
                  <w:vAlign w:val="bottom"/>
                </w:tcPr>
                <w:p w14:paraId="529F027F" w14:textId="77777777" w:rsidR="000A65E0" w:rsidRPr="00702EE3" w:rsidRDefault="000A65E0">
                  <w:pPr>
                    <w:ind w:hanging="120"/>
                    <w:rPr>
                      <w:rFonts w:asciiTheme="minorHAnsi" w:hAnsiTheme="minorHAnsi" w:cs="Arial"/>
                      <w:sz w:val="22"/>
                      <w:szCs w:val="22"/>
                    </w:rPr>
                  </w:pPr>
                </w:p>
              </w:tc>
              <w:tc>
                <w:tcPr>
                  <w:tcW w:w="265" w:type="pct"/>
                  <w:tcBorders>
                    <w:top w:val="nil"/>
                    <w:left w:val="nil"/>
                    <w:bottom w:val="single" w:sz="4" w:space="0" w:color="008080"/>
                    <w:right w:val="single" w:sz="8" w:space="0" w:color="008080"/>
                  </w:tcBorders>
                  <w:shd w:val="clear" w:color="auto" w:fill="auto"/>
                  <w:noWrap/>
                  <w:vAlign w:val="center"/>
                </w:tcPr>
                <w:p w14:paraId="392FA08C" w14:textId="77777777" w:rsidR="000A65E0" w:rsidRPr="00702EE3" w:rsidRDefault="000A65E0">
                  <w:pPr>
                    <w:ind w:hanging="120"/>
                    <w:rPr>
                      <w:rFonts w:asciiTheme="minorHAnsi" w:hAnsiTheme="minorHAnsi" w:cs="Arial"/>
                      <w:sz w:val="22"/>
                      <w:szCs w:val="22"/>
                    </w:rPr>
                  </w:pPr>
                </w:p>
              </w:tc>
              <w:tc>
                <w:tcPr>
                  <w:tcW w:w="371" w:type="pct"/>
                  <w:tcBorders>
                    <w:top w:val="single" w:sz="4" w:space="0" w:color="008080"/>
                    <w:left w:val="nil"/>
                    <w:bottom w:val="single" w:sz="4" w:space="0" w:color="008080"/>
                    <w:right w:val="single" w:sz="4" w:space="0" w:color="008080"/>
                  </w:tcBorders>
                  <w:shd w:val="clear" w:color="auto" w:fill="auto"/>
                  <w:noWrap/>
                  <w:vAlign w:val="bottom"/>
                </w:tcPr>
                <w:p w14:paraId="732EEF9A" w14:textId="77777777" w:rsidR="000A65E0" w:rsidRPr="00702EE3" w:rsidRDefault="000A65E0">
                  <w:pPr>
                    <w:ind w:hanging="120"/>
                    <w:rPr>
                      <w:rFonts w:asciiTheme="minorHAnsi" w:hAnsiTheme="minorHAnsi" w:cs="Arial"/>
                      <w:sz w:val="22"/>
                      <w:szCs w:val="22"/>
                    </w:rPr>
                  </w:pPr>
                </w:p>
              </w:tc>
              <w:tc>
                <w:tcPr>
                  <w:tcW w:w="375" w:type="pct"/>
                  <w:tcBorders>
                    <w:top w:val="nil"/>
                    <w:left w:val="nil"/>
                    <w:bottom w:val="single" w:sz="4" w:space="0" w:color="008080"/>
                    <w:right w:val="single" w:sz="8" w:space="0" w:color="008080"/>
                  </w:tcBorders>
                  <w:shd w:val="clear" w:color="auto" w:fill="auto"/>
                  <w:noWrap/>
                  <w:vAlign w:val="bottom"/>
                </w:tcPr>
                <w:p w14:paraId="6AAAD17E" w14:textId="77777777" w:rsidR="000A65E0" w:rsidRPr="00702EE3" w:rsidRDefault="000A65E0">
                  <w:pPr>
                    <w:ind w:hanging="120"/>
                    <w:rPr>
                      <w:rFonts w:asciiTheme="minorHAnsi" w:hAnsiTheme="minorHAnsi" w:cs="Arial"/>
                      <w:sz w:val="22"/>
                      <w:szCs w:val="22"/>
                    </w:rPr>
                  </w:pPr>
                </w:p>
              </w:tc>
            </w:tr>
            <w:tr w:rsidR="005B3D8D" w:rsidRPr="00702EE3" w14:paraId="0585144D" w14:textId="184A250C" w:rsidTr="00130042">
              <w:trPr>
                <w:trHeight w:val="255"/>
              </w:trPr>
              <w:tc>
                <w:tcPr>
                  <w:tcW w:w="2816" w:type="pct"/>
                  <w:tcBorders>
                    <w:top w:val="nil"/>
                    <w:left w:val="single" w:sz="8" w:space="0" w:color="008080"/>
                    <w:bottom w:val="single" w:sz="4" w:space="0" w:color="008080"/>
                    <w:right w:val="nil"/>
                  </w:tcBorders>
                  <w:shd w:val="clear" w:color="auto" w:fill="auto"/>
                  <w:noWrap/>
                  <w:vAlign w:val="bottom"/>
                </w:tcPr>
                <w:p w14:paraId="228FAEC1" w14:textId="67F81CEA" w:rsidR="00FE4D9E" w:rsidRPr="00702EE3" w:rsidRDefault="00FE4D9E" w:rsidP="00130042">
                  <w:pPr>
                    <w:ind w:hanging="120"/>
                    <w:rPr>
                      <w:rFonts w:asciiTheme="minorHAnsi" w:hAnsiTheme="minorHAnsi" w:cs="Arial"/>
                      <w:b/>
                      <w:bCs/>
                      <w:sz w:val="22"/>
                      <w:szCs w:val="22"/>
                      <w:lang w:val="it-IT"/>
                    </w:rPr>
                  </w:pPr>
                  <w:r w:rsidRPr="00702EE3">
                    <w:rPr>
                      <w:rFonts w:asciiTheme="minorHAnsi" w:hAnsiTheme="minorHAnsi" w:cs="Arial"/>
                      <w:b/>
                      <w:bCs/>
                      <w:sz w:val="22"/>
                      <w:szCs w:val="22"/>
                      <w:lang w:val="it-IT"/>
                    </w:rPr>
                    <w:t xml:space="preserve"> Capitolul 4 Cheltuieli pentru investiţia de bază - total, din care: </w:t>
                  </w:r>
                </w:p>
              </w:tc>
              <w:tc>
                <w:tcPr>
                  <w:tcW w:w="426" w:type="pct"/>
                  <w:tcBorders>
                    <w:top w:val="nil"/>
                    <w:left w:val="single" w:sz="8" w:space="0" w:color="008080"/>
                    <w:bottom w:val="single" w:sz="4" w:space="0" w:color="008080"/>
                    <w:right w:val="single" w:sz="4" w:space="0" w:color="008080"/>
                  </w:tcBorders>
                  <w:shd w:val="clear" w:color="auto" w:fill="auto"/>
                  <w:noWrap/>
                  <w:vAlign w:val="center"/>
                </w:tcPr>
                <w:p w14:paraId="7D2FE552" w14:textId="347A1F64" w:rsidR="00FE4D9E" w:rsidRPr="00702EE3" w:rsidRDefault="00FE4D9E" w:rsidP="00130042">
                  <w:pPr>
                    <w:ind w:hanging="120"/>
                    <w:rPr>
                      <w:rFonts w:asciiTheme="minorHAnsi" w:hAnsiTheme="minorHAnsi" w:cs="Arial"/>
                      <w:b/>
                      <w:bCs/>
                      <w:sz w:val="22"/>
                      <w:szCs w:val="22"/>
                      <w:lang w:val="it-IT"/>
                    </w:rPr>
                  </w:pPr>
                </w:p>
              </w:tc>
              <w:tc>
                <w:tcPr>
                  <w:tcW w:w="320" w:type="pct"/>
                  <w:tcBorders>
                    <w:top w:val="nil"/>
                    <w:left w:val="nil"/>
                    <w:bottom w:val="single" w:sz="4" w:space="0" w:color="008080"/>
                    <w:right w:val="single" w:sz="8" w:space="0" w:color="008080"/>
                  </w:tcBorders>
                  <w:shd w:val="clear" w:color="auto" w:fill="auto"/>
                  <w:noWrap/>
                  <w:vAlign w:val="center"/>
                </w:tcPr>
                <w:p w14:paraId="317D785F" w14:textId="4C1305C3" w:rsidR="00FE4D9E" w:rsidRPr="00702EE3" w:rsidRDefault="00FE4D9E" w:rsidP="00130042">
                  <w:pPr>
                    <w:ind w:hanging="120"/>
                    <w:rPr>
                      <w:rFonts w:asciiTheme="minorHAnsi" w:hAnsiTheme="minorHAnsi" w:cs="Arial"/>
                      <w:b/>
                      <w:bCs/>
                      <w:sz w:val="22"/>
                      <w:szCs w:val="22"/>
                      <w:lang w:val="it-IT"/>
                    </w:rPr>
                  </w:pPr>
                </w:p>
              </w:tc>
              <w:tc>
                <w:tcPr>
                  <w:tcW w:w="426" w:type="pct"/>
                  <w:tcBorders>
                    <w:top w:val="nil"/>
                    <w:left w:val="nil"/>
                    <w:bottom w:val="single" w:sz="4" w:space="0" w:color="008080"/>
                    <w:right w:val="single" w:sz="4" w:space="0" w:color="008080"/>
                  </w:tcBorders>
                  <w:shd w:val="clear" w:color="auto" w:fill="auto"/>
                  <w:noWrap/>
                  <w:vAlign w:val="center"/>
                </w:tcPr>
                <w:p w14:paraId="357F9879" w14:textId="10D0D9CB" w:rsidR="00FE4D9E" w:rsidRPr="00702EE3" w:rsidRDefault="00FE4D9E" w:rsidP="00130042">
                  <w:pPr>
                    <w:ind w:hanging="120"/>
                    <w:rPr>
                      <w:rFonts w:asciiTheme="minorHAnsi" w:hAnsiTheme="minorHAnsi" w:cs="Arial"/>
                      <w:b/>
                      <w:bCs/>
                      <w:sz w:val="22"/>
                      <w:szCs w:val="22"/>
                      <w:lang w:val="it-IT"/>
                    </w:rPr>
                  </w:pPr>
                </w:p>
              </w:tc>
              <w:tc>
                <w:tcPr>
                  <w:tcW w:w="265" w:type="pct"/>
                  <w:tcBorders>
                    <w:top w:val="nil"/>
                    <w:left w:val="nil"/>
                    <w:bottom w:val="single" w:sz="4" w:space="0" w:color="008080"/>
                    <w:right w:val="single" w:sz="8" w:space="0" w:color="008080"/>
                  </w:tcBorders>
                  <w:shd w:val="clear" w:color="auto" w:fill="auto"/>
                  <w:noWrap/>
                  <w:vAlign w:val="center"/>
                </w:tcPr>
                <w:p w14:paraId="7B092A21" w14:textId="373FECF4" w:rsidR="00FE4D9E" w:rsidRPr="00702EE3" w:rsidRDefault="00FE4D9E" w:rsidP="00130042">
                  <w:pPr>
                    <w:ind w:hanging="120"/>
                    <w:rPr>
                      <w:rFonts w:asciiTheme="minorHAnsi" w:hAnsiTheme="minorHAnsi" w:cs="Arial"/>
                      <w:b/>
                      <w:bCs/>
                      <w:sz w:val="22"/>
                      <w:szCs w:val="22"/>
                      <w:lang w:val="it-IT"/>
                    </w:rPr>
                  </w:pPr>
                </w:p>
              </w:tc>
              <w:tc>
                <w:tcPr>
                  <w:tcW w:w="371" w:type="pct"/>
                  <w:tcBorders>
                    <w:top w:val="nil"/>
                    <w:left w:val="nil"/>
                    <w:bottom w:val="single" w:sz="4" w:space="0" w:color="008080"/>
                    <w:right w:val="single" w:sz="4" w:space="0" w:color="008080"/>
                  </w:tcBorders>
                  <w:shd w:val="clear" w:color="auto" w:fill="auto"/>
                  <w:noWrap/>
                  <w:vAlign w:val="bottom"/>
                </w:tcPr>
                <w:p w14:paraId="29A21B77" w14:textId="2A722CED" w:rsidR="00FE4D9E" w:rsidRPr="00702EE3" w:rsidRDefault="00FE4D9E" w:rsidP="00130042">
                  <w:pPr>
                    <w:ind w:hanging="120"/>
                    <w:rPr>
                      <w:rFonts w:asciiTheme="minorHAnsi" w:hAnsiTheme="minorHAnsi" w:cs="Arial"/>
                      <w:b/>
                      <w:bCs/>
                      <w:sz w:val="22"/>
                      <w:szCs w:val="22"/>
                      <w:lang w:val="it-IT"/>
                    </w:rPr>
                  </w:pPr>
                </w:p>
              </w:tc>
              <w:tc>
                <w:tcPr>
                  <w:tcW w:w="375" w:type="pct"/>
                  <w:tcBorders>
                    <w:top w:val="nil"/>
                    <w:left w:val="nil"/>
                    <w:bottom w:val="single" w:sz="4" w:space="0" w:color="008080"/>
                    <w:right w:val="single" w:sz="8" w:space="0" w:color="008080"/>
                  </w:tcBorders>
                  <w:shd w:val="clear" w:color="auto" w:fill="auto"/>
                  <w:noWrap/>
                  <w:vAlign w:val="bottom"/>
                </w:tcPr>
                <w:p w14:paraId="4B04783A" w14:textId="7932433B" w:rsidR="00FE4D9E" w:rsidRPr="00702EE3" w:rsidRDefault="00FE4D9E" w:rsidP="00130042">
                  <w:pPr>
                    <w:ind w:hanging="120"/>
                    <w:rPr>
                      <w:rFonts w:asciiTheme="minorHAnsi" w:hAnsiTheme="minorHAnsi" w:cs="Arial"/>
                      <w:b/>
                      <w:bCs/>
                      <w:sz w:val="22"/>
                      <w:szCs w:val="22"/>
                      <w:lang w:val="it-IT"/>
                    </w:rPr>
                  </w:pPr>
                </w:p>
              </w:tc>
            </w:tr>
            <w:tr w:rsidR="005B3D8D" w:rsidRPr="00702EE3" w14:paraId="3F33380A" w14:textId="00355BBA" w:rsidTr="00130042">
              <w:trPr>
                <w:trHeight w:val="255"/>
              </w:trPr>
              <w:tc>
                <w:tcPr>
                  <w:tcW w:w="2816" w:type="pct"/>
                  <w:tcBorders>
                    <w:top w:val="nil"/>
                    <w:left w:val="single" w:sz="8" w:space="0" w:color="008080"/>
                    <w:bottom w:val="single" w:sz="4" w:space="0" w:color="008080"/>
                    <w:right w:val="nil"/>
                  </w:tcBorders>
                  <w:shd w:val="clear" w:color="auto" w:fill="auto"/>
                  <w:vAlign w:val="center"/>
                </w:tcPr>
                <w:p w14:paraId="08C0AB79" w14:textId="03EC6FB9" w:rsidR="00FE4D9E" w:rsidRPr="00702EE3" w:rsidRDefault="00FE4D9E" w:rsidP="00130042">
                  <w:pPr>
                    <w:ind w:hanging="120"/>
                    <w:rPr>
                      <w:rFonts w:asciiTheme="minorHAnsi" w:hAnsiTheme="minorHAnsi" w:cs="Arial"/>
                      <w:sz w:val="22"/>
                      <w:szCs w:val="22"/>
                    </w:rPr>
                  </w:pPr>
                  <w:r w:rsidRPr="00702EE3">
                    <w:rPr>
                      <w:rFonts w:asciiTheme="minorHAnsi" w:hAnsiTheme="minorHAnsi" w:cs="Arial"/>
                      <w:sz w:val="22"/>
                      <w:szCs w:val="22"/>
                    </w:rPr>
                    <w:lastRenderedPageBreak/>
                    <w:t>4.1 Construcţii şi instalaţii</w:t>
                  </w:r>
                </w:p>
              </w:tc>
              <w:tc>
                <w:tcPr>
                  <w:tcW w:w="426" w:type="pct"/>
                  <w:tcBorders>
                    <w:top w:val="nil"/>
                    <w:left w:val="single" w:sz="8" w:space="0" w:color="008080"/>
                    <w:bottom w:val="single" w:sz="4" w:space="0" w:color="008080"/>
                    <w:right w:val="single" w:sz="4" w:space="0" w:color="008080"/>
                  </w:tcBorders>
                  <w:shd w:val="clear" w:color="auto" w:fill="auto"/>
                  <w:noWrap/>
                  <w:vAlign w:val="center"/>
                </w:tcPr>
                <w:p w14:paraId="627EE55F" w14:textId="2086CCDF" w:rsidR="00FE4D9E" w:rsidRPr="00702EE3" w:rsidRDefault="00FE4D9E" w:rsidP="00130042">
                  <w:pPr>
                    <w:ind w:hanging="120"/>
                    <w:rPr>
                      <w:rFonts w:asciiTheme="minorHAnsi" w:hAnsiTheme="minorHAnsi" w:cs="Arial"/>
                      <w:sz w:val="22"/>
                      <w:szCs w:val="22"/>
                    </w:rPr>
                  </w:pPr>
                </w:p>
              </w:tc>
              <w:tc>
                <w:tcPr>
                  <w:tcW w:w="320" w:type="pct"/>
                  <w:tcBorders>
                    <w:top w:val="nil"/>
                    <w:left w:val="nil"/>
                    <w:bottom w:val="single" w:sz="4" w:space="0" w:color="008080"/>
                    <w:right w:val="single" w:sz="8" w:space="0" w:color="008080"/>
                  </w:tcBorders>
                  <w:shd w:val="clear" w:color="auto" w:fill="auto"/>
                  <w:noWrap/>
                  <w:vAlign w:val="center"/>
                </w:tcPr>
                <w:p w14:paraId="393251FE" w14:textId="6E6E577B" w:rsidR="00FE4D9E" w:rsidRPr="00702EE3" w:rsidRDefault="00FE4D9E" w:rsidP="00130042">
                  <w:pPr>
                    <w:ind w:hanging="120"/>
                    <w:rPr>
                      <w:rFonts w:asciiTheme="minorHAnsi" w:hAnsiTheme="minorHAnsi" w:cs="Arial"/>
                      <w:sz w:val="22"/>
                      <w:szCs w:val="22"/>
                    </w:rPr>
                  </w:pPr>
                </w:p>
              </w:tc>
              <w:tc>
                <w:tcPr>
                  <w:tcW w:w="426" w:type="pct"/>
                  <w:tcBorders>
                    <w:top w:val="nil"/>
                    <w:left w:val="nil"/>
                    <w:bottom w:val="single" w:sz="4" w:space="0" w:color="008080"/>
                    <w:right w:val="single" w:sz="4" w:space="0" w:color="008080"/>
                  </w:tcBorders>
                  <w:shd w:val="clear" w:color="auto" w:fill="auto"/>
                  <w:noWrap/>
                  <w:vAlign w:val="center"/>
                </w:tcPr>
                <w:p w14:paraId="5A804700" w14:textId="1A1F0D09" w:rsidR="00FE4D9E" w:rsidRPr="00702EE3" w:rsidRDefault="00FE4D9E" w:rsidP="00130042">
                  <w:pPr>
                    <w:ind w:hanging="120"/>
                    <w:rPr>
                      <w:rFonts w:asciiTheme="minorHAnsi" w:hAnsiTheme="minorHAnsi" w:cs="Arial"/>
                      <w:sz w:val="22"/>
                      <w:szCs w:val="22"/>
                    </w:rPr>
                  </w:pPr>
                </w:p>
              </w:tc>
              <w:tc>
                <w:tcPr>
                  <w:tcW w:w="265" w:type="pct"/>
                  <w:tcBorders>
                    <w:top w:val="nil"/>
                    <w:left w:val="nil"/>
                    <w:bottom w:val="single" w:sz="4" w:space="0" w:color="008080"/>
                    <w:right w:val="single" w:sz="8" w:space="0" w:color="008080"/>
                  </w:tcBorders>
                  <w:shd w:val="clear" w:color="auto" w:fill="auto"/>
                  <w:noWrap/>
                  <w:vAlign w:val="center"/>
                </w:tcPr>
                <w:p w14:paraId="0630C104" w14:textId="3443D5C8" w:rsidR="00FE4D9E" w:rsidRPr="00702EE3" w:rsidRDefault="00FE4D9E" w:rsidP="00130042">
                  <w:pPr>
                    <w:ind w:hanging="120"/>
                    <w:rPr>
                      <w:rFonts w:asciiTheme="minorHAnsi" w:hAnsiTheme="minorHAnsi" w:cs="Arial"/>
                      <w:sz w:val="22"/>
                      <w:szCs w:val="22"/>
                    </w:rPr>
                  </w:pPr>
                </w:p>
              </w:tc>
              <w:tc>
                <w:tcPr>
                  <w:tcW w:w="371" w:type="pct"/>
                  <w:tcBorders>
                    <w:top w:val="nil"/>
                    <w:left w:val="nil"/>
                    <w:bottom w:val="single" w:sz="4" w:space="0" w:color="008080"/>
                    <w:right w:val="single" w:sz="4" w:space="0" w:color="008080"/>
                  </w:tcBorders>
                  <w:shd w:val="clear" w:color="auto" w:fill="auto"/>
                  <w:noWrap/>
                  <w:vAlign w:val="bottom"/>
                </w:tcPr>
                <w:p w14:paraId="17696D27" w14:textId="296D2662" w:rsidR="00FE4D9E" w:rsidRPr="00702EE3" w:rsidRDefault="00FE4D9E" w:rsidP="00130042">
                  <w:pPr>
                    <w:ind w:hanging="120"/>
                    <w:rPr>
                      <w:rFonts w:asciiTheme="minorHAnsi" w:hAnsiTheme="minorHAnsi" w:cs="Arial"/>
                      <w:sz w:val="22"/>
                      <w:szCs w:val="22"/>
                    </w:rPr>
                  </w:pPr>
                </w:p>
              </w:tc>
              <w:tc>
                <w:tcPr>
                  <w:tcW w:w="375" w:type="pct"/>
                  <w:tcBorders>
                    <w:top w:val="nil"/>
                    <w:left w:val="nil"/>
                    <w:bottom w:val="single" w:sz="4" w:space="0" w:color="008080"/>
                    <w:right w:val="single" w:sz="8" w:space="0" w:color="008080"/>
                  </w:tcBorders>
                  <w:shd w:val="clear" w:color="auto" w:fill="auto"/>
                  <w:noWrap/>
                  <w:vAlign w:val="bottom"/>
                </w:tcPr>
                <w:p w14:paraId="428D3B92" w14:textId="5B665770" w:rsidR="00FE4D9E" w:rsidRPr="00702EE3" w:rsidRDefault="00FE4D9E" w:rsidP="00130042">
                  <w:pPr>
                    <w:ind w:hanging="120"/>
                    <w:rPr>
                      <w:rFonts w:asciiTheme="minorHAnsi" w:hAnsiTheme="minorHAnsi" w:cs="Arial"/>
                      <w:sz w:val="22"/>
                      <w:szCs w:val="22"/>
                    </w:rPr>
                  </w:pPr>
                </w:p>
              </w:tc>
            </w:tr>
            <w:tr w:rsidR="005B3D8D" w:rsidRPr="00702EE3" w14:paraId="11A5E47B" w14:textId="3399E987" w:rsidTr="00130042">
              <w:trPr>
                <w:trHeight w:val="255"/>
              </w:trPr>
              <w:tc>
                <w:tcPr>
                  <w:tcW w:w="2816" w:type="pct"/>
                  <w:tcBorders>
                    <w:top w:val="nil"/>
                    <w:left w:val="single" w:sz="8" w:space="0" w:color="008080"/>
                    <w:bottom w:val="single" w:sz="4" w:space="0" w:color="008080"/>
                    <w:right w:val="nil"/>
                  </w:tcBorders>
                  <w:shd w:val="clear" w:color="auto" w:fill="auto"/>
                  <w:vAlign w:val="center"/>
                </w:tcPr>
                <w:p w14:paraId="2AF9B5F8" w14:textId="71A038CE" w:rsidR="00FE4D9E" w:rsidRPr="00702EE3" w:rsidRDefault="00FE4D9E" w:rsidP="00130042">
                  <w:pPr>
                    <w:ind w:hanging="120"/>
                    <w:rPr>
                      <w:rFonts w:asciiTheme="minorHAnsi" w:hAnsiTheme="minorHAnsi" w:cs="Arial"/>
                      <w:sz w:val="22"/>
                      <w:szCs w:val="22"/>
                    </w:rPr>
                  </w:pPr>
                  <w:r w:rsidRPr="00702EE3">
                    <w:rPr>
                      <w:rFonts w:asciiTheme="minorHAnsi" w:hAnsiTheme="minorHAnsi" w:cs="Arial"/>
                      <w:sz w:val="22"/>
                      <w:szCs w:val="22"/>
                    </w:rPr>
                    <w:t xml:space="preserve">4.2 Montaj utilaje, echipamente  tehnologice și funcționale </w:t>
                  </w:r>
                </w:p>
              </w:tc>
              <w:tc>
                <w:tcPr>
                  <w:tcW w:w="426" w:type="pct"/>
                  <w:tcBorders>
                    <w:top w:val="nil"/>
                    <w:left w:val="single" w:sz="8" w:space="0" w:color="008080"/>
                    <w:bottom w:val="single" w:sz="4" w:space="0" w:color="008080"/>
                    <w:right w:val="single" w:sz="4" w:space="0" w:color="008080"/>
                  </w:tcBorders>
                  <w:shd w:val="clear" w:color="auto" w:fill="auto"/>
                  <w:noWrap/>
                  <w:vAlign w:val="center"/>
                </w:tcPr>
                <w:p w14:paraId="48C6B8DE" w14:textId="2AB03752" w:rsidR="00FE4D9E" w:rsidRPr="00702EE3" w:rsidRDefault="00FE4D9E" w:rsidP="00130042">
                  <w:pPr>
                    <w:ind w:hanging="120"/>
                    <w:rPr>
                      <w:rFonts w:asciiTheme="minorHAnsi" w:hAnsiTheme="minorHAnsi" w:cs="Arial"/>
                      <w:sz w:val="22"/>
                      <w:szCs w:val="22"/>
                    </w:rPr>
                  </w:pPr>
                </w:p>
              </w:tc>
              <w:tc>
                <w:tcPr>
                  <w:tcW w:w="320" w:type="pct"/>
                  <w:tcBorders>
                    <w:top w:val="nil"/>
                    <w:left w:val="nil"/>
                    <w:bottom w:val="single" w:sz="4" w:space="0" w:color="008080"/>
                    <w:right w:val="single" w:sz="8" w:space="0" w:color="008080"/>
                  </w:tcBorders>
                  <w:shd w:val="clear" w:color="auto" w:fill="auto"/>
                  <w:noWrap/>
                  <w:vAlign w:val="center"/>
                </w:tcPr>
                <w:p w14:paraId="0AAF0B52" w14:textId="454713D7" w:rsidR="00FE4D9E" w:rsidRPr="00702EE3" w:rsidRDefault="00FE4D9E" w:rsidP="00130042">
                  <w:pPr>
                    <w:ind w:hanging="120"/>
                    <w:rPr>
                      <w:rFonts w:asciiTheme="minorHAnsi" w:hAnsiTheme="minorHAnsi" w:cs="Arial"/>
                      <w:sz w:val="22"/>
                      <w:szCs w:val="22"/>
                    </w:rPr>
                  </w:pPr>
                </w:p>
              </w:tc>
              <w:tc>
                <w:tcPr>
                  <w:tcW w:w="426" w:type="pct"/>
                  <w:tcBorders>
                    <w:top w:val="nil"/>
                    <w:left w:val="nil"/>
                    <w:bottom w:val="single" w:sz="4" w:space="0" w:color="008080"/>
                    <w:right w:val="single" w:sz="4" w:space="0" w:color="008080"/>
                  </w:tcBorders>
                  <w:shd w:val="clear" w:color="auto" w:fill="auto"/>
                  <w:noWrap/>
                  <w:vAlign w:val="center"/>
                </w:tcPr>
                <w:p w14:paraId="78520720" w14:textId="52D0EAC8" w:rsidR="00FE4D9E" w:rsidRPr="00702EE3" w:rsidRDefault="00FE4D9E" w:rsidP="00130042">
                  <w:pPr>
                    <w:ind w:hanging="120"/>
                    <w:rPr>
                      <w:rFonts w:asciiTheme="minorHAnsi" w:hAnsiTheme="minorHAnsi" w:cs="Arial"/>
                      <w:sz w:val="22"/>
                      <w:szCs w:val="22"/>
                    </w:rPr>
                  </w:pPr>
                </w:p>
              </w:tc>
              <w:tc>
                <w:tcPr>
                  <w:tcW w:w="265" w:type="pct"/>
                  <w:tcBorders>
                    <w:top w:val="nil"/>
                    <w:left w:val="nil"/>
                    <w:bottom w:val="single" w:sz="4" w:space="0" w:color="008080"/>
                    <w:right w:val="single" w:sz="8" w:space="0" w:color="008080"/>
                  </w:tcBorders>
                  <w:shd w:val="clear" w:color="auto" w:fill="auto"/>
                  <w:noWrap/>
                  <w:vAlign w:val="center"/>
                </w:tcPr>
                <w:p w14:paraId="7DE85B9F" w14:textId="33CBE608" w:rsidR="00FE4D9E" w:rsidRPr="00702EE3" w:rsidRDefault="00FE4D9E" w:rsidP="00130042">
                  <w:pPr>
                    <w:ind w:hanging="120"/>
                    <w:rPr>
                      <w:rFonts w:asciiTheme="minorHAnsi" w:hAnsiTheme="minorHAnsi" w:cs="Arial"/>
                      <w:sz w:val="22"/>
                      <w:szCs w:val="22"/>
                    </w:rPr>
                  </w:pPr>
                </w:p>
              </w:tc>
              <w:tc>
                <w:tcPr>
                  <w:tcW w:w="371" w:type="pct"/>
                  <w:tcBorders>
                    <w:top w:val="nil"/>
                    <w:left w:val="nil"/>
                    <w:bottom w:val="single" w:sz="4" w:space="0" w:color="008080"/>
                    <w:right w:val="single" w:sz="4" w:space="0" w:color="008080"/>
                  </w:tcBorders>
                  <w:shd w:val="clear" w:color="auto" w:fill="auto"/>
                  <w:noWrap/>
                  <w:vAlign w:val="bottom"/>
                </w:tcPr>
                <w:p w14:paraId="560FCC7C" w14:textId="30447F8C" w:rsidR="00FE4D9E" w:rsidRPr="00702EE3" w:rsidRDefault="00FE4D9E" w:rsidP="00130042">
                  <w:pPr>
                    <w:ind w:hanging="120"/>
                    <w:rPr>
                      <w:rFonts w:asciiTheme="minorHAnsi" w:hAnsiTheme="minorHAnsi" w:cs="Arial"/>
                      <w:sz w:val="22"/>
                      <w:szCs w:val="22"/>
                    </w:rPr>
                  </w:pPr>
                </w:p>
              </w:tc>
              <w:tc>
                <w:tcPr>
                  <w:tcW w:w="375" w:type="pct"/>
                  <w:tcBorders>
                    <w:top w:val="nil"/>
                    <w:left w:val="nil"/>
                    <w:bottom w:val="single" w:sz="4" w:space="0" w:color="008080"/>
                    <w:right w:val="single" w:sz="8" w:space="0" w:color="008080"/>
                  </w:tcBorders>
                  <w:shd w:val="clear" w:color="auto" w:fill="auto"/>
                  <w:noWrap/>
                  <w:vAlign w:val="bottom"/>
                </w:tcPr>
                <w:p w14:paraId="37249647" w14:textId="4EDDF201" w:rsidR="00FE4D9E" w:rsidRPr="00702EE3" w:rsidRDefault="00FE4D9E" w:rsidP="00130042">
                  <w:pPr>
                    <w:ind w:hanging="120"/>
                    <w:rPr>
                      <w:rFonts w:asciiTheme="minorHAnsi" w:hAnsiTheme="minorHAnsi" w:cs="Arial"/>
                      <w:sz w:val="22"/>
                      <w:szCs w:val="22"/>
                    </w:rPr>
                  </w:pPr>
                </w:p>
              </w:tc>
            </w:tr>
            <w:tr w:rsidR="005B3D8D" w:rsidRPr="00702EE3" w14:paraId="44EF55C7" w14:textId="7983DB91" w:rsidTr="00130042">
              <w:trPr>
                <w:trHeight w:val="255"/>
              </w:trPr>
              <w:tc>
                <w:tcPr>
                  <w:tcW w:w="2816" w:type="pct"/>
                  <w:tcBorders>
                    <w:top w:val="nil"/>
                    <w:left w:val="single" w:sz="8" w:space="0" w:color="008080"/>
                    <w:bottom w:val="single" w:sz="4" w:space="0" w:color="008080"/>
                    <w:right w:val="nil"/>
                  </w:tcBorders>
                  <w:shd w:val="clear" w:color="auto" w:fill="auto"/>
                  <w:vAlign w:val="center"/>
                </w:tcPr>
                <w:p w14:paraId="243B0F7D" w14:textId="330FDCD5" w:rsidR="00FE4D9E" w:rsidRPr="00702EE3" w:rsidRDefault="00FE4D9E" w:rsidP="00130042">
                  <w:pPr>
                    <w:ind w:hanging="120"/>
                    <w:rPr>
                      <w:rFonts w:asciiTheme="minorHAnsi" w:hAnsiTheme="minorHAnsi" w:cs="Arial"/>
                      <w:sz w:val="22"/>
                      <w:szCs w:val="22"/>
                      <w:lang w:val="it-IT"/>
                    </w:rPr>
                  </w:pPr>
                  <w:r w:rsidRPr="00702EE3">
                    <w:rPr>
                      <w:rFonts w:asciiTheme="minorHAnsi" w:hAnsiTheme="minorHAnsi" w:cs="Arial"/>
                      <w:sz w:val="22"/>
                      <w:szCs w:val="22"/>
                      <w:lang w:val="it-IT"/>
                    </w:rPr>
                    <w:t xml:space="preserve">4.3 Utilaje şi echipamente tehnologice </w:t>
                  </w:r>
                  <w:r w:rsidRPr="00702EE3">
                    <w:rPr>
                      <w:rFonts w:asciiTheme="minorHAnsi" w:hAnsiTheme="minorHAnsi" w:cs="Arial"/>
                      <w:sz w:val="22"/>
                      <w:szCs w:val="22"/>
                    </w:rPr>
                    <w:t>și funcționale</w:t>
                  </w:r>
                  <w:r w:rsidRPr="00702EE3">
                    <w:rPr>
                      <w:rFonts w:asciiTheme="minorHAnsi" w:hAnsiTheme="minorHAnsi" w:cs="Arial"/>
                      <w:sz w:val="22"/>
                      <w:szCs w:val="22"/>
                      <w:lang w:val="it-IT"/>
                    </w:rPr>
                    <w:t xml:space="preserve"> care necesită montaj</w:t>
                  </w:r>
                </w:p>
              </w:tc>
              <w:tc>
                <w:tcPr>
                  <w:tcW w:w="426" w:type="pct"/>
                  <w:tcBorders>
                    <w:top w:val="nil"/>
                    <w:left w:val="single" w:sz="8" w:space="0" w:color="008080"/>
                    <w:bottom w:val="single" w:sz="4" w:space="0" w:color="008080"/>
                    <w:right w:val="single" w:sz="4" w:space="0" w:color="008080"/>
                  </w:tcBorders>
                  <w:shd w:val="clear" w:color="auto" w:fill="auto"/>
                  <w:noWrap/>
                  <w:vAlign w:val="center"/>
                </w:tcPr>
                <w:p w14:paraId="08CDE8DC" w14:textId="02979D24" w:rsidR="00FE4D9E" w:rsidRPr="00702EE3" w:rsidRDefault="00FE4D9E" w:rsidP="00130042">
                  <w:pPr>
                    <w:ind w:hanging="120"/>
                    <w:rPr>
                      <w:rFonts w:asciiTheme="minorHAnsi" w:hAnsiTheme="minorHAnsi" w:cs="Arial"/>
                      <w:sz w:val="22"/>
                      <w:szCs w:val="22"/>
                      <w:lang w:val="it-IT"/>
                    </w:rPr>
                  </w:pPr>
                </w:p>
              </w:tc>
              <w:tc>
                <w:tcPr>
                  <w:tcW w:w="320" w:type="pct"/>
                  <w:tcBorders>
                    <w:top w:val="nil"/>
                    <w:left w:val="nil"/>
                    <w:bottom w:val="single" w:sz="4" w:space="0" w:color="008080"/>
                    <w:right w:val="single" w:sz="8" w:space="0" w:color="008080"/>
                  </w:tcBorders>
                  <w:shd w:val="clear" w:color="auto" w:fill="auto"/>
                  <w:noWrap/>
                  <w:vAlign w:val="center"/>
                </w:tcPr>
                <w:p w14:paraId="5E6AE71C" w14:textId="0D7425AE" w:rsidR="00FE4D9E" w:rsidRPr="00702EE3" w:rsidRDefault="00FE4D9E" w:rsidP="00130042">
                  <w:pPr>
                    <w:ind w:hanging="120"/>
                    <w:rPr>
                      <w:rFonts w:asciiTheme="minorHAnsi" w:hAnsiTheme="minorHAnsi" w:cs="Arial"/>
                      <w:sz w:val="22"/>
                      <w:szCs w:val="22"/>
                      <w:lang w:val="it-IT"/>
                    </w:rPr>
                  </w:pPr>
                </w:p>
              </w:tc>
              <w:tc>
                <w:tcPr>
                  <w:tcW w:w="426" w:type="pct"/>
                  <w:tcBorders>
                    <w:top w:val="nil"/>
                    <w:left w:val="nil"/>
                    <w:bottom w:val="single" w:sz="4" w:space="0" w:color="008080"/>
                    <w:right w:val="single" w:sz="4" w:space="0" w:color="008080"/>
                  </w:tcBorders>
                  <w:shd w:val="clear" w:color="auto" w:fill="auto"/>
                  <w:noWrap/>
                  <w:vAlign w:val="center"/>
                </w:tcPr>
                <w:p w14:paraId="4630F6F0" w14:textId="3BD62F26" w:rsidR="00FE4D9E" w:rsidRPr="00702EE3" w:rsidRDefault="00FE4D9E" w:rsidP="00130042">
                  <w:pPr>
                    <w:ind w:hanging="120"/>
                    <w:rPr>
                      <w:rFonts w:asciiTheme="minorHAnsi" w:hAnsiTheme="minorHAnsi" w:cs="Arial"/>
                      <w:sz w:val="22"/>
                      <w:szCs w:val="22"/>
                      <w:lang w:val="it-IT"/>
                    </w:rPr>
                  </w:pPr>
                </w:p>
              </w:tc>
              <w:tc>
                <w:tcPr>
                  <w:tcW w:w="265" w:type="pct"/>
                  <w:tcBorders>
                    <w:top w:val="nil"/>
                    <w:left w:val="nil"/>
                    <w:bottom w:val="single" w:sz="4" w:space="0" w:color="008080"/>
                    <w:right w:val="single" w:sz="8" w:space="0" w:color="008080"/>
                  </w:tcBorders>
                  <w:shd w:val="clear" w:color="auto" w:fill="auto"/>
                  <w:noWrap/>
                  <w:vAlign w:val="center"/>
                </w:tcPr>
                <w:p w14:paraId="5F7E1FE4" w14:textId="22DB925C" w:rsidR="00FE4D9E" w:rsidRPr="00702EE3" w:rsidRDefault="00FE4D9E" w:rsidP="00130042">
                  <w:pPr>
                    <w:ind w:hanging="120"/>
                    <w:rPr>
                      <w:rFonts w:asciiTheme="minorHAnsi" w:hAnsiTheme="minorHAnsi" w:cs="Arial"/>
                      <w:sz w:val="22"/>
                      <w:szCs w:val="22"/>
                      <w:lang w:val="it-IT"/>
                    </w:rPr>
                  </w:pPr>
                </w:p>
              </w:tc>
              <w:tc>
                <w:tcPr>
                  <w:tcW w:w="371" w:type="pct"/>
                  <w:tcBorders>
                    <w:top w:val="nil"/>
                    <w:left w:val="nil"/>
                    <w:bottom w:val="single" w:sz="4" w:space="0" w:color="008080"/>
                    <w:right w:val="single" w:sz="4" w:space="0" w:color="008080"/>
                  </w:tcBorders>
                  <w:shd w:val="clear" w:color="auto" w:fill="auto"/>
                  <w:noWrap/>
                  <w:vAlign w:val="bottom"/>
                </w:tcPr>
                <w:p w14:paraId="049A4B58" w14:textId="5C8A86D2" w:rsidR="00FE4D9E" w:rsidRPr="00702EE3" w:rsidRDefault="00FE4D9E" w:rsidP="00130042">
                  <w:pPr>
                    <w:ind w:hanging="120"/>
                    <w:rPr>
                      <w:rFonts w:asciiTheme="minorHAnsi" w:hAnsiTheme="minorHAnsi" w:cs="Arial"/>
                      <w:sz w:val="22"/>
                      <w:szCs w:val="22"/>
                      <w:lang w:val="it-IT"/>
                    </w:rPr>
                  </w:pPr>
                </w:p>
              </w:tc>
              <w:tc>
                <w:tcPr>
                  <w:tcW w:w="375" w:type="pct"/>
                  <w:tcBorders>
                    <w:top w:val="nil"/>
                    <w:left w:val="nil"/>
                    <w:bottom w:val="single" w:sz="4" w:space="0" w:color="008080"/>
                    <w:right w:val="single" w:sz="8" w:space="0" w:color="008080"/>
                  </w:tcBorders>
                  <w:shd w:val="clear" w:color="auto" w:fill="auto"/>
                  <w:noWrap/>
                  <w:vAlign w:val="bottom"/>
                </w:tcPr>
                <w:p w14:paraId="2E491675" w14:textId="4963175B" w:rsidR="00FE4D9E" w:rsidRPr="00702EE3" w:rsidRDefault="00FE4D9E" w:rsidP="00130042">
                  <w:pPr>
                    <w:ind w:hanging="120"/>
                    <w:rPr>
                      <w:rFonts w:asciiTheme="minorHAnsi" w:hAnsiTheme="minorHAnsi" w:cs="Arial"/>
                      <w:sz w:val="22"/>
                      <w:szCs w:val="22"/>
                      <w:lang w:val="it-IT"/>
                    </w:rPr>
                  </w:pPr>
                </w:p>
              </w:tc>
            </w:tr>
            <w:tr w:rsidR="005B3D8D" w:rsidRPr="00702EE3" w14:paraId="7D4E0A45" w14:textId="3587C082" w:rsidTr="00130042">
              <w:trPr>
                <w:trHeight w:val="480"/>
              </w:trPr>
              <w:tc>
                <w:tcPr>
                  <w:tcW w:w="2816" w:type="pct"/>
                  <w:tcBorders>
                    <w:top w:val="nil"/>
                    <w:left w:val="single" w:sz="8" w:space="0" w:color="008080"/>
                    <w:bottom w:val="single" w:sz="4" w:space="0" w:color="008080"/>
                    <w:right w:val="nil"/>
                  </w:tcBorders>
                  <w:shd w:val="clear" w:color="auto" w:fill="auto"/>
                  <w:vAlign w:val="center"/>
                </w:tcPr>
                <w:p w14:paraId="2CBA93E1" w14:textId="13A4BE72" w:rsidR="00FE4D9E" w:rsidRPr="00702EE3" w:rsidRDefault="00FE4D9E" w:rsidP="00130042">
                  <w:pPr>
                    <w:ind w:hanging="120"/>
                    <w:rPr>
                      <w:rFonts w:asciiTheme="minorHAnsi" w:hAnsiTheme="minorHAnsi" w:cs="Arial"/>
                      <w:sz w:val="22"/>
                      <w:szCs w:val="22"/>
                      <w:lang w:val="it-IT"/>
                    </w:rPr>
                  </w:pPr>
                  <w:r w:rsidRPr="00702EE3">
                    <w:rPr>
                      <w:rFonts w:asciiTheme="minorHAnsi" w:hAnsiTheme="minorHAnsi" w:cs="Arial"/>
                      <w:sz w:val="22"/>
                      <w:szCs w:val="22"/>
                      <w:lang w:val="it-IT"/>
                    </w:rPr>
                    <w:t xml:space="preserve">4.4 Utilaje şi echipamente tehnologice </w:t>
                  </w:r>
                  <w:r w:rsidRPr="00702EE3">
                    <w:rPr>
                      <w:rFonts w:asciiTheme="minorHAnsi" w:hAnsiTheme="minorHAnsi" w:cs="Arial"/>
                      <w:sz w:val="22"/>
                      <w:szCs w:val="22"/>
                    </w:rPr>
                    <w:t xml:space="preserve">și funcționale </w:t>
                  </w:r>
                  <w:r w:rsidRPr="00702EE3">
                    <w:rPr>
                      <w:rFonts w:asciiTheme="minorHAnsi" w:hAnsiTheme="minorHAnsi" w:cs="Arial"/>
                      <w:sz w:val="22"/>
                      <w:szCs w:val="22"/>
                      <w:lang w:val="it-IT"/>
                    </w:rPr>
                    <w:t xml:space="preserve">care nu necesită montaj și  echipamente de transport </w:t>
                  </w:r>
                </w:p>
              </w:tc>
              <w:tc>
                <w:tcPr>
                  <w:tcW w:w="426" w:type="pct"/>
                  <w:tcBorders>
                    <w:top w:val="nil"/>
                    <w:left w:val="single" w:sz="8" w:space="0" w:color="008080"/>
                    <w:bottom w:val="single" w:sz="4" w:space="0" w:color="008080"/>
                    <w:right w:val="single" w:sz="4" w:space="0" w:color="008080"/>
                  </w:tcBorders>
                  <w:shd w:val="clear" w:color="auto" w:fill="auto"/>
                  <w:noWrap/>
                  <w:vAlign w:val="center"/>
                </w:tcPr>
                <w:p w14:paraId="0CC7D763" w14:textId="322ADB8E" w:rsidR="00FE4D9E" w:rsidRPr="00702EE3" w:rsidRDefault="00FE4D9E" w:rsidP="00130042">
                  <w:pPr>
                    <w:ind w:hanging="120"/>
                    <w:rPr>
                      <w:rFonts w:asciiTheme="minorHAnsi" w:hAnsiTheme="minorHAnsi" w:cs="Arial"/>
                      <w:sz w:val="22"/>
                      <w:szCs w:val="22"/>
                      <w:lang w:val="it-IT"/>
                    </w:rPr>
                  </w:pPr>
                </w:p>
              </w:tc>
              <w:tc>
                <w:tcPr>
                  <w:tcW w:w="320" w:type="pct"/>
                  <w:tcBorders>
                    <w:top w:val="nil"/>
                    <w:left w:val="nil"/>
                    <w:bottom w:val="single" w:sz="4" w:space="0" w:color="008080"/>
                    <w:right w:val="single" w:sz="8" w:space="0" w:color="008080"/>
                  </w:tcBorders>
                  <w:shd w:val="clear" w:color="auto" w:fill="auto"/>
                  <w:noWrap/>
                  <w:vAlign w:val="center"/>
                </w:tcPr>
                <w:p w14:paraId="699EB0BA" w14:textId="31359CA5" w:rsidR="00FE4D9E" w:rsidRPr="00702EE3" w:rsidRDefault="00FE4D9E" w:rsidP="00130042">
                  <w:pPr>
                    <w:ind w:hanging="120"/>
                    <w:rPr>
                      <w:rFonts w:asciiTheme="minorHAnsi" w:hAnsiTheme="minorHAnsi" w:cs="Arial"/>
                      <w:sz w:val="22"/>
                      <w:szCs w:val="22"/>
                      <w:lang w:val="it-IT"/>
                    </w:rPr>
                  </w:pPr>
                </w:p>
              </w:tc>
              <w:tc>
                <w:tcPr>
                  <w:tcW w:w="426" w:type="pct"/>
                  <w:tcBorders>
                    <w:top w:val="nil"/>
                    <w:left w:val="nil"/>
                    <w:bottom w:val="single" w:sz="4" w:space="0" w:color="008080"/>
                    <w:right w:val="single" w:sz="4" w:space="0" w:color="008080"/>
                  </w:tcBorders>
                  <w:shd w:val="clear" w:color="auto" w:fill="auto"/>
                  <w:noWrap/>
                  <w:vAlign w:val="center"/>
                </w:tcPr>
                <w:p w14:paraId="07EEBF84" w14:textId="70C73969" w:rsidR="00FE4D9E" w:rsidRPr="00702EE3" w:rsidRDefault="00FE4D9E" w:rsidP="00130042">
                  <w:pPr>
                    <w:ind w:hanging="120"/>
                    <w:rPr>
                      <w:rFonts w:asciiTheme="minorHAnsi" w:hAnsiTheme="minorHAnsi" w:cs="Arial"/>
                      <w:sz w:val="22"/>
                      <w:szCs w:val="22"/>
                      <w:lang w:val="it-IT"/>
                    </w:rPr>
                  </w:pPr>
                </w:p>
              </w:tc>
              <w:tc>
                <w:tcPr>
                  <w:tcW w:w="265" w:type="pct"/>
                  <w:tcBorders>
                    <w:top w:val="nil"/>
                    <w:left w:val="nil"/>
                    <w:bottom w:val="single" w:sz="4" w:space="0" w:color="008080"/>
                    <w:right w:val="single" w:sz="8" w:space="0" w:color="008080"/>
                  </w:tcBorders>
                  <w:shd w:val="clear" w:color="auto" w:fill="auto"/>
                  <w:noWrap/>
                  <w:vAlign w:val="center"/>
                </w:tcPr>
                <w:p w14:paraId="6D35ECAA" w14:textId="25F25853" w:rsidR="00FE4D9E" w:rsidRPr="00702EE3" w:rsidRDefault="00FE4D9E" w:rsidP="00130042">
                  <w:pPr>
                    <w:ind w:hanging="120"/>
                    <w:rPr>
                      <w:rFonts w:asciiTheme="minorHAnsi" w:hAnsiTheme="minorHAnsi" w:cs="Arial"/>
                      <w:sz w:val="22"/>
                      <w:szCs w:val="22"/>
                      <w:lang w:val="it-IT"/>
                    </w:rPr>
                  </w:pPr>
                </w:p>
              </w:tc>
              <w:tc>
                <w:tcPr>
                  <w:tcW w:w="371" w:type="pct"/>
                  <w:tcBorders>
                    <w:top w:val="nil"/>
                    <w:left w:val="nil"/>
                    <w:bottom w:val="single" w:sz="4" w:space="0" w:color="008080"/>
                    <w:right w:val="single" w:sz="4" w:space="0" w:color="008080"/>
                  </w:tcBorders>
                  <w:shd w:val="clear" w:color="auto" w:fill="auto"/>
                  <w:noWrap/>
                  <w:vAlign w:val="bottom"/>
                </w:tcPr>
                <w:p w14:paraId="48C51B10" w14:textId="5D332046" w:rsidR="00FE4D9E" w:rsidRPr="00702EE3" w:rsidRDefault="00FE4D9E" w:rsidP="00130042">
                  <w:pPr>
                    <w:ind w:hanging="120"/>
                    <w:rPr>
                      <w:rFonts w:asciiTheme="minorHAnsi" w:hAnsiTheme="minorHAnsi" w:cs="Arial"/>
                      <w:sz w:val="22"/>
                      <w:szCs w:val="22"/>
                      <w:lang w:val="it-IT"/>
                    </w:rPr>
                  </w:pPr>
                </w:p>
              </w:tc>
              <w:tc>
                <w:tcPr>
                  <w:tcW w:w="375" w:type="pct"/>
                  <w:tcBorders>
                    <w:top w:val="nil"/>
                    <w:left w:val="nil"/>
                    <w:bottom w:val="single" w:sz="4" w:space="0" w:color="008080"/>
                    <w:right w:val="single" w:sz="8" w:space="0" w:color="008080"/>
                  </w:tcBorders>
                  <w:shd w:val="clear" w:color="auto" w:fill="auto"/>
                  <w:noWrap/>
                  <w:vAlign w:val="bottom"/>
                </w:tcPr>
                <w:p w14:paraId="4CABFE77" w14:textId="0D69F925" w:rsidR="00FE4D9E" w:rsidRPr="00702EE3" w:rsidRDefault="00FE4D9E" w:rsidP="00130042">
                  <w:pPr>
                    <w:ind w:hanging="120"/>
                    <w:rPr>
                      <w:rFonts w:asciiTheme="minorHAnsi" w:hAnsiTheme="minorHAnsi" w:cs="Arial"/>
                      <w:sz w:val="22"/>
                      <w:szCs w:val="22"/>
                      <w:lang w:val="it-IT"/>
                    </w:rPr>
                  </w:pPr>
                </w:p>
              </w:tc>
            </w:tr>
            <w:tr w:rsidR="005B3D8D" w:rsidRPr="00702EE3" w14:paraId="4DE1DDAF" w14:textId="6ACBE65D" w:rsidTr="00130042">
              <w:trPr>
                <w:trHeight w:val="255"/>
              </w:trPr>
              <w:tc>
                <w:tcPr>
                  <w:tcW w:w="2816" w:type="pct"/>
                  <w:tcBorders>
                    <w:top w:val="nil"/>
                    <w:left w:val="single" w:sz="8" w:space="0" w:color="008080"/>
                    <w:bottom w:val="single" w:sz="4" w:space="0" w:color="008080"/>
                    <w:right w:val="nil"/>
                  </w:tcBorders>
                  <w:shd w:val="clear" w:color="auto" w:fill="auto"/>
                  <w:vAlign w:val="center"/>
                </w:tcPr>
                <w:p w14:paraId="35ED009D" w14:textId="3EBFCD04" w:rsidR="00FE4D9E" w:rsidRPr="00702EE3" w:rsidRDefault="00FE4D9E" w:rsidP="00130042">
                  <w:pPr>
                    <w:ind w:hanging="120"/>
                    <w:rPr>
                      <w:rFonts w:asciiTheme="minorHAnsi" w:hAnsiTheme="minorHAnsi" w:cs="Arial"/>
                      <w:sz w:val="22"/>
                      <w:szCs w:val="22"/>
                    </w:rPr>
                  </w:pPr>
                  <w:r w:rsidRPr="00702EE3">
                    <w:rPr>
                      <w:rFonts w:asciiTheme="minorHAnsi" w:hAnsiTheme="minorHAnsi" w:cs="Arial"/>
                      <w:sz w:val="22"/>
                      <w:szCs w:val="22"/>
                    </w:rPr>
                    <w:t xml:space="preserve">4.5 Dotări </w:t>
                  </w:r>
                </w:p>
              </w:tc>
              <w:tc>
                <w:tcPr>
                  <w:tcW w:w="426" w:type="pct"/>
                  <w:tcBorders>
                    <w:top w:val="nil"/>
                    <w:left w:val="single" w:sz="8" w:space="0" w:color="008080"/>
                    <w:bottom w:val="single" w:sz="4" w:space="0" w:color="008080"/>
                    <w:right w:val="single" w:sz="4" w:space="0" w:color="008080"/>
                  </w:tcBorders>
                  <w:shd w:val="clear" w:color="auto" w:fill="auto"/>
                  <w:noWrap/>
                  <w:vAlign w:val="center"/>
                </w:tcPr>
                <w:p w14:paraId="603D5123" w14:textId="5F28F941" w:rsidR="00FE4D9E" w:rsidRPr="00702EE3" w:rsidRDefault="00FE4D9E" w:rsidP="00130042">
                  <w:pPr>
                    <w:ind w:hanging="120"/>
                    <w:rPr>
                      <w:rFonts w:asciiTheme="minorHAnsi" w:hAnsiTheme="minorHAnsi" w:cs="Arial"/>
                      <w:sz w:val="22"/>
                      <w:szCs w:val="22"/>
                    </w:rPr>
                  </w:pPr>
                </w:p>
              </w:tc>
              <w:tc>
                <w:tcPr>
                  <w:tcW w:w="320" w:type="pct"/>
                  <w:tcBorders>
                    <w:top w:val="nil"/>
                    <w:left w:val="nil"/>
                    <w:bottom w:val="single" w:sz="4" w:space="0" w:color="008080"/>
                    <w:right w:val="single" w:sz="8" w:space="0" w:color="008080"/>
                  </w:tcBorders>
                  <w:shd w:val="clear" w:color="auto" w:fill="auto"/>
                  <w:noWrap/>
                  <w:vAlign w:val="center"/>
                </w:tcPr>
                <w:p w14:paraId="2B5E9E35" w14:textId="41EF148B" w:rsidR="00FE4D9E" w:rsidRPr="00702EE3" w:rsidRDefault="00FE4D9E" w:rsidP="00130042">
                  <w:pPr>
                    <w:ind w:hanging="120"/>
                    <w:rPr>
                      <w:rFonts w:asciiTheme="minorHAnsi" w:hAnsiTheme="minorHAnsi" w:cs="Arial"/>
                      <w:sz w:val="22"/>
                      <w:szCs w:val="22"/>
                    </w:rPr>
                  </w:pPr>
                </w:p>
              </w:tc>
              <w:tc>
                <w:tcPr>
                  <w:tcW w:w="426" w:type="pct"/>
                  <w:tcBorders>
                    <w:top w:val="nil"/>
                    <w:left w:val="nil"/>
                    <w:bottom w:val="single" w:sz="4" w:space="0" w:color="008080"/>
                    <w:right w:val="single" w:sz="4" w:space="0" w:color="008080"/>
                  </w:tcBorders>
                  <w:shd w:val="clear" w:color="auto" w:fill="auto"/>
                  <w:noWrap/>
                  <w:vAlign w:val="center"/>
                </w:tcPr>
                <w:p w14:paraId="67E81FB5" w14:textId="0BF401D9" w:rsidR="00FE4D9E" w:rsidRPr="00702EE3" w:rsidRDefault="00FE4D9E" w:rsidP="00130042">
                  <w:pPr>
                    <w:ind w:hanging="120"/>
                    <w:rPr>
                      <w:rFonts w:asciiTheme="minorHAnsi" w:hAnsiTheme="minorHAnsi" w:cs="Arial"/>
                      <w:sz w:val="22"/>
                      <w:szCs w:val="22"/>
                    </w:rPr>
                  </w:pPr>
                </w:p>
              </w:tc>
              <w:tc>
                <w:tcPr>
                  <w:tcW w:w="265" w:type="pct"/>
                  <w:tcBorders>
                    <w:top w:val="nil"/>
                    <w:left w:val="nil"/>
                    <w:bottom w:val="single" w:sz="4" w:space="0" w:color="008080"/>
                    <w:right w:val="single" w:sz="8" w:space="0" w:color="008080"/>
                  </w:tcBorders>
                  <w:shd w:val="clear" w:color="auto" w:fill="auto"/>
                  <w:noWrap/>
                  <w:vAlign w:val="center"/>
                </w:tcPr>
                <w:p w14:paraId="4F155565" w14:textId="2AF7A425" w:rsidR="00FE4D9E" w:rsidRPr="00702EE3" w:rsidRDefault="00FE4D9E" w:rsidP="00130042">
                  <w:pPr>
                    <w:ind w:hanging="120"/>
                    <w:rPr>
                      <w:rFonts w:asciiTheme="minorHAnsi" w:hAnsiTheme="minorHAnsi" w:cs="Arial"/>
                      <w:sz w:val="22"/>
                      <w:szCs w:val="22"/>
                    </w:rPr>
                  </w:pPr>
                </w:p>
              </w:tc>
              <w:tc>
                <w:tcPr>
                  <w:tcW w:w="371" w:type="pct"/>
                  <w:tcBorders>
                    <w:top w:val="nil"/>
                    <w:left w:val="nil"/>
                    <w:bottom w:val="single" w:sz="4" w:space="0" w:color="008080"/>
                    <w:right w:val="single" w:sz="4" w:space="0" w:color="008080"/>
                  </w:tcBorders>
                  <w:shd w:val="clear" w:color="auto" w:fill="auto"/>
                  <w:noWrap/>
                  <w:vAlign w:val="bottom"/>
                </w:tcPr>
                <w:p w14:paraId="0079DA17" w14:textId="7960EFC3" w:rsidR="00FE4D9E" w:rsidRPr="00702EE3" w:rsidRDefault="00FE4D9E" w:rsidP="00130042">
                  <w:pPr>
                    <w:ind w:hanging="120"/>
                    <w:rPr>
                      <w:rFonts w:asciiTheme="minorHAnsi" w:hAnsiTheme="minorHAnsi" w:cs="Arial"/>
                      <w:sz w:val="22"/>
                      <w:szCs w:val="22"/>
                    </w:rPr>
                  </w:pPr>
                </w:p>
              </w:tc>
              <w:tc>
                <w:tcPr>
                  <w:tcW w:w="375" w:type="pct"/>
                  <w:tcBorders>
                    <w:top w:val="nil"/>
                    <w:left w:val="nil"/>
                    <w:bottom w:val="single" w:sz="4" w:space="0" w:color="008080"/>
                    <w:right w:val="single" w:sz="8" w:space="0" w:color="008080"/>
                  </w:tcBorders>
                  <w:shd w:val="clear" w:color="auto" w:fill="auto"/>
                  <w:noWrap/>
                  <w:vAlign w:val="bottom"/>
                </w:tcPr>
                <w:p w14:paraId="5DB04207" w14:textId="16DB0141" w:rsidR="00FE4D9E" w:rsidRPr="00702EE3" w:rsidRDefault="00FE4D9E" w:rsidP="00130042">
                  <w:pPr>
                    <w:ind w:hanging="120"/>
                    <w:rPr>
                      <w:rFonts w:asciiTheme="minorHAnsi" w:hAnsiTheme="minorHAnsi" w:cs="Arial"/>
                      <w:sz w:val="22"/>
                      <w:szCs w:val="22"/>
                    </w:rPr>
                  </w:pPr>
                </w:p>
              </w:tc>
            </w:tr>
            <w:tr w:rsidR="005B3D8D" w:rsidRPr="00702EE3" w14:paraId="5E982075" w14:textId="589DB17D" w:rsidTr="00130042">
              <w:trPr>
                <w:trHeight w:val="255"/>
              </w:trPr>
              <w:tc>
                <w:tcPr>
                  <w:tcW w:w="2816" w:type="pct"/>
                  <w:tcBorders>
                    <w:top w:val="nil"/>
                    <w:left w:val="single" w:sz="8" w:space="0" w:color="008080"/>
                    <w:bottom w:val="single" w:sz="4" w:space="0" w:color="008080"/>
                    <w:right w:val="nil"/>
                  </w:tcBorders>
                  <w:shd w:val="clear" w:color="auto" w:fill="auto"/>
                  <w:vAlign w:val="center"/>
                </w:tcPr>
                <w:p w14:paraId="6D027164" w14:textId="6E475CA8" w:rsidR="00FE4D9E" w:rsidRPr="00702EE3" w:rsidRDefault="00FE4D9E" w:rsidP="00130042">
                  <w:pPr>
                    <w:ind w:hanging="120"/>
                    <w:rPr>
                      <w:rFonts w:asciiTheme="minorHAnsi" w:hAnsiTheme="minorHAnsi" w:cs="Arial"/>
                      <w:sz w:val="22"/>
                      <w:szCs w:val="22"/>
                    </w:rPr>
                  </w:pPr>
                  <w:r w:rsidRPr="00702EE3">
                    <w:rPr>
                      <w:rFonts w:asciiTheme="minorHAnsi" w:hAnsiTheme="minorHAnsi" w:cs="Arial"/>
                      <w:sz w:val="22"/>
                      <w:szCs w:val="22"/>
                    </w:rPr>
                    <w:t>4.6 Active necorporale</w:t>
                  </w:r>
                </w:p>
              </w:tc>
              <w:tc>
                <w:tcPr>
                  <w:tcW w:w="426" w:type="pct"/>
                  <w:tcBorders>
                    <w:top w:val="nil"/>
                    <w:left w:val="single" w:sz="8" w:space="0" w:color="008080"/>
                    <w:bottom w:val="single" w:sz="4" w:space="0" w:color="008080"/>
                    <w:right w:val="single" w:sz="4" w:space="0" w:color="008080"/>
                  </w:tcBorders>
                  <w:shd w:val="clear" w:color="auto" w:fill="auto"/>
                  <w:noWrap/>
                  <w:vAlign w:val="center"/>
                </w:tcPr>
                <w:p w14:paraId="11C4FBF9" w14:textId="42BA7B7D" w:rsidR="00FE4D9E" w:rsidRPr="00702EE3" w:rsidRDefault="00FE4D9E" w:rsidP="00130042">
                  <w:pPr>
                    <w:ind w:hanging="120"/>
                    <w:rPr>
                      <w:rFonts w:asciiTheme="minorHAnsi" w:hAnsiTheme="minorHAnsi" w:cs="Arial"/>
                      <w:sz w:val="22"/>
                      <w:szCs w:val="22"/>
                    </w:rPr>
                  </w:pPr>
                </w:p>
              </w:tc>
              <w:tc>
                <w:tcPr>
                  <w:tcW w:w="320" w:type="pct"/>
                  <w:tcBorders>
                    <w:top w:val="nil"/>
                    <w:left w:val="nil"/>
                    <w:bottom w:val="single" w:sz="4" w:space="0" w:color="008080"/>
                    <w:right w:val="single" w:sz="8" w:space="0" w:color="008080"/>
                  </w:tcBorders>
                  <w:shd w:val="clear" w:color="auto" w:fill="auto"/>
                  <w:noWrap/>
                  <w:vAlign w:val="center"/>
                </w:tcPr>
                <w:p w14:paraId="4D032FA3" w14:textId="072037F7" w:rsidR="00FE4D9E" w:rsidRPr="00702EE3" w:rsidRDefault="00FE4D9E" w:rsidP="00130042">
                  <w:pPr>
                    <w:ind w:hanging="120"/>
                    <w:rPr>
                      <w:rFonts w:asciiTheme="minorHAnsi" w:hAnsiTheme="minorHAnsi" w:cs="Arial"/>
                      <w:sz w:val="22"/>
                      <w:szCs w:val="22"/>
                    </w:rPr>
                  </w:pPr>
                </w:p>
              </w:tc>
              <w:tc>
                <w:tcPr>
                  <w:tcW w:w="426" w:type="pct"/>
                  <w:tcBorders>
                    <w:top w:val="nil"/>
                    <w:left w:val="nil"/>
                    <w:bottom w:val="single" w:sz="4" w:space="0" w:color="008080"/>
                    <w:right w:val="single" w:sz="4" w:space="0" w:color="008080"/>
                  </w:tcBorders>
                  <w:shd w:val="clear" w:color="auto" w:fill="auto"/>
                  <w:noWrap/>
                  <w:vAlign w:val="center"/>
                </w:tcPr>
                <w:p w14:paraId="0E475231" w14:textId="7A0FB221" w:rsidR="00FE4D9E" w:rsidRPr="00702EE3" w:rsidRDefault="00FE4D9E" w:rsidP="00130042">
                  <w:pPr>
                    <w:ind w:hanging="120"/>
                    <w:rPr>
                      <w:rFonts w:asciiTheme="minorHAnsi" w:hAnsiTheme="minorHAnsi" w:cs="Arial"/>
                      <w:sz w:val="22"/>
                      <w:szCs w:val="22"/>
                    </w:rPr>
                  </w:pPr>
                </w:p>
              </w:tc>
              <w:tc>
                <w:tcPr>
                  <w:tcW w:w="265" w:type="pct"/>
                  <w:tcBorders>
                    <w:top w:val="nil"/>
                    <w:left w:val="nil"/>
                    <w:bottom w:val="single" w:sz="4" w:space="0" w:color="008080"/>
                    <w:right w:val="single" w:sz="8" w:space="0" w:color="008080"/>
                  </w:tcBorders>
                  <w:shd w:val="clear" w:color="auto" w:fill="auto"/>
                  <w:noWrap/>
                  <w:vAlign w:val="center"/>
                </w:tcPr>
                <w:p w14:paraId="6128CA56" w14:textId="47318D0E" w:rsidR="00FE4D9E" w:rsidRPr="00702EE3" w:rsidRDefault="00FE4D9E" w:rsidP="00130042">
                  <w:pPr>
                    <w:ind w:hanging="120"/>
                    <w:rPr>
                      <w:rFonts w:asciiTheme="minorHAnsi" w:hAnsiTheme="minorHAnsi" w:cs="Arial"/>
                      <w:sz w:val="22"/>
                      <w:szCs w:val="22"/>
                    </w:rPr>
                  </w:pPr>
                </w:p>
              </w:tc>
              <w:tc>
                <w:tcPr>
                  <w:tcW w:w="371" w:type="pct"/>
                  <w:tcBorders>
                    <w:top w:val="nil"/>
                    <w:left w:val="nil"/>
                    <w:bottom w:val="single" w:sz="4" w:space="0" w:color="008080"/>
                    <w:right w:val="single" w:sz="4" w:space="0" w:color="008080"/>
                  </w:tcBorders>
                  <w:shd w:val="clear" w:color="auto" w:fill="auto"/>
                  <w:noWrap/>
                  <w:vAlign w:val="bottom"/>
                </w:tcPr>
                <w:p w14:paraId="74E72958" w14:textId="52FD2FAC" w:rsidR="00FE4D9E" w:rsidRPr="00702EE3" w:rsidRDefault="00FE4D9E" w:rsidP="00130042">
                  <w:pPr>
                    <w:ind w:hanging="120"/>
                    <w:rPr>
                      <w:rFonts w:asciiTheme="minorHAnsi" w:hAnsiTheme="minorHAnsi" w:cs="Arial"/>
                      <w:sz w:val="22"/>
                      <w:szCs w:val="22"/>
                    </w:rPr>
                  </w:pPr>
                </w:p>
              </w:tc>
              <w:tc>
                <w:tcPr>
                  <w:tcW w:w="375" w:type="pct"/>
                  <w:tcBorders>
                    <w:top w:val="nil"/>
                    <w:left w:val="nil"/>
                    <w:bottom w:val="single" w:sz="4" w:space="0" w:color="008080"/>
                    <w:right w:val="single" w:sz="8" w:space="0" w:color="008080"/>
                  </w:tcBorders>
                  <w:shd w:val="clear" w:color="auto" w:fill="auto"/>
                  <w:noWrap/>
                  <w:vAlign w:val="bottom"/>
                </w:tcPr>
                <w:p w14:paraId="632A0895" w14:textId="561AAE4D" w:rsidR="00FE4D9E" w:rsidRPr="00702EE3" w:rsidRDefault="00FE4D9E" w:rsidP="00130042">
                  <w:pPr>
                    <w:ind w:hanging="120"/>
                    <w:rPr>
                      <w:rFonts w:asciiTheme="minorHAnsi" w:hAnsiTheme="minorHAnsi" w:cs="Arial"/>
                      <w:sz w:val="22"/>
                      <w:szCs w:val="22"/>
                    </w:rPr>
                  </w:pPr>
                </w:p>
              </w:tc>
            </w:tr>
            <w:tr w:rsidR="005B3D8D" w:rsidRPr="00702EE3" w14:paraId="425D5BC2" w14:textId="11A65579" w:rsidTr="00130042">
              <w:trPr>
                <w:trHeight w:val="255"/>
              </w:trPr>
              <w:tc>
                <w:tcPr>
                  <w:tcW w:w="2816" w:type="pct"/>
                  <w:tcBorders>
                    <w:top w:val="single" w:sz="4" w:space="0" w:color="008080"/>
                    <w:left w:val="single" w:sz="8" w:space="0" w:color="008080"/>
                    <w:bottom w:val="single" w:sz="4" w:space="0" w:color="008080"/>
                    <w:right w:val="nil"/>
                  </w:tcBorders>
                  <w:shd w:val="clear" w:color="auto" w:fill="auto"/>
                  <w:noWrap/>
                  <w:vAlign w:val="bottom"/>
                </w:tcPr>
                <w:p w14:paraId="340FA802" w14:textId="353B96A3" w:rsidR="00FE4D9E" w:rsidRPr="00702EE3" w:rsidRDefault="00FE4D9E" w:rsidP="00130042">
                  <w:pPr>
                    <w:ind w:hanging="120"/>
                    <w:rPr>
                      <w:rFonts w:asciiTheme="minorHAnsi" w:hAnsiTheme="minorHAnsi" w:cs="Arial"/>
                      <w:b/>
                      <w:bCs/>
                      <w:sz w:val="22"/>
                      <w:szCs w:val="22"/>
                      <w:lang w:val="it-IT"/>
                    </w:rPr>
                  </w:pPr>
                  <w:r w:rsidRPr="00702EE3">
                    <w:rPr>
                      <w:rFonts w:asciiTheme="minorHAnsi" w:hAnsiTheme="minorHAnsi" w:cs="Arial"/>
                      <w:b/>
                      <w:bCs/>
                      <w:sz w:val="22"/>
                      <w:szCs w:val="22"/>
                      <w:lang w:val="it-IT"/>
                    </w:rPr>
                    <w:t xml:space="preserve">Capitolul 5 Alte cheltuieli - total, din care: </w:t>
                  </w:r>
                </w:p>
              </w:tc>
              <w:tc>
                <w:tcPr>
                  <w:tcW w:w="426" w:type="pct"/>
                  <w:tcBorders>
                    <w:top w:val="single" w:sz="4" w:space="0" w:color="008080"/>
                    <w:left w:val="single" w:sz="8" w:space="0" w:color="008080"/>
                    <w:bottom w:val="single" w:sz="4" w:space="0" w:color="008080"/>
                    <w:right w:val="single" w:sz="4" w:space="0" w:color="008080"/>
                  </w:tcBorders>
                  <w:shd w:val="clear" w:color="auto" w:fill="auto"/>
                  <w:noWrap/>
                  <w:vAlign w:val="center"/>
                </w:tcPr>
                <w:p w14:paraId="57AD2A5E" w14:textId="4A0EBCBD" w:rsidR="00FE4D9E" w:rsidRPr="00702EE3" w:rsidRDefault="00FE4D9E" w:rsidP="00130042">
                  <w:pPr>
                    <w:ind w:hanging="120"/>
                    <w:rPr>
                      <w:rFonts w:asciiTheme="minorHAnsi" w:hAnsiTheme="minorHAnsi" w:cs="Arial"/>
                      <w:b/>
                      <w:bCs/>
                      <w:sz w:val="22"/>
                      <w:szCs w:val="22"/>
                      <w:lang w:val="it-IT"/>
                    </w:rPr>
                  </w:pPr>
                </w:p>
              </w:tc>
              <w:tc>
                <w:tcPr>
                  <w:tcW w:w="320" w:type="pct"/>
                  <w:tcBorders>
                    <w:top w:val="single" w:sz="4" w:space="0" w:color="008080"/>
                    <w:left w:val="nil"/>
                    <w:bottom w:val="single" w:sz="4" w:space="0" w:color="008080"/>
                    <w:right w:val="single" w:sz="8" w:space="0" w:color="008080"/>
                  </w:tcBorders>
                  <w:shd w:val="clear" w:color="auto" w:fill="auto"/>
                  <w:noWrap/>
                  <w:vAlign w:val="center"/>
                </w:tcPr>
                <w:p w14:paraId="293F4997" w14:textId="326B6A1D" w:rsidR="00FE4D9E" w:rsidRPr="00702EE3" w:rsidRDefault="00FE4D9E" w:rsidP="00130042">
                  <w:pPr>
                    <w:ind w:hanging="120"/>
                    <w:rPr>
                      <w:rFonts w:asciiTheme="minorHAnsi" w:hAnsiTheme="minorHAnsi" w:cs="Arial"/>
                      <w:b/>
                      <w:bCs/>
                      <w:sz w:val="22"/>
                      <w:szCs w:val="22"/>
                      <w:lang w:val="it-IT"/>
                    </w:rPr>
                  </w:pPr>
                </w:p>
              </w:tc>
              <w:tc>
                <w:tcPr>
                  <w:tcW w:w="426" w:type="pct"/>
                  <w:tcBorders>
                    <w:top w:val="single" w:sz="4" w:space="0" w:color="008080"/>
                    <w:left w:val="nil"/>
                    <w:bottom w:val="single" w:sz="4" w:space="0" w:color="008080"/>
                    <w:right w:val="single" w:sz="4" w:space="0" w:color="008080"/>
                  </w:tcBorders>
                  <w:shd w:val="clear" w:color="auto" w:fill="auto"/>
                  <w:noWrap/>
                  <w:vAlign w:val="center"/>
                </w:tcPr>
                <w:p w14:paraId="7BF6FFD7" w14:textId="5DD2B100" w:rsidR="00FE4D9E" w:rsidRPr="00702EE3" w:rsidRDefault="00FE4D9E" w:rsidP="00130042">
                  <w:pPr>
                    <w:ind w:hanging="120"/>
                    <w:rPr>
                      <w:rFonts w:asciiTheme="minorHAnsi" w:hAnsiTheme="minorHAnsi" w:cs="Arial"/>
                      <w:b/>
                      <w:bCs/>
                      <w:sz w:val="22"/>
                      <w:szCs w:val="22"/>
                      <w:lang w:val="it-IT"/>
                    </w:rPr>
                  </w:pPr>
                </w:p>
              </w:tc>
              <w:tc>
                <w:tcPr>
                  <w:tcW w:w="265" w:type="pct"/>
                  <w:tcBorders>
                    <w:top w:val="single" w:sz="4" w:space="0" w:color="008080"/>
                    <w:left w:val="nil"/>
                    <w:bottom w:val="single" w:sz="4" w:space="0" w:color="008080"/>
                    <w:right w:val="single" w:sz="8" w:space="0" w:color="008080"/>
                  </w:tcBorders>
                  <w:shd w:val="clear" w:color="auto" w:fill="auto"/>
                  <w:noWrap/>
                  <w:vAlign w:val="center"/>
                </w:tcPr>
                <w:p w14:paraId="4DC1E114" w14:textId="76DD3E5D" w:rsidR="00FE4D9E" w:rsidRPr="00702EE3" w:rsidRDefault="00FE4D9E" w:rsidP="00130042">
                  <w:pPr>
                    <w:ind w:hanging="120"/>
                    <w:rPr>
                      <w:rFonts w:asciiTheme="minorHAnsi" w:hAnsiTheme="minorHAnsi" w:cs="Arial"/>
                      <w:b/>
                      <w:bCs/>
                      <w:sz w:val="22"/>
                      <w:szCs w:val="22"/>
                      <w:lang w:val="it-IT"/>
                    </w:rPr>
                  </w:pPr>
                </w:p>
              </w:tc>
              <w:tc>
                <w:tcPr>
                  <w:tcW w:w="371" w:type="pct"/>
                  <w:tcBorders>
                    <w:top w:val="single" w:sz="4" w:space="0" w:color="008080"/>
                    <w:left w:val="nil"/>
                    <w:bottom w:val="single" w:sz="4" w:space="0" w:color="008080"/>
                    <w:right w:val="single" w:sz="4" w:space="0" w:color="008080"/>
                  </w:tcBorders>
                  <w:shd w:val="clear" w:color="auto" w:fill="auto"/>
                  <w:noWrap/>
                  <w:vAlign w:val="bottom"/>
                </w:tcPr>
                <w:p w14:paraId="21E48D6A" w14:textId="20AE6F2C" w:rsidR="00FE4D9E" w:rsidRPr="00702EE3" w:rsidRDefault="00FE4D9E" w:rsidP="00130042">
                  <w:pPr>
                    <w:ind w:hanging="120"/>
                    <w:rPr>
                      <w:rFonts w:asciiTheme="minorHAnsi" w:hAnsiTheme="minorHAnsi" w:cs="Arial"/>
                      <w:b/>
                      <w:bCs/>
                      <w:sz w:val="22"/>
                      <w:szCs w:val="22"/>
                      <w:lang w:val="it-IT"/>
                    </w:rPr>
                  </w:pPr>
                </w:p>
              </w:tc>
              <w:tc>
                <w:tcPr>
                  <w:tcW w:w="375" w:type="pct"/>
                  <w:tcBorders>
                    <w:top w:val="single" w:sz="4" w:space="0" w:color="008080"/>
                    <w:left w:val="nil"/>
                    <w:bottom w:val="single" w:sz="4" w:space="0" w:color="008080"/>
                    <w:right w:val="single" w:sz="8" w:space="0" w:color="008080"/>
                  </w:tcBorders>
                  <w:shd w:val="clear" w:color="auto" w:fill="auto"/>
                  <w:noWrap/>
                  <w:vAlign w:val="bottom"/>
                </w:tcPr>
                <w:p w14:paraId="5811EA7B" w14:textId="5EEBA859" w:rsidR="00FE4D9E" w:rsidRPr="00702EE3" w:rsidRDefault="00FE4D9E" w:rsidP="00130042">
                  <w:pPr>
                    <w:ind w:hanging="120"/>
                    <w:rPr>
                      <w:rFonts w:asciiTheme="minorHAnsi" w:hAnsiTheme="minorHAnsi" w:cs="Arial"/>
                      <w:b/>
                      <w:bCs/>
                      <w:sz w:val="22"/>
                      <w:szCs w:val="22"/>
                      <w:lang w:val="it-IT"/>
                    </w:rPr>
                  </w:pPr>
                </w:p>
              </w:tc>
            </w:tr>
            <w:tr w:rsidR="005B3D8D" w:rsidRPr="00702EE3" w14:paraId="67A42832" w14:textId="267CDEC9" w:rsidTr="00130042">
              <w:trPr>
                <w:trHeight w:val="255"/>
              </w:trPr>
              <w:tc>
                <w:tcPr>
                  <w:tcW w:w="2816" w:type="pct"/>
                  <w:tcBorders>
                    <w:top w:val="nil"/>
                    <w:left w:val="single" w:sz="8" w:space="0" w:color="008080"/>
                    <w:bottom w:val="single" w:sz="4" w:space="0" w:color="008080"/>
                    <w:right w:val="nil"/>
                  </w:tcBorders>
                  <w:shd w:val="clear" w:color="auto" w:fill="auto"/>
                  <w:vAlign w:val="center"/>
                </w:tcPr>
                <w:p w14:paraId="1295EA9C" w14:textId="1B2EDEAC" w:rsidR="00FE4D9E" w:rsidRPr="00702EE3" w:rsidRDefault="00FE4D9E" w:rsidP="00130042">
                  <w:pPr>
                    <w:ind w:hanging="120"/>
                    <w:rPr>
                      <w:rFonts w:asciiTheme="minorHAnsi" w:hAnsiTheme="minorHAnsi" w:cs="Arial"/>
                      <w:sz w:val="22"/>
                      <w:szCs w:val="22"/>
                    </w:rPr>
                  </w:pPr>
                  <w:r w:rsidRPr="00702EE3">
                    <w:rPr>
                      <w:rFonts w:asciiTheme="minorHAnsi" w:hAnsiTheme="minorHAnsi" w:cs="Arial"/>
                      <w:sz w:val="22"/>
                      <w:szCs w:val="22"/>
                    </w:rPr>
                    <w:t xml:space="preserve">5.1 Organizare de şantier </w:t>
                  </w:r>
                </w:p>
              </w:tc>
              <w:tc>
                <w:tcPr>
                  <w:tcW w:w="426" w:type="pct"/>
                  <w:tcBorders>
                    <w:top w:val="nil"/>
                    <w:left w:val="single" w:sz="8" w:space="0" w:color="008080"/>
                    <w:bottom w:val="single" w:sz="4" w:space="0" w:color="008080"/>
                    <w:right w:val="single" w:sz="4" w:space="0" w:color="008080"/>
                  </w:tcBorders>
                  <w:shd w:val="clear" w:color="auto" w:fill="auto"/>
                  <w:noWrap/>
                  <w:vAlign w:val="center"/>
                </w:tcPr>
                <w:p w14:paraId="1C5620F1" w14:textId="702133BD" w:rsidR="00FE4D9E" w:rsidRPr="00702EE3" w:rsidRDefault="00FE4D9E" w:rsidP="00130042">
                  <w:pPr>
                    <w:ind w:hanging="120"/>
                    <w:rPr>
                      <w:rFonts w:asciiTheme="minorHAnsi" w:hAnsiTheme="minorHAnsi" w:cs="Arial"/>
                      <w:sz w:val="22"/>
                      <w:szCs w:val="22"/>
                    </w:rPr>
                  </w:pPr>
                </w:p>
              </w:tc>
              <w:tc>
                <w:tcPr>
                  <w:tcW w:w="320" w:type="pct"/>
                  <w:tcBorders>
                    <w:top w:val="nil"/>
                    <w:left w:val="nil"/>
                    <w:bottom w:val="single" w:sz="4" w:space="0" w:color="008080"/>
                    <w:right w:val="single" w:sz="8" w:space="0" w:color="008080"/>
                  </w:tcBorders>
                  <w:shd w:val="clear" w:color="auto" w:fill="auto"/>
                  <w:noWrap/>
                  <w:vAlign w:val="center"/>
                </w:tcPr>
                <w:p w14:paraId="2F3A6EDB" w14:textId="44CACFE6" w:rsidR="00FE4D9E" w:rsidRPr="00702EE3" w:rsidRDefault="00FE4D9E" w:rsidP="00130042">
                  <w:pPr>
                    <w:ind w:hanging="120"/>
                    <w:rPr>
                      <w:rFonts w:asciiTheme="minorHAnsi" w:hAnsiTheme="minorHAnsi" w:cs="Arial"/>
                      <w:sz w:val="22"/>
                      <w:szCs w:val="22"/>
                    </w:rPr>
                  </w:pPr>
                </w:p>
              </w:tc>
              <w:tc>
                <w:tcPr>
                  <w:tcW w:w="426" w:type="pct"/>
                  <w:tcBorders>
                    <w:top w:val="nil"/>
                    <w:left w:val="nil"/>
                    <w:bottom w:val="single" w:sz="4" w:space="0" w:color="008080"/>
                    <w:right w:val="single" w:sz="4" w:space="0" w:color="008080"/>
                  </w:tcBorders>
                  <w:shd w:val="clear" w:color="auto" w:fill="auto"/>
                  <w:noWrap/>
                  <w:vAlign w:val="center"/>
                </w:tcPr>
                <w:p w14:paraId="6FBB8EF6" w14:textId="3396764F" w:rsidR="00FE4D9E" w:rsidRPr="00702EE3" w:rsidRDefault="00FE4D9E" w:rsidP="00130042">
                  <w:pPr>
                    <w:ind w:hanging="120"/>
                    <w:rPr>
                      <w:rFonts w:asciiTheme="minorHAnsi" w:hAnsiTheme="minorHAnsi" w:cs="Arial"/>
                      <w:sz w:val="22"/>
                      <w:szCs w:val="22"/>
                    </w:rPr>
                  </w:pPr>
                </w:p>
              </w:tc>
              <w:tc>
                <w:tcPr>
                  <w:tcW w:w="265" w:type="pct"/>
                  <w:tcBorders>
                    <w:top w:val="nil"/>
                    <w:left w:val="nil"/>
                    <w:bottom w:val="single" w:sz="4" w:space="0" w:color="008080"/>
                    <w:right w:val="single" w:sz="8" w:space="0" w:color="008080"/>
                  </w:tcBorders>
                  <w:shd w:val="clear" w:color="auto" w:fill="auto"/>
                  <w:noWrap/>
                  <w:vAlign w:val="center"/>
                </w:tcPr>
                <w:p w14:paraId="0968778B" w14:textId="2E4580AE" w:rsidR="00FE4D9E" w:rsidRPr="00702EE3" w:rsidRDefault="00FE4D9E" w:rsidP="00130042">
                  <w:pPr>
                    <w:ind w:hanging="120"/>
                    <w:rPr>
                      <w:rFonts w:asciiTheme="minorHAnsi" w:hAnsiTheme="minorHAnsi" w:cs="Arial"/>
                      <w:sz w:val="22"/>
                      <w:szCs w:val="22"/>
                    </w:rPr>
                  </w:pPr>
                </w:p>
              </w:tc>
              <w:tc>
                <w:tcPr>
                  <w:tcW w:w="371" w:type="pct"/>
                  <w:tcBorders>
                    <w:top w:val="nil"/>
                    <w:left w:val="nil"/>
                    <w:bottom w:val="single" w:sz="4" w:space="0" w:color="008080"/>
                    <w:right w:val="single" w:sz="4" w:space="0" w:color="008080"/>
                  </w:tcBorders>
                  <w:shd w:val="clear" w:color="auto" w:fill="auto"/>
                  <w:noWrap/>
                  <w:vAlign w:val="bottom"/>
                </w:tcPr>
                <w:p w14:paraId="07BED2DC" w14:textId="3B664DBB" w:rsidR="00FE4D9E" w:rsidRPr="00702EE3" w:rsidRDefault="00FE4D9E" w:rsidP="00130042">
                  <w:pPr>
                    <w:ind w:hanging="120"/>
                    <w:rPr>
                      <w:rFonts w:asciiTheme="minorHAnsi" w:hAnsiTheme="minorHAnsi" w:cs="Arial"/>
                      <w:sz w:val="22"/>
                      <w:szCs w:val="22"/>
                    </w:rPr>
                  </w:pPr>
                </w:p>
              </w:tc>
              <w:tc>
                <w:tcPr>
                  <w:tcW w:w="375" w:type="pct"/>
                  <w:tcBorders>
                    <w:top w:val="nil"/>
                    <w:left w:val="nil"/>
                    <w:bottom w:val="single" w:sz="4" w:space="0" w:color="008080"/>
                    <w:right w:val="single" w:sz="8" w:space="0" w:color="008080"/>
                  </w:tcBorders>
                  <w:shd w:val="clear" w:color="auto" w:fill="auto"/>
                  <w:noWrap/>
                  <w:vAlign w:val="bottom"/>
                </w:tcPr>
                <w:p w14:paraId="3EAC00B6" w14:textId="5EC0D373" w:rsidR="00FE4D9E" w:rsidRPr="00702EE3" w:rsidRDefault="00FE4D9E" w:rsidP="00130042">
                  <w:pPr>
                    <w:ind w:hanging="120"/>
                    <w:rPr>
                      <w:rFonts w:asciiTheme="minorHAnsi" w:hAnsiTheme="minorHAnsi" w:cs="Arial"/>
                      <w:sz w:val="22"/>
                      <w:szCs w:val="22"/>
                    </w:rPr>
                  </w:pPr>
                </w:p>
              </w:tc>
            </w:tr>
            <w:tr w:rsidR="005B3D8D" w:rsidRPr="00702EE3" w14:paraId="56515344" w14:textId="0A44889B" w:rsidTr="00130042">
              <w:trPr>
                <w:trHeight w:val="255"/>
              </w:trPr>
              <w:tc>
                <w:tcPr>
                  <w:tcW w:w="2816" w:type="pct"/>
                  <w:tcBorders>
                    <w:top w:val="nil"/>
                    <w:left w:val="single" w:sz="8" w:space="0" w:color="008080"/>
                    <w:bottom w:val="single" w:sz="4" w:space="0" w:color="008080"/>
                    <w:right w:val="nil"/>
                  </w:tcBorders>
                  <w:shd w:val="clear" w:color="auto" w:fill="auto"/>
                  <w:vAlign w:val="center"/>
                </w:tcPr>
                <w:p w14:paraId="1FA6FD74" w14:textId="3D4D7DF4" w:rsidR="00FE4D9E" w:rsidRPr="00702EE3" w:rsidRDefault="00FE4D9E" w:rsidP="00130042">
                  <w:pPr>
                    <w:ind w:hanging="120"/>
                    <w:rPr>
                      <w:rFonts w:asciiTheme="minorHAnsi" w:hAnsiTheme="minorHAnsi" w:cs="Arial"/>
                      <w:sz w:val="22"/>
                      <w:szCs w:val="22"/>
                      <w:lang w:val="pt-BR"/>
                    </w:rPr>
                  </w:pPr>
                  <w:r w:rsidRPr="00702EE3">
                    <w:rPr>
                      <w:rFonts w:asciiTheme="minorHAnsi" w:hAnsiTheme="minorHAnsi" w:cs="Arial"/>
                      <w:sz w:val="22"/>
                      <w:szCs w:val="22"/>
                      <w:lang w:val="pt-BR"/>
                    </w:rPr>
                    <w:t xml:space="preserve"> 5.1.1 lucrări de construcţii </w:t>
                  </w:r>
                  <w:r w:rsidRPr="00702EE3">
                    <w:rPr>
                      <w:rFonts w:asciiTheme="minorHAnsi" w:hAnsiTheme="minorHAnsi" w:cs="Arial"/>
                      <w:b/>
                      <w:bCs/>
                      <w:sz w:val="22"/>
                      <w:szCs w:val="22"/>
                      <w:lang w:val="pt-BR"/>
                    </w:rPr>
                    <w:t xml:space="preserve"> ş</w:t>
                  </w:r>
                  <w:r w:rsidRPr="00702EE3">
                    <w:rPr>
                      <w:rFonts w:asciiTheme="minorHAnsi" w:hAnsiTheme="minorHAnsi" w:cs="Arial"/>
                      <w:sz w:val="22"/>
                      <w:szCs w:val="22"/>
                      <w:lang w:val="pt-BR"/>
                    </w:rPr>
                    <w:t>i instalaţii aferente organizării de şantier</w:t>
                  </w:r>
                </w:p>
              </w:tc>
              <w:tc>
                <w:tcPr>
                  <w:tcW w:w="426" w:type="pct"/>
                  <w:tcBorders>
                    <w:top w:val="nil"/>
                    <w:left w:val="single" w:sz="8" w:space="0" w:color="008080"/>
                    <w:bottom w:val="single" w:sz="4" w:space="0" w:color="008080"/>
                    <w:right w:val="single" w:sz="4" w:space="0" w:color="008080"/>
                  </w:tcBorders>
                  <w:shd w:val="clear" w:color="auto" w:fill="auto"/>
                  <w:noWrap/>
                  <w:vAlign w:val="center"/>
                </w:tcPr>
                <w:p w14:paraId="64560535" w14:textId="60E5C89D" w:rsidR="00FE4D9E" w:rsidRPr="00702EE3" w:rsidRDefault="00FE4D9E" w:rsidP="00130042">
                  <w:pPr>
                    <w:ind w:hanging="120"/>
                    <w:rPr>
                      <w:rFonts w:asciiTheme="minorHAnsi" w:hAnsiTheme="minorHAnsi" w:cs="Arial"/>
                      <w:sz w:val="22"/>
                      <w:szCs w:val="22"/>
                      <w:lang w:val="pt-BR"/>
                    </w:rPr>
                  </w:pPr>
                </w:p>
              </w:tc>
              <w:tc>
                <w:tcPr>
                  <w:tcW w:w="320" w:type="pct"/>
                  <w:tcBorders>
                    <w:top w:val="nil"/>
                    <w:left w:val="nil"/>
                    <w:bottom w:val="single" w:sz="4" w:space="0" w:color="008080"/>
                    <w:right w:val="single" w:sz="8" w:space="0" w:color="008080"/>
                  </w:tcBorders>
                  <w:shd w:val="clear" w:color="auto" w:fill="auto"/>
                  <w:noWrap/>
                  <w:vAlign w:val="center"/>
                </w:tcPr>
                <w:p w14:paraId="5312B9B0" w14:textId="6A4E1A1B" w:rsidR="00FE4D9E" w:rsidRPr="00702EE3" w:rsidRDefault="00FE4D9E" w:rsidP="00130042">
                  <w:pPr>
                    <w:ind w:hanging="120"/>
                    <w:rPr>
                      <w:rFonts w:asciiTheme="minorHAnsi" w:hAnsiTheme="minorHAnsi" w:cs="Arial"/>
                      <w:sz w:val="22"/>
                      <w:szCs w:val="22"/>
                      <w:lang w:val="pt-BR"/>
                    </w:rPr>
                  </w:pPr>
                </w:p>
              </w:tc>
              <w:tc>
                <w:tcPr>
                  <w:tcW w:w="426" w:type="pct"/>
                  <w:tcBorders>
                    <w:top w:val="nil"/>
                    <w:left w:val="nil"/>
                    <w:bottom w:val="single" w:sz="4" w:space="0" w:color="008080"/>
                    <w:right w:val="single" w:sz="4" w:space="0" w:color="008080"/>
                  </w:tcBorders>
                  <w:shd w:val="clear" w:color="auto" w:fill="auto"/>
                  <w:noWrap/>
                  <w:vAlign w:val="center"/>
                </w:tcPr>
                <w:p w14:paraId="106A834F" w14:textId="514C6D4D" w:rsidR="00FE4D9E" w:rsidRPr="00702EE3" w:rsidRDefault="00FE4D9E" w:rsidP="00130042">
                  <w:pPr>
                    <w:ind w:hanging="120"/>
                    <w:rPr>
                      <w:rFonts w:asciiTheme="minorHAnsi" w:hAnsiTheme="minorHAnsi" w:cs="Arial"/>
                      <w:sz w:val="22"/>
                      <w:szCs w:val="22"/>
                      <w:lang w:val="pt-BR"/>
                    </w:rPr>
                  </w:pPr>
                </w:p>
              </w:tc>
              <w:tc>
                <w:tcPr>
                  <w:tcW w:w="265" w:type="pct"/>
                  <w:tcBorders>
                    <w:top w:val="nil"/>
                    <w:left w:val="nil"/>
                    <w:bottom w:val="single" w:sz="4" w:space="0" w:color="008080"/>
                    <w:right w:val="single" w:sz="8" w:space="0" w:color="008080"/>
                  </w:tcBorders>
                  <w:shd w:val="clear" w:color="auto" w:fill="auto"/>
                  <w:noWrap/>
                  <w:vAlign w:val="center"/>
                </w:tcPr>
                <w:p w14:paraId="613C3687" w14:textId="7C0A0799" w:rsidR="00FE4D9E" w:rsidRPr="00702EE3" w:rsidRDefault="00FE4D9E" w:rsidP="00130042">
                  <w:pPr>
                    <w:ind w:hanging="120"/>
                    <w:rPr>
                      <w:rFonts w:asciiTheme="minorHAnsi" w:hAnsiTheme="minorHAnsi" w:cs="Arial"/>
                      <w:sz w:val="22"/>
                      <w:szCs w:val="22"/>
                      <w:lang w:val="pt-BR"/>
                    </w:rPr>
                  </w:pPr>
                </w:p>
              </w:tc>
              <w:tc>
                <w:tcPr>
                  <w:tcW w:w="371" w:type="pct"/>
                  <w:tcBorders>
                    <w:top w:val="nil"/>
                    <w:left w:val="nil"/>
                    <w:bottom w:val="single" w:sz="4" w:space="0" w:color="008080"/>
                    <w:right w:val="single" w:sz="4" w:space="0" w:color="008080"/>
                  </w:tcBorders>
                  <w:shd w:val="clear" w:color="auto" w:fill="auto"/>
                  <w:noWrap/>
                  <w:vAlign w:val="bottom"/>
                </w:tcPr>
                <w:p w14:paraId="5E04C829" w14:textId="27D2769D" w:rsidR="00FE4D9E" w:rsidRPr="00702EE3" w:rsidRDefault="00FE4D9E" w:rsidP="00130042">
                  <w:pPr>
                    <w:ind w:hanging="120"/>
                    <w:rPr>
                      <w:rFonts w:asciiTheme="minorHAnsi" w:hAnsiTheme="minorHAnsi" w:cs="Arial"/>
                      <w:sz w:val="22"/>
                      <w:szCs w:val="22"/>
                      <w:lang w:val="pt-BR"/>
                    </w:rPr>
                  </w:pPr>
                </w:p>
              </w:tc>
              <w:tc>
                <w:tcPr>
                  <w:tcW w:w="375" w:type="pct"/>
                  <w:tcBorders>
                    <w:top w:val="nil"/>
                    <w:left w:val="nil"/>
                    <w:bottom w:val="single" w:sz="4" w:space="0" w:color="008080"/>
                    <w:right w:val="single" w:sz="8" w:space="0" w:color="008080"/>
                  </w:tcBorders>
                  <w:shd w:val="clear" w:color="auto" w:fill="auto"/>
                  <w:noWrap/>
                  <w:vAlign w:val="bottom"/>
                </w:tcPr>
                <w:p w14:paraId="787FB50B" w14:textId="501D2C97" w:rsidR="00FE4D9E" w:rsidRPr="00702EE3" w:rsidRDefault="00FE4D9E" w:rsidP="00130042">
                  <w:pPr>
                    <w:ind w:hanging="120"/>
                    <w:rPr>
                      <w:rFonts w:asciiTheme="minorHAnsi" w:hAnsiTheme="minorHAnsi" w:cs="Arial"/>
                      <w:sz w:val="22"/>
                      <w:szCs w:val="22"/>
                      <w:lang w:val="pt-BR"/>
                    </w:rPr>
                  </w:pPr>
                </w:p>
              </w:tc>
            </w:tr>
            <w:tr w:rsidR="005B3D8D" w:rsidRPr="00702EE3" w14:paraId="6E939A32" w14:textId="56724B83" w:rsidTr="00130042">
              <w:trPr>
                <w:trHeight w:val="255"/>
              </w:trPr>
              <w:tc>
                <w:tcPr>
                  <w:tcW w:w="2816" w:type="pct"/>
                  <w:tcBorders>
                    <w:top w:val="nil"/>
                    <w:left w:val="single" w:sz="8" w:space="0" w:color="008080"/>
                    <w:bottom w:val="single" w:sz="4" w:space="0" w:color="008080"/>
                    <w:right w:val="nil"/>
                  </w:tcBorders>
                  <w:shd w:val="clear" w:color="auto" w:fill="auto"/>
                  <w:vAlign w:val="center"/>
                </w:tcPr>
                <w:p w14:paraId="08F443AE" w14:textId="47337D8A" w:rsidR="00FE4D9E" w:rsidRPr="00702EE3" w:rsidRDefault="00FE4D9E" w:rsidP="00130042">
                  <w:pPr>
                    <w:ind w:hanging="120"/>
                    <w:rPr>
                      <w:rFonts w:asciiTheme="minorHAnsi" w:hAnsiTheme="minorHAnsi" w:cs="Arial"/>
                      <w:sz w:val="22"/>
                      <w:szCs w:val="22"/>
                      <w:lang w:val="it-IT"/>
                    </w:rPr>
                  </w:pPr>
                  <w:r w:rsidRPr="00702EE3">
                    <w:rPr>
                      <w:rFonts w:asciiTheme="minorHAnsi" w:hAnsiTheme="minorHAnsi" w:cs="Arial"/>
                      <w:sz w:val="22"/>
                      <w:szCs w:val="22"/>
                      <w:lang w:val="it-IT"/>
                    </w:rPr>
                    <w:t>5.1.2 cheltuieli conexe organizării şantierului</w:t>
                  </w:r>
                  <w:r w:rsidRPr="00702EE3">
                    <w:rPr>
                      <w:rFonts w:asciiTheme="minorHAnsi" w:hAnsiTheme="minorHAnsi" w:cs="Arial"/>
                      <w:b/>
                      <w:bCs/>
                      <w:sz w:val="22"/>
                      <w:szCs w:val="22"/>
                      <w:lang w:val="it-IT"/>
                    </w:rPr>
                    <w:t xml:space="preserve"> </w:t>
                  </w:r>
                </w:p>
              </w:tc>
              <w:tc>
                <w:tcPr>
                  <w:tcW w:w="426" w:type="pct"/>
                  <w:tcBorders>
                    <w:top w:val="nil"/>
                    <w:left w:val="single" w:sz="8" w:space="0" w:color="008080"/>
                    <w:bottom w:val="single" w:sz="4" w:space="0" w:color="008080"/>
                    <w:right w:val="single" w:sz="4" w:space="0" w:color="008080"/>
                  </w:tcBorders>
                  <w:shd w:val="clear" w:color="auto" w:fill="auto"/>
                  <w:noWrap/>
                  <w:vAlign w:val="center"/>
                </w:tcPr>
                <w:p w14:paraId="1DD513E0" w14:textId="1D63FC37" w:rsidR="00FE4D9E" w:rsidRPr="00702EE3" w:rsidRDefault="00FE4D9E" w:rsidP="00130042">
                  <w:pPr>
                    <w:ind w:hanging="120"/>
                    <w:rPr>
                      <w:rFonts w:asciiTheme="minorHAnsi" w:hAnsiTheme="minorHAnsi" w:cs="Arial"/>
                      <w:sz w:val="22"/>
                      <w:szCs w:val="22"/>
                      <w:lang w:val="it-IT"/>
                    </w:rPr>
                  </w:pPr>
                </w:p>
              </w:tc>
              <w:tc>
                <w:tcPr>
                  <w:tcW w:w="320" w:type="pct"/>
                  <w:tcBorders>
                    <w:top w:val="nil"/>
                    <w:left w:val="nil"/>
                    <w:bottom w:val="single" w:sz="4" w:space="0" w:color="008080"/>
                    <w:right w:val="single" w:sz="8" w:space="0" w:color="008080"/>
                  </w:tcBorders>
                  <w:shd w:val="clear" w:color="auto" w:fill="auto"/>
                  <w:noWrap/>
                  <w:vAlign w:val="center"/>
                </w:tcPr>
                <w:p w14:paraId="12682B8E" w14:textId="1FCF7EBB" w:rsidR="00FE4D9E" w:rsidRPr="00702EE3" w:rsidRDefault="00FE4D9E" w:rsidP="00130042">
                  <w:pPr>
                    <w:ind w:hanging="120"/>
                    <w:rPr>
                      <w:rFonts w:asciiTheme="minorHAnsi" w:hAnsiTheme="minorHAnsi" w:cs="Arial"/>
                      <w:sz w:val="22"/>
                      <w:szCs w:val="22"/>
                      <w:lang w:val="it-IT"/>
                    </w:rPr>
                  </w:pPr>
                </w:p>
              </w:tc>
              <w:tc>
                <w:tcPr>
                  <w:tcW w:w="426" w:type="pct"/>
                  <w:tcBorders>
                    <w:top w:val="nil"/>
                    <w:left w:val="nil"/>
                    <w:bottom w:val="single" w:sz="4" w:space="0" w:color="008080"/>
                    <w:right w:val="single" w:sz="4" w:space="0" w:color="008080"/>
                  </w:tcBorders>
                  <w:shd w:val="clear" w:color="auto" w:fill="auto"/>
                  <w:noWrap/>
                  <w:vAlign w:val="center"/>
                </w:tcPr>
                <w:p w14:paraId="415B9C62" w14:textId="763DA0F9" w:rsidR="00FE4D9E" w:rsidRPr="00702EE3" w:rsidRDefault="00FE4D9E" w:rsidP="00130042">
                  <w:pPr>
                    <w:ind w:hanging="120"/>
                    <w:rPr>
                      <w:rFonts w:asciiTheme="minorHAnsi" w:hAnsiTheme="minorHAnsi" w:cs="Arial"/>
                      <w:sz w:val="22"/>
                      <w:szCs w:val="22"/>
                      <w:lang w:val="it-IT"/>
                    </w:rPr>
                  </w:pPr>
                </w:p>
              </w:tc>
              <w:tc>
                <w:tcPr>
                  <w:tcW w:w="265" w:type="pct"/>
                  <w:tcBorders>
                    <w:top w:val="nil"/>
                    <w:left w:val="nil"/>
                    <w:bottom w:val="single" w:sz="4" w:space="0" w:color="008080"/>
                    <w:right w:val="single" w:sz="8" w:space="0" w:color="008080"/>
                  </w:tcBorders>
                  <w:shd w:val="clear" w:color="auto" w:fill="auto"/>
                  <w:noWrap/>
                  <w:vAlign w:val="center"/>
                </w:tcPr>
                <w:p w14:paraId="728B4579" w14:textId="355576E1" w:rsidR="00FE4D9E" w:rsidRPr="00702EE3" w:rsidRDefault="00FE4D9E" w:rsidP="00130042">
                  <w:pPr>
                    <w:ind w:hanging="120"/>
                    <w:rPr>
                      <w:rFonts w:asciiTheme="minorHAnsi" w:hAnsiTheme="minorHAnsi" w:cs="Arial"/>
                      <w:sz w:val="22"/>
                      <w:szCs w:val="22"/>
                      <w:lang w:val="it-IT"/>
                    </w:rPr>
                  </w:pPr>
                </w:p>
              </w:tc>
              <w:tc>
                <w:tcPr>
                  <w:tcW w:w="371" w:type="pct"/>
                  <w:tcBorders>
                    <w:top w:val="nil"/>
                    <w:left w:val="nil"/>
                    <w:bottom w:val="single" w:sz="4" w:space="0" w:color="008080"/>
                    <w:right w:val="single" w:sz="4" w:space="0" w:color="008080"/>
                  </w:tcBorders>
                  <w:shd w:val="clear" w:color="auto" w:fill="auto"/>
                  <w:noWrap/>
                  <w:vAlign w:val="bottom"/>
                </w:tcPr>
                <w:p w14:paraId="63F5260C" w14:textId="2ABE6A7C" w:rsidR="00FE4D9E" w:rsidRPr="00702EE3" w:rsidRDefault="00FE4D9E" w:rsidP="00130042">
                  <w:pPr>
                    <w:ind w:hanging="120"/>
                    <w:rPr>
                      <w:rFonts w:asciiTheme="minorHAnsi" w:hAnsiTheme="minorHAnsi" w:cs="Arial"/>
                      <w:sz w:val="22"/>
                      <w:szCs w:val="22"/>
                      <w:lang w:val="it-IT"/>
                    </w:rPr>
                  </w:pPr>
                </w:p>
              </w:tc>
              <w:tc>
                <w:tcPr>
                  <w:tcW w:w="375" w:type="pct"/>
                  <w:tcBorders>
                    <w:top w:val="nil"/>
                    <w:left w:val="nil"/>
                    <w:bottom w:val="single" w:sz="4" w:space="0" w:color="008080"/>
                    <w:right w:val="single" w:sz="8" w:space="0" w:color="008080"/>
                  </w:tcBorders>
                  <w:shd w:val="clear" w:color="auto" w:fill="auto"/>
                  <w:noWrap/>
                  <w:vAlign w:val="bottom"/>
                </w:tcPr>
                <w:p w14:paraId="4EC17433" w14:textId="6607DB3B" w:rsidR="00FE4D9E" w:rsidRPr="00702EE3" w:rsidRDefault="00FE4D9E" w:rsidP="00130042">
                  <w:pPr>
                    <w:ind w:hanging="120"/>
                    <w:rPr>
                      <w:rFonts w:asciiTheme="minorHAnsi" w:hAnsiTheme="minorHAnsi" w:cs="Arial"/>
                      <w:sz w:val="22"/>
                      <w:szCs w:val="22"/>
                      <w:lang w:val="it-IT"/>
                    </w:rPr>
                  </w:pPr>
                </w:p>
              </w:tc>
            </w:tr>
            <w:tr w:rsidR="005B3D8D" w:rsidRPr="00702EE3" w14:paraId="7A1819BB" w14:textId="7EB2F073" w:rsidTr="00130042">
              <w:trPr>
                <w:trHeight w:val="255"/>
              </w:trPr>
              <w:tc>
                <w:tcPr>
                  <w:tcW w:w="2816" w:type="pct"/>
                  <w:tcBorders>
                    <w:top w:val="nil"/>
                    <w:left w:val="single" w:sz="8" w:space="0" w:color="008080"/>
                    <w:bottom w:val="single" w:sz="4" w:space="0" w:color="008080"/>
                    <w:right w:val="nil"/>
                  </w:tcBorders>
                  <w:shd w:val="clear" w:color="auto" w:fill="auto"/>
                  <w:vAlign w:val="center"/>
                </w:tcPr>
                <w:p w14:paraId="2F8F6FEB" w14:textId="79082B74" w:rsidR="00FE4D9E" w:rsidRPr="00702EE3" w:rsidRDefault="00FE4D9E" w:rsidP="00130042">
                  <w:pPr>
                    <w:ind w:hanging="120"/>
                    <w:rPr>
                      <w:rFonts w:asciiTheme="minorHAnsi" w:hAnsiTheme="minorHAnsi" w:cs="Arial"/>
                      <w:sz w:val="22"/>
                      <w:szCs w:val="22"/>
                      <w:lang w:val="it-IT"/>
                    </w:rPr>
                  </w:pPr>
                  <w:r w:rsidRPr="00702EE3">
                    <w:rPr>
                      <w:rFonts w:asciiTheme="minorHAnsi" w:hAnsiTheme="minorHAnsi" w:cs="Arial"/>
                      <w:sz w:val="22"/>
                      <w:szCs w:val="22"/>
                      <w:lang w:val="it-IT"/>
                    </w:rPr>
                    <w:t>5.2 Comisioane, cote, taxe, costul creditului</w:t>
                  </w:r>
                </w:p>
              </w:tc>
              <w:tc>
                <w:tcPr>
                  <w:tcW w:w="426" w:type="pct"/>
                  <w:tcBorders>
                    <w:top w:val="nil"/>
                    <w:left w:val="single" w:sz="8" w:space="0" w:color="008080"/>
                    <w:bottom w:val="single" w:sz="4" w:space="0" w:color="008080"/>
                    <w:right w:val="single" w:sz="4" w:space="0" w:color="008080"/>
                  </w:tcBorders>
                  <w:shd w:val="clear" w:color="auto" w:fill="auto"/>
                  <w:noWrap/>
                  <w:vAlign w:val="bottom"/>
                </w:tcPr>
                <w:p w14:paraId="2CC558AC" w14:textId="49780324" w:rsidR="00FE4D9E" w:rsidRPr="00702EE3" w:rsidRDefault="00FE4D9E" w:rsidP="00130042">
                  <w:pPr>
                    <w:ind w:hanging="120"/>
                    <w:rPr>
                      <w:rFonts w:asciiTheme="minorHAnsi" w:hAnsiTheme="minorHAnsi" w:cs="Arial"/>
                      <w:sz w:val="22"/>
                      <w:szCs w:val="22"/>
                      <w:lang w:val="it-IT"/>
                    </w:rPr>
                  </w:pPr>
                </w:p>
              </w:tc>
              <w:tc>
                <w:tcPr>
                  <w:tcW w:w="320" w:type="pct"/>
                  <w:tcBorders>
                    <w:top w:val="nil"/>
                    <w:left w:val="nil"/>
                    <w:bottom w:val="single" w:sz="4" w:space="0" w:color="008080"/>
                    <w:right w:val="single" w:sz="8" w:space="0" w:color="008080"/>
                  </w:tcBorders>
                  <w:shd w:val="clear" w:color="auto" w:fill="auto"/>
                  <w:noWrap/>
                  <w:vAlign w:val="center"/>
                </w:tcPr>
                <w:p w14:paraId="29E79135" w14:textId="1C1D5B9D" w:rsidR="00FE4D9E" w:rsidRPr="00702EE3" w:rsidRDefault="00FE4D9E" w:rsidP="00130042">
                  <w:pPr>
                    <w:ind w:hanging="120"/>
                    <w:rPr>
                      <w:rFonts w:asciiTheme="minorHAnsi" w:hAnsiTheme="minorHAnsi" w:cs="Arial"/>
                      <w:sz w:val="22"/>
                      <w:szCs w:val="22"/>
                      <w:lang w:val="it-IT"/>
                    </w:rPr>
                  </w:pPr>
                </w:p>
              </w:tc>
              <w:tc>
                <w:tcPr>
                  <w:tcW w:w="426" w:type="pct"/>
                  <w:tcBorders>
                    <w:top w:val="nil"/>
                    <w:left w:val="nil"/>
                    <w:bottom w:val="single" w:sz="4" w:space="0" w:color="008080"/>
                    <w:right w:val="single" w:sz="4" w:space="0" w:color="008080"/>
                  </w:tcBorders>
                  <w:shd w:val="clear" w:color="auto" w:fill="auto"/>
                  <w:noWrap/>
                  <w:vAlign w:val="bottom"/>
                </w:tcPr>
                <w:p w14:paraId="33BA661C" w14:textId="2D506037" w:rsidR="00FE4D9E" w:rsidRPr="00702EE3" w:rsidRDefault="00FE4D9E" w:rsidP="00130042">
                  <w:pPr>
                    <w:ind w:hanging="120"/>
                    <w:rPr>
                      <w:rFonts w:asciiTheme="minorHAnsi" w:hAnsiTheme="minorHAnsi" w:cs="Arial"/>
                      <w:sz w:val="22"/>
                      <w:szCs w:val="22"/>
                      <w:lang w:val="it-IT"/>
                    </w:rPr>
                  </w:pPr>
                </w:p>
              </w:tc>
              <w:tc>
                <w:tcPr>
                  <w:tcW w:w="265" w:type="pct"/>
                  <w:tcBorders>
                    <w:top w:val="nil"/>
                    <w:left w:val="nil"/>
                    <w:bottom w:val="single" w:sz="4" w:space="0" w:color="008080"/>
                    <w:right w:val="single" w:sz="8" w:space="0" w:color="008080"/>
                  </w:tcBorders>
                  <w:shd w:val="clear" w:color="auto" w:fill="auto"/>
                  <w:noWrap/>
                  <w:vAlign w:val="center"/>
                </w:tcPr>
                <w:p w14:paraId="10EC216F" w14:textId="7F87F113" w:rsidR="00FE4D9E" w:rsidRPr="00702EE3" w:rsidRDefault="00FE4D9E" w:rsidP="00130042">
                  <w:pPr>
                    <w:ind w:hanging="120"/>
                    <w:rPr>
                      <w:rFonts w:asciiTheme="minorHAnsi" w:hAnsiTheme="minorHAnsi" w:cs="Arial"/>
                      <w:sz w:val="22"/>
                      <w:szCs w:val="22"/>
                      <w:lang w:val="it-IT"/>
                    </w:rPr>
                  </w:pPr>
                </w:p>
              </w:tc>
              <w:tc>
                <w:tcPr>
                  <w:tcW w:w="371" w:type="pct"/>
                  <w:tcBorders>
                    <w:top w:val="nil"/>
                    <w:left w:val="nil"/>
                    <w:bottom w:val="single" w:sz="4" w:space="0" w:color="008080"/>
                    <w:right w:val="single" w:sz="4" w:space="0" w:color="008080"/>
                  </w:tcBorders>
                  <w:shd w:val="clear" w:color="auto" w:fill="auto"/>
                  <w:noWrap/>
                  <w:vAlign w:val="bottom"/>
                </w:tcPr>
                <w:p w14:paraId="4DCB49F5" w14:textId="1D38509A" w:rsidR="00FE4D9E" w:rsidRPr="00702EE3" w:rsidRDefault="00FE4D9E" w:rsidP="00130042">
                  <w:pPr>
                    <w:ind w:hanging="120"/>
                    <w:rPr>
                      <w:rFonts w:asciiTheme="minorHAnsi" w:hAnsiTheme="minorHAnsi" w:cs="Arial"/>
                      <w:sz w:val="22"/>
                      <w:szCs w:val="22"/>
                      <w:lang w:val="it-IT"/>
                    </w:rPr>
                  </w:pPr>
                </w:p>
              </w:tc>
              <w:tc>
                <w:tcPr>
                  <w:tcW w:w="375" w:type="pct"/>
                  <w:tcBorders>
                    <w:top w:val="nil"/>
                    <w:left w:val="nil"/>
                    <w:bottom w:val="single" w:sz="4" w:space="0" w:color="008080"/>
                    <w:right w:val="single" w:sz="8" w:space="0" w:color="008080"/>
                  </w:tcBorders>
                  <w:shd w:val="clear" w:color="auto" w:fill="auto"/>
                  <w:noWrap/>
                  <w:vAlign w:val="bottom"/>
                </w:tcPr>
                <w:p w14:paraId="0AE12369" w14:textId="1478F09A" w:rsidR="00FE4D9E" w:rsidRPr="00702EE3" w:rsidRDefault="00FE4D9E" w:rsidP="00130042">
                  <w:pPr>
                    <w:ind w:hanging="120"/>
                    <w:rPr>
                      <w:rFonts w:asciiTheme="minorHAnsi" w:hAnsiTheme="minorHAnsi" w:cs="Arial"/>
                      <w:sz w:val="22"/>
                      <w:szCs w:val="22"/>
                      <w:lang w:val="it-IT"/>
                    </w:rPr>
                  </w:pPr>
                </w:p>
              </w:tc>
            </w:tr>
            <w:tr w:rsidR="005B3D8D" w:rsidRPr="00702EE3" w14:paraId="5DD75180" w14:textId="5BC99C15" w:rsidTr="00130042">
              <w:trPr>
                <w:trHeight w:val="255"/>
              </w:trPr>
              <w:tc>
                <w:tcPr>
                  <w:tcW w:w="2816" w:type="pct"/>
                  <w:tcBorders>
                    <w:top w:val="nil"/>
                    <w:left w:val="single" w:sz="8" w:space="0" w:color="008080"/>
                    <w:bottom w:val="single" w:sz="4" w:space="0" w:color="008080"/>
                    <w:right w:val="nil"/>
                  </w:tcBorders>
                  <w:shd w:val="clear" w:color="auto" w:fill="auto"/>
                  <w:vAlign w:val="center"/>
                </w:tcPr>
                <w:p w14:paraId="09A009AE" w14:textId="5B54EE71" w:rsidR="00FE4D9E" w:rsidRPr="00702EE3" w:rsidRDefault="00FE4D9E" w:rsidP="00130042">
                  <w:pPr>
                    <w:ind w:hanging="120"/>
                    <w:rPr>
                      <w:rFonts w:asciiTheme="minorHAnsi" w:hAnsiTheme="minorHAnsi" w:cs="Arial"/>
                      <w:sz w:val="22"/>
                      <w:szCs w:val="22"/>
                      <w:lang w:val="it-IT"/>
                    </w:rPr>
                  </w:pPr>
                  <w:r w:rsidRPr="00702EE3">
                    <w:rPr>
                      <w:rFonts w:asciiTheme="minorHAnsi" w:hAnsiTheme="minorHAnsi" w:cs="Arial"/>
                      <w:sz w:val="22"/>
                      <w:szCs w:val="22"/>
                      <w:lang w:val="it-IT"/>
                    </w:rPr>
                    <w:t>5.2.1 Comisioanele și dobânzile aferente creditului băncii finan</w:t>
                  </w:r>
                  <w:r w:rsidRPr="00702EE3">
                    <w:rPr>
                      <w:rFonts w:asciiTheme="minorHAnsi" w:hAnsiTheme="minorHAnsi" w:cs="Arial"/>
                      <w:sz w:val="22"/>
                      <w:szCs w:val="22"/>
                      <w:lang w:val="en-GB"/>
                    </w:rPr>
                    <w:t>ț</w:t>
                  </w:r>
                  <w:r w:rsidRPr="00702EE3">
                    <w:rPr>
                      <w:rFonts w:asciiTheme="minorHAnsi" w:hAnsiTheme="minorHAnsi" w:cs="Arial"/>
                      <w:sz w:val="22"/>
                      <w:szCs w:val="22"/>
                      <w:lang w:val="it-IT"/>
                    </w:rPr>
                    <w:t>atoare (N)</w:t>
                  </w:r>
                </w:p>
              </w:tc>
              <w:tc>
                <w:tcPr>
                  <w:tcW w:w="426" w:type="pct"/>
                  <w:tcBorders>
                    <w:top w:val="nil"/>
                    <w:left w:val="single" w:sz="8" w:space="0" w:color="008080"/>
                    <w:bottom w:val="single" w:sz="4" w:space="0" w:color="008080"/>
                    <w:right w:val="single" w:sz="4" w:space="0" w:color="008080"/>
                  </w:tcBorders>
                  <w:shd w:val="clear" w:color="auto" w:fill="auto"/>
                  <w:noWrap/>
                  <w:vAlign w:val="bottom"/>
                </w:tcPr>
                <w:p w14:paraId="5BA01DAB" w14:textId="644C55F7" w:rsidR="00FE4D9E" w:rsidRPr="00702EE3" w:rsidRDefault="00FE4D9E" w:rsidP="00130042">
                  <w:pPr>
                    <w:ind w:hanging="120"/>
                    <w:rPr>
                      <w:rFonts w:asciiTheme="minorHAnsi" w:hAnsiTheme="minorHAnsi" w:cs="Arial"/>
                      <w:sz w:val="22"/>
                      <w:szCs w:val="22"/>
                      <w:lang w:val="it-IT"/>
                    </w:rPr>
                  </w:pPr>
                </w:p>
              </w:tc>
              <w:tc>
                <w:tcPr>
                  <w:tcW w:w="320" w:type="pct"/>
                  <w:tcBorders>
                    <w:top w:val="nil"/>
                    <w:left w:val="nil"/>
                    <w:bottom w:val="single" w:sz="4" w:space="0" w:color="008080"/>
                    <w:right w:val="single" w:sz="8" w:space="0" w:color="008080"/>
                  </w:tcBorders>
                  <w:shd w:val="clear" w:color="auto" w:fill="auto"/>
                  <w:noWrap/>
                  <w:vAlign w:val="center"/>
                </w:tcPr>
                <w:p w14:paraId="289F1193" w14:textId="5F8ADAAA" w:rsidR="00FE4D9E" w:rsidRPr="00702EE3" w:rsidRDefault="00FE4D9E" w:rsidP="00130042">
                  <w:pPr>
                    <w:ind w:hanging="120"/>
                    <w:rPr>
                      <w:rFonts w:asciiTheme="minorHAnsi" w:hAnsiTheme="minorHAnsi" w:cs="Arial"/>
                      <w:sz w:val="22"/>
                      <w:szCs w:val="22"/>
                      <w:lang w:val="it-IT"/>
                    </w:rPr>
                  </w:pPr>
                </w:p>
              </w:tc>
              <w:tc>
                <w:tcPr>
                  <w:tcW w:w="426" w:type="pct"/>
                  <w:tcBorders>
                    <w:top w:val="nil"/>
                    <w:left w:val="nil"/>
                    <w:bottom w:val="single" w:sz="4" w:space="0" w:color="008080"/>
                    <w:right w:val="single" w:sz="4" w:space="0" w:color="008080"/>
                  </w:tcBorders>
                  <w:shd w:val="clear" w:color="auto" w:fill="auto"/>
                  <w:noWrap/>
                  <w:vAlign w:val="bottom"/>
                </w:tcPr>
                <w:p w14:paraId="7971EFD1" w14:textId="6CF3A836" w:rsidR="00FE4D9E" w:rsidRPr="00702EE3" w:rsidRDefault="00FE4D9E" w:rsidP="00130042">
                  <w:pPr>
                    <w:ind w:hanging="120"/>
                    <w:rPr>
                      <w:rFonts w:asciiTheme="minorHAnsi" w:hAnsiTheme="minorHAnsi" w:cs="Arial"/>
                      <w:sz w:val="22"/>
                      <w:szCs w:val="22"/>
                      <w:lang w:val="it-IT"/>
                    </w:rPr>
                  </w:pPr>
                </w:p>
              </w:tc>
              <w:tc>
                <w:tcPr>
                  <w:tcW w:w="265" w:type="pct"/>
                  <w:tcBorders>
                    <w:top w:val="nil"/>
                    <w:left w:val="nil"/>
                    <w:bottom w:val="single" w:sz="4" w:space="0" w:color="008080"/>
                    <w:right w:val="single" w:sz="8" w:space="0" w:color="008080"/>
                  </w:tcBorders>
                  <w:shd w:val="clear" w:color="auto" w:fill="auto"/>
                  <w:noWrap/>
                  <w:vAlign w:val="center"/>
                </w:tcPr>
                <w:p w14:paraId="230A26B4" w14:textId="5A891481" w:rsidR="00FE4D9E" w:rsidRPr="00702EE3" w:rsidRDefault="00FE4D9E" w:rsidP="00130042">
                  <w:pPr>
                    <w:ind w:hanging="120"/>
                    <w:rPr>
                      <w:rFonts w:asciiTheme="minorHAnsi" w:hAnsiTheme="minorHAnsi" w:cs="Arial"/>
                      <w:sz w:val="22"/>
                      <w:szCs w:val="22"/>
                      <w:lang w:val="it-IT"/>
                    </w:rPr>
                  </w:pPr>
                </w:p>
              </w:tc>
              <w:tc>
                <w:tcPr>
                  <w:tcW w:w="371" w:type="pct"/>
                  <w:tcBorders>
                    <w:top w:val="nil"/>
                    <w:left w:val="nil"/>
                    <w:bottom w:val="single" w:sz="4" w:space="0" w:color="008080"/>
                    <w:right w:val="single" w:sz="4" w:space="0" w:color="008080"/>
                  </w:tcBorders>
                  <w:shd w:val="clear" w:color="auto" w:fill="auto"/>
                  <w:noWrap/>
                  <w:vAlign w:val="bottom"/>
                </w:tcPr>
                <w:p w14:paraId="577B91F1" w14:textId="57E4807D" w:rsidR="00FE4D9E" w:rsidRPr="00702EE3" w:rsidRDefault="00FE4D9E" w:rsidP="00130042">
                  <w:pPr>
                    <w:ind w:hanging="120"/>
                    <w:rPr>
                      <w:rFonts w:asciiTheme="minorHAnsi" w:hAnsiTheme="minorHAnsi" w:cs="Arial"/>
                      <w:sz w:val="22"/>
                      <w:szCs w:val="22"/>
                      <w:lang w:val="it-IT"/>
                    </w:rPr>
                  </w:pPr>
                </w:p>
              </w:tc>
              <w:tc>
                <w:tcPr>
                  <w:tcW w:w="375" w:type="pct"/>
                  <w:tcBorders>
                    <w:top w:val="nil"/>
                    <w:left w:val="nil"/>
                    <w:bottom w:val="single" w:sz="4" w:space="0" w:color="008080"/>
                    <w:right w:val="single" w:sz="8" w:space="0" w:color="008080"/>
                  </w:tcBorders>
                  <w:shd w:val="clear" w:color="auto" w:fill="auto"/>
                  <w:noWrap/>
                  <w:vAlign w:val="bottom"/>
                </w:tcPr>
                <w:p w14:paraId="3A9AC07D" w14:textId="74221D43" w:rsidR="00FE4D9E" w:rsidRPr="00702EE3" w:rsidRDefault="00FE4D9E" w:rsidP="00130042">
                  <w:pPr>
                    <w:ind w:hanging="120"/>
                    <w:rPr>
                      <w:rFonts w:asciiTheme="minorHAnsi" w:hAnsiTheme="minorHAnsi" w:cs="Arial"/>
                      <w:sz w:val="22"/>
                      <w:szCs w:val="22"/>
                      <w:lang w:val="it-IT"/>
                    </w:rPr>
                  </w:pPr>
                </w:p>
              </w:tc>
            </w:tr>
            <w:tr w:rsidR="005B3D8D" w:rsidRPr="00702EE3" w14:paraId="43835FA7" w14:textId="319FBB6A" w:rsidTr="00130042">
              <w:trPr>
                <w:trHeight w:val="255"/>
              </w:trPr>
              <w:tc>
                <w:tcPr>
                  <w:tcW w:w="2816" w:type="pct"/>
                  <w:tcBorders>
                    <w:top w:val="nil"/>
                    <w:left w:val="single" w:sz="8" w:space="0" w:color="008080"/>
                    <w:bottom w:val="single" w:sz="4" w:space="0" w:color="008080"/>
                    <w:right w:val="nil"/>
                  </w:tcBorders>
                  <w:shd w:val="clear" w:color="auto" w:fill="auto"/>
                  <w:vAlign w:val="center"/>
                </w:tcPr>
                <w:p w14:paraId="285E9064" w14:textId="201A0B6B" w:rsidR="00FE4D9E" w:rsidRPr="00702EE3" w:rsidRDefault="00FE4D9E" w:rsidP="00130042">
                  <w:pPr>
                    <w:ind w:hanging="120"/>
                    <w:rPr>
                      <w:rFonts w:asciiTheme="minorHAnsi" w:hAnsiTheme="minorHAnsi" w:cs="Arial"/>
                      <w:sz w:val="22"/>
                      <w:szCs w:val="22"/>
                      <w:lang w:val="it-IT"/>
                    </w:rPr>
                  </w:pPr>
                  <w:r w:rsidRPr="00702EE3">
                    <w:rPr>
                      <w:rFonts w:asciiTheme="minorHAnsi" w:hAnsiTheme="minorHAnsi" w:cs="Arial"/>
                      <w:sz w:val="22"/>
                      <w:szCs w:val="22"/>
                      <w:lang w:val="it-IT"/>
                    </w:rPr>
                    <w:t>5.2.2 Cota aferentă ISC pentru controlul calității lucrărilor de construcții</w:t>
                  </w:r>
                </w:p>
              </w:tc>
              <w:tc>
                <w:tcPr>
                  <w:tcW w:w="426" w:type="pct"/>
                  <w:tcBorders>
                    <w:top w:val="nil"/>
                    <w:left w:val="single" w:sz="8" w:space="0" w:color="008080"/>
                    <w:bottom w:val="single" w:sz="4" w:space="0" w:color="008080"/>
                    <w:right w:val="single" w:sz="4" w:space="0" w:color="008080"/>
                  </w:tcBorders>
                  <w:shd w:val="clear" w:color="auto" w:fill="auto"/>
                  <w:noWrap/>
                  <w:vAlign w:val="bottom"/>
                </w:tcPr>
                <w:p w14:paraId="4ED60D97" w14:textId="2234D653" w:rsidR="00FE4D9E" w:rsidRPr="00702EE3" w:rsidRDefault="00FE4D9E" w:rsidP="00130042">
                  <w:pPr>
                    <w:ind w:hanging="120"/>
                    <w:rPr>
                      <w:rFonts w:asciiTheme="minorHAnsi" w:hAnsiTheme="minorHAnsi" w:cs="Arial"/>
                      <w:sz w:val="22"/>
                      <w:szCs w:val="22"/>
                      <w:lang w:val="it-IT"/>
                    </w:rPr>
                  </w:pPr>
                </w:p>
              </w:tc>
              <w:tc>
                <w:tcPr>
                  <w:tcW w:w="320" w:type="pct"/>
                  <w:tcBorders>
                    <w:top w:val="nil"/>
                    <w:left w:val="nil"/>
                    <w:bottom w:val="single" w:sz="4" w:space="0" w:color="008080"/>
                    <w:right w:val="single" w:sz="8" w:space="0" w:color="008080"/>
                  </w:tcBorders>
                  <w:shd w:val="clear" w:color="auto" w:fill="auto"/>
                  <w:noWrap/>
                  <w:vAlign w:val="center"/>
                </w:tcPr>
                <w:p w14:paraId="04D43BB7" w14:textId="600EE872" w:rsidR="00FE4D9E" w:rsidRPr="00702EE3" w:rsidRDefault="00FE4D9E" w:rsidP="00130042">
                  <w:pPr>
                    <w:ind w:hanging="120"/>
                    <w:rPr>
                      <w:rFonts w:asciiTheme="minorHAnsi" w:hAnsiTheme="minorHAnsi" w:cs="Arial"/>
                      <w:sz w:val="22"/>
                      <w:szCs w:val="22"/>
                      <w:lang w:val="it-IT"/>
                    </w:rPr>
                  </w:pPr>
                </w:p>
              </w:tc>
              <w:tc>
                <w:tcPr>
                  <w:tcW w:w="426" w:type="pct"/>
                  <w:tcBorders>
                    <w:top w:val="nil"/>
                    <w:left w:val="nil"/>
                    <w:bottom w:val="single" w:sz="4" w:space="0" w:color="008080"/>
                    <w:right w:val="single" w:sz="4" w:space="0" w:color="008080"/>
                  </w:tcBorders>
                  <w:shd w:val="clear" w:color="auto" w:fill="auto"/>
                  <w:noWrap/>
                  <w:vAlign w:val="bottom"/>
                </w:tcPr>
                <w:p w14:paraId="5D03977F" w14:textId="36F84364" w:rsidR="00FE4D9E" w:rsidRPr="00702EE3" w:rsidRDefault="00FE4D9E" w:rsidP="00130042">
                  <w:pPr>
                    <w:ind w:hanging="120"/>
                    <w:rPr>
                      <w:rFonts w:asciiTheme="minorHAnsi" w:hAnsiTheme="minorHAnsi" w:cs="Arial"/>
                      <w:sz w:val="22"/>
                      <w:szCs w:val="22"/>
                      <w:lang w:val="it-IT"/>
                    </w:rPr>
                  </w:pPr>
                </w:p>
              </w:tc>
              <w:tc>
                <w:tcPr>
                  <w:tcW w:w="265" w:type="pct"/>
                  <w:tcBorders>
                    <w:top w:val="nil"/>
                    <w:left w:val="nil"/>
                    <w:bottom w:val="single" w:sz="4" w:space="0" w:color="008080"/>
                    <w:right w:val="single" w:sz="8" w:space="0" w:color="008080"/>
                  </w:tcBorders>
                  <w:shd w:val="clear" w:color="auto" w:fill="auto"/>
                  <w:noWrap/>
                  <w:vAlign w:val="center"/>
                </w:tcPr>
                <w:p w14:paraId="6DD7CFEE" w14:textId="6D3E3555" w:rsidR="00FE4D9E" w:rsidRPr="00702EE3" w:rsidRDefault="00FE4D9E" w:rsidP="00130042">
                  <w:pPr>
                    <w:ind w:hanging="120"/>
                    <w:rPr>
                      <w:rFonts w:asciiTheme="minorHAnsi" w:hAnsiTheme="minorHAnsi" w:cs="Arial"/>
                      <w:sz w:val="22"/>
                      <w:szCs w:val="22"/>
                      <w:lang w:val="it-IT"/>
                    </w:rPr>
                  </w:pPr>
                </w:p>
              </w:tc>
              <w:tc>
                <w:tcPr>
                  <w:tcW w:w="371" w:type="pct"/>
                  <w:tcBorders>
                    <w:top w:val="nil"/>
                    <w:left w:val="nil"/>
                    <w:bottom w:val="single" w:sz="4" w:space="0" w:color="008080"/>
                    <w:right w:val="single" w:sz="4" w:space="0" w:color="008080"/>
                  </w:tcBorders>
                  <w:shd w:val="clear" w:color="auto" w:fill="auto"/>
                  <w:noWrap/>
                  <w:vAlign w:val="bottom"/>
                </w:tcPr>
                <w:p w14:paraId="0B50D3C7" w14:textId="0690EE33" w:rsidR="00FE4D9E" w:rsidRPr="00702EE3" w:rsidRDefault="00FE4D9E" w:rsidP="00130042">
                  <w:pPr>
                    <w:ind w:hanging="120"/>
                    <w:rPr>
                      <w:rFonts w:asciiTheme="minorHAnsi" w:hAnsiTheme="minorHAnsi" w:cs="Arial"/>
                      <w:sz w:val="22"/>
                      <w:szCs w:val="22"/>
                      <w:lang w:val="it-IT"/>
                    </w:rPr>
                  </w:pPr>
                </w:p>
              </w:tc>
              <w:tc>
                <w:tcPr>
                  <w:tcW w:w="375" w:type="pct"/>
                  <w:tcBorders>
                    <w:top w:val="nil"/>
                    <w:left w:val="nil"/>
                    <w:bottom w:val="single" w:sz="4" w:space="0" w:color="008080"/>
                    <w:right w:val="single" w:sz="8" w:space="0" w:color="008080"/>
                  </w:tcBorders>
                  <w:shd w:val="clear" w:color="auto" w:fill="auto"/>
                  <w:noWrap/>
                  <w:vAlign w:val="bottom"/>
                </w:tcPr>
                <w:p w14:paraId="36D92594" w14:textId="010ED8CC" w:rsidR="00FE4D9E" w:rsidRPr="00702EE3" w:rsidRDefault="00FE4D9E" w:rsidP="00130042">
                  <w:pPr>
                    <w:ind w:hanging="120"/>
                    <w:rPr>
                      <w:rFonts w:asciiTheme="minorHAnsi" w:hAnsiTheme="minorHAnsi" w:cs="Arial"/>
                      <w:sz w:val="22"/>
                      <w:szCs w:val="22"/>
                      <w:lang w:val="it-IT"/>
                    </w:rPr>
                  </w:pPr>
                </w:p>
              </w:tc>
            </w:tr>
            <w:tr w:rsidR="005B3D8D" w:rsidRPr="00702EE3" w14:paraId="36B62661" w14:textId="688B2D8E" w:rsidTr="00130042">
              <w:trPr>
                <w:trHeight w:val="255"/>
              </w:trPr>
              <w:tc>
                <w:tcPr>
                  <w:tcW w:w="2816" w:type="pct"/>
                  <w:tcBorders>
                    <w:top w:val="nil"/>
                    <w:left w:val="single" w:sz="8" w:space="0" w:color="008080"/>
                    <w:bottom w:val="single" w:sz="4" w:space="0" w:color="008080"/>
                    <w:right w:val="nil"/>
                  </w:tcBorders>
                  <w:shd w:val="clear" w:color="auto" w:fill="auto"/>
                  <w:vAlign w:val="center"/>
                </w:tcPr>
                <w:p w14:paraId="21F96F0C" w14:textId="071F45C4" w:rsidR="00FE4D9E" w:rsidRPr="00702EE3" w:rsidRDefault="00FE4D9E" w:rsidP="00130042">
                  <w:pPr>
                    <w:ind w:hanging="120"/>
                    <w:rPr>
                      <w:rFonts w:asciiTheme="minorHAnsi" w:hAnsiTheme="minorHAnsi" w:cs="Arial"/>
                      <w:sz w:val="22"/>
                      <w:szCs w:val="22"/>
                      <w:lang w:val="it-IT"/>
                    </w:rPr>
                  </w:pPr>
                  <w:r w:rsidRPr="00702EE3">
                    <w:rPr>
                      <w:rFonts w:asciiTheme="minorHAnsi" w:hAnsiTheme="minorHAnsi" w:cs="Arial"/>
                      <w:sz w:val="22"/>
                      <w:szCs w:val="22"/>
                      <w:lang w:val="it-IT"/>
                    </w:rPr>
                    <w:t>5.2.3 Cota aferentă ISC pentru controlul statului în amenajarea teritoriului, urbanism și pentru autorizarea lucrărilor de construcții</w:t>
                  </w:r>
                </w:p>
              </w:tc>
              <w:tc>
                <w:tcPr>
                  <w:tcW w:w="426" w:type="pct"/>
                  <w:tcBorders>
                    <w:top w:val="nil"/>
                    <w:left w:val="single" w:sz="8" w:space="0" w:color="008080"/>
                    <w:bottom w:val="single" w:sz="4" w:space="0" w:color="008080"/>
                    <w:right w:val="single" w:sz="4" w:space="0" w:color="008080"/>
                  </w:tcBorders>
                  <w:shd w:val="clear" w:color="auto" w:fill="auto"/>
                  <w:noWrap/>
                  <w:vAlign w:val="bottom"/>
                </w:tcPr>
                <w:p w14:paraId="7925EFFB" w14:textId="55C418BD" w:rsidR="00FE4D9E" w:rsidRPr="00702EE3" w:rsidRDefault="00FE4D9E" w:rsidP="00130042">
                  <w:pPr>
                    <w:ind w:hanging="120"/>
                    <w:rPr>
                      <w:rFonts w:asciiTheme="minorHAnsi" w:hAnsiTheme="minorHAnsi" w:cs="Arial"/>
                      <w:sz w:val="22"/>
                      <w:szCs w:val="22"/>
                      <w:lang w:val="it-IT"/>
                    </w:rPr>
                  </w:pPr>
                </w:p>
              </w:tc>
              <w:tc>
                <w:tcPr>
                  <w:tcW w:w="320" w:type="pct"/>
                  <w:tcBorders>
                    <w:top w:val="nil"/>
                    <w:left w:val="nil"/>
                    <w:bottom w:val="single" w:sz="4" w:space="0" w:color="008080"/>
                    <w:right w:val="single" w:sz="8" w:space="0" w:color="008080"/>
                  </w:tcBorders>
                  <w:shd w:val="clear" w:color="auto" w:fill="auto"/>
                  <w:noWrap/>
                  <w:vAlign w:val="center"/>
                </w:tcPr>
                <w:p w14:paraId="3F745B1B" w14:textId="5EF5EEC3" w:rsidR="00FE4D9E" w:rsidRPr="00702EE3" w:rsidRDefault="00FE4D9E" w:rsidP="00130042">
                  <w:pPr>
                    <w:ind w:hanging="120"/>
                    <w:rPr>
                      <w:rFonts w:asciiTheme="minorHAnsi" w:hAnsiTheme="minorHAnsi" w:cs="Arial"/>
                      <w:sz w:val="22"/>
                      <w:szCs w:val="22"/>
                      <w:lang w:val="it-IT"/>
                    </w:rPr>
                  </w:pPr>
                </w:p>
              </w:tc>
              <w:tc>
                <w:tcPr>
                  <w:tcW w:w="426" w:type="pct"/>
                  <w:tcBorders>
                    <w:top w:val="nil"/>
                    <w:left w:val="nil"/>
                    <w:bottom w:val="single" w:sz="4" w:space="0" w:color="008080"/>
                    <w:right w:val="single" w:sz="4" w:space="0" w:color="008080"/>
                  </w:tcBorders>
                  <w:shd w:val="clear" w:color="auto" w:fill="auto"/>
                  <w:noWrap/>
                  <w:vAlign w:val="bottom"/>
                </w:tcPr>
                <w:p w14:paraId="6DD7FC70" w14:textId="1BD5A275" w:rsidR="00FE4D9E" w:rsidRPr="00702EE3" w:rsidRDefault="00FE4D9E" w:rsidP="00130042">
                  <w:pPr>
                    <w:ind w:hanging="120"/>
                    <w:rPr>
                      <w:rFonts w:asciiTheme="minorHAnsi" w:hAnsiTheme="minorHAnsi" w:cs="Arial"/>
                      <w:sz w:val="22"/>
                      <w:szCs w:val="22"/>
                      <w:lang w:val="it-IT"/>
                    </w:rPr>
                  </w:pPr>
                </w:p>
              </w:tc>
              <w:tc>
                <w:tcPr>
                  <w:tcW w:w="265" w:type="pct"/>
                  <w:tcBorders>
                    <w:top w:val="nil"/>
                    <w:left w:val="nil"/>
                    <w:bottom w:val="single" w:sz="4" w:space="0" w:color="008080"/>
                    <w:right w:val="single" w:sz="8" w:space="0" w:color="008080"/>
                  </w:tcBorders>
                  <w:shd w:val="clear" w:color="auto" w:fill="auto"/>
                  <w:noWrap/>
                  <w:vAlign w:val="center"/>
                </w:tcPr>
                <w:p w14:paraId="11FC4888" w14:textId="6DC62064" w:rsidR="00FE4D9E" w:rsidRPr="00702EE3" w:rsidRDefault="00FE4D9E" w:rsidP="00130042">
                  <w:pPr>
                    <w:ind w:hanging="120"/>
                    <w:rPr>
                      <w:rFonts w:asciiTheme="minorHAnsi" w:hAnsiTheme="minorHAnsi" w:cs="Arial"/>
                      <w:sz w:val="22"/>
                      <w:szCs w:val="22"/>
                      <w:lang w:val="it-IT"/>
                    </w:rPr>
                  </w:pPr>
                </w:p>
              </w:tc>
              <w:tc>
                <w:tcPr>
                  <w:tcW w:w="371" w:type="pct"/>
                  <w:tcBorders>
                    <w:top w:val="nil"/>
                    <w:left w:val="nil"/>
                    <w:bottom w:val="single" w:sz="4" w:space="0" w:color="008080"/>
                    <w:right w:val="single" w:sz="4" w:space="0" w:color="008080"/>
                  </w:tcBorders>
                  <w:shd w:val="clear" w:color="auto" w:fill="auto"/>
                  <w:noWrap/>
                  <w:vAlign w:val="bottom"/>
                </w:tcPr>
                <w:p w14:paraId="167735FE" w14:textId="64D59DE1" w:rsidR="00FE4D9E" w:rsidRPr="00702EE3" w:rsidRDefault="00FE4D9E" w:rsidP="00130042">
                  <w:pPr>
                    <w:ind w:hanging="120"/>
                    <w:rPr>
                      <w:rFonts w:asciiTheme="minorHAnsi" w:hAnsiTheme="minorHAnsi" w:cs="Arial"/>
                      <w:sz w:val="22"/>
                      <w:szCs w:val="22"/>
                      <w:lang w:val="it-IT"/>
                    </w:rPr>
                  </w:pPr>
                </w:p>
              </w:tc>
              <w:tc>
                <w:tcPr>
                  <w:tcW w:w="375" w:type="pct"/>
                  <w:tcBorders>
                    <w:top w:val="nil"/>
                    <w:left w:val="nil"/>
                    <w:bottom w:val="single" w:sz="4" w:space="0" w:color="008080"/>
                    <w:right w:val="single" w:sz="8" w:space="0" w:color="008080"/>
                  </w:tcBorders>
                  <w:shd w:val="clear" w:color="auto" w:fill="auto"/>
                  <w:noWrap/>
                  <w:vAlign w:val="bottom"/>
                </w:tcPr>
                <w:p w14:paraId="765F07AB" w14:textId="72169CD3" w:rsidR="00FE4D9E" w:rsidRPr="00702EE3" w:rsidRDefault="00FE4D9E" w:rsidP="00130042">
                  <w:pPr>
                    <w:ind w:hanging="120"/>
                    <w:rPr>
                      <w:rFonts w:asciiTheme="minorHAnsi" w:hAnsiTheme="minorHAnsi" w:cs="Arial"/>
                      <w:sz w:val="22"/>
                      <w:szCs w:val="22"/>
                      <w:lang w:val="it-IT"/>
                    </w:rPr>
                  </w:pPr>
                </w:p>
              </w:tc>
            </w:tr>
            <w:tr w:rsidR="005B3D8D" w:rsidRPr="00702EE3" w14:paraId="2B2179E4" w14:textId="10EDDEA2" w:rsidTr="00130042">
              <w:trPr>
                <w:trHeight w:val="255"/>
              </w:trPr>
              <w:tc>
                <w:tcPr>
                  <w:tcW w:w="2816" w:type="pct"/>
                  <w:tcBorders>
                    <w:top w:val="nil"/>
                    <w:left w:val="single" w:sz="8" w:space="0" w:color="008080"/>
                    <w:bottom w:val="single" w:sz="4" w:space="0" w:color="008080"/>
                    <w:right w:val="nil"/>
                  </w:tcBorders>
                  <w:shd w:val="clear" w:color="auto" w:fill="auto"/>
                  <w:vAlign w:val="center"/>
                </w:tcPr>
                <w:p w14:paraId="04EB2970" w14:textId="744F4692" w:rsidR="00FE4D9E" w:rsidRPr="00702EE3" w:rsidRDefault="00FE4D9E" w:rsidP="00130042">
                  <w:pPr>
                    <w:ind w:hanging="120"/>
                    <w:rPr>
                      <w:rFonts w:asciiTheme="minorHAnsi" w:hAnsiTheme="minorHAnsi" w:cs="Arial"/>
                      <w:sz w:val="22"/>
                      <w:szCs w:val="22"/>
                      <w:lang w:val="it-IT"/>
                    </w:rPr>
                  </w:pPr>
                  <w:r w:rsidRPr="00702EE3">
                    <w:rPr>
                      <w:rFonts w:asciiTheme="minorHAnsi" w:hAnsiTheme="minorHAnsi" w:cs="Arial"/>
                      <w:sz w:val="22"/>
                      <w:szCs w:val="22"/>
                      <w:lang w:val="it-IT"/>
                    </w:rPr>
                    <w:t>5.2.4 Cota aferentă Casei sociale a Constructorilor- CSC (N)</w:t>
                  </w:r>
                </w:p>
              </w:tc>
              <w:tc>
                <w:tcPr>
                  <w:tcW w:w="426" w:type="pct"/>
                  <w:tcBorders>
                    <w:top w:val="nil"/>
                    <w:left w:val="single" w:sz="8" w:space="0" w:color="008080"/>
                    <w:bottom w:val="single" w:sz="4" w:space="0" w:color="008080"/>
                    <w:right w:val="single" w:sz="4" w:space="0" w:color="008080"/>
                  </w:tcBorders>
                  <w:shd w:val="clear" w:color="auto" w:fill="auto"/>
                  <w:noWrap/>
                  <w:vAlign w:val="bottom"/>
                </w:tcPr>
                <w:p w14:paraId="4CA16B21" w14:textId="20534A99" w:rsidR="00FE4D9E" w:rsidRPr="00702EE3" w:rsidRDefault="00FE4D9E" w:rsidP="00130042">
                  <w:pPr>
                    <w:ind w:hanging="120"/>
                    <w:rPr>
                      <w:rFonts w:asciiTheme="minorHAnsi" w:hAnsiTheme="minorHAnsi" w:cs="Arial"/>
                      <w:sz w:val="22"/>
                      <w:szCs w:val="22"/>
                      <w:lang w:val="it-IT"/>
                    </w:rPr>
                  </w:pPr>
                </w:p>
              </w:tc>
              <w:tc>
                <w:tcPr>
                  <w:tcW w:w="320" w:type="pct"/>
                  <w:tcBorders>
                    <w:top w:val="nil"/>
                    <w:left w:val="nil"/>
                    <w:bottom w:val="single" w:sz="4" w:space="0" w:color="008080"/>
                    <w:right w:val="single" w:sz="8" w:space="0" w:color="008080"/>
                  </w:tcBorders>
                  <w:shd w:val="clear" w:color="auto" w:fill="auto"/>
                  <w:noWrap/>
                  <w:vAlign w:val="center"/>
                </w:tcPr>
                <w:p w14:paraId="6797A8BA" w14:textId="3661974A" w:rsidR="00FE4D9E" w:rsidRPr="00702EE3" w:rsidRDefault="00FE4D9E" w:rsidP="00130042">
                  <w:pPr>
                    <w:ind w:hanging="120"/>
                    <w:rPr>
                      <w:rFonts w:asciiTheme="minorHAnsi" w:hAnsiTheme="minorHAnsi" w:cs="Arial"/>
                      <w:sz w:val="22"/>
                      <w:szCs w:val="22"/>
                      <w:lang w:val="it-IT"/>
                    </w:rPr>
                  </w:pPr>
                </w:p>
              </w:tc>
              <w:tc>
                <w:tcPr>
                  <w:tcW w:w="426" w:type="pct"/>
                  <w:tcBorders>
                    <w:top w:val="nil"/>
                    <w:left w:val="nil"/>
                    <w:bottom w:val="single" w:sz="4" w:space="0" w:color="008080"/>
                    <w:right w:val="single" w:sz="4" w:space="0" w:color="008080"/>
                  </w:tcBorders>
                  <w:shd w:val="clear" w:color="auto" w:fill="auto"/>
                  <w:noWrap/>
                  <w:vAlign w:val="bottom"/>
                </w:tcPr>
                <w:p w14:paraId="4030DC4F" w14:textId="58F5C534" w:rsidR="00FE4D9E" w:rsidRPr="00702EE3" w:rsidRDefault="00FE4D9E" w:rsidP="00130042">
                  <w:pPr>
                    <w:ind w:hanging="120"/>
                    <w:rPr>
                      <w:rFonts w:asciiTheme="minorHAnsi" w:hAnsiTheme="minorHAnsi" w:cs="Arial"/>
                      <w:sz w:val="22"/>
                      <w:szCs w:val="22"/>
                      <w:lang w:val="it-IT"/>
                    </w:rPr>
                  </w:pPr>
                </w:p>
              </w:tc>
              <w:tc>
                <w:tcPr>
                  <w:tcW w:w="265" w:type="pct"/>
                  <w:tcBorders>
                    <w:top w:val="nil"/>
                    <w:left w:val="nil"/>
                    <w:bottom w:val="single" w:sz="4" w:space="0" w:color="008080"/>
                    <w:right w:val="single" w:sz="8" w:space="0" w:color="008080"/>
                  </w:tcBorders>
                  <w:shd w:val="clear" w:color="auto" w:fill="auto"/>
                  <w:noWrap/>
                  <w:vAlign w:val="center"/>
                </w:tcPr>
                <w:p w14:paraId="2D809C64" w14:textId="679B3521" w:rsidR="00FE4D9E" w:rsidRPr="00702EE3" w:rsidRDefault="00FE4D9E" w:rsidP="00130042">
                  <w:pPr>
                    <w:ind w:hanging="120"/>
                    <w:rPr>
                      <w:rFonts w:asciiTheme="minorHAnsi" w:hAnsiTheme="minorHAnsi" w:cs="Arial"/>
                      <w:sz w:val="22"/>
                      <w:szCs w:val="22"/>
                      <w:lang w:val="it-IT"/>
                    </w:rPr>
                  </w:pPr>
                </w:p>
              </w:tc>
              <w:tc>
                <w:tcPr>
                  <w:tcW w:w="371" w:type="pct"/>
                  <w:tcBorders>
                    <w:top w:val="nil"/>
                    <w:left w:val="nil"/>
                    <w:bottom w:val="single" w:sz="4" w:space="0" w:color="008080"/>
                    <w:right w:val="single" w:sz="4" w:space="0" w:color="008080"/>
                  </w:tcBorders>
                  <w:shd w:val="clear" w:color="auto" w:fill="auto"/>
                  <w:noWrap/>
                  <w:vAlign w:val="bottom"/>
                </w:tcPr>
                <w:p w14:paraId="39FC6C10" w14:textId="485219A4" w:rsidR="00FE4D9E" w:rsidRPr="00702EE3" w:rsidRDefault="00FE4D9E" w:rsidP="00130042">
                  <w:pPr>
                    <w:ind w:hanging="120"/>
                    <w:rPr>
                      <w:rFonts w:asciiTheme="minorHAnsi" w:hAnsiTheme="minorHAnsi" w:cs="Arial"/>
                      <w:sz w:val="22"/>
                      <w:szCs w:val="22"/>
                      <w:lang w:val="it-IT"/>
                    </w:rPr>
                  </w:pPr>
                </w:p>
              </w:tc>
              <w:tc>
                <w:tcPr>
                  <w:tcW w:w="375" w:type="pct"/>
                  <w:tcBorders>
                    <w:top w:val="nil"/>
                    <w:left w:val="nil"/>
                    <w:bottom w:val="single" w:sz="4" w:space="0" w:color="008080"/>
                    <w:right w:val="single" w:sz="8" w:space="0" w:color="008080"/>
                  </w:tcBorders>
                  <w:shd w:val="clear" w:color="auto" w:fill="auto"/>
                  <w:noWrap/>
                  <w:vAlign w:val="bottom"/>
                </w:tcPr>
                <w:p w14:paraId="23CA8372" w14:textId="10AE7C93" w:rsidR="00FE4D9E" w:rsidRPr="00702EE3" w:rsidRDefault="00FE4D9E" w:rsidP="00130042">
                  <w:pPr>
                    <w:ind w:hanging="120"/>
                    <w:rPr>
                      <w:rFonts w:asciiTheme="minorHAnsi" w:hAnsiTheme="minorHAnsi" w:cs="Arial"/>
                      <w:sz w:val="22"/>
                      <w:szCs w:val="22"/>
                      <w:lang w:val="it-IT"/>
                    </w:rPr>
                  </w:pPr>
                </w:p>
              </w:tc>
            </w:tr>
            <w:tr w:rsidR="005B3D8D" w:rsidRPr="00702EE3" w14:paraId="35B89A88" w14:textId="45D0D51B" w:rsidTr="00130042">
              <w:trPr>
                <w:trHeight w:val="255"/>
              </w:trPr>
              <w:tc>
                <w:tcPr>
                  <w:tcW w:w="2816" w:type="pct"/>
                  <w:tcBorders>
                    <w:top w:val="nil"/>
                    <w:left w:val="single" w:sz="8" w:space="0" w:color="008080"/>
                    <w:bottom w:val="single" w:sz="4" w:space="0" w:color="008080"/>
                    <w:right w:val="nil"/>
                  </w:tcBorders>
                  <w:shd w:val="clear" w:color="auto" w:fill="auto"/>
                  <w:vAlign w:val="center"/>
                </w:tcPr>
                <w:p w14:paraId="3E4DF2A0" w14:textId="13985268" w:rsidR="00FE4D9E" w:rsidRPr="00702EE3" w:rsidRDefault="00FE4D9E" w:rsidP="00130042">
                  <w:pPr>
                    <w:ind w:hanging="120"/>
                    <w:rPr>
                      <w:rFonts w:asciiTheme="minorHAnsi" w:hAnsiTheme="minorHAnsi" w:cs="Arial"/>
                      <w:sz w:val="22"/>
                      <w:szCs w:val="22"/>
                      <w:lang w:val="it-IT"/>
                    </w:rPr>
                  </w:pPr>
                  <w:r w:rsidRPr="00702EE3">
                    <w:rPr>
                      <w:rFonts w:asciiTheme="minorHAnsi" w:hAnsiTheme="minorHAnsi" w:cs="Arial"/>
                      <w:sz w:val="22"/>
                      <w:szCs w:val="22"/>
                      <w:lang w:val="it-IT"/>
                    </w:rPr>
                    <w:t>5.2.5 Taxe pentru acorduri, avi</w:t>
                  </w:r>
                  <w:r w:rsidR="00716A9B" w:rsidRPr="00702EE3">
                    <w:rPr>
                      <w:rFonts w:asciiTheme="minorHAnsi" w:hAnsiTheme="minorHAnsi" w:cs="Arial"/>
                      <w:sz w:val="22"/>
                      <w:szCs w:val="22"/>
                      <w:lang w:val="it-IT"/>
                    </w:rPr>
                    <w:t>z</w:t>
                  </w:r>
                  <w:r w:rsidRPr="00702EE3">
                    <w:rPr>
                      <w:rFonts w:asciiTheme="minorHAnsi" w:hAnsiTheme="minorHAnsi" w:cs="Arial"/>
                      <w:sz w:val="22"/>
                      <w:szCs w:val="22"/>
                      <w:lang w:val="it-IT"/>
                    </w:rPr>
                    <w:t>e conforme și autorizația de construire/desființare</w:t>
                  </w:r>
                </w:p>
              </w:tc>
              <w:tc>
                <w:tcPr>
                  <w:tcW w:w="426" w:type="pct"/>
                  <w:tcBorders>
                    <w:top w:val="nil"/>
                    <w:left w:val="single" w:sz="8" w:space="0" w:color="008080"/>
                    <w:bottom w:val="single" w:sz="4" w:space="0" w:color="008080"/>
                    <w:right w:val="single" w:sz="4" w:space="0" w:color="008080"/>
                  </w:tcBorders>
                  <w:shd w:val="clear" w:color="auto" w:fill="auto"/>
                  <w:noWrap/>
                  <w:vAlign w:val="bottom"/>
                </w:tcPr>
                <w:p w14:paraId="4F61B2F3" w14:textId="3742E35D" w:rsidR="00FE4D9E" w:rsidRPr="00702EE3" w:rsidRDefault="00FE4D9E" w:rsidP="00130042">
                  <w:pPr>
                    <w:ind w:hanging="120"/>
                    <w:rPr>
                      <w:rFonts w:asciiTheme="minorHAnsi" w:hAnsiTheme="minorHAnsi" w:cs="Arial"/>
                      <w:sz w:val="22"/>
                      <w:szCs w:val="22"/>
                      <w:lang w:val="it-IT"/>
                    </w:rPr>
                  </w:pPr>
                </w:p>
              </w:tc>
              <w:tc>
                <w:tcPr>
                  <w:tcW w:w="320" w:type="pct"/>
                  <w:tcBorders>
                    <w:top w:val="nil"/>
                    <w:left w:val="nil"/>
                    <w:bottom w:val="single" w:sz="4" w:space="0" w:color="008080"/>
                    <w:right w:val="single" w:sz="8" w:space="0" w:color="008080"/>
                  </w:tcBorders>
                  <w:shd w:val="clear" w:color="auto" w:fill="auto"/>
                  <w:noWrap/>
                  <w:vAlign w:val="center"/>
                </w:tcPr>
                <w:p w14:paraId="721AF169" w14:textId="1C193709" w:rsidR="00FE4D9E" w:rsidRPr="00702EE3" w:rsidRDefault="00FE4D9E" w:rsidP="00130042">
                  <w:pPr>
                    <w:ind w:hanging="120"/>
                    <w:rPr>
                      <w:rFonts w:asciiTheme="minorHAnsi" w:hAnsiTheme="minorHAnsi" w:cs="Arial"/>
                      <w:sz w:val="22"/>
                      <w:szCs w:val="22"/>
                      <w:lang w:val="it-IT"/>
                    </w:rPr>
                  </w:pPr>
                </w:p>
              </w:tc>
              <w:tc>
                <w:tcPr>
                  <w:tcW w:w="426" w:type="pct"/>
                  <w:tcBorders>
                    <w:top w:val="nil"/>
                    <w:left w:val="nil"/>
                    <w:bottom w:val="single" w:sz="4" w:space="0" w:color="008080"/>
                    <w:right w:val="single" w:sz="4" w:space="0" w:color="008080"/>
                  </w:tcBorders>
                  <w:shd w:val="clear" w:color="auto" w:fill="auto"/>
                  <w:noWrap/>
                  <w:vAlign w:val="bottom"/>
                </w:tcPr>
                <w:p w14:paraId="0EAC40E2" w14:textId="0E611C5B" w:rsidR="00FE4D9E" w:rsidRPr="00702EE3" w:rsidRDefault="00FE4D9E" w:rsidP="00130042">
                  <w:pPr>
                    <w:ind w:hanging="120"/>
                    <w:rPr>
                      <w:rFonts w:asciiTheme="minorHAnsi" w:hAnsiTheme="minorHAnsi" w:cs="Arial"/>
                      <w:sz w:val="22"/>
                      <w:szCs w:val="22"/>
                      <w:lang w:val="it-IT"/>
                    </w:rPr>
                  </w:pPr>
                </w:p>
              </w:tc>
              <w:tc>
                <w:tcPr>
                  <w:tcW w:w="265" w:type="pct"/>
                  <w:tcBorders>
                    <w:top w:val="nil"/>
                    <w:left w:val="nil"/>
                    <w:bottom w:val="single" w:sz="4" w:space="0" w:color="008080"/>
                    <w:right w:val="single" w:sz="8" w:space="0" w:color="008080"/>
                  </w:tcBorders>
                  <w:shd w:val="clear" w:color="auto" w:fill="auto"/>
                  <w:noWrap/>
                  <w:vAlign w:val="center"/>
                </w:tcPr>
                <w:p w14:paraId="0141DBC6" w14:textId="3E89787F" w:rsidR="00FE4D9E" w:rsidRPr="00702EE3" w:rsidRDefault="00FE4D9E" w:rsidP="00130042">
                  <w:pPr>
                    <w:ind w:hanging="120"/>
                    <w:rPr>
                      <w:rFonts w:asciiTheme="minorHAnsi" w:hAnsiTheme="minorHAnsi" w:cs="Arial"/>
                      <w:sz w:val="22"/>
                      <w:szCs w:val="22"/>
                      <w:lang w:val="it-IT"/>
                    </w:rPr>
                  </w:pPr>
                </w:p>
              </w:tc>
              <w:tc>
                <w:tcPr>
                  <w:tcW w:w="371" w:type="pct"/>
                  <w:tcBorders>
                    <w:top w:val="nil"/>
                    <w:left w:val="nil"/>
                    <w:bottom w:val="single" w:sz="4" w:space="0" w:color="008080"/>
                    <w:right w:val="single" w:sz="4" w:space="0" w:color="008080"/>
                  </w:tcBorders>
                  <w:shd w:val="clear" w:color="auto" w:fill="auto"/>
                  <w:noWrap/>
                  <w:vAlign w:val="bottom"/>
                </w:tcPr>
                <w:p w14:paraId="5698DAD9" w14:textId="3AE064C6" w:rsidR="00FE4D9E" w:rsidRPr="00702EE3" w:rsidRDefault="00FE4D9E" w:rsidP="00130042">
                  <w:pPr>
                    <w:ind w:hanging="120"/>
                    <w:rPr>
                      <w:rFonts w:asciiTheme="minorHAnsi" w:hAnsiTheme="minorHAnsi" w:cs="Arial"/>
                      <w:sz w:val="22"/>
                      <w:szCs w:val="22"/>
                      <w:lang w:val="it-IT"/>
                    </w:rPr>
                  </w:pPr>
                </w:p>
              </w:tc>
              <w:tc>
                <w:tcPr>
                  <w:tcW w:w="375" w:type="pct"/>
                  <w:tcBorders>
                    <w:top w:val="nil"/>
                    <w:left w:val="nil"/>
                    <w:bottom w:val="single" w:sz="4" w:space="0" w:color="008080"/>
                    <w:right w:val="single" w:sz="8" w:space="0" w:color="008080"/>
                  </w:tcBorders>
                  <w:shd w:val="clear" w:color="auto" w:fill="auto"/>
                  <w:noWrap/>
                  <w:vAlign w:val="bottom"/>
                </w:tcPr>
                <w:p w14:paraId="41109F35" w14:textId="4D86C217" w:rsidR="00FE4D9E" w:rsidRPr="00702EE3" w:rsidRDefault="00FE4D9E" w:rsidP="00130042">
                  <w:pPr>
                    <w:ind w:hanging="120"/>
                    <w:rPr>
                      <w:rFonts w:asciiTheme="minorHAnsi" w:hAnsiTheme="minorHAnsi" w:cs="Arial"/>
                      <w:sz w:val="22"/>
                      <w:szCs w:val="22"/>
                      <w:lang w:val="it-IT"/>
                    </w:rPr>
                  </w:pPr>
                </w:p>
              </w:tc>
            </w:tr>
            <w:tr w:rsidR="005B3D8D" w:rsidRPr="00702EE3" w14:paraId="0CE1B42A" w14:textId="67F7F9E1" w:rsidTr="00130042">
              <w:trPr>
                <w:trHeight w:val="255"/>
              </w:trPr>
              <w:tc>
                <w:tcPr>
                  <w:tcW w:w="2816" w:type="pct"/>
                  <w:tcBorders>
                    <w:top w:val="nil"/>
                    <w:left w:val="single" w:sz="8" w:space="0" w:color="008080"/>
                    <w:bottom w:val="single" w:sz="4" w:space="0" w:color="008080"/>
                    <w:right w:val="nil"/>
                  </w:tcBorders>
                  <w:shd w:val="clear" w:color="auto" w:fill="auto"/>
                  <w:vAlign w:val="center"/>
                </w:tcPr>
                <w:p w14:paraId="060D2AED" w14:textId="5B1D645F" w:rsidR="00FE4D9E" w:rsidRPr="00702EE3" w:rsidRDefault="00FE4D9E" w:rsidP="00130042">
                  <w:pPr>
                    <w:ind w:hanging="120"/>
                    <w:rPr>
                      <w:rFonts w:asciiTheme="minorHAnsi" w:hAnsiTheme="minorHAnsi" w:cs="Arial"/>
                      <w:sz w:val="22"/>
                      <w:szCs w:val="22"/>
                      <w:lang w:val="it-IT"/>
                    </w:rPr>
                  </w:pPr>
                  <w:r w:rsidRPr="00702EE3">
                    <w:rPr>
                      <w:rFonts w:asciiTheme="minorHAnsi" w:hAnsiTheme="minorHAnsi" w:cs="Arial"/>
                      <w:sz w:val="22"/>
                      <w:szCs w:val="22"/>
                      <w:lang w:val="it-IT"/>
                    </w:rPr>
                    <w:t>5.3 Cheltuieli diverse şi neprevăzute</w:t>
                  </w:r>
                </w:p>
              </w:tc>
              <w:tc>
                <w:tcPr>
                  <w:tcW w:w="426" w:type="pct"/>
                  <w:tcBorders>
                    <w:top w:val="nil"/>
                    <w:left w:val="single" w:sz="8" w:space="0" w:color="008080"/>
                    <w:bottom w:val="single" w:sz="4" w:space="0" w:color="008080"/>
                    <w:right w:val="single" w:sz="4" w:space="0" w:color="008080"/>
                  </w:tcBorders>
                  <w:shd w:val="clear" w:color="auto" w:fill="auto"/>
                  <w:noWrap/>
                  <w:vAlign w:val="center"/>
                </w:tcPr>
                <w:p w14:paraId="42347F91" w14:textId="11A082EE" w:rsidR="00FE4D9E" w:rsidRPr="00702EE3" w:rsidRDefault="00FE4D9E" w:rsidP="00130042">
                  <w:pPr>
                    <w:ind w:hanging="120"/>
                    <w:rPr>
                      <w:rFonts w:asciiTheme="minorHAnsi" w:hAnsiTheme="minorHAnsi" w:cs="Arial"/>
                      <w:sz w:val="22"/>
                      <w:szCs w:val="22"/>
                      <w:lang w:val="it-IT"/>
                    </w:rPr>
                  </w:pPr>
                </w:p>
              </w:tc>
              <w:tc>
                <w:tcPr>
                  <w:tcW w:w="320" w:type="pct"/>
                  <w:tcBorders>
                    <w:top w:val="nil"/>
                    <w:left w:val="nil"/>
                    <w:bottom w:val="single" w:sz="4" w:space="0" w:color="008080"/>
                    <w:right w:val="single" w:sz="8" w:space="0" w:color="008080"/>
                  </w:tcBorders>
                  <w:shd w:val="clear" w:color="auto" w:fill="auto"/>
                  <w:noWrap/>
                  <w:vAlign w:val="center"/>
                </w:tcPr>
                <w:p w14:paraId="730EC3BA" w14:textId="55CBA5F2" w:rsidR="00FE4D9E" w:rsidRPr="00702EE3" w:rsidRDefault="00FE4D9E" w:rsidP="00130042">
                  <w:pPr>
                    <w:ind w:hanging="120"/>
                    <w:rPr>
                      <w:rFonts w:asciiTheme="minorHAnsi" w:hAnsiTheme="minorHAnsi" w:cs="Arial"/>
                      <w:sz w:val="22"/>
                      <w:szCs w:val="22"/>
                      <w:lang w:val="it-IT"/>
                    </w:rPr>
                  </w:pPr>
                </w:p>
              </w:tc>
              <w:tc>
                <w:tcPr>
                  <w:tcW w:w="426" w:type="pct"/>
                  <w:tcBorders>
                    <w:top w:val="nil"/>
                    <w:left w:val="nil"/>
                    <w:bottom w:val="single" w:sz="4" w:space="0" w:color="008080"/>
                    <w:right w:val="single" w:sz="4" w:space="0" w:color="008080"/>
                  </w:tcBorders>
                  <w:shd w:val="clear" w:color="auto" w:fill="auto"/>
                  <w:noWrap/>
                  <w:vAlign w:val="center"/>
                </w:tcPr>
                <w:p w14:paraId="18779F8C" w14:textId="00AA2BAE" w:rsidR="00FE4D9E" w:rsidRPr="00702EE3" w:rsidRDefault="00FE4D9E" w:rsidP="00130042">
                  <w:pPr>
                    <w:ind w:hanging="120"/>
                    <w:rPr>
                      <w:rFonts w:asciiTheme="minorHAnsi" w:hAnsiTheme="minorHAnsi" w:cs="Arial"/>
                      <w:sz w:val="22"/>
                      <w:szCs w:val="22"/>
                      <w:lang w:val="it-IT"/>
                    </w:rPr>
                  </w:pPr>
                </w:p>
              </w:tc>
              <w:tc>
                <w:tcPr>
                  <w:tcW w:w="265" w:type="pct"/>
                  <w:tcBorders>
                    <w:top w:val="nil"/>
                    <w:left w:val="nil"/>
                    <w:bottom w:val="single" w:sz="4" w:space="0" w:color="008080"/>
                    <w:right w:val="single" w:sz="8" w:space="0" w:color="008080"/>
                  </w:tcBorders>
                  <w:shd w:val="clear" w:color="auto" w:fill="auto"/>
                  <w:noWrap/>
                  <w:vAlign w:val="center"/>
                </w:tcPr>
                <w:p w14:paraId="403083C5" w14:textId="1B5A61DE" w:rsidR="00FE4D9E" w:rsidRPr="00702EE3" w:rsidRDefault="00FE4D9E" w:rsidP="00130042">
                  <w:pPr>
                    <w:ind w:hanging="120"/>
                    <w:rPr>
                      <w:rFonts w:asciiTheme="minorHAnsi" w:hAnsiTheme="minorHAnsi" w:cs="Arial"/>
                      <w:sz w:val="22"/>
                      <w:szCs w:val="22"/>
                      <w:lang w:val="it-IT"/>
                    </w:rPr>
                  </w:pPr>
                </w:p>
              </w:tc>
              <w:tc>
                <w:tcPr>
                  <w:tcW w:w="371" w:type="pct"/>
                  <w:tcBorders>
                    <w:top w:val="nil"/>
                    <w:left w:val="nil"/>
                    <w:bottom w:val="single" w:sz="4" w:space="0" w:color="008080"/>
                    <w:right w:val="single" w:sz="4" w:space="0" w:color="008080"/>
                  </w:tcBorders>
                  <w:shd w:val="clear" w:color="auto" w:fill="auto"/>
                  <w:noWrap/>
                  <w:vAlign w:val="bottom"/>
                </w:tcPr>
                <w:p w14:paraId="203BE21A" w14:textId="75694934" w:rsidR="00FE4D9E" w:rsidRPr="00702EE3" w:rsidRDefault="00FE4D9E" w:rsidP="00130042">
                  <w:pPr>
                    <w:ind w:hanging="120"/>
                    <w:rPr>
                      <w:rFonts w:asciiTheme="minorHAnsi" w:hAnsiTheme="minorHAnsi" w:cs="Arial"/>
                      <w:sz w:val="22"/>
                      <w:szCs w:val="22"/>
                      <w:lang w:val="it-IT"/>
                    </w:rPr>
                  </w:pPr>
                </w:p>
              </w:tc>
              <w:tc>
                <w:tcPr>
                  <w:tcW w:w="375" w:type="pct"/>
                  <w:tcBorders>
                    <w:top w:val="nil"/>
                    <w:left w:val="nil"/>
                    <w:bottom w:val="single" w:sz="4" w:space="0" w:color="008080"/>
                    <w:right w:val="single" w:sz="8" w:space="0" w:color="008080"/>
                  </w:tcBorders>
                  <w:shd w:val="clear" w:color="auto" w:fill="auto"/>
                  <w:noWrap/>
                  <w:vAlign w:val="bottom"/>
                </w:tcPr>
                <w:p w14:paraId="345DC880" w14:textId="632A4723" w:rsidR="00FE4D9E" w:rsidRPr="00702EE3" w:rsidRDefault="00FE4D9E" w:rsidP="00130042">
                  <w:pPr>
                    <w:ind w:hanging="120"/>
                    <w:rPr>
                      <w:rFonts w:asciiTheme="minorHAnsi" w:hAnsiTheme="minorHAnsi" w:cs="Arial"/>
                      <w:sz w:val="22"/>
                      <w:szCs w:val="22"/>
                      <w:lang w:val="it-IT"/>
                    </w:rPr>
                  </w:pPr>
                </w:p>
              </w:tc>
            </w:tr>
            <w:tr w:rsidR="005B3D8D" w:rsidRPr="00702EE3" w14:paraId="2D1D7B3C" w14:textId="6EBAC6AE" w:rsidTr="00130042">
              <w:trPr>
                <w:trHeight w:val="255"/>
              </w:trPr>
              <w:tc>
                <w:tcPr>
                  <w:tcW w:w="2816" w:type="pct"/>
                  <w:tcBorders>
                    <w:top w:val="nil"/>
                    <w:left w:val="single" w:sz="8" w:space="0" w:color="008080"/>
                    <w:bottom w:val="single" w:sz="4" w:space="0" w:color="008080"/>
                    <w:right w:val="nil"/>
                  </w:tcBorders>
                  <w:shd w:val="clear" w:color="auto" w:fill="auto"/>
                  <w:vAlign w:val="center"/>
                </w:tcPr>
                <w:p w14:paraId="49C964AE" w14:textId="655F50C8" w:rsidR="00FE4D9E" w:rsidRPr="00702EE3" w:rsidRDefault="00FE4D9E" w:rsidP="00130042">
                  <w:pPr>
                    <w:ind w:hanging="120"/>
                    <w:rPr>
                      <w:rFonts w:asciiTheme="minorHAnsi" w:hAnsiTheme="minorHAnsi" w:cs="Arial"/>
                      <w:sz w:val="22"/>
                      <w:szCs w:val="22"/>
                      <w:lang w:val="it-IT"/>
                    </w:rPr>
                  </w:pPr>
                  <w:r w:rsidRPr="00702EE3">
                    <w:rPr>
                      <w:rFonts w:asciiTheme="minorHAnsi" w:hAnsiTheme="minorHAnsi" w:cs="Arial"/>
                      <w:sz w:val="22"/>
                      <w:szCs w:val="22"/>
                      <w:lang w:val="it-IT"/>
                    </w:rPr>
                    <w:t>5.4 Cheltuieli pentru informare și publicitate (N)</w:t>
                  </w:r>
                </w:p>
              </w:tc>
              <w:tc>
                <w:tcPr>
                  <w:tcW w:w="426" w:type="pct"/>
                  <w:tcBorders>
                    <w:top w:val="nil"/>
                    <w:left w:val="single" w:sz="8" w:space="0" w:color="008080"/>
                    <w:bottom w:val="single" w:sz="4" w:space="0" w:color="008080"/>
                    <w:right w:val="single" w:sz="4" w:space="0" w:color="008080"/>
                  </w:tcBorders>
                  <w:shd w:val="clear" w:color="auto" w:fill="auto"/>
                  <w:noWrap/>
                  <w:vAlign w:val="center"/>
                </w:tcPr>
                <w:p w14:paraId="4E28549B" w14:textId="14AAF9CD" w:rsidR="00FE4D9E" w:rsidRPr="00702EE3" w:rsidRDefault="00FE4D9E" w:rsidP="00130042">
                  <w:pPr>
                    <w:ind w:hanging="120"/>
                    <w:rPr>
                      <w:rFonts w:asciiTheme="minorHAnsi" w:hAnsiTheme="minorHAnsi" w:cs="Arial"/>
                      <w:sz w:val="22"/>
                      <w:szCs w:val="22"/>
                      <w:lang w:val="it-IT"/>
                    </w:rPr>
                  </w:pPr>
                </w:p>
              </w:tc>
              <w:tc>
                <w:tcPr>
                  <w:tcW w:w="320" w:type="pct"/>
                  <w:tcBorders>
                    <w:top w:val="nil"/>
                    <w:left w:val="nil"/>
                    <w:bottom w:val="single" w:sz="4" w:space="0" w:color="008080"/>
                    <w:right w:val="single" w:sz="8" w:space="0" w:color="008080"/>
                  </w:tcBorders>
                  <w:shd w:val="clear" w:color="auto" w:fill="auto"/>
                  <w:noWrap/>
                  <w:vAlign w:val="center"/>
                </w:tcPr>
                <w:p w14:paraId="7C429FA3" w14:textId="7E3DEB96" w:rsidR="00FE4D9E" w:rsidRPr="00702EE3" w:rsidRDefault="00FE4D9E" w:rsidP="00130042">
                  <w:pPr>
                    <w:ind w:hanging="120"/>
                    <w:rPr>
                      <w:rFonts w:asciiTheme="minorHAnsi" w:hAnsiTheme="minorHAnsi" w:cs="Arial"/>
                      <w:sz w:val="22"/>
                      <w:szCs w:val="22"/>
                      <w:lang w:val="it-IT"/>
                    </w:rPr>
                  </w:pPr>
                </w:p>
              </w:tc>
              <w:tc>
                <w:tcPr>
                  <w:tcW w:w="426" w:type="pct"/>
                  <w:tcBorders>
                    <w:top w:val="nil"/>
                    <w:left w:val="nil"/>
                    <w:bottom w:val="single" w:sz="4" w:space="0" w:color="008080"/>
                    <w:right w:val="single" w:sz="4" w:space="0" w:color="008080"/>
                  </w:tcBorders>
                  <w:shd w:val="clear" w:color="auto" w:fill="auto"/>
                  <w:noWrap/>
                  <w:vAlign w:val="center"/>
                </w:tcPr>
                <w:p w14:paraId="22F32E8C" w14:textId="2883C996" w:rsidR="00FE4D9E" w:rsidRPr="00702EE3" w:rsidRDefault="00FE4D9E" w:rsidP="00130042">
                  <w:pPr>
                    <w:ind w:hanging="120"/>
                    <w:rPr>
                      <w:rFonts w:asciiTheme="minorHAnsi" w:hAnsiTheme="minorHAnsi" w:cs="Arial"/>
                      <w:sz w:val="22"/>
                      <w:szCs w:val="22"/>
                      <w:lang w:val="it-IT"/>
                    </w:rPr>
                  </w:pPr>
                </w:p>
              </w:tc>
              <w:tc>
                <w:tcPr>
                  <w:tcW w:w="265" w:type="pct"/>
                  <w:tcBorders>
                    <w:top w:val="nil"/>
                    <w:left w:val="nil"/>
                    <w:bottom w:val="single" w:sz="4" w:space="0" w:color="008080"/>
                    <w:right w:val="single" w:sz="8" w:space="0" w:color="008080"/>
                  </w:tcBorders>
                  <w:shd w:val="clear" w:color="auto" w:fill="auto"/>
                  <w:noWrap/>
                  <w:vAlign w:val="center"/>
                </w:tcPr>
                <w:p w14:paraId="664D6DED" w14:textId="62D94F24" w:rsidR="00FE4D9E" w:rsidRPr="00702EE3" w:rsidRDefault="00FE4D9E" w:rsidP="00130042">
                  <w:pPr>
                    <w:ind w:hanging="120"/>
                    <w:rPr>
                      <w:rFonts w:asciiTheme="minorHAnsi" w:hAnsiTheme="minorHAnsi" w:cs="Arial"/>
                      <w:sz w:val="22"/>
                      <w:szCs w:val="22"/>
                      <w:lang w:val="it-IT"/>
                    </w:rPr>
                  </w:pPr>
                </w:p>
              </w:tc>
              <w:tc>
                <w:tcPr>
                  <w:tcW w:w="371" w:type="pct"/>
                  <w:tcBorders>
                    <w:top w:val="nil"/>
                    <w:left w:val="nil"/>
                    <w:bottom w:val="single" w:sz="4" w:space="0" w:color="008080"/>
                    <w:right w:val="single" w:sz="4" w:space="0" w:color="008080"/>
                  </w:tcBorders>
                  <w:shd w:val="clear" w:color="auto" w:fill="auto"/>
                  <w:noWrap/>
                  <w:vAlign w:val="bottom"/>
                </w:tcPr>
                <w:p w14:paraId="437EF85C" w14:textId="45BDF524" w:rsidR="00FE4D9E" w:rsidRPr="00702EE3" w:rsidRDefault="00FE4D9E" w:rsidP="00130042">
                  <w:pPr>
                    <w:ind w:hanging="120"/>
                    <w:rPr>
                      <w:rFonts w:asciiTheme="minorHAnsi" w:hAnsiTheme="minorHAnsi" w:cs="Arial"/>
                      <w:sz w:val="22"/>
                      <w:szCs w:val="22"/>
                      <w:lang w:val="it-IT"/>
                    </w:rPr>
                  </w:pPr>
                </w:p>
              </w:tc>
              <w:tc>
                <w:tcPr>
                  <w:tcW w:w="375" w:type="pct"/>
                  <w:tcBorders>
                    <w:top w:val="nil"/>
                    <w:left w:val="nil"/>
                    <w:bottom w:val="single" w:sz="4" w:space="0" w:color="008080"/>
                    <w:right w:val="single" w:sz="8" w:space="0" w:color="008080"/>
                  </w:tcBorders>
                  <w:shd w:val="clear" w:color="auto" w:fill="auto"/>
                  <w:noWrap/>
                  <w:vAlign w:val="bottom"/>
                </w:tcPr>
                <w:p w14:paraId="790AC466" w14:textId="2372307C" w:rsidR="00FE4D9E" w:rsidRPr="00702EE3" w:rsidRDefault="00FE4D9E" w:rsidP="00130042">
                  <w:pPr>
                    <w:ind w:hanging="120"/>
                    <w:rPr>
                      <w:rFonts w:asciiTheme="minorHAnsi" w:hAnsiTheme="minorHAnsi" w:cs="Arial"/>
                      <w:sz w:val="22"/>
                      <w:szCs w:val="22"/>
                      <w:lang w:val="it-IT"/>
                    </w:rPr>
                  </w:pPr>
                </w:p>
              </w:tc>
            </w:tr>
            <w:tr w:rsidR="005B3D8D" w:rsidRPr="00702EE3" w14:paraId="276BFE64" w14:textId="0971A0F6" w:rsidTr="00130042">
              <w:trPr>
                <w:trHeight w:val="255"/>
              </w:trPr>
              <w:tc>
                <w:tcPr>
                  <w:tcW w:w="2816" w:type="pct"/>
                  <w:tcBorders>
                    <w:top w:val="nil"/>
                    <w:left w:val="single" w:sz="8" w:space="0" w:color="008080"/>
                    <w:bottom w:val="single" w:sz="4" w:space="0" w:color="008080"/>
                    <w:right w:val="nil"/>
                  </w:tcBorders>
                  <w:shd w:val="clear" w:color="auto" w:fill="auto"/>
                  <w:noWrap/>
                  <w:vAlign w:val="bottom"/>
                </w:tcPr>
                <w:p w14:paraId="5F0D8223" w14:textId="54A0897E" w:rsidR="00FE4D9E" w:rsidRPr="00702EE3" w:rsidRDefault="00FE4D9E" w:rsidP="00130042">
                  <w:pPr>
                    <w:ind w:hanging="120"/>
                    <w:rPr>
                      <w:rFonts w:asciiTheme="minorHAnsi" w:hAnsiTheme="minorHAnsi" w:cs="Arial"/>
                      <w:b/>
                      <w:bCs/>
                      <w:sz w:val="22"/>
                      <w:szCs w:val="22"/>
                      <w:lang w:val="it-IT"/>
                    </w:rPr>
                  </w:pPr>
                  <w:r w:rsidRPr="00702EE3">
                    <w:rPr>
                      <w:rFonts w:asciiTheme="minorHAnsi" w:hAnsiTheme="minorHAnsi" w:cs="Arial"/>
                      <w:b/>
                      <w:bCs/>
                      <w:sz w:val="22"/>
                      <w:szCs w:val="22"/>
                      <w:lang w:val="it-IT"/>
                    </w:rPr>
                    <w:t xml:space="preserve"> Capitolul 6 Cheltuieli pentru probe tehnologice și teste - total, din care: </w:t>
                  </w:r>
                </w:p>
              </w:tc>
              <w:tc>
                <w:tcPr>
                  <w:tcW w:w="426" w:type="pct"/>
                  <w:tcBorders>
                    <w:top w:val="nil"/>
                    <w:left w:val="single" w:sz="8" w:space="0" w:color="008080"/>
                    <w:bottom w:val="single" w:sz="4" w:space="0" w:color="008080"/>
                    <w:right w:val="single" w:sz="4" w:space="0" w:color="008080"/>
                  </w:tcBorders>
                  <w:shd w:val="clear" w:color="auto" w:fill="auto"/>
                  <w:noWrap/>
                  <w:vAlign w:val="center"/>
                </w:tcPr>
                <w:p w14:paraId="244674A6" w14:textId="2DC79C6A" w:rsidR="00FE4D9E" w:rsidRPr="00702EE3" w:rsidRDefault="00FE4D9E" w:rsidP="00130042">
                  <w:pPr>
                    <w:ind w:hanging="120"/>
                    <w:rPr>
                      <w:rFonts w:asciiTheme="minorHAnsi" w:hAnsiTheme="minorHAnsi" w:cs="Arial"/>
                      <w:b/>
                      <w:bCs/>
                      <w:sz w:val="22"/>
                      <w:szCs w:val="22"/>
                      <w:lang w:val="it-IT"/>
                    </w:rPr>
                  </w:pPr>
                </w:p>
              </w:tc>
              <w:tc>
                <w:tcPr>
                  <w:tcW w:w="320" w:type="pct"/>
                  <w:tcBorders>
                    <w:top w:val="nil"/>
                    <w:left w:val="nil"/>
                    <w:bottom w:val="single" w:sz="4" w:space="0" w:color="008080"/>
                    <w:right w:val="single" w:sz="8" w:space="0" w:color="008080"/>
                  </w:tcBorders>
                  <w:shd w:val="clear" w:color="auto" w:fill="auto"/>
                  <w:noWrap/>
                  <w:vAlign w:val="center"/>
                </w:tcPr>
                <w:p w14:paraId="3DF5C86A" w14:textId="5DC848BA" w:rsidR="00FE4D9E" w:rsidRPr="00702EE3" w:rsidRDefault="00FE4D9E" w:rsidP="00130042">
                  <w:pPr>
                    <w:ind w:hanging="120"/>
                    <w:rPr>
                      <w:rFonts w:asciiTheme="minorHAnsi" w:hAnsiTheme="minorHAnsi" w:cs="Arial"/>
                      <w:b/>
                      <w:bCs/>
                      <w:sz w:val="22"/>
                      <w:szCs w:val="22"/>
                      <w:lang w:val="it-IT"/>
                    </w:rPr>
                  </w:pPr>
                </w:p>
              </w:tc>
              <w:tc>
                <w:tcPr>
                  <w:tcW w:w="426" w:type="pct"/>
                  <w:tcBorders>
                    <w:top w:val="nil"/>
                    <w:left w:val="nil"/>
                    <w:bottom w:val="single" w:sz="4" w:space="0" w:color="008080"/>
                    <w:right w:val="single" w:sz="4" w:space="0" w:color="008080"/>
                  </w:tcBorders>
                  <w:shd w:val="clear" w:color="auto" w:fill="auto"/>
                  <w:noWrap/>
                  <w:vAlign w:val="center"/>
                </w:tcPr>
                <w:p w14:paraId="1916689F" w14:textId="679AE694" w:rsidR="00FE4D9E" w:rsidRPr="00702EE3" w:rsidRDefault="00FE4D9E" w:rsidP="00130042">
                  <w:pPr>
                    <w:ind w:hanging="120"/>
                    <w:rPr>
                      <w:rFonts w:asciiTheme="minorHAnsi" w:hAnsiTheme="minorHAnsi" w:cs="Arial"/>
                      <w:b/>
                      <w:bCs/>
                      <w:sz w:val="22"/>
                      <w:szCs w:val="22"/>
                      <w:lang w:val="it-IT"/>
                    </w:rPr>
                  </w:pPr>
                </w:p>
              </w:tc>
              <w:tc>
                <w:tcPr>
                  <w:tcW w:w="265" w:type="pct"/>
                  <w:tcBorders>
                    <w:top w:val="nil"/>
                    <w:left w:val="nil"/>
                    <w:bottom w:val="single" w:sz="4" w:space="0" w:color="008080"/>
                    <w:right w:val="single" w:sz="8" w:space="0" w:color="008080"/>
                  </w:tcBorders>
                  <w:shd w:val="clear" w:color="auto" w:fill="auto"/>
                  <w:noWrap/>
                  <w:vAlign w:val="center"/>
                </w:tcPr>
                <w:p w14:paraId="0BB854A3" w14:textId="3C8CA1E5" w:rsidR="00FE4D9E" w:rsidRPr="00702EE3" w:rsidRDefault="00FE4D9E" w:rsidP="00130042">
                  <w:pPr>
                    <w:ind w:hanging="120"/>
                    <w:rPr>
                      <w:rFonts w:asciiTheme="minorHAnsi" w:hAnsiTheme="minorHAnsi" w:cs="Arial"/>
                      <w:b/>
                      <w:bCs/>
                      <w:sz w:val="22"/>
                      <w:szCs w:val="22"/>
                      <w:lang w:val="it-IT"/>
                    </w:rPr>
                  </w:pPr>
                </w:p>
              </w:tc>
              <w:tc>
                <w:tcPr>
                  <w:tcW w:w="371" w:type="pct"/>
                  <w:tcBorders>
                    <w:top w:val="nil"/>
                    <w:left w:val="nil"/>
                    <w:bottom w:val="single" w:sz="4" w:space="0" w:color="008080"/>
                    <w:right w:val="single" w:sz="4" w:space="0" w:color="008080"/>
                  </w:tcBorders>
                  <w:shd w:val="clear" w:color="auto" w:fill="auto"/>
                  <w:noWrap/>
                  <w:vAlign w:val="bottom"/>
                </w:tcPr>
                <w:p w14:paraId="39939F85" w14:textId="7A2B97C5" w:rsidR="00FE4D9E" w:rsidRPr="00702EE3" w:rsidRDefault="00FE4D9E" w:rsidP="00130042">
                  <w:pPr>
                    <w:ind w:hanging="120"/>
                    <w:rPr>
                      <w:rFonts w:asciiTheme="minorHAnsi" w:hAnsiTheme="minorHAnsi" w:cs="Arial"/>
                      <w:b/>
                      <w:bCs/>
                      <w:sz w:val="22"/>
                      <w:szCs w:val="22"/>
                      <w:lang w:val="it-IT"/>
                    </w:rPr>
                  </w:pPr>
                </w:p>
              </w:tc>
              <w:tc>
                <w:tcPr>
                  <w:tcW w:w="375" w:type="pct"/>
                  <w:tcBorders>
                    <w:top w:val="nil"/>
                    <w:left w:val="nil"/>
                    <w:bottom w:val="single" w:sz="4" w:space="0" w:color="008080"/>
                    <w:right w:val="single" w:sz="8" w:space="0" w:color="008080"/>
                  </w:tcBorders>
                  <w:shd w:val="clear" w:color="auto" w:fill="auto"/>
                  <w:noWrap/>
                  <w:vAlign w:val="bottom"/>
                </w:tcPr>
                <w:p w14:paraId="6F5B94E5" w14:textId="756A48A4" w:rsidR="00FE4D9E" w:rsidRPr="00702EE3" w:rsidRDefault="00FE4D9E" w:rsidP="00130042">
                  <w:pPr>
                    <w:ind w:hanging="120"/>
                    <w:rPr>
                      <w:rFonts w:asciiTheme="minorHAnsi" w:hAnsiTheme="minorHAnsi" w:cs="Arial"/>
                      <w:b/>
                      <w:bCs/>
                      <w:sz w:val="22"/>
                      <w:szCs w:val="22"/>
                      <w:lang w:val="it-IT"/>
                    </w:rPr>
                  </w:pPr>
                </w:p>
              </w:tc>
            </w:tr>
            <w:tr w:rsidR="005B3D8D" w:rsidRPr="00702EE3" w14:paraId="7631C2F8" w14:textId="00F653AB" w:rsidTr="00130042">
              <w:trPr>
                <w:trHeight w:val="255"/>
              </w:trPr>
              <w:tc>
                <w:tcPr>
                  <w:tcW w:w="2816" w:type="pct"/>
                  <w:tcBorders>
                    <w:top w:val="nil"/>
                    <w:left w:val="single" w:sz="8" w:space="0" w:color="008080"/>
                    <w:bottom w:val="single" w:sz="4" w:space="0" w:color="008080"/>
                    <w:right w:val="nil"/>
                  </w:tcBorders>
                  <w:vAlign w:val="center"/>
                </w:tcPr>
                <w:p w14:paraId="750B1D10" w14:textId="578067CE" w:rsidR="00FE4D9E" w:rsidRPr="00702EE3" w:rsidRDefault="00FE4D9E" w:rsidP="00130042">
                  <w:pPr>
                    <w:ind w:hanging="120"/>
                    <w:rPr>
                      <w:rFonts w:asciiTheme="minorHAnsi" w:hAnsiTheme="minorHAnsi" w:cs="Arial"/>
                      <w:sz w:val="22"/>
                      <w:szCs w:val="22"/>
                      <w:lang w:val="pt-BR"/>
                    </w:rPr>
                  </w:pPr>
                  <w:r w:rsidRPr="00702EE3">
                    <w:rPr>
                      <w:rFonts w:asciiTheme="minorHAnsi" w:hAnsiTheme="minorHAnsi" w:cs="Arial"/>
                      <w:sz w:val="22"/>
                      <w:szCs w:val="22"/>
                      <w:lang w:val="pt-BR"/>
                    </w:rPr>
                    <w:t xml:space="preserve">6.1 Pregătirea personalului de exploatare </w:t>
                  </w:r>
                  <w:r w:rsidRPr="00702EE3">
                    <w:rPr>
                      <w:rFonts w:asciiTheme="minorHAnsi" w:hAnsiTheme="minorHAnsi" w:cs="Arial"/>
                      <w:b/>
                      <w:bCs/>
                      <w:sz w:val="22"/>
                      <w:szCs w:val="22"/>
                      <w:lang w:val="pt-BR"/>
                    </w:rPr>
                    <w:t>(N)</w:t>
                  </w:r>
                </w:p>
              </w:tc>
              <w:tc>
                <w:tcPr>
                  <w:tcW w:w="426" w:type="pct"/>
                  <w:tcBorders>
                    <w:top w:val="nil"/>
                    <w:left w:val="single" w:sz="8" w:space="0" w:color="008080"/>
                    <w:bottom w:val="single" w:sz="4" w:space="0" w:color="008080"/>
                    <w:right w:val="single" w:sz="4" w:space="0" w:color="008080"/>
                  </w:tcBorders>
                  <w:shd w:val="clear" w:color="auto" w:fill="00B050"/>
                  <w:noWrap/>
                  <w:vAlign w:val="bottom"/>
                </w:tcPr>
                <w:p w14:paraId="4666EDBE" w14:textId="741B3714" w:rsidR="00FE4D9E" w:rsidRPr="00702EE3" w:rsidRDefault="00FE4D9E" w:rsidP="00130042">
                  <w:pPr>
                    <w:ind w:hanging="120"/>
                    <w:rPr>
                      <w:rFonts w:asciiTheme="minorHAnsi" w:hAnsiTheme="minorHAnsi" w:cs="Arial"/>
                      <w:sz w:val="22"/>
                      <w:szCs w:val="22"/>
                      <w:lang w:val="pt-BR"/>
                    </w:rPr>
                  </w:pPr>
                </w:p>
              </w:tc>
              <w:tc>
                <w:tcPr>
                  <w:tcW w:w="320" w:type="pct"/>
                  <w:tcBorders>
                    <w:top w:val="nil"/>
                    <w:left w:val="nil"/>
                    <w:bottom w:val="single" w:sz="4" w:space="0" w:color="008080"/>
                    <w:right w:val="single" w:sz="8" w:space="0" w:color="008080"/>
                  </w:tcBorders>
                  <w:noWrap/>
                  <w:vAlign w:val="center"/>
                </w:tcPr>
                <w:p w14:paraId="75BB6078" w14:textId="531CF406" w:rsidR="00FE4D9E" w:rsidRPr="00702EE3" w:rsidRDefault="00FE4D9E" w:rsidP="00130042">
                  <w:pPr>
                    <w:ind w:hanging="120"/>
                    <w:rPr>
                      <w:rFonts w:asciiTheme="minorHAnsi" w:hAnsiTheme="minorHAnsi" w:cs="Arial"/>
                      <w:sz w:val="22"/>
                      <w:szCs w:val="22"/>
                      <w:lang w:val="pt-BR"/>
                    </w:rPr>
                  </w:pPr>
                </w:p>
              </w:tc>
              <w:tc>
                <w:tcPr>
                  <w:tcW w:w="426" w:type="pct"/>
                  <w:tcBorders>
                    <w:top w:val="nil"/>
                    <w:left w:val="nil"/>
                    <w:bottom w:val="single" w:sz="4" w:space="0" w:color="008080"/>
                    <w:right w:val="single" w:sz="4" w:space="0" w:color="008080"/>
                  </w:tcBorders>
                  <w:shd w:val="clear" w:color="auto" w:fill="00B050"/>
                  <w:noWrap/>
                  <w:vAlign w:val="bottom"/>
                </w:tcPr>
                <w:p w14:paraId="3070E29E" w14:textId="18CA6A77" w:rsidR="00FE4D9E" w:rsidRPr="00702EE3" w:rsidRDefault="00FE4D9E" w:rsidP="00130042">
                  <w:pPr>
                    <w:ind w:hanging="120"/>
                    <w:rPr>
                      <w:rFonts w:asciiTheme="minorHAnsi" w:hAnsiTheme="minorHAnsi" w:cs="Arial"/>
                      <w:sz w:val="22"/>
                      <w:szCs w:val="22"/>
                      <w:lang w:val="pt-BR"/>
                    </w:rPr>
                  </w:pPr>
                </w:p>
              </w:tc>
              <w:tc>
                <w:tcPr>
                  <w:tcW w:w="265" w:type="pct"/>
                  <w:tcBorders>
                    <w:top w:val="nil"/>
                    <w:left w:val="nil"/>
                    <w:bottom w:val="single" w:sz="4" w:space="0" w:color="008080"/>
                    <w:right w:val="single" w:sz="8" w:space="0" w:color="008080"/>
                  </w:tcBorders>
                  <w:noWrap/>
                  <w:vAlign w:val="center"/>
                </w:tcPr>
                <w:p w14:paraId="75B28729" w14:textId="28631A5E" w:rsidR="00FE4D9E" w:rsidRPr="00702EE3" w:rsidRDefault="00FE4D9E" w:rsidP="00130042">
                  <w:pPr>
                    <w:ind w:hanging="120"/>
                    <w:rPr>
                      <w:rFonts w:asciiTheme="minorHAnsi" w:hAnsiTheme="minorHAnsi" w:cs="Arial"/>
                      <w:sz w:val="22"/>
                      <w:szCs w:val="22"/>
                      <w:lang w:val="pt-BR"/>
                    </w:rPr>
                  </w:pPr>
                </w:p>
              </w:tc>
              <w:tc>
                <w:tcPr>
                  <w:tcW w:w="371" w:type="pct"/>
                  <w:tcBorders>
                    <w:top w:val="nil"/>
                    <w:left w:val="nil"/>
                    <w:bottom w:val="single" w:sz="4" w:space="0" w:color="008080"/>
                    <w:right w:val="single" w:sz="4" w:space="0" w:color="008080"/>
                  </w:tcBorders>
                  <w:shd w:val="clear" w:color="auto" w:fill="00B050"/>
                  <w:noWrap/>
                  <w:vAlign w:val="bottom"/>
                </w:tcPr>
                <w:p w14:paraId="5CF81FD6" w14:textId="7CF75865" w:rsidR="00FE4D9E" w:rsidRPr="00702EE3" w:rsidRDefault="00FE4D9E" w:rsidP="00130042">
                  <w:pPr>
                    <w:ind w:hanging="120"/>
                    <w:rPr>
                      <w:rFonts w:asciiTheme="minorHAnsi" w:hAnsiTheme="minorHAnsi" w:cs="Arial"/>
                      <w:sz w:val="22"/>
                      <w:szCs w:val="22"/>
                      <w:lang w:val="pt-BR"/>
                    </w:rPr>
                  </w:pPr>
                </w:p>
              </w:tc>
              <w:tc>
                <w:tcPr>
                  <w:tcW w:w="375" w:type="pct"/>
                  <w:tcBorders>
                    <w:top w:val="nil"/>
                    <w:left w:val="nil"/>
                    <w:bottom w:val="single" w:sz="4" w:space="0" w:color="008080"/>
                    <w:right w:val="single" w:sz="8" w:space="0" w:color="008080"/>
                  </w:tcBorders>
                  <w:shd w:val="clear" w:color="auto" w:fill="auto"/>
                  <w:noWrap/>
                  <w:vAlign w:val="bottom"/>
                </w:tcPr>
                <w:p w14:paraId="35EA3CF8" w14:textId="38070923" w:rsidR="00FE4D9E" w:rsidRPr="00702EE3" w:rsidRDefault="00FE4D9E" w:rsidP="00130042">
                  <w:pPr>
                    <w:ind w:hanging="120"/>
                    <w:rPr>
                      <w:rFonts w:asciiTheme="minorHAnsi" w:hAnsiTheme="minorHAnsi" w:cs="Arial"/>
                      <w:sz w:val="22"/>
                      <w:szCs w:val="22"/>
                      <w:lang w:val="pt-BR"/>
                    </w:rPr>
                  </w:pPr>
                </w:p>
              </w:tc>
            </w:tr>
            <w:tr w:rsidR="005B3D8D" w:rsidRPr="00702EE3" w14:paraId="40E153A9" w14:textId="69380F18" w:rsidTr="00130042">
              <w:trPr>
                <w:trHeight w:val="255"/>
              </w:trPr>
              <w:tc>
                <w:tcPr>
                  <w:tcW w:w="2816" w:type="pct"/>
                  <w:tcBorders>
                    <w:top w:val="nil"/>
                    <w:left w:val="single" w:sz="8" w:space="0" w:color="008080"/>
                    <w:bottom w:val="single" w:sz="4" w:space="0" w:color="008080"/>
                    <w:right w:val="nil"/>
                  </w:tcBorders>
                  <w:shd w:val="clear" w:color="auto" w:fill="auto"/>
                  <w:vAlign w:val="center"/>
                </w:tcPr>
                <w:p w14:paraId="6E118BDE" w14:textId="30F93DCD" w:rsidR="00FE4D9E" w:rsidRPr="00702EE3" w:rsidRDefault="00FE4D9E" w:rsidP="00130042">
                  <w:pPr>
                    <w:ind w:hanging="120"/>
                    <w:rPr>
                      <w:rFonts w:asciiTheme="minorHAnsi" w:hAnsiTheme="minorHAnsi" w:cs="Arial"/>
                      <w:sz w:val="22"/>
                      <w:szCs w:val="22"/>
                      <w:lang w:val="fr-FR"/>
                    </w:rPr>
                  </w:pPr>
                  <w:r w:rsidRPr="00702EE3">
                    <w:rPr>
                      <w:rFonts w:asciiTheme="minorHAnsi" w:hAnsiTheme="minorHAnsi" w:cs="Arial"/>
                      <w:sz w:val="22"/>
                      <w:szCs w:val="22"/>
                      <w:lang w:val="fr-FR"/>
                    </w:rPr>
                    <w:t>6.2 Probe tehnologice și teste</w:t>
                  </w:r>
                </w:p>
              </w:tc>
              <w:tc>
                <w:tcPr>
                  <w:tcW w:w="426" w:type="pct"/>
                  <w:tcBorders>
                    <w:top w:val="nil"/>
                    <w:left w:val="single" w:sz="8" w:space="0" w:color="008080"/>
                    <w:bottom w:val="single" w:sz="4" w:space="0" w:color="008080"/>
                    <w:right w:val="single" w:sz="4" w:space="0" w:color="008080"/>
                  </w:tcBorders>
                  <w:shd w:val="clear" w:color="auto" w:fill="auto"/>
                  <w:noWrap/>
                  <w:vAlign w:val="center"/>
                </w:tcPr>
                <w:p w14:paraId="322FB384" w14:textId="64C4B01A" w:rsidR="00FE4D9E" w:rsidRPr="00702EE3" w:rsidRDefault="00FE4D9E" w:rsidP="00130042">
                  <w:pPr>
                    <w:ind w:hanging="120"/>
                    <w:rPr>
                      <w:rFonts w:asciiTheme="minorHAnsi" w:hAnsiTheme="minorHAnsi" w:cs="Arial"/>
                      <w:sz w:val="22"/>
                      <w:szCs w:val="22"/>
                      <w:lang w:val="fr-FR"/>
                    </w:rPr>
                  </w:pPr>
                </w:p>
              </w:tc>
              <w:tc>
                <w:tcPr>
                  <w:tcW w:w="320" w:type="pct"/>
                  <w:tcBorders>
                    <w:top w:val="nil"/>
                    <w:left w:val="nil"/>
                    <w:bottom w:val="single" w:sz="4" w:space="0" w:color="008080"/>
                    <w:right w:val="single" w:sz="8" w:space="0" w:color="008080"/>
                  </w:tcBorders>
                  <w:shd w:val="clear" w:color="auto" w:fill="auto"/>
                  <w:noWrap/>
                  <w:vAlign w:val="center"/>
                </w:tcPr>
                <w:p w14:paraId="6B06B022" w14:textId="68A4D30F" w:rsidR="00FE4D9E" w:rsidRPr="00702EE3" w:rsidRDefault="00FE4D9E" w:rsidP="00130042">
                  <w:pPr>
                    <w:ind w:hanging="120"/>
                    <w:rPr>
                      <w:rFonts w:asciiTheme="minorHAnsi" w:hAnsiTheme="minorHAnsi" w:cs="Arial"/>
                      <w:sz w:val="22"/>
                      <w:szCs w:val="22"/>
                      <w:lang w:val="fr-FR"/>
                    </w:rPr>
                  </w:pPr>
                </w:p>
              </w:tc>
              <w:tc>
                <w:tcPr>
                  <w:tcW w:w="426" w:type="pct"/>
                  <w:tcBorders>
                    <w:top w:val="nil"/>
                    <w:left w:val="nil"/>
                    <w:bottom w:val="single" w:sz="4" w:space="0" w:color="008080"/>
                    <w:right w:val="single" w:sz="4" w:space="0" w:color="008080"/>
                  </w:tcBorders>
                  <w:shd w:val="clear" w:color="auto" w:fill="auto"/>
                  <w:noWrap/>
                  <w:vAlign w:val="center"/>
                </w:tcPr>
                <w:p w14:paraId="7A9FF8BE" w14:textId="1641E77B" w:rsidR="00FE4D9E" w:rsidRPr="00702EE3" w:rsidRDefault="00FE4D9E" w:rsidP="00130042">
                  <w:pPr>
                    <w:ind w:hanging="120"/>
                    <w:rPr>
                      <w:rFonts w:asciiTheme="minorHAnsi" w:hAnsiTheme="minorHAnsi" w:cs="Arial"/>
                      <w:sz w:val="22"/>
                      <w:szCs w:val="22"/>
                      <w:lang w:val="fr-FR"/>
                    </w:rPr>
                  </w:pPr>
                </w:p>
              </w:tc>
              <w:tc>
                <w:tcPr>
                  <w:tcW w:w="265" w:type="pct"/>
                  <w:tcBorders>
                    <w:top w:val="nil"/>
                    <w:left w:val="nil"/>
                    <w:bottom w:val="single" w:sz="4" w:space="0" w:color="008080"/>
                    <w:right w:val="single" w:sz="8" w:space="0" w:color="008080"/>
                  </w:tcBorders>
                  <w:shd w:val="clear" w:color="auto" w:fill="auto"/>
                  <w:noWrap/>
                  <w:vAlign w:val="center"/>
                </w:tcPr>
                <w:p w14:paraId="66167C8B" w14:textId="795A04EA" w:rsidR="00FE4D9E" w:rsidRPr="00702EE3" w:rsidRDefault="00FE4D9E" w:rsidP="00130042">
                  <w:pPr>
                    <w:ind w:hanging="120"/>
                    <w:rPr>
                      <w:rFonts w:asciiTheme="minorHAnsi" w:hAnsiTheme="minorHAnsi" w:cs="Arial"/>
                      <w:sz w:val="22"/>
                      <w:szCs w:val="22"/>
                      <w:lang w:val="fr-FR"/>
                    </w:rPr>
                  </w:pPr>
                </w:p>
              </w:tc>
              <w:tc>
                <w:tcPr>
                  <w:tcW w:w="371" w:type="pct"/>
                  <w:tcBorders>
                    <w:top w:val="nil"/>
                    <w:left w:val="nil"/>
                    <w:bottom w:val="single" w:sz="4" w:space="0" w:color="008080"/>
                    <w:right w:val="single" w:sz="4" w:space="0" w:color="008080"/>
                  </w:tcBorders>
                  <w:shd w:val="clear" w:color="auto" w:fill="auto"/>
                  <w:noWrap/>
                  <w:vAlign w:val="bottom"/>
                </w:tcPr>
                <w:p w14:paraId="07B4D384" w14:textId="0D7B7DCC" w:rsidR="00FE4D9E" w:rsidRPr="00702EE3" w:rsidRDefault="00FE4D9E" w:rsidP="00130042">
                  <w:pPr>
                    <w:ind w:hanging="120"/>
                    <w:rPr>
                      <w:rFonts w:asciiTheme="minorHAnsi" w:hAnsiTheme="minorHAnsi" w:cs="Arial"/>
                      <w:sz w:val="22"/>
                      <w:szCs w:val="22"/>
                      <w:lang w:val="fr-FR"/>
                    </w:rPr>
                  </w:pPr>
                </w:p>
              </w:tc>
              <w:tc>
                <w:tcPr>
                  <w:tcW w:w="375" w:type="pct"/>
                  <w:tcBorders>
                    <w:top w:val="nil"/>
                    <w:left w:val="nil"/>
                    <w:bottom w:val="single" w:sz="4" w:space="0" w:color="008080"/>
                    <w:right w:val="single" w:sz="8" w:space="0" w:color="008080"/>
                  </w:tcBorders>
                  <w:shd w:val="clear" w:color="auto" w:fill="auto"/>
                  <w:noWrap/>
                  <w:vAlign w:val="bottom"/>
                </w:tcPr>
                <w:p w14:paraId="3F231B76" w14:textId="5595A717" w:rsidR="00FE4D9E" w:rsidRPr="00702EE3" w:rsidRDefault="00FE4D9E" w:rsidP="00130042">
                  <w:pPr>
                    <w:ind w:hanging="120"/>
                    <w:rPr>
                      <w:rFonts w:asciiTheme="minorHAnsi" w:hAnsiTheme="minorHAnsi" w:cs="Arial"/>
                      <w:sz w:val="22"/>
                      <w:szCs w:val="22"/>
                      <w:lang w:val="fr-FR"/>
                    </w:rPr>
                  </w:pPr>
                </w:p>
              </w:tc>
            </w:tr>
            <w:tr w:rsidR="000A65E0" w:rsidRPr="00702EE3" w14:paraId="034A0B23" w14:textId="77777777" w:rsidTr="00130042">
              <w:trPr>
                <w:trHeight w:val="255"/>
              </w:trPr>
              <w:tc>
                <w:tcPr>
                  <w:tcW w:w="2816" w:type="pct"/>
                  <w:tcBorders>
                    <w:top w:val="nil"/>
                    <w:left w:val="single" w:sz="8" w:space="0" w:color="008080"/>
                    <w:bottom w:val="single" w:sz="4" w:space="0" w:color="008080"/>
                    <w:right w:val="nil"/>
                  </w:tcBorders>
                  <w:shd w:val="clear" w:color="auto" w:fill="auto"/>
                  <w:vAlign w:val="center"/>
                </w:tcPr>
                <w:p w14:paraId="2ADD963A" w14:textId="4103F30F" w:rsidR="000A65E0" w:rsidRPr="00702EE3" w:rsidRDefault="00716A9B">
                  <w:pPr>
                    <w:ind w:hanging="120"/>
                    <w:rPr>
                      <w:rFonts w:asciiTheme="minorHAnsi" w:hAnsiTheme="minorHAnsi" w:cs="Arial"/>
                      <w:sz w:val="22"/>
                      <w:szCs w:val="22"/>
                      <w:lang w:val="fr-FR"/>
                    </w:rPr>
                  </w:pPr>
                  <w:r w:rsidRPr="00702EE3">
                    <w:rPr>
                      <w:rFonts w:asciiTheme="minorHAnsi" w:hAnsiTheme="minorHAnsi" w:cstheme="minorHAnsi"/>
                      <w:b/>
                      <w:color w:val="000000"/>
                      <w:sz w:val="22"/>
                      <w:szCs w:val="22"/>
                      <w:lang w:eastAsia="ro-RO"/>
                    </w:rPr>
                    <w:t>CAPITOLUL 7</w:t>
                  </w:r>
                  <w:r w:rsidRPr="00702EE3">
                    <w:rPr>
                      <w:rFonts w:asciiTheme="minorHAnsi" w:hAnsiTheme="minorHAnsi" w:cstheme="minorHAnsi"/>
                      <w:color w:val="000000"/>
                      <w:sz w:val="22"/>
                      <w:szCs w:val="22"/>
                      <w:lang w:eastAsia="ro-RO"/>
                    </w:rPr>
                    <w:t xml:space="preserve"> </w:t>
                  </w:r>
                  <w:r w:rsidRPr="00702EE3">
                    <w:rPr>
                      <w:rFonts w:asciiTheme="minorHAnsi" w:hAnsiTheme="minorHAnsi" w:cstheme="minorHAnsi"/>
                      <w:b/>
                      <w:bCs/>
                      <w:color w:val="000000"/>
                      <w:sz w:val="22"/>
                      <w:szCs w:val="22"/>
                      <w:lang w:eastAsia="ro-RO"/>
                    </w:rPr>
                    <w:t>Cheltuieli aferente marjei de buget şi pentru constituirea rezervei de implementare pentru ajustarea de preţ – total, din care</w:t>
                  </w:r>
                  <w:r w:rsidRPr="00702EE3">
                    <w:rPr>
                      <w:rFonts w:asciiTheme="minorHAnsi" w:hAnsiTheme="minorHAnsi" w:cstheme="minorHAnsi"/>
                      <w:b/>
                      <w:bCs/>
                      <w:color w:val="000000"/>
                      <w:sz w:val="22"/>
                      <w:szCs w:val="22"/>
                      <w:lang w:val="en-GB" w:eastAsia="ro-RO"/>
                    </w:rPr>
                    <w:t>:</w:t>
                  </w:r>
                </w:p>
              </w:tc>
              <w:tc>
                <w:tcPr>
                  <w:tcW w:w="426" w:type="pct"/>
                  <w:tcBorders>
                    <w:top w:val="nil"/>
                    <w:left w:val="single" w:sz="8" w:space="0" w:color="008080"/>
                    <w:bottom w:val="single" w:sz="4" w:space="0" w:color="008080"/>
                    <w:right w:val="single" w:sz="4" w:space="0" w:color="008080"/>
                  </w:tcBorders>
                  <w:shd w:val="clear" w:color="auto" w:fill="auto"/>
                  <w:noWrap/>
                  <w:vAlign w:val="center"/>
                </w:tcPr>
                <w:p w14:paraId="11D8F3A2" w14:textId="77777777" w:rsidR="000A65E0" w:rsidRPr="00702EE3" w:rsidRDefault="000A65E0">
                  <w:pPr>
                    <w:ind w:hanging="120"/>
                    <w:rPr>
                      <w:rFonts w:asciiTheme="minorHAnsi" w:hAnsiTheme="minorHAnsi" w:cs="Arial"/>
                      <w:sz w:val="22"/>
                      <w:szCs w:val="22"/>
                      <w:lang w:val="fr-FR"/>
                    </w:rPr>
                  </w:pPr>
                </w:p>
              </w:tc>
              <w:tc>
                <w:tcPr>
                  <w:tcW w:w="320" w:type="pct"/>
                  <w:tcBorders>
                    <w:top w:val="nil"/>
                    <w:left w:val="nil"/>
                    <w:bottom w:val="single" w:sz="4" w:space="0" w:color="008080"/>
                    <w:right w:val="single" w:sz="8" w:space="0" w:color="008080"/>
                  </w:tcBorders>
                  <w:shd w:val="clear" w:color="auto" w:fill="auto"/>
                  <w:noWrap/>
                  <w:vAlign w:val="center"/>
                </w:tcPr>
                <w:p w14:paraId="4B07490B" w14:textId="77777777" w:rsidR="000A65E0" w:rsidRPr="00702EE3" w:rsidRDefault="000A65E0">
                  <w:pPr>
                    <w:ind w:hanging="120"/>
                    <w:rPr>
                      <w:rFonts w:asciiTheme="minorHAnsi" w:hAnsiTheme="minorHAnsi" w:cs="Arial"/>
                      <w:sz w:val="22"/>
                      <w:szCs w:val="22"/>
                      <w:lang w:val="fr-FR"/>
                    </w:rPr>
                  </w:pPr>
                </w:p>
              </w:tc>
              <w:tc>
                <w:tcPr>
                  <w:tcW w:w="426" w:type="pct"/>
                  <w:tcBorders>
                    <w:top w:val="nil"/>
                    <w:left w:val="nil"/>
                    <w:bottom w:val="single" w:sz="4" w:space="0" w:color="008080"/>
                    <w:right w:val="single" w:sz="4" w:space="0" w:color="008080"/>
                  </w:tcBorders>
                  <w:shd w:val="clear" w:color="auto" w:fill="auto"/>
                  <w:noWrap/>
                  <w:vAlign w:val="center"/>
                </w:tcPr>
                <w:p w14:paraId="718A17DD" w14:textId="77777777" w:rsidR="000A65E0" w:rsidRPr="00702EE3" w:rsidRDefault="000A65E0">
                  <w:pPr>
                    <w:ind w:hanging="120"/>
                    <w:rPr>
                      <w:rFonts w:asciiTheme="minorHAnsi" w:hAnsiTheme="minorHAnsi" w:cs="Arial"/>
                      <w:sz w:val="22"/>
                      <w:szCs w:val="22"/>
                      <w:lang w:val="fr-FR"/>
                    </w:rPr>
                  </w:pPr>
                </w:p>
              </w:tc>
              <w:tc>
                <w:tcPr>
                  <w:tcW w:w="265" w:type="pct"/>
                  <w:tcBorders>
                    <w:top w:val="nil"/>
                    <w:left w:val="nil"/>
                    <w:bottom w:val="single" w:sz="4" w:space="0" w:color="008080"/>
                    <w:right w:val="single" w:sz="8" w:space="0" w:color="008080"/>
                  </w:tcBorders>
                  <w:shd w:val="clear" w:color="auto" w:fill="auto"/>
                  <w:noWrap/>
                  <w:vAlign w:val="center"/>
                </w:tcPr>
                <w:p w14:paraId="59C27690" w14:textId="77777777" w:rsidR="000A65E0" w:rsidRPr="00702EE3" w:rsidRDefault="000A65E0">
                  <w:pPr>
                    <w:ind w:hanging="120"/>
                    <w:rPr>
                      <w:rFonts w:asciiTheme="minorHAnsi" w:hAnsiTheme="minorHAnsi" w:cs="Arial"/>
                      <w:sz w:val="22"/>
                      <w:szCs w:val="22"/>
                      <w:lang w:val="fr-FR"/>
                    </w:rPr>
                  </w:pPr>
                </w:p>
              </w:tc>
              <w:tc>
                <w:tcPr>
                  <w:tcW w:w="371" w:type="pct"/>
                  <w:tcBorders>
                    <w:top w:val="nil"/>
                    <w:left w:val="nil"/>
                    <w:bottom w:val="single" w:sz="4" w:space="0" w:color="008080"/>
                    <w:right w:val="single" w:sz="4" w:space="0" w:color="008080"/>
                  </w:tcBorders>
                  <w:shd w:val="clear" w:color="auto" w:fill="auto"/>
                  <w:noWrap/>
                  <w:vAlign w:val="bottom"/>
                </w:tcPr>
                <w:p w14:paraId="144B6721" w14:textId="77777777" w:rsidR="000A65E0" w:rsidRPr="00702EE3" w:rsidRDefault="000A65E0">
                  <w:pPr>
                    <w:ind w:hanging="120"/>
                    <w:rPr>
                      <w:rFonts w:asciiTheme="minorHAnsi" w:hAnsiTheme="minorHAnsi" w:cs="Arial"/>
                      <w:sz w:val="22"/>
                      <w:szCs w:val="22"/>
                      <w:lang w:val="fr-FR"/>
                    </w:rPr>
                  </w:pPr>
                </w:p>
              </w:tc>
              <w:tc>
                <w:tcPr>
                  <w:tcW w:w="375" w:type="pct"/>
                  <w:tcBorders>
                    <w:top w:val="nil"/>
                    <w:left w:val="nil"/>
                    <w:bottom w:val="single" w:sz="4" w:space="0" w:color="008080"/>
                    <w:right w:val="single" w:sz="8" w:space="0" w:color="008080"/>
                  </w:tcBorders>
                  <w:shd w:val="clear" w:color="auto" w:fill="auto"/>
                  <w:noWrap/>
                  <w:vAlign w:val="bottom"/>
                </w:tcPr>
                <w:p w14:paraId="2BC01749" w14:textId="77777777" w:rsidR="000A65E0" w:rsidRPr="00702EE3" w:rsidRDefault="000A65E0">
                  <w:pPr>
                    <w:ind w:hanging="120"/>
                    <w:rPr>
                      <w:rFonts w:asciiTheme="minorHAnsi" w:hAnsiTheme="minorHAnsi" w:cs="Arial"/>
                      <w:sz w:val="22"/>
                      <w:szCs w:val="22"/>
                      <w:lang w:val="fr-FR"/>
                    </w:rPr>
                  </w:pPr>
                </w:p>
              </w:tc>
            </w:tr>
            <w:tr w:rsidR="000A65E0" w:rsidRPr="00702EE3" w14:paraId="4B389790" w14:textId="77777777" w:rsidTr="00130042">
              <w:trPr>
                <w:trHeight w:val="255"/>
              </w:trPr>
              <w:tc>
                <w:tcPr>
                  <w:tcW w:w="2816" w:type="pct"/>
                  <w:tcBorders>
                    <w:top w:val="nil"/>
                    <w:left w:val="single" w:sz="8" w:space="0" w:color="008080"/>
                    <w:bottom w:val="single" w:sz="4" w:space="0" w:color="008080"/>
                    <w:right w:val="nil"/>
                  </w:tcBorders>
                  <w:shd w:val="clear" w:color="auto" w:fill="auto"/>
                  <w:vAlign w:val="center"/>
                </w:tcPr>
                <w:p w14:paraId="3E82C60E" w14:textId="7919F25E" w:rsidR="000A65E0" w:rsidRPr="00702EE3" w:rsidRDefault="00716A9B">
                  <w:pPr>
                    <w:ind w:hanging="120"/>
                    <w:rPr>
                      <w:rFonts w:asciiTheme="minorHAnsi" w:hAnsiTheme="minorHAnsi" w:cs="Arial"/>
                      <w:sz w:val="22"/>
                      <w:szCs w:val="22"/>
                      <w:lang w:val="fr-FR"/>
                    </w:rPr>
                  </w:pPr>
                  <w:r w:rsidRPr="00702EE3">
                    <w:rPr>
                      <w:rFonts w:asciiTheme="minorHAnsi" w:hAnsiTheme="minorHAnsi" w:cstheme="minorHAnsi"/>
                      <w:color w:val="000000"/>
                      <w:sz w:val="22"/>
                      <w:szCs w:val="22"/>
                      <w:lang w:eastAsia="ro-RO"/>
                    </w:rPr>
                    <w:t>7.1 Cheltuieli aferente marjei de buget 25% din (1.2 + 1.3 + 1.4 + 2 + 3.1 + 3.2 + 3.3 + 3.5 + 3.7 + 3.8 + 4 + 5.1.1)</w:t>
                  </w:r>
                </w:p>
              </w:tc>
              <w:tc>
                <w:tcPr>
                  <w:tcW w:w="426" w:type="pct"/>
                  <w:tcBorders>
                    <w:top w:val="nil"/>
                    <w:left w:val="single" w:sz="8" w:space="0" w:color="008080"/>
                    <w:bottom w:val="single" w:sz="4" w:space="0" w:color="008080"/>
                    <w:right w:val="single" w:sz="4" w:space="0" w:color="008080"/>
                  </w:tcBorders>
                  <w:shd w:val="clear" w:color="auto" w:fill="auto"/>
                  <w:noWrap/>
                  <w:vAlign w:val="center"/>
                </w:tcPr>
                <w:p w14:paraId="39F4E69F" w14:textId="77777777" w:rsidR="000A65E0" w:rsidRPr="00702EE3" w:rsidRDefault="000A65E0">
                  <w:pPr>
                    <w:ind w:hanging="120"/>
                    <w:rPr>
                      <w:rFonts w:asciiTheme="minorHAnsi" w:hAnsiTheme="minorHAnsi" w:cs="Arial"/>
                      <w:sz w:val="22"/>
                      <w:szCs w:val="22"/>
                      <w:lang w:val="fr-FR"/>
                    </w:rPr>
                  </w:pPr>
                </w:p>
              </w:tc>
              <w:tc>
                <w:tcPr>
                  <w:tcW w:w="320" w:type="pct"/>
                  <w:tcBorders>
                    <w:top w:val="nil"/>
                    <w:left w:val="nil"/>
                    <w:bottom w:val="single" w:sz="4" w:space="0" w:color="008080"/>
                    <w:right w:val="single" w:sz="8" w:space="0" w:color="008080"/>
                  </w:tcBorders>
                  <w:shd w:val="clear" w:color="auto" w:fill="auto"/>
                  <w:noWrap/>
                  <w:vAlign w:val="center"/>
                </w:tcPr>
                <w:p w14:paraId="03402BF2" w14:textId="77777777" w:rsidR="000A65E0" w:rsidRPr="00702EE3" w:rsidRDefault="000A65E0">
                  <w:pPr>
                    <w:ind w:hanging="120"/>
                    <w:rPr>
                      <w:rFonts w:asciiTheme="minorHAnsi" w:hAnsiTheme="minorHAnsi" w:cs="Arial"/>
                      <w:sz w:val="22"/>
                      <w:szCs w:val="22"/>
                      <w:lang w:val="fr-FR"/>
                    </w:rPr>
                  </w:pPr>
                </w:p>
              </w:tc>
              <w:tc>
                <w:tcPr>
                  <w:tcW w:w="426" w:type="pct"/>
                  <w:tcBorders>
                    <w:top w:val="nil"/>
                    <w:left w:val="nil"/>
                    <w:bottom w:val="single" w:sz="4" w:space="0" w:color="008080"/>
                    <w:right w:val="single" w:sz="4" w:space="0" w:color="008080"/>
                  </w:tcBorders>
                  <w:shd w:val="clear" w:color="auto" w:fill="auto"/>
                  <w:noWrap/>
                  <w:vAlign w:val="center"/>
                </w:tcPr>
                <w:p w14:paraId="4FE28FA5" w14:textId="77777777" w:rsidR="000A65E0" w:rsidRPr="00702EE3" w:rsidRDefault="000A65E0">
                  <w:pPr>
                    <w:ind w:hanging="120"/>
                    <w:rPr>
                      <w:rFonts w:asciiTheme="minorHAnsi" w:hAnsiTheme="minorHAnsi" w:cs="Arial"/>
                      <w:sz w:val="22"/>
                      <w:szCs w:val="22"/>
                      <w:lang w:val="fr-FR"/>
                    </w:rPr>
                  </w:pPr>
                </w:p>
              </w:tc>
              <w:tc>
                <w:tcPr>
                  <w:tcW w:w="265" w:type="pct"/>
                  <w:tcBorders>
                    <w:top w:val="nil"/>
                    <w:left w:val="nil"/>
                    <w:bottom w:val="single" w:sz="4" w:space="0" w:color="008080"/>
                    <w:right w:val="single" w:sz="8" w:space="0" w:color="008080"/>
                  </w:tcBorders>
                  <w:shd w:val="clear" w:color="auto" w:fill="auto"/>
                  <w:noWrap/>
                  <w:vAlign w:val="center"/>
                </w:tcPr>
                <w:p w14:paraId="41AD97A4" w14:textId="77777777" w:rsidR="000A65E0" w:rsidRPr="00702EE3" w:rsidRDefault="000A65E0">
                  <w:pPr>
                    <w:ind w:hanging="120"/>
                    <w:rPr>
                      <w:rFonts w:asciiTheme="minorHAnsi" w:hAnsiTheme="minorHAnsi" w:cs="Arial"/>
                      <w:sz w:val="22"/>
                      <w:szCs w:val="22"/>
                      <w:lang w:val="fr-FR"/>
                    </w:rPr>
                  </w:pPr>
                </w:p>
              </w:tc>
              <w:tc>
                <w:tcPr>
                  <w:tcW w:w="371" w:type="pct"/>
                  <w:tcBorders>
                    <w:top w:val="nil"/>
                    <w:left w:val="nil"/>
                    <w:bottom w:val="single" w:sz="4" w:space="0" w:color="008080"/>
                    <w:right w:val="single" w:sz="4" w:space="0" w:color="008080"/>
                  </w:tcBorders>
                  <w:shd w:val="clear" w:color="auto" w:fill="auto"/>
                  <w:noWrap/>
                  <w:vAlign w:val="bottom"/>
                </w:tcPr>
                <w:p w14:paraId="3B9F523C" w14:textId="77777777" w:rsidR="000A65E0" w:rsidRPr="00702EE3" w:rsidRDefault="000A65E0">
                  <w:pPr>
                    <w:ind w:hanging="120"/>
                    <w:rPr>
                      <w:rFonts w:asciiTheme="minorHAnsi" w:hAnsiTheme="minorHAnsi" w:cs="Arial"/>
                      <w:sz w:val="22"/>
                      <w:szCs w:val="22"/>
                      <w:lang w:val="fr-FR"/>
                    </w:rPr>
                  </w:pPr>
                </w:p>
              </w:tc>
              <w:tc>
                <w:tcPr>
                  <w:tcW w:w="375" w:type="pct"/>
                  <w:tcBorders>
                    <w:top w:val="nil"/>
                    <w:left w:val="nil"/>
                    <w:bottom w:val="single" w:sz="4" w:space="0" w:color="008080"/>
                    <w:right w:val="single" w:sz="8" w:space="0" w:color="008080"/>
                  </w:tcBorders>
                  <w:shd w:val="clear" w:color="auto" w:fill="auto"/>
                  <w:noWrap/>
                  <w:vAlign w:val="bottom"/>
                </w:tcPr>
                <w:p w14:paraId="6A229199" w14:textId="77777777" w:rsidR="000A65E0" w:rsidRPr="00702EE3" w:rsidRDefault="000A65E0">
                  <w:pPr>
                    <w:ind w:hanging="120"/>
                    <w:rPr>
                      <w:rFonts w:asciiTheme="minorHAnsi" w:hAnsiTheme="minorHAnsi" w:cs="Arial"/>
                      <w:sz w:val="22"/>
                      <w:szCs w:val="22"/>
                      <w:lang w:val="fr-FR"/>
                    </w:rPr>
                  </w:pPr>
                </w:p>
              </w:tc>
            </w:tr>
            <w:tr w:rsidR="000A65E0" w:rsidRPr="00702EE3" w14:paraId="01AB2DF6" w14:textId="77777777" w:rsidTr="00130042">
              <w:trPr>
                <w:trHeight w:val="255"/>
              </w:trPr>
              <w:tc>
                <w:tcPr>
                  <w:tcW w:w="2816" w:type="pct"/>
                  <w:tcBorders>
                    <w:top w:val="nil"/>
                    <w:left w:val="single" w:sz="8" w:space="0" w:color="008080"/>
                    <w:bottom w:val="single" w:sz="4" w:space="0" w:color="008080"/>
                    <w:right w:val="nil"/>
                  </w:tcBorders>
                  <w:shd w:val="clear" w:color="auto" w:fill="auto"/>
                  <w:vAlign w:val="center"/>
                </w:tcPr>
                <w:p w14:paraId="2D3E5446" w14:textId="7025BF92" w:rsidR="000A65E0" w:rsidRPr="00702EE3" w:rsidRDefault="00716A9B">
                  <w:pPr>
                    <w:ind w:hanging="120"/>
                    <w:rPr>
                      <w:rFonts w:asciiTheme="minorHAnsi" w:hAnsiTheme="minorHAnsi" w:cs="Arial"/>
                      <w:sz w:val="22"/>
                      <w:szCs w:val="22"/>
                      <w:lang w:val="fr-FR"/>
                    </w:rPr>
                  </w:pPr>
                  <w:r w:rsidRPr="00702EE3">
                    <w:rPr>
                      <w:rFonts w:asciiTheme="minorHAnsi" w:hAnsiTheme="minorHAnsi" w:cstheme="minorHAnsi"/>
                      <w:sz w:val="22"/>
                      <w:szCs w:val="22"/>
                      <w:lang w:val="fr-FR"/>
                    </w:rPr>
                    <w:t xml:space="preserve">7.2 </w:t>
                  </w:r>
                  <w:r w:rsidRPr="00702EE3">
                    <w:rPr>
                      <w:rFonts w:asciiTheme="minorHAnsi" w:hAnsiTheme="minorHAnsi" w:cstheme="minorHAnsi"/>
                      <w:color w:val="000000"/>
                      <w:sz w:val="22"/>
                      <w:szCs w:val="22"/>
                      <w:lang w:eastAsia="ro-RO"/>
                    </w:rPr>
                    <w:t>Cheltuieli pentru constituirea rezervei de implementare pentru ajustarea de preţ</w:t>
                  </w:r>
                </w:p>
              </w:tc>
              <w:tc>
                <w:tcPr>
                  <w:tcW w:w="426" w:type="pct"/>
                  <w:tcBorders>
                    <w:top w:val="nil"/>
                    <w:left w:val="single" w:sz="8" w:space="0" w:color="008080"/>
                    <w:bottom w:val="single" w:sz="4" w:space="0" w:color="008080"/>
                    <w:right w:val="single" w:sz="4" w:space="0" w:color="008080"/>
                  </w:tcBorders>
                  <w:shd w:val="clear" w:color="auto" w:fill="auto"/>
                  <w:noWrap/>
                  <w:vAlign w:val="center"/>
                </w:tcPr>
                <w:p w14:paraId="4B33C218" w14:textId="77777777" w:rsidR="000A65E0" w:rsidRPr="00702EE3" w:rsidRDefault="000A65E0">
                  <w:pPr>
                    <w:ind w:hanging="120"/>
                    <w:rPr>
                      <w:rFonts w:asciiTheme="minorHAnsi" w:hAnsiTheme="minorHAnsi" w:cs="Arial"/>
                      <w:sz w:val="22"/>
                      <w:szCs w:val="22"/>
                      <w:lang w:val="fr-FR"/>
                    </w:rPr>
                  </w:pPr>
                </w:p>
              </w:tc>
              <w:tc>
                <w:tcPr>
                  <w:tcW w:w="320" w:type="pct"/>
                  <w:tcBorders>
                    <w:top w:val="nil"/>
                    <w:left w:val="nil"/>
                    <w:bottom w:val="single" w:sz="4" w:space="0" w:color="008080"/>
                    <w:right w:val="single" w:sz="8" w:space="0" w:color="008080"/>
                  </w:tcBorders>
                  <w:shd w:val="clear" w:color="auto" w:fill="auto"/>
                  <w:noWrap/>
                  <w:vAlign w:val="center"/>
                </w:tcPr>
                <w:p w14:paraId="1BA9E332" w14:textId="77777777" w:rsidR="000A65E0" w:rsidRPr="00702EE3" w:rsidRDefault="000A65E0">
                  <w:pPr>
                    <w:ind w:hanging="120"/>
                    <w:rPr>
                      <w:rFonts w:asciiTheme="minorHAnsi" w:hAnsiTheme="minorHAnsi" w:cs="Arial"/>
                      <w:sz w:val="22"/>
                      <w:szCs w:val="22"/>
                      <w:lang w:val="fr-FR"/>
                    </w:rPr>
                  </w:pPr>
                </w:p>
              </w:tc>
              <w:tc>
                <w:tcPr>
                  <w:tcW w:w="426" w:type="pct"/>
                  <w:tcBorders>
                    <w:top w:val="nil"/>
                    <w:left w:val="nil"/>
                    <w:bottom w:val="single" w:sz="4" w:space="0" w:color="008080"/>
                    <w:right w:val="single" w:sz="4" w:space="0" w:color="008080"/>
                  </w:tcBorders>
                  <w:shd w:val="clear" w:color="auto" w:fill="auto"/>
                  <w:noWrap/>
                  <w:vAlign w:val="center"/>
                </w:tcPr>
                <w:p w14:paraId="5F7DABC9" w14:textId="77777777" w:rsidR="000A65E0" w:rsidRPr="00702EE3" w:rsidRDefault="000A65E0">
                  <w:pPr>
                    <w:ind w:hanging="120"/>
                    <w:rPr>
                      <w:rFonts w:asciiTheme="minorHAnsi" w:hAnsiTheme="minorHAnsi" w:cs="Arial"/>
                      <w:sz w:val="22"/>
                      <w:szCs w:val="22"/>
                      <w:lang w:val="fr-FR"/>
                    </w:rPr>
                  </w:pPr>
                </w:p>
              </w:tc>
              <w:tc>
                <w:tcPr>
                  <w:tcW w:w="265" w:type="pct"/>
                  <w:tcBorders>
                    <w:top w:val="nil"/>
                    <w:left w:val="nil"/>
                    <w:bottom w:val="single" w:sz="4" w:space="0" w:color="008080"/>
                    <w:right w:val="single" w:sz="8" w:space="0" w:color="008080"/>
                  </w:tcBorders>
                  <w:shd w:val="clear" w:color="auto" w:fill="auto"/>
                  <w:noWrap/>
                  <w:vAlign w:val="center"/>
                </w:tcPr>
                <w:p w14:paraId="733427D1" w14:textId="77777777" w:rsidR="000A65E0" w:rsidRPr="00702EE3" w:rsidRDefault="000A65E0">
                  <w:pPr>
                    <w:ind w:hanging="120"/>
                    <w:rPr>
                      <w:rFonts w:asciiTheme="minorHAnsi" w:hAnsiTheme="minorHAnsi" w:cs="Arial"/>
                      <w:sz w:val="22"/>
                      <w:szCs w:val="22"/>
                      <w:lang w:val="fr-FR"/>
                    </w:rPr>
                  </w:pPr>
                </w:p>
              </w:tc>
              <w:tc>
                <w:tcPr>
                  <w:tcW w:w="371" w:type="pct"/>
                  <w:tcBorders>
                    <w:top w:val="nil"/>
                    <w:left w:val="nil"/>
                    <w:bottom w:val="single" w:sz="4" w:space="0" w:color="008080"/>
                    <w:right w:val="single" w:sz="4" w:space="0" w:color="008080"/>
                  </w:tcBorders>
                  <w:shd w:val="clear" w:color="auto" w:fill="auto"/>
                  <w:noWrap/>
                  <w:vAlign w:val="bottom"/>
                </w:tcPr>
                <w:p w14:paraId="32E8690C" w14:textId="77777777" w:rsidR="000A65E0" w:rsidRPr="00702EE3" w:rsidRDefault="000A65E0">
                  <w:pPr>
                    <w:ind w:hanging="120"/>
                    <w:rPr>
                      <w:rFonts w:asciiTheme="minorHAnsi" w:hAnsiTheme="minorHAnsi" w:cs="Arial"/>
                      <w:sz w:val="22"/>
                      <w:szCs w:val="22"/>
                      <w:lang w:val="fr-FR"/>
                    </w:rPr>
                  </w:pPr>
                </w:p>
              </w:tc>
              <w:tc>
                <w:tcPr>
                  <w:tcW w:w="375" w:type="pct"/>
                  <w:tcBorders>
                    <w:top w:val="nil"/>
                    <w:left w:val="nil"/>
                    <w:bottom w:val="single" w:sz="4" w:space="0" w:color="008080"/>
                    <w:right w:val="single" w:sz="8" w:space="0" w:color="008080"/>
                  </w:tcBorders>
                  <w:shd w:val="clear" w:color="auto" w:fill="auto"/>
                  <w:noWrap/>
                  <w:vAlign w:val="bottom"/>
                </w:tcPr>
                <w:p w14:paraId="1912CF66" w14:textId="77777777" w:rsidR="000A65E0" w:rsidRPr="00702EE3" w:rsidRDefault="000A65E0">
                  <w:pPr>
                    <w:ind w:hanging="120"/>
                    <w:rPr>
                      <w:rFonts w:asciiTheme="minorHAnsi" w:hAnsiTheme="minorHAnsi" w:cs="Arial"/>
                      <w:sz w:val="22"/>
                      <w:szCs w:val="22"/>
                      <w:lang w:val="fr-FR"/>
                    </w:rPr>
                  </w:pPr>
                </w:p>
              </w:tc>
            </w:tr>
            <w:tr w:rsidR="005B3D8D" w:rsidRPr="00702EE3" w14:paraId="23182C53" w14:textId="220DD3F3" w:rsidTr="00130042">
              <w:trPr>
                <w:trHeight w:val="255"/>
              </w:trPr>
              <w:tc>
                <w:tcPr>
                  <w:tcW w:w="2816" w:type="pct"/>
                  <w:tcBorders>
                    <w:top w:val="nil"/>
                    <w:left w:val="single" w:sz="8" w:space="0" w:color="008080"/>
                    <w:bottom w:val="single" w:sz="4" w:space="0" w:color="008080"/>
                    <w:right w:val="nil"/>
                  </w:tcBorders>
                  <w:shd w:val="clear" w:color="auto" w:fill="auto"/>
                  <w:noWrap/>
                  <w:vAlign w:val="bottom"/>
                </w:tcPr>
                <w:p w14:paraId="1F535369" w14:textId="080B47FF" w:rsidR="00FE4D9E" w:rsidRPr="00702EE3" w:rsidRDefault="00FE4D9E" w:rsidP="00130042">
                  <w:pPr>
                    <w:ind w:hanging="120"/>
                    <w:jc w:val="center"/>
                    <w:rPr>
                      <w:rFonts w:asciiTheme="minorHAnsi" w:hAnsiTheme="minorHAnsi" w:cs="Arial"/>
                      <w:b/>
                      <w:bCs/>
                      <w:sz w:val="22"/>
                      <w:szCs w:val="22"/>
                    </w:rPr>
                  </w:pPr>
                  <w:r w:rsidRPr="00702EE3">
                    <w:rPr>
                      <w:rFonts w:asciiTheme="minorHAnsi" w:hAnsiTheme="minorHAnsi" w:cs="Arial"/>
                      <w:b/>
                      <w:bCs/>
                      <w:sz w:val="22"/>
                      <w:szCs w:val="22"/>
                    </w:rPr>
                    <w:t>TOTAL</w:t>
                  </w:r>
                </w:p>
              </w:tc>
              <w:tc>
                <w:tcPr>
                  <w:tcW w:w="426" w:type="pct"/>
                  <w:tcBorders>
                    <w:top w:val="nil"/>
                    <w:left w:val="single" w:sz="8" w:space="0" w:color="008080"/>
                    <w:bottom w:val="single" w:sz="4" w:space="0" w:color="008080"/>
                    <w:right w:val="single" w:sz="4" w:space="0" w:color="008080"/>
                  </w:tcBorders>
                  <w:shd w:val="clear" w:color="auto" w:fill="auto"/>
                  <w:noWrap/>
                  <w:vAlign w:val="center"/>
                </w:tcPr>
                <w:p w14:paraId="5AB3B4E4" w14:textId="4FB21042" w:rsidR="00FE4D9E" w:rsidRPr="00702EE3" w:rsidRDefault="00FE4D9E" w:rsidP="00130042">
                  <w:pPr>
                    <w:ind w:hanging="120"/>
                    <w:rPr>
                      <w:rFonts w:asciiTheme="minorHAnsi" w:hAnsiTheme="minorHAnsi" w:cs="Arial"/>
                      <w:b/>
                      <w:bCs/>
                      <w:sz w:val="22"/>
                      <w:szCs w:val="22"/>
                    </w:rPr>
                  </w:pPr>
                </w:p>
              </w:tc>
              <w:tc>
                <w:tcPr>
                  <w:tcW w:w="320" w:type="pct"/>
                  <w:tcBorders>
                    <w:top w:val="nil"/>
                    <w:left w:val="nil"/>
                    <w:bottom w:val="single" w:sz="4" w:space="0" w:color="008080"/>
                    <w:right w:val="single" w:sz="8" w:space="0" w:color="008080"/>
                  </w:tcBorders>
                  <w:shd w:val="clear" w:color="auto" w:fill="auto"/>
                  <w:noWrap/>
                  <w:vAlign w:val="center"/>
                </w:tcPr>
                <w:p w14:paraId="3B2F6F30" w14:textId="7D269B39" w:rsidR="00FE4D9E" w:rsidRPr="00702EE3" w:rsidRDefault="00FE4D9E" w:rsidP="00130042">
                  <w:pPr>
                    <w:ind w:hanging="120"/>
                    <w:rPr>
                      <w:rFonts w:asciiTheme="minorHAnsi" w:hAnsiTheme="minorHAnsi" w:cs="Arial"/>
                      <w:b/>
                      <w:bCs/>
                      <w:sz w:val="22"/>
                      <w:szCs w:val="22"/>
                    </w:rPr>
                  </w:pPr>
                </w:p>
              </w:tc>
              <w:tc>
                <w:tcPr>
                  <w:tcW w:w="426" w:type="pct"/>
                  <w:tcBorders>
                    <w:top w:val="nil"/>
                    <w:left w:val="nil"/>
                    <w:bottom w:val="single" w:sz="4" w:space="0" w:color="008080"/>
                    <w:right w:val="single" w:sz="4" w:space="0" w:color="008080"/>
                  </w:tcBorders>
                  <w:shd w:val="clear" w:color="auto" w:fill="auto"/>
                  <w:noWrap/>
                  <w:vAlign w:val="center"/>
                </w:tcPr>
                <w:p w14:paraId="25C94E8B" w14:textId="4D1DE573" w:rsidR="00FE4D9E" w:rsidRPr="00702EE3" w:rsidRDefault="00FE4D9E" w:rsidP="00130042">
                  <w:pPr>
                    <w:ind w:hanging="120"/>
                    <w:rPr>
                      <w:rFonts w:asciiTheme="minorHAnsi" w:hAnsiTheme="minorHAnsi" w:cs="Arial"/>
                      <w:b/>
                      <w:bCs/>
                      <w:sz w:val="22"/>
                      <w:szCs w:val="22"/>
                    </w:rPr>
                  </w:pPr>
                </w:p>
              </w:tc>
              <w:tc>
                <w:tcPr>
                  <w:tcW w:w="265" w:type="pct"/>
                  <w:tcBorders>
                    <w:top w:val="nil"/>
                    <w:left w:val="nil"/>
                    <w:bottom w:val="single" w:sz="4" w:space="0" w:color="008080"/>
                    <w:right w:val="single" w:sz="8" w:space="0" w:color="008080"/>
                  </w:tcBorders>
                  <w:shd w:val="clear" w:color="auto" w:fill="auto"/>
                  <w:noWrap/>
                  <w:vAlign w:val="center"/>
                </w:tcPr>
                <w:p w14:paraId="36D6F6A0" w14:textId="0EF83D7A" w:rsidR="00FE4D9E" w:rsidRPr="00702EE3" w:rsidRDefault="00FE4D9E" w:rsidP="00130042">
                  <w:pPr>
                    <w:ind w:hanging="120"/>
                    <w:rPr>
                      <w:rFonts w:asciiTheme="minorHAnsi" w:hAnsiTheme="minorHAnsi" w:cs="Arial"/>
                      <w:b/>
                      <w:bCs/>
                      <w:sz w:val="22"/>
                      <w:szCs w:val="22"/>
                    </w:rPr>
                  </w:pPr>
                </w:p>
              </w:tc>
              <w:tc>
                <w:tcPr>
                  <w:tcW w:w="371" w:type="pct"/>
                  <w:tcBorders>
                    <w:top w:val="nil"/>
                    <w:left w:val="nil"/>
                    <w:bottom w:val="single" w:sz="4" w:space="0" w:color="008080"/>
                    <w:right w:val="single" w:sz="4" w:space="0" w:color="008080"/>
                  </w:tcBorders>
                  <w:shd w:val="clear" w:color="auto" w:fill="auto"/>
                  <w:noWrap/>
                  <w:vAlign w:val="bottom"/>
                </w:tcPr>
                <w:p w14:paraId="6FC02094" w14:textId="645B3CD9" w:rsidR="00FE4D9E" w:rsidRPr="00702EE3" w:rsidRDefault="00FE4D9E" w:rsidP="00130042">
                  <w:pPr>
                    <w:ind w:hanging="120"/>
                    <w:rPr>
                      <w:rFonts w:asciiTheme="minorHAnsi" w:hAnsiTheme="minorHAnsi" w:cs="Arial"/>
                      <w:b/>
                      <w:bCs/>
                      <w:sz w:val="22"/>
                      <w:szCs w:val="22"/>
                    </w:rPr>
                  </w:pPr>
                </w:p>
              </w:tc>
              <w:tc>
                <w:tcPr>
                  <w:tcW w:w="375" w:type="pct"/>
                  <w:tcBorders>
                    <w:top w:val="nil"/>
                    <w:left w:val="nil"/>
                    <w:bottom w:val="single" w:sz="4" w:space="0" w:color="008080"/>
                    <w:right w:val="single" w:sz="8" w:space="0" w:color="008080"/>
                  </w:tcBorders>
                  <w:shd w:val="clear" w:color="auto" w:fill="auto"/>
                  <w:noWrap/>
                  <w:vAlign w:val="bottom"/>
                </w:tcPr>
                <w:p w14:paraId="38AEC068" w14:textId="1B3A2E45" w:rsidR="00FE4D9E" w:rsidRPr="00702EE3" w:rsidRDefault="00FE4D9E" w:rsidP="00130042">
                  <w:pPr>
                    <w:ind w:hanging="120"/>
                    <w:rPr>
                      <w:rFonts w:asciiTheme="minorHAnsi" w:hAnsiTheme="minorHAnsi" w:cs="Arial"/>
                      <w:b/>
                      <w:bCs/>
                      <w:sz w:val="22"/>
                      <w:szCs w:val="22"/>
                    </w:rPr>
                  </w:pPr>
                </w:p>
              </w:tc>
            </w:tr>
            <w:tr w:rsidR="005B3D8D" w:rsidRPr="00702EE3" w14:paraId="56C57ABD" w14:textId="61C39F8C" w:rsidTr="00130042">
              <w:trPr>
                <w:trHeight w:val="255"/>
              </w:trPr>
              <w:tc>
                <w:tcPr>
                  <w:tcW w:w="2816" w:type="pct"/>
                  <w:tcBorders>
                    <w:top w:val="nil"/>
                    <w:left w:val="single" w:sz="8" w:space="0" w:color="008080"/>
                    <w:bottom w:val="single" w:sz="4" w:space="0" w:color="008080"/>
                    <w:right w:val="nil"/>
                  </w:tcBorders>
                  <w:shd w:val="clear" w:color="auto" w:fill="auto"/>
                  <w:vAlign w:val="center"/>
                </w:tcPr>
                <w:p w14:paraId="71693E1F" w14:textId="29B97AB2" w:rsidR="00FE4D9E" w:rsidRPr="00702EE3" w:rsidRDefault="00FE4D9E" w:rsidP="00130042">
                  <w:pPr>
                    <w:ind w:hanging="120"/>
                    <w:rPr>
                      <w:rFonts w:asciiTheme="minorHAnsi" w:hAnsiTheme="minorHAnsi" w:cs="Arial"/>
                      <w:sz w:val="22"/>
                      <w:szCs w:val="22"/>
                    </w:rPr>
                  </w:pPr>
                  <w:r w:rsidRPr="00702EE3">
                    <w:rPr>
                      <w:rFonts w:asciiTheme="minorHAnsi" w:hAnsiTheme="minorHAnsi" w:cs="Arial"/>
                      <w:sz w:val="22"/>
                      <w:szCs w:val="22"/>
                    </w:rPr>
                    <w:t> </w:t>
                  </w:r>
                </w:p>
              </w:tc>
              <w:tc>
                <w:tcPr>
                  <w:tcW w:w="426" w:type="pct"/>
                  <w:tcBorders>
                    <w:top w:val="nil"/>
                    <w:left w:val="single" w:sz="8" w:space="0" w:color="008080"/>
                    <w:bottom w:val="single" w:sz="4" w:space="0" w:color="008080"/>
                    <w:right w:val="single" w:sz="4" w:space="0" w:color="008080"/>
                  </w:tcBorders>
                  <w:shd w:val="clear" w:color="auto" w:fill="auto"/>
                  <w:noWrap/>
                  <w:vAlign w:val="bottom"/>
                </w:tcPr>
                <w:p w14:paraId="6D812086" w14:textId="4BA4BAD5" w:rsidR="00FE4D9E" w:rsidRPr="00702EE3" w:rsidRDefault="00FE4D9E" w:rsidP="00130042">
                  <w:pPr>
                    <w:ind w:hanging="120"/>
                    <w:rPr>
                      <w:rFonts w:asciiTheme="minorHAnsi" w:hAnsiTheme="minorHAnsi" w:cs="Arial"/>
                      <w:b/>
                      <w:bCs/>
                      <w:sz w:val="22"/>
                      <w:szCs w:val="22"/>
                    </w:rPr>
                  </w:pPr>
                </w:p>
              </w:tc>
              <w:tc>
                <w:tcPr>
                  <w:tcW w:w="320" w:type="pct"/>
                  <w:tcBorders>
                    <w:top w:val="nil"/>
                    <w:left w:val="nil"/>
                    <w:bottom w:val="single" w:sz="4" w:space="0" w:color="008080"/>
                    <w:right w:val="single" w:sz="8" w:space="0" w:color="008080"/>
                  </w:tcBorders>
                  <w:shd w:val="clear" w:color="auto" w:fill="auto"/>
                  <w:noWrap/>
                  <w:vAlign w:val="bottom"/>
                </w:tcPr>
                <w:p w14:paraId="0DC998DD" w14:textId="09A051C0" w:rsidR="00FE4D9E" w:rsidRPr="00702EE3" w:rsidRDefault="00FE4D9E" w:rsidP="00130042">
                  <w:pPr>
                    <w:ind w:hanging="120"/>
                    <w:rPr>
                      <w:rFonts w:asciiTheme="minorHAnsi" w:hAnsiTheme="minorHAnsi" w:cs="Arial"/>
                      <w:b/>
                      <w:bCs/>
                      <w:sz w:val="22"/>
                      <w:szCs w:val="22"/>
                    </w:rPr>
                  </w:pPr>
                </w:p>
              </w:tc>
              <w:tc>
                <w:tcPr>
                  <w:tcW w:w="426" w:type="pct"/>
                  <w:tcBorders>
                    <w:top w:val="nil"/>
                    <w:left w:val="nil"/>
                    <w:bottom w:val="single" w:sz="4" w:space="0" w:color="008080"/>
                    <w:right w:val="single" w:sz="4" w:space="0" w:color="008080"/>
                  </w:tcBorders>
                  <w:shd w:val="clear" w:color="auto" w:fill="auto"/>
                  <w:noWrap/>
                  <w:vAlign w:val="bottom"/>
                </w:tcPr>
                <w:p w14:paraId="09FA0438" w14:textId="666CFA74" w:rsidR="00FE4D9E" w:rsidRPr="00702EE3" w:rsidRDefault="00FE4D9E" w:rsidP="00130042">
                  <w:pPr>
                    <w:ind w:hanging="120"/>
                    <w:rPr>
                      <w:rFonts w:asciiTheme="minorHAnsi" w:hAnsiTheme="minorHAnsi" w:cs="Arial"/>
                      <w:b/>
                      <w:bCs/>
                      <w:sz w:val="22"/>
                      <w:szCs w:val="22"/>
                    </w:rPr>
                  </w:pPr>
                </w:p>
              </w:tc>
              <w:tc>
                <w:tcPr>
                  <w:tcW w:w="265" w:type="pct"/>
                  <w:tcBorders>
                    <w:top w:val="nil"/>
                    <w:left w:val="nil"/>
                    <w:bottom w:val="single" w:sz="4" w:space="0" w:color="008080"/>
                    <w:right w:val="single" w:sz="8" w:space="0" w:color="008080"/>
                  </w:tcBorders>
                  <w:shd w:val="clear" w:color="auto" w:fill="auto"/>
                  <w:noWrap/>
                  <w:vAlign w:val="bottom"/>
                </w:tcPr>
                <w:p w14:paraId="57809915" w14:textId="7DD12DD2" w:rsidR="00FE4D9E" w:rsidRPr="00702EE3" w:rsidRDefault="00FE4D9E" w:rsidP="00130042">
                  <w:pPr>
                    <w:ind w:hanging="120"/>
                    <w:rPr>
                      <w:rFonts w:asciiTheme="minorHAnsi" w:hAnsiTheme="minorHAnsi" w:cs="Arial"/>
                      <w:b/>
                      <w:bCs/>
                      <w:sz w:val="22"/>
                      <w:szCs w:val="22"/>
                    </w:rPr>
                  </w:pPr>
                </w:p>
              </w:tc>
              <w:tc>
                <w:tcPr>
                  <w:tcW w:w="371" w:type="pct"/>
                  <w:tcBorders>
                    <w:top w:val="nil"/>
                    <w:left w:val="nil"/>
                    <w:bottom w:val="single" w:sz="4" w:space="0" w:color="008080"/>
                    <w:right w:val="single" w:sz="4" w:space="0" w:color="008080"/>
                  </w:tcBorders>
                  <w:shd w:val="clear" w:color="auto" w:fill="auto"/>
                  <w:noWrap/>
                  <w:vAlign w:val="bottom"/>
                </w:tcPr>
                <w:p w14:paraId="7B7D9211" w14:textId="5CD7D0E4" w:rsidR="00FE4D9E" w:rsidRPr="00702EE3" w:rsidRDefault="00FE4D9E" w:rsidP="00130042">
                  <w:pPr>
                    <w:ind w:hanging="120"/>
                    <w:rPr>
                      <w:rFonts w:asciiTheme="minorHAnsi" w:hAnsiTheme="minorHAnsi" w:cs="Arial"/>
                      <w:b/>
                      <w:bCs/>
                      <w:sz w:val="22"/>
                      <w:szCs w:val="22"/>
                    </w:rPr>
                  </w:pPr>
                </w:p>
              </w:tc>
              <w:tc>
                <w:tcPr>
                  <w:tcW w:w="375" w:type="pct"/>
                  <w:tcBorders>
                    <w:top w:val="nil"/>
                    <w:left w:val="nil"/>
                    <w:bottom w:val="single" w:sz="4" w:space="0" w:color="008080"/>
                    <w:right w:val="single" w:sz="8" w:space="0" w:color="008080"/>
                  </w:tcBorders>
                  <w:shd w:val="clear" w:color="auto" w:fill="auto"/>
                  <w:noWrap/>
                  <w:vAlign w:val="bottom"/>
                </w:tcPr>
                <w:p w14:paraId="1B599568" w14:textId="5E75A18E" w:rsidR="00FE4D9E" w:rsidRPr="00702EE3" w:rsidRDefault="00FE4D9E" w:rsidP="00130042">
                  <w:pPr>
                    <w:ind w:hanging="120"/>
                    <w:rPr>
                      <w:rFonts w:asciiTheme="minorHAnsi" w:hAnsiTheme="minorHAnsi" w:cs="Arial"/>
                      <w:b/>
                      <w:bCs/>
                      <w:sz w:val="22"/>
                      <w:szCs w:val="22"/>
                    </w:rPr>
                  </w:pPr>
                </w:p>
              </w:tc>
            </w:tr>
            <w:tr w:rsidR="005B3D8D" w:rsidRPr="00702EE3" w14:paraId="5B0DA7D2" w14:textId="4008CE28" w:rsidTr="00130042">
              <w:trPr>
                <w:trHeight w:val="255"/>
              </w:trPr>
              <w:tc>
                <w:tcPr>
                  <w:tcW w:w="2816" w:type="pct"/>
                  <w:tcBorders>
                    <w:top w:val="nil"/>
                    <w:left w:val="single" w:sz="8" w:space="0" w:color="008080"/>
                    <w:bottom w:val="single" w:sz="4" w:space="0" w:color="008080"/>
                    <w:right w:val="nil"/>
                  </w:tcBorders>
                  <w:shd w:val="clear" w:color="auto" w:fill="auto"/>
                  <w:noWrap/>
                  <w:vAlign w:val="bottom"/>
                </w:tcPr>
                <w:p w14:paraId="76FE4C3E" w14:textId="3500C811" w:rsidR="00FE4D9E" w:rsidRPr="00702EE3" w:rsidRDefault="00FE4D9E" w:rsidP="00130042">
                  <w:pPr>
                    <w:ind w:hanging="120"/>
                    <w:jc w:val="center"/>
                    <w:rPr>
                      <w:rFonts w:asciiTheme="minorHAnsi" w:hAnsiTheme="minorHAnsi" w:cs="Arial"/>
                      <w:b/>
                      <w:bCs/>
                      <w:sz w:val="22"/>
                      <w:szCs w:val="22"/>
                    </w:rPr>
                  </w:pPr>
                  <w:r w:rsidRPr="00702EE3">
                    <w:rPr>
                      <w:rFonts w:asciiTheme="minorHAnsi" w:hAnsiTheme="minorHAnsi" w:cs="Arial"/>
                      <w:b/>
                      <w:bCs/>
                      <w:sz w:val="22"/>
                      <w:szCs w:val="22"/>
                    </w:rPr>
                    <w:t>Valoare TVA</w:t>
                  </w:r>
                </w:p>
              </w:tc>
              <w:tc>
                <w:tcPr>
                  <w:tcW w:w="426" w:type="pct"/>
                  <w:tcBorders>
                    <w:top w:val="nil"/>
                    <w:left w:val="single" w:sz="8" w:space="0" w:color="008080"/>
                    <w:bottom w:val="single" w:sz="4" w:space="0" w:color="008080"/>
                    <w:right w:val="single" w:sz="4" w:space="0" w:color="008080"/>
                  </w:tcBorders>
                  <w:shd w:val="clear" w:color="auto" w:fill="auto"/>
                  <w:noWrap/>
                  <w:vAlign w:val="bottom"/>
                </w:tcPr>
                <w:p w14:paraId="14BFE1D2" w14:textId="01F70B7B" w:rsidR="00FE4D9E" w:rsidRPr="00702EE3" w:rsidRDefault="00FE4D9E" w:rsidP="00130042">
                  <w:pPr>
                    <w:ind w:hanging="120"/>
                    <w:rPr>
                      <w:rFonts w:asciiTheme="minorHAnsi" w:hAnsiTheme="minorHAnsi" w:cs="Arial"/>
                      <w:b/>
                      <w:bCs/>
                      <w:sz w:val="22"/>
                      <w:szCs w:val="22"/>
                    </w:rPr>
                  </w:pPr>
                </w:p>
              </w:tc>
              <w:tc>
                <w:tcPr>
                  <w:tcW w:w="320" w:type="pct"/>
                  <w:tcBorders>
                    <w:top w:val="nil"/>
                    <w:left w:val="nil"/>
                    <w:bottom w:val="single" w:sz="4" w:space="0" w:color="008080"/>
                    <w:right w:val="single" w:sz="8" w:space="0" w:color="008080"/>
                  </w:tcBorders>
                  <w:shd w:val="clear" w:color="auto" w:fill="auto"/>
                  <w:noWrap/>
                  <w:vAlign w:val="bottom"/>
                </w:tcPr>
                <w:p w14:paraId="2046F7C1" w14:textId="7D801E29" w:rsidR="00FE4D9E" w:rsidRPr="00702EE3" w:rsidRDefault="00FE4D9E" w:rsidP="00130042">
                  <w:pPr>
                    <w:ind w:hanging="120"/>
                    <w:rPr>
                      <w:rFonts w:asciiTheme="minorHAnsi" w:hAnsiTheme="minorHAnsi" w:cs="Arial"/>
                      <w:b/>
                      <w:bCs/>
                      <w:sz w:val="22"/>
                      <w:szCs w:val="22"/>
                    </w:rPr>
                  </w:pPr>
                </w:p>
              </w:tc>
              <w:tc>
                <w:tcPr>
                  <w:tcW w:w="426" w:type="pct"/>
                  <w:tcBorders>
                    <w:top w:val="nil"/>
                    <w:left w:val="nil"/>
                    <w:bottom w:val="single" w:sz="4" w:space="0" w:color="008080"/>
                    <w:right w:val="single" w:sz="4" w:space="0" w:color="008080"/>
                  </w:tcBorders>
                  <w:shd w:val="clear" w:color="auto" w:fill="auto"/>
                  <w:noWrap/>
                  <w:vAlign w:val="bottom"/>
                </w:tcPr>
                <w:p w14:paraId="5D9B5F02" w14:textId="3711F8BE" w:rsidR="00FE4D9E" w:rsidRPr="00702EE3" w:rsidRDefault="00FE4D9E" w:rsidP="00130042">
                  <w:pPr>
                    <w:ind w:hanging="120"/>
                    <w:rPr>
                      <w:rFonts w:asciiTheme="minorHAnsi" w:hAnsiTheme="minorHAnsi" w:cs="Arial"/>
                      <w:b/>
                      <w:bCs/>
                      <w:sz w:val="22"/>
                      <w:szCs w:val="22"/>
                    </w:rPr>
                  </w:pPr>
                </w:p>
              </w:tc>
              <w:tc>
                <w:tcPr>
                  <w:tcW w:w="265" w:type="pct"/>
                  <w:tcBorders>
                    <w:top w:val="nil"/>
                    <w:left w:val="nil"/>
                    <w:bottom w:val="single" w:sz="4" w:space="0" w:color="008080"/>
                    <w:right w:val="single" w:sz="8" w:space="0" w:color="008080"/>
                  </w:tcBorders>
                  <w:shd w:val="clear" w:color="auto" w:fill="auto"/>
                  <w:noWrap/>
                  <w:vAlign w:val="bottom"/>
                </w:tcPr>
                <w:p w14:paraId="2C98BCE6" w14:textId="47806684" w:rsidR="00FE4D9E" w:rsidRPr="00702EE3" w:rsidRDefault="00FE4D9E" w:rsidP="00130042">
                  <w:pPr>
                    <w:ind w:hanging="120"/>
                    <w:rPr>
                      <w:rFonts w:asciiTheme="minorHAnsi" w:hAnsiTheme="minorHAnsi" w:cs="Arial"/>
                      <w:b/>
                      <w:bCs/>
                      <w:sz w:val="22"/>
                      <w:szCs w:val="22"/>
                    </w:rPr>
                  </w:pPr>
                </w:p>
              </w:tc>
              <w:tc>
                <w:tcPr>
                  <w:tcW w:w="371" w:type="pct"/>
                  <w:tcBorders>
                    <w:top w:val="nil"/>
                    <w:left w:val="nil"/>
                    <w:bottom w:val="single" w:sz="4" w:space="0" w:color="008080"/>
                    <w:right w:val="single" w:sz="4" w:space="0" w:color="008080"/>
                  </w:tcBorders>
                  <w:shd w:val="clear" w:color="auto" w:fill="auto"/>
                  <w:noWrap/>
                  <w:vAlign w:val="bottom"/>
                </w:tcPr>
                <w:p w14:paraId="7A938FFA" w14:textId="23E9B976" w:rsidR="00FE4D9E" w:rsidRPr="00702EE3" w:rsidRDefault="00FE4D9E" w:rsidP="00130042">
                  <w:pPr>
                    <w:ind w:hanging="120"/>
                    <w:rPr>
                      <w:rFonts w:asciiTheme="minorHAnsi" w:hAnsiTheme="minorHAnsi" w:cs="Arial"/>
                      <w:b/>
                      <w:bCs/>
                      <w:sz w:val="22"/>
                      <w:szCs w:val="22"/>
                    </w:rPr>
                  </w:pPr>
                </w:p>
              </w:tc>
              <w:tc>
                <w:tcPr>
                  <w:tcW w:w="375" w:type="pct"/>
                  <w:tcBorders>
                    <w:top w:val="nil"/>
                    <w:left w:val="nil"/>
                    <w:bottom w:val="single" w:sz="4" w:space="0" w:color="008080"/>
                    <w:right w:val="single" w:sz="8" w:space="0" w:color="008080"/>
                  </w:tcBorders>
                  <w:shd w:val="clear" w:color="auto" w:fill="auto"/>
                  <w:noWrap/>
                  <w:vAlign w:val="bottom"/>
                </w:tcPr>
                <w:p w14:paraId="0A077484" w14:textId="587C9FBC" w:rsidR="00FE4D9E" w:rsidRPr="00702EE3" w:rsidRDefault="00FE4D9E" w:rsidP="00130042">
                  <w:pPr>
                    <w:ind w:hanging="120"/>
                    <w:rPr>
                      <w:rFonts w:asciiTheme="minorHAnsi" w:hAnsiTheme="minorHAnsi" w:cs="Arial"/>
                      <w:b/>
                      <w:bCs/>
                      <w:sz w:val="22"/>
                      <w:szCs w:val="22"/>
                    </w:rPr>
                  </w:pPr>
                </w:p>
              </w:tc>
            </w:tr>
            <w:tr w:rsidR="005B3D8D" w:rsidRPr="00702EE3" w14:paraId="180361F7" w14:textId="561CD69E" w:rsidTr="00130042">
              <w:trPr>
                <w:trHeight w:val="255"/>
              </w:trPr>
              <w:tc>
                <w:tcPr>
                  <w:tcW w:w="2816" w:type="pct"/>
                  <w:tcBorders>
                    <w:top w:val="nil"/>
                    <w:left w:val="single" w:sz="8" w:space="0" w:color="008080"/>
                    <w:bottom w:val="single" w:sz="4" w:space="0" w:color="008080"/>
                    <w:right w:val="nil"/>
                  </w:tcBorders>
                  <w:shd w:val="clear" w:color="auto" w:fill="auto"/>
                  <w:noWrap/>
                  <w:vAlign w:val="bottom"/>
                </w:tcPr>
                <w:p w14:paraId="35EC0226" w14:textId="35C40708" w:rsidR="00FE4D9E" w:rsidRPr="00702EE3" w:rsidRDefault="00FE4D9E" w:rsidP="00130042">
                  <w:pPr>
                    <w:ind w:hanging="120"/>
                    <w:rPr>
                      <w:rFonts w:asciiTheme="minorHAnsi" w:hAnsiTheme="minorHAnsi" w:cs="Arial"/>
                      <w:b/>
                      <w:bCs/>
                      <w:sz w:val="22"/>
                      <w:szCs w:val="22"/>
                    </w:rPr>
                  </w:pPr>
                  <w:r w:rsidRPr="00702EE3">
                    <w:rPr>
                      <w:rFonts w:asciiTheme="minorHAnsi" w:hAnsiTheme="minorHAnsi" w:cs="Arial"/>
                      <w:b/>
                      <w:bCs/>
                      <w:sz w:val="22"/>
                      <w:szCs w:val="22"/>
                    </w:rPr>
                    <w:t> </w:t>
                  </w:r>
                </w:p>
              </w:tc>
              <w:tc>
                <w:tcPr>
                  <w:tcW w:w="426" w:type="pct"/>
                  <w:tcBorders>
                    <w:top w:val="nil"/>
                    <w:left w:val="single" w:sz="8" w:space="0" w:color="008080"/>
                    <w:bottom w:val="single" w:sz="4" w:space="0" w:color="008080"/>
                    <w:right w:val="single" w:sz="4" w:space="0" w:color="008080"/>
                  </w:tcBorders>
                  <w:shd w:val="clear" w:color="auto" w:fill="auto"/>
                  <w:noWrap/>
                  <w:vAlign w:val="bottom"/>
                </w:tcPr>
                <w:p w14:paraId="3A1B43FF" w14:textId="3C4E7EDF" w:rsidR="00FE4D9E" w:rsidRPr="00702EE3" w:rsidRDefault="00FE4D9E" w:rsidP="00130042">
                  <w:pPr>
                    <w:ind w:hanging="120"/>
                    <w:rPr>
                      <w:rFonts w:asciiTheme="minorHAnsi" w:hAnsiTheme="minorHAnsi" w:cs="Arial"/>
                      <w:b/>
                      <w:bCs/>
                      <w:sz w:val="22"/>
                      <w:szCs w:val="22"/>
                    </w:rPr>
                  </w:pPr>
                </w:p>
              </w:tc>
              <w:tc>
                <w:tcPr>
                  <w:tcW w:w="320" w:type="pct"/>
                  <w:tcBorders>
                    <w:top w:val="nil"/>
                    <w:left w:val="nil"/>
                    <w:bottom w:val="single" w:sz="4" w:space="0" w:color="008080"/>
                    <w:right w:val="single" w:sz="8" w:space="0" w:color="008080"/>
                  </w:tcBorders>
                  <w:shd w:val="clear" w:color="auto" w:fill="auto"/>
                  <w:noWrap/>
                  <w:vAlign w:val="bottom"/>
                </w:tcPr>
                <w:p w14:paraId="430C5F75" w14:textId="2A65F6FF" w:rsidR="00FE4D9E" w:rsidRPr="00702EE3" w:rsidRDefault="00FE4D9E" w:rsidP="00130042">
                  <w:pPr>
                    <w:ind w:hanging="120"/>
                    <w:rPr>
                      <w:rFonts w:asciiTheme="minorHAnsi" w:hAnsiTheme="minorHAnsi" w:cs="Arial"/>
                      <w:b/>
                      <w:bCs/>
                      <w:sz w:val="22"/>
                      <w:szCs w:val="22"/>
                    </w:rPr>
                  </w:pPr>
                </w:p>
              </w:tc>
              <w:tc>
                <w:tcPr>
                  <w:tcW w:w="426" w:type="pct"/>
                  <w:tcBorders>
                    <w:top w:val="nil"/>
                    <w:left w:val="nil"/>
                    <w:bottom w:val="single" w:sz="4" w:space="0" w:color="008080"/>
                    <w:right w:val="single" w:sz="4" w:space="0" w:color="008080"/>
                  </w:tcBorders>
                  <w:shd w:val="clear" w:color="auto" w:fill="auto"/>
                  <w:noWrap/>
                  <w:vAlign w:val="bottom"/>
                </w:tcPr>
                <w:p w14:paraId="4CB6F2D4" w14:textId="24C16124" w:rsidR="00FE4D9E" w:rsidRPr="00702EE3" w:rsidRDefault="00FE4D9E" w:rsidP="00130042">
                  <w:pPr>
                    <w:ind w:hanging="120"/>
                    <w:rPr>
                      <w:rFonts w:asciiTheme="minorHAnsi" w:hAnsiTheme="minorHAnsi" w:cs="Arial"/>
                      <w:b/>
                      <w:bCs/>
                      <w:sz w:val="22"/>
                      <w:szCs w:val="22"/>
                    </w:rPr>
                  </w:pPr>
                </w:p>
              </w:tc>
              <w:tc>
                <w:tcPr>
                  <w:tcW w:w="265" w:type="pct"/>
                  <w:tcBorders>
                    <w:top w:val="nil"/>
                    <w:left w:val="nil"/>
                    <w:bottom w:val="single" w:sz="4" w:space="0" w:color="008080"/>
                    <w:right w:val="single" w:sz="8" w:space="0" w:color="008080"/>
                  </w:tcBorders>
                  <w:shd w:val="clear" w:color="auto" w:fill="auto"/>
                  <w:noWrap/>
                  <w:vAlign w:val="bottom"/>
                </w:tcPr>
                <w:p w14:paraId="218E9B5D" w14:textId="29B86704" w:rsidR="00FE4D9E" w:rsidRPr="00702EE3" w:rsidRDefault="00FE4D9E" w:rsidP="00130042">
                  <w:pPr>
                    <w:ind w:hanging="120"/>
                    <w:rPr>
                      <w:rFonts w:asciiTheme="minorHAnsi" w:hAnsiTheme="minorHAnsi" w:cs="Arial"/>
                      <w:b/>
                      <w:bCs/>
                      <w:sz w:val="22"/>
                      <w:szCs w:val="22"/>
                    </w:rPr>
                  </w:pPr>
                </w:p>
              </w:tc>
              <w:tc>
                <w:tcPr>
                  <w:tcW w:w="371" w:type="pct"/>
                  <w:tcBorders>
                    <w:top w:val="nil"/>
                    <w:left w:val="nil"/>
                    <w:bottom w:val="single" w:sz="4" w:space="0" w:color="008080"/>
                    <w:right w:val="single" w:sz="4" w:space="0" w:color="008080"/>
                  </w:tcBorders>
                  <w:shd w:val="clear" w:color="auto" w:fill="auto"/>
                  <w:noWrap/>
                  <w:vAlign w:val="bottom"/>
                </w:tcPr>
                <w:p w14:paraId="76EB0B49" w14:textId="2254BC21" w:rsidR="00FE4D9E" w:rsidRPr="00702EE3" w:rsidRDefault="00FE4D9E" w:rsidP="00130042">
                  <w:pPr>
                    <w:ind w:hanging="120"/>
                    <w:rPr>
                      <w:rFonts w:asciiTheme="minorHAnsi" w:hAnsiTheme="minorHAnsi" w:cs="Arial"/>
                      <w:b/>
                      <w:bCs/>
                      <w:sz w:val="22"/>
                      <w:szCs w:val="22"/>
                    </w:rPr>
                  </w:pPr>
                </w:p>
              </w:tc>
              <w:tc>
                <w:tcPr>
                  <w:tcW w:w="375" w:type="pct"/>
                  <w:tcBorders>
                    <w:top w:val="nil"/>
                    <w:left w:val="nil"/>
                    <w:bottom w:val="single" w:sz="4" w:space="0" w:color="008080"/>
                    <w:right w:val="single" w:sz="8" w:space="0" w:color="008080"/>
                  </w:tcBorders>
                  <w:shd w:val="clear" w:color="auto" w:fill="auto"/>
                  <w:noWrap/>
                  <w:vAlign w:val="bottom"/>
                </w:tcPr>
                <w:p w14:paraId="321CDAD1" w14:textId="27C1EFE4" w:rsidR="00FE4D9E" w:rsidRPr="00702EE3" w:rsidRDefault="00FE4D9E" w:rsidP="00130042">
                  <w:pPr>
                    <w:ind w:hanging="120"/>
                    <w:rPr>
                      <w:rFonts w:asciiTheme="minorHAnsi" w:hAnsiTheme="minorHAnsi" w:cs="Arial"/>
                      <w:b/>
                      <w:bCs/>
                      <w:sz w:val="22"/>
                      <w:szCs w:val="22"/>
                    </w:rPr>
                  </w:pPr>
                </w:p>
              </w:tc>
            </w:tr>
            <w:tr w:rsidR="009F2E63" w:rsidRPr="00702EE3" w14:paraId="66EC5637" w14:textId="752059B6" w:rsidTr="00130042">
              <w:trPr>
                <w:trHeight w:val="270"/>
              </w:trPr>
              <w:tc>
                <w:tcPr>
                  <w:tcW w:w="2816" w:type="pct"/>
                  <w:tcBorders>
                    <w:top w:val="nil"/>
                    <w:left w:val="single" w:sz="8" w:space="0" w:color="008080"/>
                    <w:bottom w:val="single" w:sz="8" w:space="0" w:color="008080"/>
                    <w:right w:val="nil"/>
                  </w:tcBorders>
                  <w:shd w:val="clear" w:color="auto" w:fill="auto"/>
                  <w:noWrap/>
                  <w:vAlign w:val="bottom"/>
                </w:tcPr>
                <w:p w14:paraId="54D1F2A2" w14:textId="1B3112A4" w:rsidR="00FE4D9E" w:rsidRPr="00702EE3" w:rsidRDefault="00FE4D9E" w:rsidP="00130042">
                  <w:pPr>
                    <w:ind w:hanging="120"/>
                    <w:jc w:val="center"/>
                    <w:rPr>
                      <w:rFonts w:asciiTheme="minorHAnsi" w:hAnsiTheme="minorHAnsi" w:cs="Arial"/>
                      <w:b/>
                      <w:bCs/>
                      <w:sz w:val="22"/>
                      <w:szCs w:val="22"/>
                    </w:rPr>
                  </w:pPr>
                  <w:r w:rsidRPr="00702EE3">
                    <w:rPr>
                      <w:rFonts w:asciiTheme="minorHAnsi" w:hAnsiTheme="minorHAnsi" w:cs="Arial"/>
                      <w:b/>
                      <w:bCs/>
                      <w:sz w:val="22"/>
                      <w:szCs w:val="22"/>
                    </w:rPr>
                    <w:t>TOTAL GENERAL inclusiv TVA</w:t>
                  </w:r>
                </w:p>
              </w:tc>
              <w:tc>
                <w:tcPr>
                  <w:tcW w:w="426" w:type="pct"/>
                  <w:tcBorders>
                    <w:top w:val="single" w:sz="4" w:space="0" w:color="008080"/>
                    <w:left w:val="single" w:sz="8" w:space="0" w:color="008080"/>
                    <w:bottom w:val="single" w:sz="8" w:space="0" w:color="008080"/>
                    <w:right w:val="single" w:sz="8" w:space="0" w:color="008080"/>
                  </w:tcBorders>
                  <w:shd w:val="clear" w:color="auto" w:fill="auto"/>
                  <w:noWrap/>
                  <w:vAlign w:val="bottom"/>
                </w:tcPr>
                <w:p w14:paraId="155609A5" w14:textId="24FFA71A" w:rsidR="00FE4D9E" w:rsidRPr="00702EE3" w:rsidRDefault="00FE4D9E" w:rsidP="00130042">
                  <w:pPr>
                    <w:ind w:hanging="120"/>
                    <w:rPr>
                      <w:rFonts w:asciiTheme="minorHAnsi" w:hAnsiTheme="minorHAnsi" w:cs="Arial"/>
                      <w:b/>
                      <w:bCs/>
                      <w:sz w:val="22"/>
                      <w:szCs w:val="22"/>
                    </w:rPr>
                  </w:pPr>
                </w:p>
              </w:tc>
              <w:tc>
                <w:tcPr>
                  <w:tcW w:w="746" w:type="pct"/>
                  <w:gridSpan w:val="2"/>
                  <w:tcBorders>
                    <w:top w:val="single" w:sz="4" w:space="0" w:color="008080"/>
                    <w:left w:val="nil"/>
                    <w:bottom w:val="single" w:sz="8" w:space="0" w:color="008080"/>
                    <w:right w:val="single" w:sz="8" w:space="0" w:color="008080"/>
                  </w:tcBorders>
                  <w:shd w:val="clear" w:color="auto" w:fill="auto"/>
                  <w:noWrap/>
                  <w:vAlign w:val="bottom"/>
                </w:tcPr>
                <w:p w14:paraId="20BCBBC9" w14:textId="7EBA6749" w:rsidR="00FE4D9E" w:rsidRPr="00702EE3" w:rsidRDefault="00FE4D9E" w:rsidP="00130042">
                  <w:pPr>
                    <w:ind w:hanging="120"/>
                    <w:rPr>
                      <w:rFonts w:asciiTheme="minorHAnsi" w:hAnsiTheme="minorHAnsi" w:cs="Arial"/>
                      <w:b/>
                      <w:bCs/>
                      <w:sz w:val="22"/>
                      <w:szCs w:val="22"/>
                    </w:rPr>
                  </w:pPr>
                </w:p>
              </w:tc>
              <w:tc>
                <w:tcPr>
                  <w:tcW w:w="1011" w:type="pct"/>
                  <w:gridSpan w:val="3"/>
                  <w:tcBorders>
                    <w:top w:val="single" w:sz="4" w:space="0" w:color="008080"/>
                    <w:left w:val="nil"/>
                    <w:bottom w:val="single" w:sz="8" w:space="0" w:color="008080"/>
                    <w:right w:val="single" w:sz="8" w:space="0" w:color="008080"/>
                  </w:tcBorders>
                  <w:shd w:val="clear" w:color="auto" w:fill="auto"/>
                  <w:noWrap/>
                  <w:vAlign w:val="bottom"/>
                </w:tcPr>
                <w:p w14:paraId="037CD462" w14:textId="5019495D" w:rsidR="00FE4D9E" w:rsidRPr="00702EE3" w:rsidRDefault="00FE4D9E" w:rsidP="00130042">
                  <w:pPr>
                    <w:ind w:hanging="120"/>
                    <w:rPr>
                      <w:rFonts w:asciiTheme="minorHAnsi" w:hAnsiTheme="minorHAnsi" w:cs="Arial"/>
                      <w:b/>
                      <w:bCs/>
                      <w:sz w:val="22"/>
                      <w:szCs w:val="22"/>
                    </w:rPr>
                  </w:pPr>
                </w:p>
              </w:tc>
            </w:tr>
          </w:tbl>
          <w:p w14:paraId="13B4790A" w14:textId="751E8EA7" w:rsidR="00FE4D9E" w:rsidRPr="00702EE3" w:rsidRDefault="00FE4D9E" w:rsidP="00130042">
            <w:pPr>
              <w:ind w:hanging="120"/>
              <w:rPr>
                <w:rFonts w:asciiTheme="minorHAnsi" w:hAnsiTheme="minorHAnsi" w:cs="Arial"/>
                <w:b/>
                <w:i/>
                <w:iCs/>
                <w:sz w:val="22"/>
                <w:szCs w:val="22"/>
                <w:lang w:val="ro-RO"/>
              </w:rPr>
            </w:pPr>
          </w:p>
          <w:p w14:paraId="0D942E2E" w14:textId="0B8863E0" w:rsidR="00FE4D9E" w:rsidRPr="00702EE3" w:rsidRDefault="00FE4D9E" w:rsidP="00130042">
            <w:pPr>
              <w:ind w:hanging="120"/>
              <w:rPr>
                <w:rFonts w:asciiTheme="minorHAnsi" w:hAnsiTheme="minorHAnsi" w:cs="Arial"/>
                <w:b/>
                <w:i/>
                <w:iCs/>
                <w:caps/>
                <w:sz w:val="22"/>
                <w:szCs w:val="22"/>
                <w:u w:val="single"/>
                <w:lang w:val="ro-RO"/>
              </w:rPr>
            </w:pPr>
            <w:r w:rsidRPr="00702EE3">
              <w:rPr>
                <w:rFonts w:asciiTheme="minorHAnsi" w:hAnsiTheme="minorHAnsi" w:cs="Arial"/>
                <w:b/>
                <w:i/>
                <w:iCs/>
                <w:sz w:val="22"/>
                <w:szCs w:val="22"/>
                <w:lang w:val="ro-RO"/>
              </w:rPr>
              <w:t xml:space="preserve">Toate costurile vor fi exprimate în Euro, şi se vor baza pe </w:t>
            </w:r>
            <w:r w:rsidR="00991D3D" w:rsidRPr="00702EE3">
              <w:rPr>
                <w:rFonts w:asciiTheme="minorHAnsi" w:hAnsiTheme="minorHAnsi" w:cs="Arial"/>
                <w:b/>
                <w:i/>
                <w:iCs/>
                <w:sz w:val="22"/>
                <w:szCs w:val="22"/>
                <w:lang w:val="ro-RO"/>
              </w:rPr>
              <w:t>Bugetul indicativ</w:t>
            </w:r>
            <w:r w:rsidRPr="00702EE3">
              <w:rPr>
                <w:rFonts w:asciiTheme="minorHAnsi" w:hAnsiTheme="minorHAnsi" w:cs="Arial"/>
                <w:b/>
                <w:i/>
                <w:iCs/>
                <w:sz w:val="22"/>
                <w:szCs w:val="22"/>
                <w:lang w:val="ro-RO"/>
              </w:rPr>
              <w:t xml:space="preserve"> din </w:t>
            </w:r>
            <w:r w:rsidR="00991D3D" w:rsidRPr="00702EE3">
              <w:rPr>
                <w:rFonts w:asciiTheme="minorHAnsi" w:hAnsiTheme="minorHAnsi" w:cs="Arial"/>
                <w:b/>
                <w:i/>
                <w:iCs/>
                <w:sz w:val="22"/>
                <w:szCs w:val="22"/>
                <w:lang w:val="ro-RO"/>
              </w:rPr>
              <w:t>cererea de finanțare</w:t>
            </w:r>
            <w:r w:rsidRPr="00702EE3">
              <w:rPr>
                <w:rFonts w:asciiTheme="minorHAnsi" w:hAnsiTheme="minorHAnsi" w:cs="Arial"/>
                <w:b/>
                <w:i/>
                <w:iCs/>
                <w:sz w:val="22"/>
                <w:szCs w:val="22"/>
                <w:lang w:val="ro-RO"/>
              </w:rPr>
              <w:t xml:space="preserve"> (întocmit în Euro)</w:t>
            </w:r>
          </w:p>
          <w:p w14:paraId="08BC615F" w14:textId="0A6C3D94" w:rsidR="00BE4CBC" w:rsidRPr="00702EE3" w:rsidRDefault="00FE4D9E" w:rsidP="00130042">
            <w:pPr>
              <w:ind w:hanging="120"/>
              <w:rPr>
                <w:rFonts w:asciiTheme="minorHAnsi" w:eastAsia="Arial Unicode MS" w:hAnsiTheme="minorHAnsi" w:cs="Arial"/>
                <w:sz w:val="22"/>
                <w:szCs w:val="22"/>
                <w:lang w:val="ro-RO"/>
              </w:rPr>
            </w:pPr>
            <w:r w:rsidRPr="00702EE3">
              <w:rPr>
                <w:rFonts w:asciiTheme="minorHAnsi" w:hAnsiTheme="minorHAnsi" w:cs="Arial"/>
                <w:sz w:val="22"/>
                <w:szCs w:val="22"/>
                <w:lang w:val="ro-RO"/>
              </w:rPr>
              <w:lastRenderedPageBreak/>
              <w:t xml:space="preserve">1 Euro = ………..LEI </w:t>
            </w:r>
            <w:r w:rsidRPr="00702EE3">
              <w:rPr>
                <w:rFonts w:asciiTheme="minorHAnsi" w:eastAsia="Arial Unicode MS" w:hAnsiTheme="minorHAnsi" w:cs="Arial"/>
                <w:sz w:val="22"/>
                <w:szCs w:val="22"/>
                <w:lang w:val="ro-RO"/>
              </w:rPr>
              <w:t>(</w:t>
            </w:r>
            <w:r w:rsidRPr="00702EE3">
              <w:rPr>
                <w:rFonts w:asciiTheme="minorHAnsi" w:hAnsiTheme="minorHAnsi" w:cs="Arial"/>
                <w:sz w:val="22"/>
                <w:szCs w:val="22"/>
                <w:lang w:val="ro-RO"/>
              </w:rPr>
              <w:t xml:space="preserve">Rata de conversie între Euro şi moneda naţională pentru România este cea publicată de Banca Central Europeană pe Internet la adresa : </w:t>
            </w:r>
            <w:r w:rsidR="00BE4CBC" w:rsidRPr="00702EE3">
              <w:rPr>
                <w:rFonts w:asciiTheme="minorHAnsi" w:hAnsiTheme="minorHAnsi" w:cs="Arial"/>
                <w:sz w:val="22"/>
                <w:szCs w:val="22"/>
                <w:lang w:val="ro-RO"/>
              </w:rPr>
              <w:t xml:space="preserve">1 Euro = ………..LEI </w:t>
            </w:r>
            <w:r w:rsidR="00BE4CBC" w:rsidRPr="00702EE3">
              <w:rPr>
                <w:rFonts w:asciiTheme="minorHAnsi" w:eastAsia="Arial Unicode MS" w:hAnsiTheme="minorHAnsi" w:cs="Arial"/>
                <w:sz w:val="22"/>
                <w:szCs w:val="22"/>
                <w:lang w:val="ro-RO"/>
              </w:rPr>
              <w:t>(</w:t>
            </w:r>
            <w:r w:rsidR="00BE4CBC" w:rsidRPr="00702EE3">
              <w:rPr>
                <w:rFonts w:asciiTheme="minorHAnsi" w:hAnsiTheme="minorHAnsi" w:cs="Arial"/>
                <w:sz w:val="22"/>
                <w:szCs w:val="22"/>
                <w:lang w:val="ro-RO"/>
              </w:rPr>
              <w:t>Rata de conversie între Euro şi moneda naţională pentru România este cea publicată de Banca Central Europeană pe Internet la adresa : &lt;http://www.ecb.int/index.html&gt;</w:t>
            </w:r>
            <w:r w:rsidR="00BE4CBC" w:rsidRPr="00702EE3">
              <w:rPr>
                <w:rFonts w:asciiTheme="minorHAnsi" w:eastAsia="Arial Unicode MS" w:hAnsiTheme="minorHAnsi" w:cs="Arial"/>
                <w:sz w:val="22"/>
                <w:szCs w:val="22"/>
                <w:lang w:val="ro-RO"/>
              </w:rPr>
              <w:t xml:space="preserve">la data întocmirii </w:t>
            </w:r>
            <w:r w:rsidR="00991D3D" w:rsidRPr="00702EE3">
              <w:rPr>
                <w:rFonts w:asciiTheme="minorHAnsi" w:eastAsia="Arial Unicode MS" w:hAnsiTheme="minorHAnsi" w:cs="Arial"/>
                <w:sz w:val="22"/>
                <w:szCs w:val="22"/>
                <w:lang w:val="ro-RO"/>
              </w:rPr>
              <w:t>Bugetului Indicativ</w:t>
            </w:r>
            <w:r w:rsidR="00BE4CBC" w:rsidRPr="00702EE3">
              <w:rPr>
                <w:rFonts w:asciiTheme="minorHAnsi" w:eastAsia="Arial Unicode MS" w:hAnsiTheme="minorHAnsi" w:cs="Arial"/>
                <w:sz w:val="22"/>
                <w:szCs w:val="22"/>
                <w:lang w:val="ro-RO"/>
              </w:rPr>
              <w:t xml:space="preserve">) </w:t>
            </w:r>
          </w:p>
          <w:p w14:paraId="3DF03801" w14:textId="3A80F34D" w:rsidR="00BE4CBC" w:rsidRPr="00702EE3" w:rsidRDefault="00BE4CBC" w:rsidP="00BE4CBC">
            <w:pPr>
              <w:rPr>
                <w:rFonts w:asciiTheme="minorHAnsi" w:hAnsiTheme="minorHAnsi" w:cs="Arial"/>
                <w:sz w:val="22"/>
                <w:szCs w:val="22"/>
                <w:lang w:val="ro-RO"/>
              </w:rPr>
            </w:pPr>
          </w:p>
          <w:p w14:paraId="43A14492" w14:textId="00029F34" w:rsidR="006C48EC" w:rsidRPr="00702EE3" w:rsidRDefault="006C48EC" w:rsidP="00BE4CBC">
            <w:pPr>
              <w:rPr>
                <w:rFonts w:asciiTheme="minorHAnsi" w:hAnsiTheme="minorHAnsi" w:cs="Arial"/>
                <w:sz w:val="22"/>
                <w:szCs w:val="22"/>
                <w:lang w:val="ro-RO"/>
              </w:rPr>
            </w:pPr>
          </w:p>
          <w:p w14:paraId="1CD07673" w14:textId="7FA23347" w:rsidR="006C48EC" w:rsidRPr="00702EE3" w:rsidRDefault="006C48EC" w:rsidP="00BE4CBC">
            <w:pPr>
              <w:rPr>
                <w:rFonts w:asciiTheme="minorHAnsi" w:hAnsiTheme="minorHAnsi" w:cs="Arial"/>
                <w:sz w:val="22"/>
                <w:szCs w:val="22"/>
                <w:lang w:val="ro-RO"/>
              </w:rPr>
            </w:pPr>
          </w:p>
          <w:p w14:paraId="045CD25A" w14:textId="0C961D23" w:rsidR="006C48EC" w:rsidRPr="00702EE3" w:rsidRDefault="006C48EC" w:rsidP="00BE4CBC">
            <w:pPr>
              <w:rPr>
                <w:rFonts w:asciiTheme="minorHAnsi" w:hAnsiTheme="minorHAnsi" w:cs="Arial"/>
                <w:sz w:val="22"/>
                <w:szCs w:val="22"/>
                <w:lang w:val="ro-RO"/>
              </w:rPr>
            </w:pPr>
          </w:p>
          <w:p w14:paraId="77FE7F7D" w14:textId="75E8902B" w:rsidR="006C48EC" w:rsidRPr="00702EE3" w:rsidRDefault="006C48EC" w:rsidP="00BE4CBC">
            <w:pPr>
              <w:rPr>
                <w:rFonts w:asciiTheme="minorHAnsi" w:hAnsiTheme="minorHAnsi" w:cs="Arial"/>
                <w:sz w:val="22"/>
                <w:szCs w:val="22"/>
                <w:lang w:val="ro-RO"/>
              </w:rPr>
            </w:pPr>
          </w:p>
          <w:p w14:paraId="796DD279" w14:textId="75EFB442" w:rsidR="00BE4CBC" w:rsidRPr="00702EE3" w:rsidRDefault="00BE4CBC" w:rsidP="00292AF3">
            <w:pPr>
              <w:rPr>
                <w:rFonts w:asciiTheme="minorHAnsi" w:hAnsiTheme="minorHAnsi" w:cs="Arial"/>
                <w:b/>
                <w:sz w:val="22"/>
                <w:szCs w:val="22"/>
                <w:lang w:val="pt-BR"/>
              </w:rPr>
            </w:pPr>
          </w:p>
          <w:p w14:paraId="05038825" w14:textId="07E344E3" w:rsidR="00A4075E" w:rsidRPr="00702EE3" w:rsidRDefault="00A4075E" w:rsidP="00292AF3">
            <w:pPr>
              <w:rPr>
                <w:rFonts w:asciiTheme="minorHAnsi" w:hAnsiTheme="minorHAnsi" w:cs="Arial"/>
                <w:b/>
                <w:sz w:val="22"/>
                <w:szCs w:val="22"/>
                <w:lang w:val="pt-BR"/>
              </w:rPr>
            </w:pPr>
          </w:p>
          <w:p w14:paraId="2575912E" w14:textId="34D66426" w:rsidR="00A4075E" w:rsidRPr="00702EE3" w:rsidRDefault="00A4075E" w:rsidP="00292AF3">
            <w:pPr>
              <w:rPr>
                <w:rFonts w:asciiTheme="minorHAnsi" w:hAnsiTheme="minorHAnsi" w:cs="Arial"/>
                <w:b/>
                <w:sz w:val="22"/>
                <w:szCs w:val="22"/>
                <w:lang w:val="pt-BR"/>
              </w:rPr>
            </w:pPr>
          </w:p>
          <w:p w14:paraId="3C2BB2D7" w14:textId="1FCCDBAD" w:rsidR="00A4075E" w:rsidRPr="00702EE3" w:rsidRDefault="00A4075E" w:rsidP="00292AF3">
            <w:pPr>
              <w:rPr>
                <w:rFonts w:asciiTheme="minorHAnsi" w:hAnsiTheme="minorHAnsi" w:cs="Arial"/>
                <w:b/>
                <w:sz w:val="22"/>
                <w:szCs w:val="22"/>
                <w:lang w:val="pt-BR"/>
              </w:rPr>
            </w:pPr>
          </w:p>
          <w:p w14:paraId="4B692322" w14:textId="11143579" w:rsidR="00A4075E" w:rsidRPr="00702EE3" w:rsidRDefault="00A4075E" w:rsidP="00292AF3">
            <w:pPr>
              <w:rPr>
                <w:rFonts w:asciiTheme="minorHAnsi" w:hAnsiTheme="minorHAnsi" w:cs="Arial"/>
                <w:b/>
                <w:sz w:val="22"/>
                <w:szCs w:val="22"/>
                <w:lang w:val="pt-BR"/>
              </w:rPr>
            </w:pPr>
          </w:p>
          <w:p w14:paraId="10B536F0" w14:textId="4F540A38" w:rsidR="00A4075E" w:rsidRPr="00702EE3" w:rsidRDefault="00A4075E" w:rsidP="00292AF3">
            <w:pPr>
              <w:rPr>
                <w:rFonts w:asciiTheme="minorHAnsi" w:hAnsiTheme="minorHAnsi" w:cs="Arial"/>
                <w:b/>
                <w:sz w:val="22"/>
                <w:szCs w:val="22"/>
                <w:lang w:val="pt-BR"/>
              </w:rPr>
            </w:pPr>
          </w:p>
          <w:p w14:paraId="1FA1A099" w14:textId="6618E713" w:rsidR="00A4075E" w:rsidRPr="00702EE3" w:rsidRDefault="00A4075E" w:rsidP="00292AF3">
            <w:pPr>
              <w:rPr>
                <w:rFonts w:asciiTheme="minorHAnsi" w:hAnsiTheme="minorHAnsi" w:cs="Arial"/>
                <w:b/>
                <w:sz w:val="22"/>
                <w:szCs w:val="22"/>
                <w:lang w:val="pt-BR"/>
              </w:rPr>
            </w:pPr>
          </w:p>
          <w:p w14:paraId="6F89D877" w14:textId="6465B0D9" w:rsidR="00A0265E" w:rsidRPr="00702EE3" w:rsidRDefault="00A0265E" w:rsidP="00292AF3">
            <w:pPr>
              <w:rPr>
                <w:rFonts w:asciiTheme="minorHAnsi" w:hAnsiTheme="minorHAnsi" w:cs="Arial"/>
                <w:b/>
                <w:sz w:val="22"/>
                <w:szCs w:val="22"/>
                <w:lang w:val="pt-BR"/>
              </w:rPr>
            </w:pPr>
          </w:p>
          <w:p w14:paraId="3A63EE69" w14:textId="2C3E52B8" w:rsidR="00A4075E" w:rsidRPr="00702EE3" w:rsidRDefault="00A4075E" w:rsidP="00292AF3">
            <w:pPr>
              <w:rPr>
                <w:rFonts w:asciiTheme="minorHAnsi" w:hAnsiTheme="minorHAnsi" w:cs="Arial"/>
                <w:b/>
                <w:sz w:val="22"/>
                <w:szCs w:val="22"/>
                <w:lang w:val="pt-BR"/>
              </w:rPr>
            </w:pPr>
          </w:p>
          <w:p w14:paraId="1F114BD7" w14:textId="5760FCF8" w:rsidR="0085106A" w:rsidRPr="00702EE3" w:rsidRDefault="0085106A" w:rsidP="00292AF3">
            <w:pPr>
              <w:rPr>
                <w:rFonts w:asciiTheme="minorHAnsi" w:hAnsiTheme="minorHAnsi" w:cs="Arial"/>
                <w:b/>
                <w:sz w:val="22"/>
                <w:szCs w:val="22"/>
                <w:lang w:val="pt-BR"/>
              </w:rPr>
            </w:pPr>
          </w:p>
          <w:p w14:paraId="698CF39B" w14:textId="77741328" w:rsidR="00A4075E" w:rsidRPr="00702EE3" w:rsidRDefault="00A4075E" w:rsidP="00292AF3">
            <w:pPr>
              <w:rPr>
                <w:rFonts w:asciiTheme="minorHAnsi" w:hAnsiTheme="minorHAnsi" w:cs="Arial"/>
                <w:b/>
                <w:sz w:val="22"/>
                <w:szCs w:val="22"/>
                <w:lang w:val="pt-BR"/>
              </w:rPr>
            </w:pPr>
          </w:p>
          <w:p w14:paraId="053053BD" w14:textId="79C940F8" w:rsidR="00BE4CBC" w:rsidRPr="00702EE3" w:rsidRDefault="00BE4CBC" w:rsidP="00292AF3">
            <w:pPr>
              <w:rPr>
                <w:rFonts w:asciiTheme="minorHAnsi" w:hAnsiTheme="minorHAnsi" w:cs="Arial"/>
                <w:b/>
                <w:sz w:val="22"/>
                <w:szCs w:val="22"/>
                <w:lang w:val="pt-BR"/>
              </w:rPr>
            </w:pPr>
            <w:r w:rsidRPr="00702EE3">
              <w:rPr>
                <w:rFonts w:asciiTheme="minorHAnsi" w:hAnsiTheme="minorHAnsi" w:cs="Arial"/>
                <w:b/>
                <w:sz w:val="22"/>
                <w:szCs w:val="22"/>
                <w:lang w:val="pt-BR"/>
              </w:rPr>
              <w:t>Buget indicativ centralizator (Euro) conform HG 907/2016</w:t>
            </w:r>
          </w:p>
          <w:p w14:paraId="2A091CCE" w14:textId="38CE565E" w:rsidR="00BE4CBC" w:rsidRPr="00702EE3" w:rsidRDefault="00BE4CBC" w:rsidP="00BE4CBC">
            <w:pPr>
              <w:ind w:left="-240"/>
              <w:rPr>
                <w:rFonts w:asciiTheme="minorHAnsi" w:hAnsiTheme="minorHAnsi" w:cs="Arial"/>
                <w:b/>
                <w:sz w:val="22"/>
                <w:szCs w:val="22"/>
                <w:lang w:val="pt-BR"/>
              </w:rPr>
            </w:pPr>
          </w:p>
          <w:p w14:paraId="3AA2C595" w14:textId="7480A4EB" w:rsidR="00BE4CBC" w:rsidRPr="00702EE3" w:rsidRDefault="00BE4CBC" w:rsidP="00BE4CBC">
            <w:pPr>
              <w:ind w:left="3600" w:firstLine="720"/>
              <w:rPr>
                <w:rFonts w:asciiTheme="minorHAnsi" w:hAnsiTheme="minorHAnsi" w:cs="Arial"/>
                <w:sz w:val="22"/>
                <w:szCs w:val="22"/>
                <w:lang w:val="pt-BR"/>
              </w:rPr>
            </w:pPr>
            <w:r w:rsidRPr="00702EE3">
              <w:rPr>
                <w:rFonts w:asciiTheme="minorHAnsi" w:hAnsiTheme="minorHAnsi" w:cs="Arial"/>
                <w:sz w:val="22"/>
                <w:szCs w:val="22"/>
                <w:lang w:val="pt-BR"/>
              </w:rPr>
              <w:t>S-</w:t>
            </w:r>
            <w:proofErr w:type="gramStart"/>
            <w:r w:rsidRPr="00702EE3">
              <w:rPr>
                <w:rFonts w:asciiTheme="minorHAnsi" w:hAnsiTheme="minorHAnsi" w:cs="Arial"/>
                <w:sz w:val="22"/>
                <w:szCs w:val="22"/>
                <w:lang w:val="pt-BR"/>
              </w:rPr>
              <w:t>a</w:t>
            </w:r>
            <w:proofErr w:type="gramEnd"/>
            <w:r w:rsidRPr="00702EE3">
              <w:rPr>
                <w:rFonts w:asciiTheme="minorHAnsi" w:hAnsiTheme="minorHAnsi" w:cs="Arial"/>
                <w:sz w:val="22"/>
                <w:szCs w:val="22"/>
                <w:lang w:val="pt-BR"/>
              </w:rPr>
              <w:t xml:space="preserve"> utilizat cursul de transformare   </w:t>
            </w:r>
            <w:r w:rsidR="003B6EF9" w:rsidRPr="00702EE3">
              <w:rPr>
                <w:rFonts w:asciiTheme="minorHAnsi" w:hAnsiTheme="minorHAnsi" w:cs="Arial"/>
                <w:sz w:val="22"/>
                <w:szCs w:val="22"/>
                <w:lang w:val="pt-BR"/>
              </w:rPr>
              <w:t xml:space="preserve">     </w:t>
            </w:r>
            <w:r w:rsidRPr="00702EE3">
              <w:rPr>
                <w:rFonts w:asciiTheme="minorHAnsi" w:hAnsiTheme="minorHAnsi" w:cs="Arial"/>
                <w:sz w:val="22"/>
                <w:szCs w:val="22"/>
                <w:lang w:val="pt-BR"/>
              </w:rPr>
              <w:t xml:space="preserve">                          </w:t>
            </w:r>
            <w:r w:rsidR="003B6EF9" w:rsidRPr="00702EE3">
              <w:rPr>
                <w:rFonts w:asciiTheme="minorHAnsi" w:hAnsiTheme="minorHAnsi" w:cs="Arial"/>
                <w:sz w:val="22"/>
                <w:szCs w:val="22"/>
                <w:lang w:val="pt-BR"/>
              </w:rPr>
              <w:t xml:space="preserve">        </w:t>
            </w:r>
            <w:r w:rsidRPr="00702EE3">
              <w:rPr>
                <w:rFonts w:asciiTheme="minorHAnsi" w:hAnsiTheme="minorHAnsi" w:cs="Arial"/>
                <w:sz w:val="22"/>
                <w:szCs w:val="22"/>
                <w:lang w:val="pt-BR"/>
              </w:rPr>
              <w:t xml:space="preserve">1 </w:t>
            </w:r>
            <w:r w:rsidR="003B6EF9" w:rsidRPr="00702EE3">
              <w:rPr>
                <w:rFonts w:asciiTheme="minorHAnsi" w:hAnsiTheme="minorHAnsi" w:cs="Arial"/>
                <w:sz w:val="22"/>
                <w:szCs w:val="22"/>
                <w:lang w:val="pt-BR"/>
              </w:rPr>
              <w:t xml:space="preserve">      </w:t>
            </w:r>
            <w:r w:rsidRPr="00702EE3">
              <w:rPr>
                <w:rFonts w:asciiTheme="minorHAnsi" w:hAnsiTheme="minorHAnsi" w:cs="Arial"/>
                <w:sz w:val="22"/>
                <w:szCs w:val="22"/>
                <w:lang w:val="pt-BR"/>
              </w:rPr>
              <w:t xml:space="preserve">Euro = ……………Lei  </w:t>
            </w:r>
          </w:p>
          <w:p w14:paraId="1182A831" w14:textId="0643CB21" w:rsidR="00BE4CBC" w:rsidRPr="00702EE3" w:rsidRDefault="00BE4CBC" w:rsidP="00BE4CBC">
            <w:pPr>
              <w:ind w:left="3600" w:firstLine="720"/>
              <w:rPr>
                <w:rFonts w:asciiTheme="minorHAnsi" w:hAnsiTheme="minorHAnsi" w:cs="Arial"/>
                <w:sz w:val="22"/>
                <w:szCs w:val="22"/>
                <w:lang w:val="pt-BR"/>
              </w:rPr>
            </w:pPr>
          </w:p>
          <w:p w14:paraId="5C7B2914" w14:textId="7A644ED1" w:rsidR="009F2D21" w:rsidRPr="00702EE3" w:rsidRDefault="009F2D21" w:rsidP="009F2D21">
            <w:pPr>
              <w:ind w:left="6120"/>
              <w:rPr>
                <w:rFonts w:asciiTheme="minorHAnsi" w:hAnsiTheme="minorHAnsi" w:cs="Arial"/>
                <w:sz w:val="22"/>
                <w:szCs w:val="22"/>
                <w:lang w:val="pt-BR"/>
              </w:rPr>
            </w:pPr>
            <w:proofErr w:type="gramStart"/>
            <w:r w:rsidRPr="00702EE3">
              <w:rPr>
                <w:rFonts w:asciiTheme="minorHAnsi" w:hAnsiTheme="minorHAnsi" w:cs="Arial"/>
                <w:sz w:val="22"/>
                <w:szCs w:val="22"/>
                <w:lang w:val="pt-BR"/>
              </w:rPr>
              <w:t>din</w:t>
            </w:r>
            <w:proofErr w:type="gramEnd"/>
            <w:r w:rsidRPr="00702EE3">
              <w:rPr>
                <w:rFonts w:asciiTheme="minorHAnsi" w:hAnsiTheme="minorHAnsi" w:cs="Arial"/>
                <w:sz w:val="22"/>
                <w:szCs w:val="22"/>
                <w:lang w:val="pt-BR"/>
              </w:rPr>
              <w:t xml:space="preserve"> data de:____/_____/__________</w:t>
            </w:r>
          </w:p>
          <w:p w14:paraId="7BE3D6D4" w14:textId="63FCEAC5" w:rsidR="009F2D21" w:rsidRPr="00702EE3" w:rsidRDefault="009F2D21" w:rsidP="009F2D21">
            <w:pPr>
              <w:jc w:val="right"/>
              <w:rPr>
                <w:rFonts w:asciiTheme="minorHAnsi" w:hAnsiTheme="minorHAnsi" w:cs="Arial"/>
                <w:sz w:val="22"/>
                <w:szCs w:val="22"/>
                <w:lang w:val="ro-RO"/>
              </w:rPr>
            </w:pPr>
            <w:r w:rsidRPr="00702EE3">
              <w:rPr>
                <w:rFonts w:asciiTheme="minorHAnsi" w:hAnsiTheme="minorHAnsi" w:cs="Arial"/>
                <w:sz w:val="22"/>
                <w:szCs w:val="22"/>
                <w:lang w:val="ro-RO"/>
              </w:rPr>
              <w:t>Euro</w:t>
            </w:r>
          </w:p>
          <w:tbl>
            <w:tblPr>
              <w:tblW w:w="5000" w:type="pct"/>
              <w:tblLayout w:type="fixed"/>
              <w:tblLook w:val="0000" w:firstRow="0" w:lastRow="0" w:firstColumn="0" w:lastColumn="0" w:noHBand="0" w:noVBand="0"/>
            </w:tblPr>
            <w:tblGrid>
              <w:gridCol w:w="5172"/>
              <w:gridCol w:w="735"/>
              <w:gridCol w:w="554"/>
              <w:gridCol w:w="735"/>
              <w:gridCol w:w="461"/>
              <w:gridCol w:w="644"/>
              <w:gridCol w:w="642"/>
            </w:tblGrid>
            <w:tr w:rsidR="009F2D21" w:rsidRPr="00702EE3" w14:paraId="4AF7DF61" w14:textId="5FE3C64D" w:rsidTr="00130042">
              <w:trPr>
                <w:trHeight w:val="300"/>
              </w:trPr>
              <w:tc>
                <w:tcPr>
                  <w:tcW w:w="2891" w:type="pct"/>
                  <w:tcBorders>
                    <w:top w:val="single" w:sz="8" w:space="0" w:color="008080"/>
                    <w:left w:val="single" w:sz="8" w:space="0" w:color="008080"/>
                    <w:bottom w:val="single" w:sz="4" w:space="0" w:color="008080"/>
                    <w:right w:val="nil"/>
                  </w:tcBorders>
                  <w:shd w:val="clear" w:color="auto" w:fill="auto"/>
                  <w:noWrap/>
                  <w:vAlign w:val="bottom"/>
                </w:tcPr>
                <w:p w14:paraId="6EB578CD" w14:textId="196B6558" w:rsidR="009F2D21" w:rsidRPr="00702EE3" w:rsidRDefault="009F2D21" w:rsidP="009F2D21">
                  <w:pPr>
                    <w:rPr>
                      <w:rFonts w:asciiTheme="minorHAnsi" w:hAnsiTheme="minorHAnsi" w:cs="Arial"/>
                      <w:b/>
                      <w:bCs/>
                      <w:sz w:val="22"/>
                      <w:szCs w:val="22"/>
                      <w:lang w:val="it-IT"/>
                    </w:rPr>
                  </w:pPr>
                  <w:r w:rsidRPr="00702EE3">
                    <w:rPr>
                      <w:rFonts w:asciiTheme="minorHAnsi" w:hAnsiTheme="minorHAnsi" w:cs="Arial"/>
                      <w:b/>
                      <w:bCs/>
                      <w:sz w:val="22"/>
                      <w:szCs w:val="22"/>
                      <w:lang w:val="it-IT"/>
                    </w:rPr>
                    <w:t xml:space="preserve">  Buget Indicativ al Proiectului (Valori fără TVA ) </w:t>
                  </w:r>
                </w:p>
              </w:tc>
              <w:tc>
                <w:tcPr>
                  <w:tcW w:w="721" w:type="pct"/>
                  <w:gridSpan w:val="2"/>
                  <w:vMerge w:val="restart"/>
                  <w:tcBorders>
                    <w:top w:val="single" w:sz="8" w:space="0" w:color="008080"/>
                    <w:left w:val="single" w:sz="8" w:space="0" w:color="008080"/>
                    <w:bottom w:val="single" w:sz="8" w:space="0" w:color="008080"/>
                    <w:right w:val="single" w:sz="8" w:space="0" w:color="008080"/>
                  </w:tcBorders>
                  <w:shd w:val="clear" w:color="auto" w:fill="auto"/>
                  <w:vAlign w:val="center"/>
                </w:tcPr>
                <w:p w14:paraId="42E83EFE" w14:textId="68620552" w:rsidR="009F2D21" w:rsidRPr="00702EE3" w:rsidRDefault="009F2D21" w:rsidP="009F2D21">
                  <w:pPr>
                    <w:jc w:val="center"/>
                    <w:rPr>
                      <w:rFonts w:asciiTheme="minorHAnsi" w:hAnsiTheme="minorHAnsi" w:cs="Arial"/>
                      <w:b/>
                      <w:bCs/>
                      <w:sz w:val="22"/>
                      <w:szCs w:val="22"/>
                      <w:lang w:val="it-IT"/>
                    </w:rPr>
                  </w:pPr>
                  <w:r w:rsidRPr="00702EE3">
                    <w:rPr>
                      <w:rFonts w:asciiTheme="minorHAnsi" w:hAnsiTheme="minorHAnsi" w:cs="Arial"/>
                      <w:b/>
                      <w:bCs/>
                      <w:sz w:val="22"/>
                      <w:szCs w:val="22"/>
                      <w:lang w:val="it-IT"/>
                    </w:rPr>
                    <w:t>Cheltuieli conform Cererii de finanţare</w:t>
                  </w:r>
                </w:p>
              </w:tc>
              <w:tc>
                <w:tcPr>
                  <w:tcW w:w="1389" w:type="pct"/>
                  <w:gridSpan w:val="4"/>
                  <w:tcBorders>
                    <w:top w:val="single" w:sz="8" w:space="0" w:color="008080"/>
                    <w:left w:val="nil"/>
                    <w:bottom w:val="single" w:sz="8" w:space="0" w:color="008080"/>
                    <w:right w:val="single" w:sz="8" w:space="0" w:color="008080"/>
                  </w:tcBorders>
                  <w:shd w:val="clear" w:color="auto" w:fill="auto"/>
                  <w:vAlign w:val="center"/>
                </w:tcPr>
                <w:p w14:paraId="62C56D1D" w14:textId="7A06547A" w:rsidR="009F2D21" w:rsidRPr="00702EE3" w:rsidRDefault="009F2D21" w:rsidP="009F2D21">
                  <w:pPr>
                    <w:ind w:right="-108"/>
                    <w:jc w:val="center"/>
                    <w:rPr>
                      <w:rFonts w:asciiTheme="minorHAnsi" w:hAnsiTheme="minorHAnsi" w:cs="Arial"/>
                      <w:b/>
                      <w:bCs/>
                      <w:sz w:val="22"/>
                      <w:szCs w:val="22"/>
                    </w:rPr>
                  </w:pPr>
                  <w:r w:rsidRPr="00702EE3">
                    <w:rPr>
                      <w:rFonts w:asciiTheme="minorHAnsi" w:hAnsiTheme="minorHAnsi" w:cs="Arial"/>
                      <w:b/>
                      <w:bCs/>
                      <w:sz w:val="22"/>
                      <w:szCs w:val="22"/>
                    </w:rPr>
                    <w:t xml:space="preserve">Verificare </w:t>
                  </w:r>
                  <w:r w:rsidRPr="00702EE3">
                    <w:rPr>
                      <w:rFonts w:asciiTheme="minorHAnsi" w:hAnsiTheme="minorHAnsi" w:cs="Arial"/>
                      <w:b/>
                      <w:sz w:val="22"/>
                      <w:szCs w:val="22"/>
                      <w:lang w:val="ro-RO"/>
                    </w:rPr>
                    <w:t>OJFIR</w:t>
                  </w:r>
                  <w:r w:rsidRPr="00702EE3">
                    <w:rPr>
                      <w:rFonts w:asciiTheme="minorHAnsi" w:hAnsiTheme="minorHAnsi" w:cs="Arial"/>
                      <w:b/>
                      <w:i/>
                      <w:sz w:val="22"/>
                      <w:szCs w:val="22"/>
                      <w:lang w:val="ro-RO"/>
                    </w:rPr>
                    <w:t>/</w:t>
                  </w:r>
                  <w:r w:rsidRPr="00702EE3">
                    <w:rPr>
                      <w:rFonts w:asciiTheme="minorHAnsi" w:hAnsiTheme="minorHAnsi" w:cs="Arial"/>
                      <w:b/>
                      <w:bCs/>
                      <w:sz w:val="22"/>
                      <w:szCs w:val="22"/>
                    </w:rPr>
                    <w:t>CRFIR/DAF</w:t>
                  </w:r>
                </w:p>
              </w:tc>
            </w:tr>
            <w:tr w:rsidR="009F2D21" w:rsidRPr="00702EE3" w14:paraId="5C05850C" w14:textId="5F5CB338" w:rsidTr="00130042">
              <w:trPr>
                <w:trHeight w:val="315"/>
              </w:trPr>
              <w:tc>
                <w:tcPr>
                  <w:tcW w:w="2891" w:type="pct"/>
                  <w:tcBorders>
                    <w:top w:val="nil"/>
                    <w:left w:val="single" w:sz="8" w:space="0" w:color="008080"/>
                    <w:bottom w:val="single" w:sz="4" w:space="0" w:color="008080"/>
                    <w:right w:val="nil"/>
                  </w:tcBorders>
                  <w:shd w:val="clear" w:color="auto" w:fill="auto"/>
                  <w:vAlign w:val="center"/>
                </w:tcPr>
                <w:p w14:paraId="22417105" w14:textId="42D4BB29" w:rsidR="009F2D21" w:rsidRPr="00702EE3" w:rsidRDefault="009F2D21" w:rsidP="009F2D21">
                  <w:pPr>
                    <w:jc w:val="center"/>
                    <w:rPr>
                      <w:rFonts w:asciiTheme="minorHAnsi" w:hAnsiTheme="minorHAnsi" w:cs="Arial"/>
                      <w:b/>
                      <w:bCs/>
                      <w:sz w:val="22"/>
                      <w:szCs w:val="22"/>
                    </w:rPr>
                  </w:pPr>
                  <w:r w:rsidRPr="00702EE3">
                    <w:rPr>
                      <w:rFonts w:asciiTheme="minorHAnsi" w:hAnsiTheme="minorHAnsi" w:cs="Arial"/>
                      <w:b/>
                      <w:bCs/>
                      <w:sz w:val="22"/>
                      <w:szCs w:val="22"/>
                    </w:rPr>
                    <w:t>Denumirea capitolelor de cheltuieli</w:t>
                  </w:r>
                </w:p>
              </w:tc>
              <w:tc>
                <w:tcPr>
                  <w:tcW w:w="721" w:type="pct"/>
                  <w:gridSpan w:val="2"/>
                  <w:vMerge/>
                  <w:tcBorders>
                    <w:top w:val="single" w:sz="8" w:space="0" w:color="008080"/>
                    <w:left w:val="single" w:sz="8" w:space="0" w:color="008080"/>
                    <w:bottom w:val="single" w:sz="4" w:space="0" w:color="008080"/>
                    <w:right w:val="single" w:sz="8" w:space="0" w:color="008080"/>
                  </w:tcBorders>
                  <w:shd w:val="clear" w:color="auto" w:fill="auto"/>
                  <w:vAlign w:val="center"/>
                </w:tcPr>
                <w:p w14:paraId="43998C0E" w14:textId="761CE962" w:rsidR="009F2D21" w:rsidRPr="00702EE3" w:rsidRDefault="009F2D21" w:rsidP="009F2D21">
                  <w:pPr>
                    <w:rPr>
                      <w:rFonts w:asciiTheme="minorHAnsi" w:hAnsiTheme="minorHAnsi" w:cs="Arial"/>
                      <w:b/>
                      <w:bCs/>
                      <w:sz w:val="22"/>
                      <w:szCs w:val="22"/>
                    </w:rPr>
                  </w:pPr>
                </w:p>
              </w:tc>
              <w:tc>
                <w:tcPr>
                  <w:tcW w:w="669" w:type="pct"/>
                  <w:gridSpan w:val="2"/>
                  <w:tcBorders>
                    <w:top w:val="single" w:sz="8" w:space="0" w:color="008080"/>
                    <w:left w:val="single" w:sz="8" w:space="0" w:color="008080"/>
                    <w:bottom w:val="single" w:sz="4" w:space="0" w:color="008080"/>
                    <w:right w:val="single" w:sz="8" w:space="0" w:color="008080"/>
                  </w:tcBorders>
                  <w:shd w:val="clear" w:color="auto" w:fill="auto"/>
                  <w:vAlign w:val="center"/>
                </w:tcPr>
                <w:p w14:paraId="749EDA9C" w14:textId="7D5F03D2" w:rsidR="009F2D21" w:rsidRPr="00702EE3" w:rsidRDefault="009F2D21" w:rsidP="009F2D21">
                  <w:pPr>
                    <w:jc w:val="center"/>
                    <w:rPr>
                      <w:rFonts w:asciiTheme="minorHAnsi" w:hAnsiTheme="minorHAnsi" w:cs="Arial"/>
                      <w:b/>
                      <w:bCs/>
                      <w:sz w:val="22"/>
                      <w:szCs w:val="22"/>
                    </w:rPr>
                  </w:pPr>
                  <w:r w:rsidRPr="00702EE3">
                    <w:rPr>
                      <w:rFonts w:asciiTheme="minorHAnsi" w:hAnsiTheme="minorHAnsi" w:cs="Arial"/>
                      <w:b/>
                      <w:bCs/>
                      <w:sz w:val="22"/>
                      <w:szCs w:val="22"/>
                    </w:rPr>
                    <w:t>Cheltuieli conform SF</w:t>
                  </w:r>
                </w:p>
              </w:tc>
              <w:tc>
                <w:tcPr>
                  <w:tcW w:w="720" w:type="pct"/>
                  <w:gridSpan w:val="2"/>
                  <w:tcBorders>
                    <w:top w:val="single" w:sz="4" w:space="0" w:color="008080"/>
                    <w:left w:val="nil"/>
                    <w:bottom w:val="single" w:sz="4" w:space="0" w:color="008080"/>
                    <w:right w:val="single" w:sz="8" w:space="0" w:color="008080"/>
                  </w:tcBorders>
                  <w:shd w:val="clear" w:color="auto" w:fill="auto"/>
                  <w:vAlign w:val="center"/>
                </w:tcPr>
                <w:p w14:paraId="0D359799" w14:textId="66A83DEE" w:rsidR="009F2D21" w:rsidRPr="00702EE3" w:rsidRDefault="009F2D21" w:rsidP="009F2D21">
                  <w:pPr>
                    <w:jc w:val="center"/>
                    <w:rPr>
                      <w:rFonts w:asciiTheme="minorHAnsi" w:hAnsiTheme="minorHAnsi" w:cs="Arial"/>
                      <w:b/>
                      <w:bCs/>
                      <w:sz w:val="22"/>
                      <w:szCs w:val="22"/>
                      <w:lang w:val="pt-BR"/>
                    </w:rPr>
                  </w:pPr>
                  <w:r w:rsidRPr="00702EE3">
                    <w:rPr>
                      <w:rFonts w:asciiTheme="minorHAnsi" w:hAnsiTheme="minorHAnsi" w:cs="Arial"/>
                      <w:b/>
                      <w:bCs/>
                      <w:sz w:val="22"/>
                      <w:szCs w:val="22"/>
                      <w:lang w:val="pt-BR"/>
                    </w:rPr>
                    <w:t>Diferenţe faţă de Cererea de finanţare</w:t>
                  </w:r>
                </w:p>
              </w:tc>
            </w:tr>
            <w:tr w:rsidR="009F2E63" w:rsidRPr="00702EE3" w14:paraId="52ABF219" w14:textId="0A399B61" w:rsidTr="00130042">
              <w:trPr>
                <w:trHeight w:val="315"/>
              </w:trPr>
              <w:tc>
                <w:tcPr>
                  <w:tcW w:w="2891" w:type="pct"/>
                  <w:tcBorders>
                    <w:top w:val="nil"/>
                    <w:left w:val="single" w:sz="8" w:space="0" w:color="008080"/>
                    <w:bottom w:val="single" w:sz="4" w:space="0" w:color="008080"/>
                    <w:right w:val="nil"/>
                  </w:tcBorders>
                  <w:shd w:val="clear" w:color="auto" w:fill="auto"/>
                  <w:vAlign w:val="center"/>
                </w:tcPr>
                <w:p w14:paraId="5ACE0D9A" w14:textId="76B824B1" w:rsidR="009F2D21" w:rsidRPr="00702EE3" w:rsidRDefault="009F2D21" w:rsidP="009F2D21">
                  <w:pPr>
                    <w:jc w:val="center"/>
                    <w:rPr>
                      <w:rFonts w:asciiTheme="minorHAnsi" w:hAnsiTheme="minorHAnsi" w:cs="Arial"/>
                      <w:b/>
                      <w:bCs/>
                      <w:sz w:val="22"/>
                      <w:szCs w:val="22"/>
                      <w:lang w:val="pt-BR"/>
                    </w:rPr>
                  </w:pPr>
                  <w:r w:rsidRPr="00702EE3">
                    <w:rPr>
                      <w:rFonts w:asciiTheme="minorHAnsi" w:hAnsiTheme="minorHAnsi" w:cs="Arial"/>
                      <w:b/>
                      <w:bCs/>
                      <w:sz w:val="22"/>
                      <w:szCs w:val="22"/>
                      <w:lang w:val="pt-BR"/>
                    </w:rPr>
                    <w:t> </w:t>
                  </w:r>
                </w:p>
              </w:tc>
              <w:tc>
                <w:tcPr>
                  <w:tcW w:w="411" w:type="pct"/>
                  <w:tcBorders>
                    <w:top w:val="nil"/>
                    <w:left w:val="single" w:sz="8" w:space="0" w:color="008080"/>
                    <w:bottom w:val="single" w:sz="4" w:space="0" w:color="008080"/>
                    <w:right w:val="single" w:sz="4" w:space="0" w:color="008080"/>
                  </w:tcBorders>
                  <w:shd w:val="clear" w:color="auto" w:fill="auto"/>
                  <w:vAlign w:val="center"/>
                </w:tcPr>
                <w:p w14:paraId="2DECAA88" w14:textId="587A52B7" w:rsidR="009F2D21" w:rsidRPr="00702EE3" w:rsidRDefault="009F2D21" w:rsidP="009F2D21">
                  <w:pPr>
                    <w:jc w:val="center"/>
                    <w:rPr>
                      <w:rFonts w:asciiTheme="minorHAnsi" w:hAnsiTheme="minorHAnsi" w:cs="Arial"/>
                      <w:b/>
                      <w:bCs/>
                      <w:sz w:val="22"/>
                      <w:szCs w:val="22"/>
                    </w:rPr>
                  </w:pPr>
                  <w:r w:rsidRPr="00702EE3">
                    <w:rPr>
                      <w:rFonts w:asciiTheme="minorHAnsi" w:hAnsiTheme="minorHAnsi" w:cs="Arial"/>
                      <w:b/>
                      <w:bCs/>
                      <w:sz w:val="22"/>
                      <w:szCs w:val="22"/>
                    </w:rPr>
                    <w:t>E</w:t>
                  </w:r>
                </w:p>
              </w:tc>
              <w:tc>
                <w:tcPr>
                  <w:tcW w:w="310" w:type="pct"/>
                  <w:tcBorders>
                    <w:top w:val="nil"/>
                    <w:left w:val="nil"/>
                    <w:bottom w:val="single" w:sz="4" w:space="0" w:color="008080"/>
                    <w:right w:val="single" w:sz="8" w:space="0" w:color="008080"/>
                  </w:tcBorders>
                  <w:shd w:val="clear" w:color="auto" w:fill="auto"/>
                  <w:vAlign w:val="center"/>
                </w:tcPr>
                <w:p w14:paraId="6B56F839" w14:textId="6787CD66" w:rsidR="009F2D21" w:rsidRPr="00702EE3" w:rsidRDefault="009F2D21" w:rsidP="009F2D21">
                  <w:pPr>
                    <w:jc w:val="center"/>
                    <w:rPr>
                      <w:rFonts w:asciiTheme="minorHAnsi" w:hAnsiTheme="minorHAnsi" w:cs="Arial"/>
                      <w:b/>
                      <w:bCs/>
                      <w:sz w:val="22"/>
                      <w:szCs w:val="22"/>
                    </w:rPr>
                  </w:pPr>
                  <w:r w:rsidRPr="00702EE3">
                    <w:rPr>
                      <w:rFonts w:asciiTheme="minorHAnsi" w:hAnsiTheme="minorHAnsi" w:cs="Arial"/>
                      <w:b/>
                      <w:bCs/>
                      <w:sz w:val="22"/>
                      <w:szCs w:val="22"/>
                    </w:rPr>
                    <w:t>N</w:t>
                  </w:r>
                </w:p>
              </w:tc>
              <w:tc>
                <w:tcPr>
                  <w:tcW w:w="411" w:type="pct"/>
                  <w:tcBorders>
                    <w:top w:val="nil"/>
                    <w:left w:val="nil"/>
                    <w:bottom w:val="single" w:sz="4" w:space="0" w:color="008080"/>
                    <w:right w:val="single" w:sz="4" w:space="0" w:color="008080"/>
                  </w:tcBorders>
                  <w:shd w:val="clear" w:color="auto" w:fill="auto"/>
                  <w:vAlign w:val="center"/>
                </w:tcPr>
                <w:p w14:paraId="027D943A" w14:textId="23DEEA2A" w:rsidR="009F2D21" w:rsidRPr="00702EE3" w:rsidRDefault="009F2D21" w:rsidP="009F2D21">
                  <w:pPr>
                    <w:jc w:val="center"/>
                    <w:rPr>
                      <w:rFonts w:asciiTheme="minorHAnsi" w:hAnsiTheme="minorHAnsi" w:cs="Arial"/>
                      <w:b/>
                      <w:bCs/>
                      <w:sz w:val="22"/>
                      <w:szCs w:val="22"/>
                    </w:rPr>
                  </w:pPr>
                  <w:r w:rsidRPr="00702EE3">
                    <w:rPr>
                      <w:rFonts w:asciiTheme="minorHAnsi" w:hAnsiTheme="minorHAnsi" w:cs="Arial"/>
                      <w:b/>
                      <w:bCs/>
                      <w:sz w:val="22"/>
                      <w:szCs w:val="22"/>
                    </w:rPr>
                    <w:t>E</w:t>
                  </w:r>
                </w:p>
              </w:tc>
              <w:tc>
                <w:tcPr>
                  <w:tcW w:w="258" w:type="pct"/>
                  <w:tcBorders>
                    <w:top w:val="nil"/>
                    <w:left w:val="nil"/>
                    <w:bottom w:val="single" w:sz="4" w:space="0" w:color="008080"/>
                    <w:right w:val="single" w:sz="8" w:space="0" w:color="008080"/>
                  </w:tcBorders>
                  <w:shd w:val="clear" w:color="auto" w:fill="auto"/>
                  <w:vAlign w:val="center"/>
                </w:tcPr>
                <w:p w14:paraId="26AC2FBE" w14:textId="15995D53" w:rsidR="009F2D21" w:rsidRPr="00702EE3" w:rsidRDefault="009F2D21" w:rsidP="009F2D21">
                  <w:pPr>
                    <w:jc w:val="center"/>
                    <w:rPr>
                      <w:rFonts w:asciiTheme="minorHAnsi" w:hAnsiTheme="minorHAnsi" w:cs="Arial"/>
                      <w:b/>
                      <w:bCs/>
                      <w:sz w:val="22"/>
                      <w:szCs w:val="22"/>
                    </w:rPr>
                  </w:pPr>
                  <w:r w:rsidRPr="00702EE3">
                    <w:rPr>
                      <w:rFonts w:asciiTheme="minorHAnsi" w:hAnsiTheme="minorHAnsi" w:cs="Arial"/>
                      <w:b/>
                      <w:bCs/>
                      <w:sz w:val="22"/>
                      <w:szCs w:val="22"/>
                    </w:rPr>
                    <w:t>N</w:t>
                  </w:r>
                </w:p>
              </w:tc>
              <w:tc>
                <w:tcPr>
                  <w:tcW w:w="360" w:type="pct"/>
                  <w:tcBorders>
                    <w:top w:val="nil"/>
                    <w:left w:val="nil"/>
                    <w:bottom w:val="single" w:sz="4" w:space="0" w:color="008080"/>
                    <w:right w:val="single" w:sz="4" w:space="0" w:color="008080"/>
                  </w:tcBorders>
                  <w:shd w:val="clear" w:color="auto" w:fill="auto"/>
                  <w:vAlign w:val="center"/>
                </w:tcPr>
                <w:p w14:paraId="36B0481F" w14:textId="4323B049" w:rsidR="009F2D21" w:rsidRPr="00702EE3" w:rsidRDefault="009F2D21" w:rsidP="009F2D21">
                  <w:pPr>
                    <w:jc w:val="center"/>
                    <w:rPr>
                      <w:rFonts w:asciiTheme="minorHAnsi" w:hAnsiTheme="minorHAnsi" w:cs="Arial"/>
                      <w:b/>
                      <w:bCs/>
                      <w:sz w:val="22"/>
                      <w:szCs w:val="22"/>
                    </w:rPr>
                  </w:pPr>
                  <w:r w:rsidRPr="00702EE3">
                    <w:rPr>
                      <w:rFonts w:asciiTheme="minorHAnsi" w:hAnsiTheme="minorHAnsi" w:cs="Arial"/>
                      <w:b/>
                      <w:bCs/>
                      <w:sz w:val="22"/>
                      <w:szCs w:val="22"/>
                    </w:rPr>
                    <w:t>E</w:t>
                  </w:r>
                </w:p>
              </w:tc>
              <w:tc>
                <w:tcPr>
                  <w:tcW w:w="360" w:type="pct"/>
                  <w:tcBorders>
                    <w:top w:val="nil"/>
                    <w:left w:val="nil"/>
                    <w:bottom w:val="single" w:sz="4" w:space="0" w:color="008080"/>
                    <w:right w:val="single" w:sz="8" w:space="0" w:color="008080"/>
                  </w:tcBorders>
                  <w:shd w:val="clear" w:color="auto" w:fill="auto"/>
                  <w:vAlign w:val="center"/>
                </w:tcPr>
                <w:p w14:paraId="23CB8B4E" w14:textId="5BB00195" w:rsidR="009F2D21" w:rsidRPr="00702EE3" w:rsidRDefault="009F2D21" w:rsidP="009F2D21">
                  <w:pPr>
                    <w:jc w:val="center"/>
                    <w:rPr>
                      <w:rFonts w:asciiTheme="minorHAnsi" w:hAnsiTheme="minorHAnsi" w:cs="Arial"/>
                      <w:b/>
                      <w:bCs/>
                      <w:sz w:val="22"/>
                      <w:szCs w:val="22"/>
                    </w:rPr>
                  </w:pPr>
                  <w:r w:rsidRPr="00702EE3">
                    <w:rPr>
                      <w:rFonts w:asciiTheme="minorHAnsi" w:hAnsiTheme="minorHAnsi" w:cs="Arial"/>
                      <w:b/>
                      <w:bCs/>
                      <w:sz w:val="22"/>
                      <w:szCs w:val="22"/>
                    </w:rPr>
                    <w:t>N</w:t>
                  </w:r>
                </w:p>
              </w:tc>
            </w:tr>
            <w:tr w:rsidR="009F2E63" w:rsidRPr="00702EE3" w14:paraId="67DB07FE" w14:textId="430846CC" w:rsidTr="00130042">
              <w:trPr>
                <w:trHeight w:val="255"/>
              </w:trPr>
              <w:tc>
                <w:tcPr>
                  <w:tcW w:w="2891" w:type="pct"/>
                  <w:tcBorders>
                    <w:top w:val="nil"/>
                    <w:left w:val="single" w:sz="8" w:space="0" w:color="008080"/>
                    <w:bottom w:val="single" w:sz="4" w:space="0" w:color="008080"/>
                    <w:right w:val="nil"/>
                  </w:tcBorders>
                  <w:shd w:val="clear" w:color="auto" w:fill="auto"/>
                  <w:vAlign w:val="center"/>
                </w:tcPr>
                <w:p w14:paraId="29737CDB" w14:textId="35E057A6" w:rsidR="009F2D21" w:rsidRPr="00702EE3" w:rsidRDefault="009F2D21" w:rsidP="009F2D21">
                  <w:pPr>
                    <w:jc w:val="center"/>
                    <w:rPr>
                      <w:rFonts w:asciiTheme="minorHAnsi" w:hAnsiTheme="minorHAnsi" w:cs="Arial"/>
                      <w:b/>
                      <w:bCs/>
                      <w:sz w:val="22"/>
                      <w:szCs w:val="22"/>
                    </w:rPr>
                  </w:pPr>
                  <w:r w:rsidRPr="00702EE3">
                    <w:rPr>
                      <w:rFonts w:asciiTheme="minorHAnsi" w:hAnsiTheme="minorHAnsi" w:cs="Arial"/>
                      <w:b/>
                      <w:bCs/>
                      <w:sz w:val="22"/>
                      <w:szCs w:val="22"/>
                    </w:rPr>
                    <w:t>1</w:t>
                  </w:r>
                </w:p>
              </w:tc>
              <w:tc>
                <w:tcPr>
                  <w:tcW w:w="411" w:type="pct"/>
                  <w:tcBorders>
                    <w:top w:val="nil"/>
                    <w:left w:val="single" w:sz="8" w:space="0" w:color="008080"/>
                    <w:bottom w:val="single" w:sz="4" w:space="0" w:color="008080"/>
                    <w:right w:val="single" w:sz="4" w:space="0" w:color="008080"/>
                  </w:tcBorders>
                  <w:shd w:val="clear" w:color="auto" w:fill="auto"/>
                  <w:vAlign w:val="center"/>
                </w:tcPr>
                <w:p w14:paraId="4E8993E2" w14:textId="66D0C8F9" w:rsidR="009F2D21" w:rsidRPr="00702EE3" w:rsidRDefault="009F2D21" w:rsidP="009F2D21">
                  <w:pPr>
                    <w:jc w:val="center"/>
                    <w:rPr>
                      <w:rFonts w:asciiTheme="minorHAnsi" w:hAnsiTheme="minorHAnsi" w:cs="Arial"/>
                      <w:b/>
                      <w:bCs/>
                      <w:sz w:val="22"/>
                      <w:szCs w:val="22"/>
                    </w:rPr>
                  </w:pPr>
                  <w:r w:rsidRPr="00702EE3">
                    <w:rPr>
                      <w:rFonts w:asciiTheme="minorHAnsi" w:hAnsiTheme="minorHAnsi" w:cs="Arial"/>
                      <w:b/>
                      <w:bCs/>
                      <w:sz w:val="22"/>
                      <w:szCs w:val="22"/>
                    </w:rPr>
                    <w:t>2</w:t>
                  </w:r>
                </w:p>
              </w:tc>
              <w:tc>
                <w:tcPr>
                  <w:tcW w:w="310" w:type="pct"/>
                  <w:tcBorders>
                    <w:top w:val="nil"/>
                    <w:left w:val="nil"/>
                    <w:bottom w:val="single" w:sz="4" w:space="0" w:color="008080"/>
                    <w:right w:val="single" w:sz="8" w:space="0" w:color="008080"/>
                  </w:tcBorders>
                  <w:shd w:val="clear" w:color="auto" w:fill="auto"/>
                  <w:vAlign w:val="center"/>
                </w:tcPr>
                <w:p w14:paraId="0EFB1308" w14:textId="09F93C09" w:rsidR="009F2D21" w:rsidRPr="00702EE3" w:rsidRDefault="009F2D21" w:rsidP="009F2D21">
                  <w:pPr>
                    <w:jc w:val="center"/>
                    <w:rPr>
                      <w:rFonts w:asciiTheme="minorHAnsi" w:hAnsiTheme="minorHAnsi" w:cs="Arial"/>
                      <w:b/>
                      <w:bCs/>
                      <w:sz w:val="22"/>
                      <w:szCs w:val="22"/>
                    </w:rPr>
                  </w:pPr>
                  <w:r w:rsidRPr="00702EE3">
                    <w:rPr>
                      <w:rFonts w:asciiTheme="minorHAnsi" w:hAnsiTheme="minorHAnsi" w:cs="Arial"/>
                      <w:b/>
                      <w:bCs/>
                      <w:sz w:val="22"/>
                      <w:szCs w:val="22"/>
                    </w:rPr>
                    <w:t>3</w:t>
                  </w:r>
                </w:p>
              </w:tc>
              <w:tc>
                <w:tcPr>
                  <w:tcW w:w="411" w:type="pct"/>
                  <w:tcBorders>
                    <w:top w:val="nil"/>
                    <w:left w:val="nil"/>
                    <w:bottom w:val="single" w:sz="4" w:space="0" w:color="008080"/>
                    <w:right w:val="single" w:sz="4" w:space="0" w:color="008080"/>
                  </w:tcBorders>
                  <w:shd w:val="clear" w:color="auto" w:fill="auto"/>
                  <w:vAlign w:val="center"/>
                </w:tcPr>
                <w:p w14:paraId="5115C9C9" w14:textId="1FCB6044" w:rsidR="009F2D21" w:rsidRPr="00702EE3" w:rsidRDefault="009F2D21" w:rsidP="009F2D21">
                  <w:pPr>
                    <w:jc w:val="center"/>
                    <w:rPr>
                      <w:rFonts w:asciiTheme="minorHAnsi" w:hAnsiTheme="minorHAnsi" w:cs="Arial"/>
                      <w:b/>
                      <w:bCs/>
                      <w:sz w:val="22"/>
                      <w:szCs w:val="22"/>
                    </w:rPr>
                  </w:pPr>
                  <w:r w:rsidRPr="00702EE3">
                    <w:rPr>
                      <w:rFonts w:asciiTheme="minorHAnsi" w:hAnsiTheme="minorHAnsi" w:cs="Arial"/>
                      <w:b/>
                      <w:bCs/>
                      <w:sz w:val="22"/>
                      <w:szCs w:val="22"/>
                    </w:rPr>
                    <w:t>2</w:t>
                  </w:r>
                </w:p>
              </w:tc>
              <w:tc>
                <w:tcPr>
                  <w:tcW w:w="258" w:type="pct"/>
                  <w:tcBorders>
                    <w:top w:val="nil"/>
                    <w:left w:val="nil"/>
                    <w:bottom w:val="single" w:sz="4" w:space="0" w:color="008080"/>
                    <w:right w:val="single" w:sz="8" w:space="0" w:color="008080"/>
                  </w:tcBorders>
                  <w:shd w:val="clear" w:color="auto" w:fill="auto"/>
                  <w:vAlign w:val="center"/>
                </w:tcPr>
                <w:p w14:paraId="4BEB007B" w14:textId="18B8FD1F" w:rsidR="009F2D21" w:rsidRPr="00702EE3" w:rsidRDefault="009F2D21" w:rsidP="009F2D21">
                  <w:pPr>
                    <w:jc w:val="center"/>
                    <w:rPr>
                      <w:rFonts w:asciiTheme="minorHAnsi" w:hAnsiTheme="minorHAnsi" w:cs="Arial"/>
                      <w:b/>
                      <w:bCs/>
                      <w:sz w:val="22"/>
                      <w:szCs w:val="22"/>
                    </w:rPr>
                  </w:pPr>
                  <w:r w:rsidRPr="00702EE3">
                    <w:rPr>
                      <w:rFonts w:asciiTheme="minorHAnsi" w:hAnsiTheme="minorHAnsi" w:cs="Arial"/>
                      <w:b/>
                      <w:bCs/>
                      <w:sz w:val="22"/>
                      <w:szCs w:val="22"/>
                    </w:rPr>
                    <w:t>3</w:t>
                  </w:r>
                </w:p>
              </w:tc>
              <w:tc>
                <w:tcPr>
                  <w:tcW w:w="360" w:type="pct"/>
                  <w:tcBorders>
                    <w:top w:val="nil"/>
                    <w:left w:val="nil"/>
                    <w:bottom w:val="single" w:sz="4" w:space="0" w:color="008080"/>
                    <w:right w:val="single" w:sz="4" w:space="0" w:color="008080"/>
                  </w:tcBorders>
                  <w:shd w:val="clear" w:color="auto" w:fill="auto"/>
                  <w:vAlign w:val="center"/>
                </w:tcPr>
                <w:p w14:paraId="117E4E12" w14:textId="44CCA778" w:rsidR="009F2D21" w:rsidRPr="00702EE3" w:rsidRDefault="009F2D21" w:rsidP="009F2D21">
                  <w:pPr>
                    <w:jc w:val="center"/>
                    <w:rPr>
                      <w:rFonts w:asciiTheme="minorHAnsi" w:hAnsiTheme="minorHAnsi" w:cs="Arial"/>
                      <w:b/>
                      <w:bCs/>
                      <w:sz w:val="22"/>
                      <w:szCs w:val="22"/>
                    </w:rPr>
                  </w:pPr>
                  <w:r w:rsidRPr="00702EE3">
                    <w:rPr>
                      <w:rFonts w:asciiTheme="minorHAnsi" w:hAnsiTheme="minorHAnsi" w:cs="Arial"/>
                      <w:b/>
                      <w:bCs/>
                      <w:sz w:val="22"/>
                      <w:szCs w:val="22"/>
                    </w:rPr>
                    <w:t>2</w:t>
                  </w:r>
                </w:p>
              </w:tc>
              <w:tc>
                <w:tcPr>
                  <w:tcW w:w="360" w:type="pct"/>
                  <w:tcBorders>
                    <w:top w:val="nil"/>
                    <w:left w:val="nil"/>
                    <w:bottom w:val="single" w:sz="4" w:space="0" w:color="008080"/>
                    <w:right w:val="single" w:sz="8" w:space="0" w:color="008080"/>
                  </w:tcBorders>
                  <w:shd w:val="clear" w:color="auto" w:fill="auto"/>
                  <w:vAlign w:val="center"/>
                </w:tcPr>
                <w:p w14:paraId="3585C4C8" w14:textId="3B0ED4D8" w:rsidR="009F2D21" w:rsidRPr="00702EE3" w:rsidRDefault="009F2D21" w:rsidP="009F2D21">
                  <w:pPr>
                    <w:jc w:val="center"/>
                    <w:rPr>
                      <w:rFonts w:asciiTheme="minorHAnsi" w:hAnsiTheme="minorHAnsi" w:cs="Arial"/>
                      <w:b/>
                      <w:bCs/>
                      <w:sz w:val="22"/>
                      <w:szCs w:val="22"/>
                    </w:rPr>
                  </w:pPr>
                  <w:r w:rsidRPr="00702EE3">
                    <w:rPr>
                      <w:rFonts w:asciiTheme="minorHAnsi" w:hAnsiTheme="minorHAnsi" w:cs="Arial"/>
                      <w:b/>
                      <w:bCs/>
                      <w:sz w:val="22"/>
                      <w:szCs w:val="22"/>
                    </w:rPr>
                    <w:t>3</w:t>
                  </w:r>
                </w:p>
              </w:tc>
            </w:tr>
            <w:tr w:rsidR="009F2E63" w:rsidRPr="00702EE3" w14:paraId="16ADF641" w14:textId="52CB8D45" w:rsidTr="00130042">
              <w:trPr>
                <w:trHeight w:val="255"/>
              </w:trPr>
              <w:tc>
                <w:tcPr>
                  <w:tcW w:w="2891" w:type="pct"/>
                  <w:tcBorders>
                    <w:top w:val="nil"/>
                    <w:left w:val="single" w:sz="8" w:space="0" w:color="008080"/>
                    <w:bottom w:val="single" w:sz="4" w:space="0" w:color="008080"/>
                    <w:right w:val="nil"/>
                  </w:tcBorders>
                  <w:shd w:val="clear" w:color="auto" w:fill="auto"/>
                  <w:noWrap/>
                  <w:vAlign w:val="bottom"/>
                </w:tcPr>
                <w:p w14:paraId="58CE8539" w14:textId="64452298" w:rsidR="009F2D21" w:rsidRPr="00702EE3" w:rsidRDefault="009F2D21" w:rsidP="009F2D21">
                  <w:pPr>
                    <w:rPr>
                      <w:rFonts w:asciiTheme="minorHAnsi" w:hAnsiTheme="minorHAnsi" w:cs="Arial"/>
                      <w:b/>
                      <w:bCs/>
                      <w:sz w:val="22"/>
                      <w:szCs w:val="22"/>
                      <w:lang w:val="it-IT"/>
                    </w:rPr>
                  </w:pPr>
                  <w:r w:rsidRPr="00702EE3">
                    <w:rPr>
                      <w:rFonts w:asciiTheme="minorHAnsi" w:hAnsiTheme="minorHAnsi" w:cs="Arial"/>
                      <w:b/>
                      <w:bCs/>
                      <w:sz w:val="22"/>
                      <w:szCs w:val="22"/>
                      <w:lang w:val="it-IT"/>
                    </w:rPr>
                    <w:t xml:space="preserve"> Capitolul 1 Cheltuieli pentru obţinerea şi amenajarea terenului - total, din care: </w:t>
                  </w:r>
                </w:p>
              </w:tc>
              <w:tc>
                <w:tcPr>
                  <w:tcW w:w="411" w:type="pct"/>
                  <w:tcBorders>
                    <w:top w:val="nil"/>
                    <w:left w:val="single" w:sz="8" w:space="0" w:color="008080"/>
                    <w:bottom w:val="single" w:sz="4" w:space="0" w:color="008080"/>
                    <w:right w:val="single" w:sz="4" w:space="0" w:color="008080"/>
                  </w:tcBorders>
                  <w:shd w:val="clear" w:color="auto" w:fill="auto"/>
                  <w:noWrap/>
                  <w:vAlign w:val="bottom"/>
                </w:tcPr>
                <w:p w14:paraId="05D9AF68" w14:textId="4B4CFD88" w:rsidR="009F2D21" w:rsidRPr="00702EE3" w:rsidRDefault="009F2D21" w:rsidP="009F2D21">
                  <w:pPr>
                    <w:rPr>
                      <w:rFonts w:asciiTheme="minorHAnsi" w:hAnsiTheme="minorHAnsi" w:cs="Arial"/>
                      <w:b/>
                      <w:bCs/>
                      <w:sz w:val="22"/>
                      <w:szCs w:val="22"/>
                      <w:lang w:val="it-IT"/>
                    </w:rPr>
                  </w:pPr>
                </w:p>
              </w:tc>
              <w:tc>
                <w:tcPr>
                  <w:tcW w:w="310" w:type="pct"/>
                  <w:tcBorders>
                    <w:top w:val="nil"/>
                    <w:left w:val="nil"/>
                    <w:bottom w:val="single" w:sz="4" w:space="0" w:color="008080"/>
                    <w:right w:val="single" w:sz="8" w:space="0" w:color="008080"/>
                  </w:tcBorders>
                  <w:shd w:val="clear" w:color="auto" w:fill="auto"/>
                  <w:noWrap/>
                  <w:vAlign w:val="bottom"/>
                </w:tcPr>
                <w:p w14:paraId="0B2AD824" w14:textId="63A71BDA" w:rsidR="009F2D21" w:rsidRPr="00702EE3" w:rsidRDefault="009F2D21" w:rsidP="009F2D21">
                  <w:pPr>
                    <w:rPr>
                      <w:rFonts w:asciiTheme="minorHAnsi" w:hAnsiTheme="minorHAnsi" w:cs="Arial"/>
                      <w:b/>
                      <w:bCs/>
                      <w:sz w:val="22"/>
                      <w:szCs w:val="22"/>
                      <w:lang w:val="it-IT"/>
                    </w:rPr>
                  </w:pPr>
                </w:p>
              </w:tc>
              <w:tc>
                <w:tcPr>
                  <w:tcW w:w="411" w:type="pct"/>
                  <w:tcBorders>
                    <w:top w:val="nil"/>
                    <w:left w:val="nil"/>
                    <w:bottom w:val="single" w:sz="4" w:space="0" w:color="008080"/>
                    <w:right w:val="single" w:sz="4" w:space="0" w:color="008080"/>
                  </w:tcBorders>
                  <w:shd w:val="clear" w:color="auto" w:fill="auto"/>
                  <w:noWrap/>
                  <w:vAlign w:val="bottom"/>
                </w:tcPr>
                <w:p w14:paraId="05B288C4" w14:textId="1CE4650C" w:rsidR="009F2D21" w:rsidRPr="00702EE3" w:rsidRDefault="009F2D21" w:rsidP="009F2D21">
                  <w:pPr>
                    <w:rPr>
                      <w:rFonts w:asciiTheme="minorHAnsi" w:hAnsiTheme="minorHAnsi" w:cs="Arial"/>
                      <w:b/>
                      <w:bCs/>
                      <w:sz w:val="22"/>
                      <w:szCs w:val="22"/>
                      <w:lang w:val="it-IT"/>
                    </w:rPr>
                  </w:pPr>
                </w:p>
              </w:tc>
              <w:tc>
                <w:tcPr>
                  <w:tcW w:w="258" w:type="pct"/>
                  <w:tcBorders>
                    <w:top w:val="nil"/>
                    <w:left w:val="nil"/>
                    <w:bottom w:val="single" w:sz="4" w:space="0" w:color="008080"/>
                    <w:right w:val="single" w:sz="8" w:space="0" w:color="008080"/>
                  </w:tcBorders>
                  <w:shd w:val="clear" w:color="auto" w:fill="auto"/>
                  <w:noWrap/>
                  <w:vAlign w:val="bottom"/>
                </w:tcPr>
                <w:p w14:paraId="2D3576B6" w14:textId="01053197" w:rsidR="009F2D21" w:rsidRPr="00702EE3" w:rsidRDefault="009F2D21" w:rsidP="009F2D21">
                  <w:pPr>
                    <w:rPr>
                      <w:rFonts w:asciiTheme="minorHAnsi" w:hAnsiTheme="minorHAnsi" w:cs="Arial"/>
                      <w:b/>
                      <w:bCs/>
                      <w:sz w:val="22"/>
                      <w:szCs w:val="22"/>
                      <w:lang w:val="it-IT"/>
                    </w:rPr>
                  </w:pPr>
                </w:p>
              </w:tc>
              <w:tc>
                <w:tcPr>
                  <w:tcW w:w="360" w:type="pct"/>
                  <w:tcBorders>
                    <w:top w:val="nil"/>
                    <w:left w:val="nil"/>
                    <w:bottom w:val="single" w:sz="4" w:space="0" w:color="008080"/>
                    <w:right w:val="single" w:sz="4" w:space="0" w:color="008080"/>
                  </w:tcBorders>
                  <w:shd w:val="clear" w:color="auto" w:fill="auto"/>
                  <w:noWrap/>
                  <w:vAlign w:val="bottom"/>
                </w:tcPr>
                <w:p w14:paraId="7717DDBC" w14:textId="3F4C121F" w:rsidR="009F2D21" w:rsidRPr="00702EE3" w:rsidRDefault="009F2D21" w:rsidP="009F2D21">
                  <w:pPr>
                    <w:jc w:val="right"/>
                    <w:rPr>
                      <w:rFonts w:asciiTheme="minorHAnsi" w:hAnsiTheme="minorHAnsi" w:cs="Arial"/>
                      <w:b/>
                      <w:bCs/>
                      <w:sz w:val="22"/>
                      <w:szCs w:val="22"/>
                      <w:lang w:val="it-IT"/>
                    </w:rPr>
                  </w:pPr>
                </w:p>
              </w:tc>
              <w:tc>
                <w:tcPr>
                  <w:tcW w:w="360" w:type="pct"/>
                  <w:tcBorders>
                    <w:top w:val="nil"/>
                    <w:left w:val="nil"/>
                    <w:bottom w:val="single" w:sz="4" w:space="0" w:color="008080"/>
                    <w:right w:val="single" w:sz="8" w:space="0" w:color="008080"/>
                  </w:tcBorders>
                  <w:shd w:val="clear" w:color="auto" w:fill="auto"/>
                  <w:noWrap/>
                  <w:vAlign w:val="bottom"/>
                </w:tcPr>
                <w:p w14:paraId="69A26949" w14:textId="646005CE" w:rsidR="009F2D21" w:rsidRPr="00702EE3" w:rsidRDefault="009F2D21" w:rsidP="009F2D21">
                  <w:pPr>
                    <w:jc w:val="right"/>
                    <w:rPr>
                      <w:rFonts w:asciiTheme="minorHAnsi" w:hAnsiTheme="minorHAnsi" w:cs="Arial"/>
                      <w:b/>
                      <w:bCs/>
                      <w:sz w:val="22"/>
                      <w:szCs w:val="22"/>
                      <w:lang w:val="it-IT"/>
                    </w:rPr>
                  </w:pPr>
                </w:p>
              </w:tc>
            </w:tr>
            <w:tr w:rsidR="009F2E63" w:rsidRPr="00702EE3" w14:paraId="130ED2E4" w14:textId="4926AA17" w:rsidTr="00130042">
              <w:trPr>
                <w:trHeight w:val="255"/>
              </w:trPr>
              <w:tc>
                <w:tcPr>
                  <w:tcW w:w="2891" w:type="pct"/>
                  <w:tcBorders>
                    <w:top w:val="nil"/>
                    <w:left w:val="single" w:sz="8" w:space="0" w:color="008080"/>
                    <w:bottom w:val="single" w:sz="4" w:space="0" w:color="008080"/>
                    <w:right w:val="nil"/>
                  </w:tcBorders>
                  <w:shd w:val="clear" w:color="auto" w:fill="auto"/>
                  <w:vAlign w:val="center"/>
                </w:tcPr>
                <w:p w14:paraId="2ACCE233" w14:textId="2B9C1DB7" w:rsidR="009F2D21" w:rsidRPr="00702EE3" w:rsidRDefault="009F2D21" w:rsidP="009F2D21">
                  <w:pPr>
                    <w:rPr>
                      <w:rFonts w:asciiTheme="minorHAnsi" w:hAnsiTheme="minorHAnsi" w:cs="Arial"/>
                      <w:sz w:val="22"/>
                      <w:szCs w:val="22"/>
                    </w:rPr>
                  </w:pPr>
                  <w:r w:rsidRPr="00702EE3">
                    <w:rPr>
                      <w:rFonts w:asciiTheme="minorHAnsi" w:hAnsiTheme="minorHAnsi" w:cs="Arial"/>
                      <w:sz w:val="22"/>
                      <w:szCs w:val="22"/>
                    </w:rPr>
                    <w:t xml:space="preserve">1.1Cheltuieli pentru obţinerea  terenului </w:t>
                  </w:r>
                  <w:r w:rsidRPr="00702EE3">
                    <w:rPr>
                      <w:rFonts w:asciiTheme="minorHAnsi" w:hAnsiTheme="minorHAnsi" w:cs="Arial"/>
                      <w:b/>
                      <w:sz w:val="22"/>
                      <w:szCs w:val="22"/>
                    </w:rPr>
                    <w:t>(N)</w:t>
                  </w:r>
                </w:p>
              </w:tc>
              <w:tc>
                <w:tcPr>
                  <w:tcW w:w="411" w:type="pct"/>
                  <w:tcBorders>
                    <w:top w:val="single" w:sz="4" w:space="0" w:color="008080"/>
                    <w:left w:val="single" w:sz="8" w:space="0" w:color="008080"/>
                    <w:bottom w:val="single" w:sz="4" w:space="0" w:color="008080"/>
                    <w:right w:val="single" w:sz="4" w:space="0" w:color="008080"/>
                  </w:tcBorders>
                  <w:shd w:val="clear" w:color="auto" w:fill="auto"/>
                  <w:noWrap/>
                  <w:vAlign w:val="bottom"/>
                </w:tcPr>
                <w:p w14:paraId="110E760D" w14:textId="1F2CB1A6" w:rsidR="009F2D21" w:rsidRPr="00702EE3" w:rsidRDefault="009F2D21" w:rsidP="009F2D21">
                  <w:pPr>
                    <w:rPr>
                      <w:rFonts w:asciiTheme="minorHAnsi" w:hAnsiTheme="minorHAnsi" w:cs="Arial"/>
                      <w:sz w:val="22"/>
                      <w:szCs w:val="22"/>
                    </w:rPr>
                  </w:pPr>
                </w:p>
              </w:tc>
              <w:tc>
                <w:tcPr>
                  <w:tcW w:w="310" w:type="pct"/>
                  <w:tcBorders>
                    <w:top w:val="nil"/>
                    <w:left w:val="nil"/>
                    <w:bottom w:val="single" w:sz="4" w:space="0" w:color="008080"/>
                    <w:right w:val="single" w:sz="8" w:space="0" w:color="008080"/>
                  </w:tcBorders>
                  <w:shd w:val="clear" w:color="auto" w:fill="auto"/>
                  <w:noWrap/>
                  <w:vAlign w:val="bottom"/>
                </w:tcPr>
                <w:p w14:paraId="72D39B0C" w14:textId="10A801AD" w:rsidR="009F2D21" w:rsidRPr="00702EE3" w:rsidRDefault="009F2D21" w:rsidP="009F2D21">
                  <w:pPr>
                    <w:jc w:val="right"/>
                    <w:rPr>
                      <w:rFonts w:asciiTheme="minorHAnsi" w:hAnsiTheme="minorHAnsi" w:cs="Arial"/>
                      <w:sz w:val="22"/>
                      <w:szCs w:val="22"/>
                    </w:rPr>
                  </w:pPr>
                </w:p>
              </w:tc>
              <w:tc>
                <w:tcPr>
                  <w:tcW w:w="411" w:type="pct"/>
                  <w:tcBorders>
                    <w:top w:val="nil"/>
                    <w:left w:val="nil"/>
                    <w:bottom w:val="single" w:sz="4" w:space="0" w:color="008080"/>
                    <w:right w:val="single" w:sz="4" w:space="0" w:color="008080"/>
                  </w:tcBorders>
                  <w:shd w:val="clear" w:color="auto" w:fill="auto"/>
                  <w:noWrap/>
                  <w:vAlign w:val="bottom"/>
                </w:tcPr>
                <w:p w14:paraId="3AF022C1" w14:textId="1855118F" w:rsidR="009F2D21" w:rsidRPr="00702EE3" w:rsidRDefault="009F2D21" w:rsidP="009F2D21">
                  <w:pPr>
                    <w:rPr>
                      <w:rFonts w:asciiTheme="minorHAnsi" w:hAnsiTheme="minorHAnsi" w:cs="Arial"/>
                      <w:sz w:val="22"/>
                      <w:szCs w:val="22"/>
                    </w:rPr>
                  </w:pPr>
                </w:p>
              </w:tc>
              <w:tc>
                <w:tcPr>
                  <w:tcW w:w="258" w:type="pct"/>
                  <w:tcBorders>
                    <w:top w:val="nil"/>
                    <w:left w:val="nil"/>
                    <w:bottom w:val="single" w:sz="4" w:space="0" w:color="008080"/>
                    <w:right w:val="single" w:sz="8" w:space="0" w:color="008080"/>
                  </w:tcBorders>
                  <w:shd w:val="clear" w:color="auto" w:fill="auto"/>
                  <w:noWrap/>
                  <w:vAlign w:val="bottom"/>
                </w:tcPr>
                <w:p w14:paraId="297228A5" w14:textId="128F47E9" w:rsidR="009F2D21" w:rsidRPr="00702EE3" w:rsidRDefault="009F2D21" w:rsidP="009F2D21">
                  <w:pPr>
                    <w:jc w:val="right"/>
                    <w:rPr>
                      <w:rFonts w:asciiTheme="minorHAnsi" w:hAnsiTheme="minorHAnsi" w:cs="Arial"/>
                      <w:sz w:val="22"/>
                      <w:szCs w:val="22"/>
                    </w:rPr>
                  </w:pPr>
                </w:p>
              </w:tc>
              <w:tc>
                <w:tcPr>
                  <w:tcW w:w="360" w:type="pct"/>
                  <w:tcBorders>
                    <w:top w:val="nil"/>
                    <w:left w:val="nil"/>
                    <w:bottom w:val="single" w:sz="4" w:space="0" w:color="008080"/>
                    <w:right w:val="single" w:sz="4" w:space="0" w:color="008080"/>
                  </w:tcBorders>
                  <w:shd w:val="clear" w:color="auto" w:fill="auto"/>
                  <w:noWrap/>
                  <w:vAlign w:val="bottom"/>
                </w:tcPr>
                <w:p w14:paraId="1B8E1650" w14:textId="1DC66886" w:rsidR="009F2D21" w:rsidRPr="00702EE3" w:rsidRDefault="009F2D21" w:rsidP="009F2D21">
                  <w:pPr>
                    <w:rPr>
                      <w:rFonts w:asciiTheme="minorHAnsi" w:hAnsiTheme="minorHAnsi" w:cs="Arial"/>
                      <w:sz w:val="22"/>
                      <w:szCs w:val="22"/>
                    </w:rPr>
                  </w:pPr>
                </w:p>
              </w:tc>
              <w:tc>
                <w:tcPr>
                  <w:tcW w:w="360" w:type="pct"/>
                  <w:tcBorders>
                    <w:top w:val="nil"/>
                    <w:left w:val="nil"/>
                    <w:bottom w:val="single" w:sz="4" w:space="0" w:color="008080"/>
                    <w:right w:val="single" w:sz="8" w:space="0" w:color="008080"/>
                  </w:tcBorders>
                  <w:shd w:val="clear" w:color="auto" w:fill="auto"/>
                  <w:noWrap/>
                  <w:vAlign w:val="bottom"/>
                </w:tcPr>
                <w:p w14:paraId="34FAC2C5" w14:textId="5FA49CF7" w:rsidR="009F2D21" w:rsidRPr="00702EE3" w:rsidRDefault="009F2D21" w:rsidP="009F2D21">
                  <w:pPr>
                    <w:jc w:val="right"/>
                    <w:rPr>
                      <w:rFonts w:asciiTheme="minorHAnsi" w:hAnsiTheme="minorHAnsi" w:cs="Arial"/>
                      <w:sz w:val="22"/>
                      <w:szCs w:val="22"/>
                    </w:rPr>
                  </w:pPr>
                </w:p>
              </w:tc>
            </w:tr>
            <w:tr w:rsidR="009F2E63" w:rsidRPr="00702EE3" w14:paraId="576CE629" w14:textId="26199773" w:rsidTr="00130042">
              <w:trPr>
                <w:trHeight w:val="255"/>
              </w:trPr>
              <w:tc>
                <w:tcPr>
                  <w:tcW w:w="2891" w:type="pct"/>
                  <w:tcBorders>
                    <w:top w:val="nil"/>
                    <w:left w:val="single" w:sz="8" w:space="0" w:color="008080"/>
                    <w:bottom w:val="single" w:sz="4" w:space="0" w:color="008080"/>
                    <w:right w:val="nil"/>
                  </w:tcBorders>
                  <w:shd w:val="clear" w:color="auto" w:fill="auto"/>
                  <w:vAlign w:val="center"/>
                </w:tcPr>
                <w:p w14:paraId="3ABD27B5" w14:textId="29F4DF0E" w:rsidR="009F2D21" w:rsidRPr="00702EE3" w:rsidRDefault="009F2D21" w:rsidP="009F2D21">
                  <w:pPr>
                    <w:rPr>
                      <w:rFonts w:asciiTheme="minorHAnsi" w:hAnsiTheme="minorHAnsi" w:cs="Arial"/>
                      <w:sz w:val="22"/>
                      <w:szCs w:val="22"/>
                      <w:lang w:val="it-IT"/>
                    </w:rPr>
                  </w:pPr>
                  <w:r w:rsidRPr="00702EE3">
                    <w:rPr>
                      <w:rFonts w:asciiTheme="minorHAnsi" w:hAnsiTheme="minorHAnsi" w:cs="Arial"/>
                      <w:sz w:val="22"/>
                      <w:szCs w:val="22"/>
                      <w:lang w:val="it-IT"/>
                    </w:rPr>
                    <w:t xml:space="preserve">1.2 Cheltuieli pentru amenajarea terenului </w:t>
                  </w:r>
                </w:p>
              </w:tc>
              <w:tc>
                <w:tcPr>
                  <w:tcW w:w="411" w:type="pct"/>
                  <w:tcBorders>
                    <w:top w:val="nil"/>
                    <w:left w:val="single" w:sz="8" w:space="0" w:color="008080"/>
                    <w:bottom w:val="single" w:sz="4" w:space="0" w:color="008080"/>
                    <w:right w:val="single" w:sz="4" w:space="0" w:color="008080"/>
                  </w:tcBorders>
                  <w:shd w:val="clear" w:color="auto" w:fill="auto"/>
                  <w:noWrap/>
                  <w:vAlign w:val="bottom"/>
                </w:tcPr>
                <w:p w14:paraId="05A90B0C" w14:textId="321DF387" w:rsidR="009F2D21" w:rsidRPr="00702EE3" w:rsidRDefault="009F2D21" w:rsidP="009F2D21">
                  <w:pPr>
                    <w:jc w:val="right"/>
                    <w:rPr>
                      <w:rFonts w:asciiTheme="minorHAnsi" w:hAnsiTheme="minorHAnsi" w:cs="Arial"/>
                      <w:sz w:val="22"/>
                      <w:szCs w:val="22"/>
                      <w:lang w:val="it-IT"/>
                    </w:rPr>
                  </w:pPr>
                </w:p>
              </w:tc>
              <w:tc>
                <w:tcPr>
                  <w:tcW w:w="310" w:type="pct"/>
                  <w:tcBorders>
                    <w:top w:val="nil"/>
                    <w:left w:val="nil"/>
                    <w:bottom w:val="single" w:sz="4" w:space="0" w:color="008080"/>
                    <w:right w:val="single" w:sz="8" w:space="0" w:color="008080"/>
                  </w:tcBorders>
                  <w:shd w:val="clear" w:color="auto" w:fill="auto"/>
                  <w:noWrap/>
                  <w:vAlign w:val="bottom"/>
                </w:tcPr>
                <w:p w14:paraId="411978FE" w14:textId="42145AE8" w:rsidR="009F2D21" w:rsidRPr="00702EE3" w:rsidRDefault="009F2D21" w:rsidP="009F2D21">
                  <w:pPr>
                    <w:jc w:val="right"/>
                    <w:rPr>
                      <w:rFonts w:asciiTheme="minorHAnsi" w:hAnsiTheme="minorHAnsi" w:cs="Arial"/>
                      <w:sz w:val="22"/>
                      <w:szCs w:val="22"/>
                      <w:lang w:val="it-IT"/>
                    </w:rPr>
                  </w:pPr>
                </w:p>
              </w:tc>
              <w:tc>
                <w:tcPr>
                  <w:tcW w:w="411" w:type="pct"/>
                  <w:tcBorders>
                    <w:top w:val="nil"/>
                    <w:left w:val="nil"/>
                    <w:bottom w:val="single" w:sz="4" w:space="0" w:color="008080"/>
                    <w:right w:val="single" w:sz="4" w:space="0" w:color="008080"/>
                  </w:tcBorders>
                  <w:shd w:val="clear" w:color="auto" w:fill="auto"/>
                  <w:noWrap/>
                  <w:vAlign w:val="bottom"/>
                </w:tcPr>
                <w:p w14:paraId="09437381" w14:textId="21F06075" w:rsidR="009F2D21" w:rsidRPr="00702EE3" w:rsidRDefault="009F2D21" w:rsidP="009F2D21">
                  <w:pPr>
                    <w:jc w:val="right"/>
                    <w:rPr>
                      <w:rFonts w:asciiTheme="minorHAnsi" w:hAnsiTheme="minorHAnsi" w:cs="Arial"/>
                      <w:sz w:val="22"/>
                      <w:szCs w:val="22"/>
                      <w:lang w:val="it-IT"/>
                    </w:rPr>
                  </w:pPr>
                </w:p>
              </w:tc>
              <w:tc>
                <w:tcPr>
                  <w:tcW w:w="258" w:type="pct"/>
                  <w:tcBorders>
                    <w:top w:val="nil"/>
                    <w:left w:val="nil"/>
                    <w:bottom w:val="single" w:sz="4" w:space="0" w:color="008080"/>
                    <w:right w:val="single" w:sz="8" w:space="0" w:color="008080"/>
                  </w:tcBorders>
                  <w:shd w:val="clear" w:color="auto" w:fill="auto"/>
                  <w:noWrap/>
                  <w:vAlign w:val="bottom"/>
                </w:tcPr>
                <w:p w14:paraId="7BB2DD6C" w14:textId="1DB12ABE" w:rsidR="009F2D21" w:rsidRPr="00702EE3" w:rsidRDefault="009F2D21" w:rsidP="009F2D21">
                  <w:pPr>
                    <w:jc w:val="right"/>
                    <w:rPr>
                      <w:rFonts w:asciiTheme="minorHAnsi" w:hAnsiTheme="minorHAnsi" w:cs="Arial"/>
                      <w:sz w:val="22"/>
                      <w:szCs w:val="22"/>
                      <w:lang w:val="it-IT"/>
                    </w:rPr>
                  </w:pPr>
                </w:p>
              </w:tc>
              <w:tc>
                <w:tcPr>
                  <w:tcW w:w="360" w:type="pct"/>
                  <w:tcBorders>
                    <w:top w:val="nil"/>
                    <w:left w:val="nil"/>
                    <w:bottom w:val="single" w:sz="4" w:space="0" w:color="008080"/>
                    <w:right w:val="single" w:sz="4" w:space="0" w:color="008080"/>
                  </w:tcBorders>
                  <w:shd w:val="clear" w:color="auto" w:fill="auto"/>
                  <w:noWrap/>
                  <w:vAlign w:val="bottom"/>
                </w:tcPr>
                <w:p w14:paraId="17E575F8" w14:textId="30C18461" w:rsidR="009F2D21" w:rsidRPr="00702EE3" w:rsidRDefault="009F2D21" w:rsidP="009F2D21">
                  <w:pPr>
                    <w:jc w:val="right"/>
                    <w:rPr>
                      <w:rFonts w:asciiTheme="minorHAnsi" w:hAnsiTheme="minorHAnsi" w:cs="Arial"/>
                      <w:sz w:val="22"/>
                      <w:szCs w:val="22"/>
                      <w:lang w:val="it-IT"/>
                    </w:rPr>
                  </w:pPr>
                </w:p>
              </w:tc>
              <w:tc>
                <w:tcPr>
                  <w:tcW w:w="360" w:type="pct"/>
                  <w:tcBorders>
                    <w:top w:val="nil"/>
                    <w:left w:val="nil"/>
                    <w:bottom w:val="single" w:sz="4" w:space="0" w:color="008080"/>
                    <w:right w:val="single" w:sz="8" w:space="0" w:color="008080"/>
                  </w:tcBorders>
                  <w:shd w:val="clear" w:color="auto" w:fill="auto"/>
                  <w:noWrap/>
                  <w:vAlign w:val="bottom"/>
                </w:tcPr>
                <w:p w14:paraId="58EB56C7" w14:textId="0B00506A" w:rsidR="009F2D21" w:rsidRPr="00702EE3" w:rsidRDefault="009F2D21" w:rsidP="009F2D21">
                  <w:pPr>
                    <w:jc w:val="right"/>
                    <w:rPr>
                      <w:rFonts w:asciiTheme="minorHAnsi" w:hAnsiTheme="minorHAnsi" w:cs="Arial"/>
                      <w:sz w:val="22"/>
                      <w:szCs w:val="22"/>
                      <w:lang w:val="it-IT"/>
                    </w:rPr>
                  </w:pPr>
                </w:p>
              </w:tc>
            </w:tr>
            <w:tr w:rsidR="009F2E63" w:rsidRPr="00702EE3" w14:paraId="35F38A6A" w14:textId="117517F6" w:rsidTr="00130042">
              <w:trPr>
                <w:trHeight w:val="255"/>
              </w:trPr>
              <w:tc>
                <w:tcPr>
                  <w:tcW w:w="2891" w:type="pct"/>
                  <w:tcBorders>
                    <w:top w:val="nil"/>
                    <w:left w:val="single" w:sz="8" w:space="0" w:color="008080"/>
                    <w:bottom w:val="single" w:sz="4" w:space="0" w:color="008080"/>
                    <w:right w:val="nil"/>
                  </w:tcBorders>
                  <w:shd w:val="clear" w:color="auto" w:fill="auto"/>
                  <w:vAlign w:val="center"/>
                </w:tcPr>
                <w:p w14:paraId="07C692E2" w14:textId="612AACF1" w:rsidR="009F2D21" w:rsidRPr="00702EE3" w:rsidRDefault="009F2D21" w:rsidP="009F2D21">
                  <w:pPr>
                    <w:rPr>
                      <w:rFonts w:asciiTheme="minorHAnsi" w:hAnsiTheme="minorHAnsi" w:cs="Arial"/>
                      <w:sz w:val="22"/>
                      <w:szCs w:val="22"/>
                      <w:lang w:val="it-IT"/>
                    </w:rPr>
                  </w:pPr>
                  <w:r w:rsidRPr="00702EE3">
                    <w:rPr>
                      <w:rFonts w:asciiTheme="minorHAnsi" w:hAnsiTheme="minorHAnsi" w:cs="Arial"/>
                      <w:sz w:val="22"/>
                      <w:szCs w:val="22"/>
                      <w:lang w:val="it-IT"/>
                    </w:rPr>
                    <w:t xml:space="preserve">1.3 Amenajări pentru  protecţia mediului şi aducerea terenului la starea iniţială </w:t>
                  </w:r>
                </w:p>
              </w:tc>
              <w:tc>
                <w:tcPr>
                  <w:tcW w:w="411" w:type="pct"/>
                  <w:tcBorders>
                    <w:top w:val="nil"/>
                    <w:left w:val="single" w:sz="8" w:space="0" w:color="008080"/>
                    <w:bottom w:val="single" w:sz="4" w:space="0" w:color="008080"/>
                    <w:right w:val="single" w:sz="4" w:space="0" w:color="008080"/>
                  </w:tcBorders>
                  <w:shd w:val="clear" w:color="auto" w:fill="auto"/>
                  <w:noWrap/>
                  <w:vAlign w:val="bottom"/>
                </w:tcPr>
                <w:p w14:paraId="67FD8F5D" w14:textId="3D399230" w:rsidR="009F2D21" w:rsidRPr="00702EE3" w:rsidRDefault="009F2D21" w:rsidP="009F2D21">
                  <w:pPr>
                    <w:jc w:val="right"/>
                    <w:rPr>
                      <w:rFonts w:asciiTheme="minorHAnsi" w:hAnsiTheme="minorHAnsi" w:cs="Arial"/>
                      <w:sz w:val="22"/>
                      <w:szCs w:val="22"/>
                      <w:lang w:val="it-IT"/>
                    </w:rPr>
                  </w:pPr>
                </w:p>
              </w:tc>
              <w:tc>
                <w:tcPr>
                  <w:tcW w:w="310" w:type="pct"/>
                  <w:tcBorders>
                    <w:top w:val="nil"/>
                    <w:left w:val="nil"/>
                    <w:bottom w:val="single" w:sz="4" w:space="0" w:color="008080"/>
                    <w:right w:val="single" w:sz="8" w:space="0" w:color="008080"/>
                  </w:tcBorders>
                  <w:shd w:val="clear" w:color="auto" w:fill="auto"/>
                  <w:noWrap/>
                  <w:vAlign w:val="bottom"/>
                </w:tcPr>
                <w:p w14:paraId="0571C385" w14:textId="64A9FFD8" w:rsidR="009F2D21" w:rsidRPr="00702EE3" w:rsidRDefault="009F2D21" w:rsidP="009F2D21">
                  <w:pPr>
                    <w:jc w:val="right"/>
                    <w:rPr>
                      <w:rFonts w:asciiTheme="minorHAnsi" w:hAnsiTheme="minorHAnsi" w:cs="Arial"/>
                      <w:sz w:val="22"/>
                      <w:szCs w:val="22"/>
                      <w:lang w:val="it-IT"/>
                    </w:rPr>
                  </w:pPr>
                </w:p>
              </w:tc>
              <w:tc>
                <w:tcPr>
                  <w:tcW w:w="411" w:type="pct"/>
                  <w:tcBorders>
                    <w:top w:val="nil"/>
                    <w:left w:val="nil"/>
                    <w:bottom w:val="single" w:sz="4" w:space="0" w:color="008080"/>
                    <w:right w:val="single" w:sz="4" w:space="0" w:color="008080"/>
                  </w:tcBorders>
                  <w:shd w:val="clear" w:color="auto" w:fill="auto"/>
                  <w:noWrap/>
                  <w:vAlign w:val="bottom"/>
                </w:tcPr>
                <w:p w14:paraId="78668BE5" w14:textId="68C8FB73" w:rsidR="009F2D21" w:rsidRPr="00702EE3" w:rsidRDefault="009F2D21" w:rsidP="009F2D21">
                  <w:pPr>
                    <w:jc w:val="right"/>
                    <w:rPr>
                      <w:rFonts w:asciiTheme="minorHAnsi" w:hAnsiTheme="minorHAnsi" w:cs="Arial"/>
                      <w:sz w:val="22"/>
                      <w:szCs w:val="22"/>
                      <w:lang w:val="it-IT"/>
                    </w:rPr>
                  </w:pPr>
                </w:p>
              </w:tc>
              <w:tc>
                <w:tcPr>
                  <w:tcW w:w="258" w:type="pct"/>
                  <w:tcBorders>
                    <w:top w:val="nil"/>
                    <w:left w:val="nil"/>
                    <w:bottom w:val="single" w:sz="4" w:space="0" w:color="008080"/>
                    <w:right w:val="single" w:sz="8" w:space="0" w:color="008080"/>
                  </w:tcBorders>
                  <w:shd w:val="clear" w:color="auto" w:fill="auto"/>
                  <w:noWrap/>
                  <w:vAlign w:val="bottom"/>
                </w:tcPr>
                <w:p w14:paraId="1111D471" w14:textId="01635FE5" w:rsidR="009F2D21" w:rsidRPr="00702EE3" w:rsidRDefault="009F2D21" w:rsidP="009F2D21">
                  <w:pPr>
                    <w:jc w:val="right"/>
                    <w:rPr>
                      <w:rFonts w:asciiTheme="minorHAnsi" w:hAnsiTheme="minorHAnsi" w:cs="Arial"/>
                      <w:sz w:val="22"/>
                      <w:szCs w:val="22"/>
                      <w:lang w:val="it-IT"/>
                    </w:rPr>
                  </w:pPr>
                </w:p>
              </w:tc>
              <w:tc>
                <w:tcPr>
                  <w:tcW w:w="360" w:type="pct"/>
                  <w:tcBorders>
                    <w:top w:val="nil"/>
                    <w:left w:val="nil"/>
                    <w:bottom w:val="single" w:sz="4" w:space="0" w:color="008080"/>
                    <w:right w:val="single" w:sz="4" w:space="0" w:color="008080"/>
                  </w:tcBorders>
                  <w:shd w:val="clear" w:color="auto" w:fill="auto"/>
                  <w:noWrap/>
                  <w:vAlign w:val="bottom"/>
                </w:tcPr>
                <w:p w14:paraId="740FBD74" w14:textId="5C6283FF" w:rsidR="009F2D21" w:rsidRPr="00702EE3" w:rsidRDefault="009F2D21" w:rsidP="009F2D21">
                  <w:pPr>
                    <w:jc w:val="right"/>
                    <w:rPr>
                      <w:rFonts w:asciiTheme="minorHAnsi" w:hAnsiTheme="minorHAnsi" w:cs="Arial"/>
                      <w:sz w:val="22"/>
                      <w:szCs w:val="22"/>
                      <w:lang w:val="it-IT"/>
                    </w:rPr>
                  </w:pPr>
                </w:p>
              </w:tc>
              <w:tc>
                <w:tcPr>
                  <w:tcW w:w="360" w:type="pct"/>
                  <w:tcBorders>
                    <w:top w:val="nil"/>
                    <w:left w:val="nil"/>
                    <w:bottom w:val="single" w:sz="4" w:space="0" w:color="008080"/>
                    <w:right w:val="single" w:sz="8" w:space="0" w:color="008080"/>
                  </w:tcBorders>
                  <w:shd w:val="clear" w:color="auto" w:fill="auto"/>
                  <w:noWrap/>
                  <w:vAlign w:val="bottom"/>
                </w:tcPr>
                <w:p w14:paraId="1AE3F325" w14:textId="4A6EA321" w:rsidR="009F2D21" w:rsidRPr="00702EE3" w:rsidRDefault="009F2D21" w:rsidP="009F2D21">
                  <w:pPr>
                    <w:jc w:val="right"/>
                    <w:rPr>
                      <w:rFonts w:asciiTheme="minorHAnsi" w:hAnsiTheme="minorHAnsi" w:cs="Arial"/>
                      <w:sz w:val="22"/>
                      <w:szCs w:val="22"/>
                      <w:lang w:val="it-IT"/>
                    </w:rPr>
                  </w:pPr>
                </w:p>
              </w:tc>
            </w:tr>
            <w:tr w:rsidR="009F2E63" w:rsidRPr="00702EE3" w14:paraId="6B35F504" w14:textId="366D6852" w:rsidTr="00130042">
              <w:trPr>
                <w:trHeight w:val="255"/>
              </w:trPr>
              <w:tc>
                <w:tcPr>
                  <w:tcW w:w="2891" w:type="pct"/>
                  <w:tcBorders>
                    <w:top w:val="nil"/>
                    <w:left w:val="single" w:sz="8" w:space="0" w:color="008080"/>
                    <w:bottom w:val="single" w:sz="4" w:space="0" w:color="008080"/>
                    <w:right w:val="nil"/>
                  </w:tcBorders>
                  <w:shd w:val="clear" w:color="auto" w:fill="auto"/>
                  <w:vAlign w:val="center"/>
                </w:tcPr>
                <w:p w14:paraId="5B11D248" w14:textId="7E7842EB" w:rsidR="009F2D21" w:rsidRPr="00702EE3" w:rsidRDefault="009F2D21" w:rsidP="009F2D21">
                  <w:pPr>
                    <w:rPr>
                      <w:rFonts w:asciiTheme="minorHAnsi" w:hAnsiTheme="minorHAnsi" w:cs="Arial"/>
                      <w:sz w:val="22"/>
                      <w:szCs w:val="22"/>
                      <w:lang w:val="en-GB"/>
                    </w:rPr>
                  </w:pPr>
                  <w:r w:rsidRPr="00702EE3">
                    <w:rPr>
                      <w:rFonts w:asciiTheme="minorHAnsi" w:hAnsiTheme="minorHAnsi" w:cs="Arial"/>
                      <w:sz w:val="22"/>
                      <w:szCs w:val="22"/>
                      <w:lang w:val="it-IT"/>
                    </w:rPr>
                    <w:t>1.4 Cheltuieli pentru relocarea/protec</w:t>
                  </w:r>
                  <w:r w:rsidRPr="00702EE3">
                    <w:rPr>
                      <w:rFonts w:asciiTheme="minorHAnsi" w:hAnsiTheme="minorHAnsi" w:cs="Arial"/>
                      <w:sz w:val="22"/>
                      <w:szCs w:val="22"/>
                      <w:lang w:val="en-GB"/>
                    </w:rPr>
                    <w:t>ția utilităților</w:t>
                  </w:r>
                </w:p>
              </w:tc>
              <w:tc>
                <w:tcPr>
                  <w:tcW w:w="411" w:type="pct"/>
                  <w:tcBorders>
                    <w:top w:val="nil"/>
                    <w:left w:val="single" w:sz="8" w:space="0" w:color="008080"/>
                    <w:bottom w:val="single" w:sz="4" w:space="0" w:color="008080"/>
                    <w:right w:val="single" w:sz="4" w:space="0" w:color="008080"/>
                  </w:tcBorders>
                  <w:shd w:val="clear" w:color="auto" w:fill="auto"/>
                  <w:noWrap/>
                  <w:vAlign w:val="bottom"/>
                </w:tcPr>
                <w:p w14:paraId="55BD02D3" w14:textId="66AC27D5" w:rsidR="009F2D21" w:rsidRPr="00702EE3" w:rsidRDefault="009F2D21" w:rsidP="009F2D21">
                  <w:pPr>
                    <w:jc w:val="right"/>
                    <w:rPr>
                      <w:rFonts w:asciiTheme="minorHAnsi" w:hAnsiTheme="minorHAnsi" w:cs="Arial"/>
                      <w:sz w:val="22"/>
                      <w:szCs w:val="22"/>
                      <w:lang w:val="it-IT"/>
                    </w:rPr>
                  </w:pPr>
                </w:p>
              </w:tc>
              <w:tc>
                <w:tcPr>
                  <w:tcW w:w="310" w:type="pct"/>
                  <w:tcBorders>
                    <w:top w:val="nil"/>
                    <w:left w:val="nil"/>
                    <w:bottom w:val="single" w:sz="4" w:space="0" w:color="008080"/>
                    <w:right w:val="single" w:sz="8" w:space="0" w:color="008080"/>
                  </w:tcBorders>
                  <w:shd w:val="clear" w:color="auto" w:fill="auto"/>
                  <w:noWrap/>
                  <w:vAlign w:val="bottom"/>
                </w:tcPr>
                <w:p w14:paraId="4F223D5B" w14:textId="7580F6F5" w:rsidR="009F2D21" w:rsidRPr="00702EE3" w:rsidRDefault="009F2D21" w:rsidP="009F2D21">
                  <w:pPr>
                    <w:jc w:val="right"/>
                    <w:rPr>
                      <w:rFonts w:asciiTheme="minorHAnsi" w:hAnsiTheme="minorHAnsi" w:cs="Arial"/>
                      <w:sz w:val="22"/>
                      <w:szCs w:val="22"/>
                      <w:lang w:val="it-IT"/>
                    </w:rPr>
                  </w:pPr>
                </w:p>
              </w:tc>
              <w:tc>
                <w:tcPr>
                  <w:tcW w:w="411" w:type="pct"/>
                  <w:tcBorders>
                    <w:top w:val="nil"/>
                    <w:left w:val="nil"/>
                    <w:bottom w:val="single" w:sz="4" w:space="0" w:color="008080"/>
                    <w:right w:val="single" w:sz="4" w:space="0" w:color="008080"/>
                  </w:tcBorders>
                  <w:shd w:val="clear" w:color="auto" w:fill="auto"/>
                  <w:noWrap/>
                  <w:vAlign w:val="bottom"/>
                </w:tcPr>
                <w:p w14:paraId="6F98AAB1" w14:textId="6F8F1A60" w:rsidR="009F2D21" w:rsidRPr="00702EE3" w:rsidRDefault="009F2D21" w:rsidP="009F2D21">
                  <w:pPr>
                    <w:jc w:val="right"/>
                    <w:rPr>
                      <w:rFonts w:asciiTheme="minorHAnsi" w:hAnsiTheme="minorHAnsi" w:cs="Arial"/>
                      <w:sz w:val="22"/>
                      <w:szCs w:val="22"/>
                      <w:lang w:val="it-IT"/>
                    </w:rPr>
                  </w:pPr>
                </w:p>
              </w:tc>
              <w:tc>
                <w:tcPr>
                  <w:tcW w:w="258" w:type="pct"/>
                  <w:tcBorders>
                    <w:top w:val="nil"/>
                    <w:left w:val="nil"/>
                    <w:bottom w:val="single" w:sz="4" w:space="0" w:color="008080"/>
                    <w:right w:val="single" w:sz="8" w:space="0" w:color="008080"/>
                  </w:tcBorders>
                  <w:shd w:val="clear" w:color="auto" w:fill="auto"/>
                  <w:noWrap/>
                  <w:vAlign w:val="bottom"/>
                </w:tcPr>
                <w:p w14:paraId="4ED931F3" w14:textId="5FF3BB00" w:rsidR="009F2D21" w:rsidRPr="00702EE3" w:rsidRDefault="009F2D21" w:rsidP="009F2D21">
                  <w:pPr>
                    <w:jc w:val="right"/>
                    <w:rPr>
                      <w:rFonts w:asciiTheme="minorHAnsi" w:hAnsiTheme="minorHAnsi" w:cs="Arial"/>
                      <w:sz w:val="22"/>
                      <w:szCs w:val="22"/>
                      <w:lang w:val="it-IT"/>
                    </w:rPr>
                  </w:pPr>
                </w:p>
              </w:tc>
              <w:tc>
                <w:tcPr>
                  <w:tcW w:w="360" w:type="pct"/>
                  <w:tcBorders>
                    <w:top w:val="nil"/>
                    <w:left w:val="nil"/>
                    <w:bottom w:val="single" w:sz="4" w:space="0" w:color="008080"/>
                    <w:right w:val="single" w:sz="4" w:space="0" w:color="008080"/>
                  </w:tcBorders>
                  <w:shd w:val="clear" w:color="auto" w:fill="auto"/>
                  <w:noWrap/>
                  <w:vAlign w:val="bottom"/>
                </w:tcPr>
                <w:p w14:paraId="7D5E159C" w14:textId="2459DF05" w:rsidR="009F2D21" w:rsidRPr="00702EE3" w:rsidRDefault="009F2D21" w:rsidP="009F2D21">
                  <w:pPr>
                    <w:jc w:val="right"/>
                    <w:rPr>
                      <w:rFonts w:asciiTheme="minorHAnsi" w:hAnsiTheme="minorHAnsi" w:cs="Arial"/>
                      <w:sz w:val="22"/>
                      <w:szCs w:val="22"/>
                      <w:lang w:val="it-IT"/>
                    </w:rPr>
                  </w:pPr>
                </w:p>
              </w:tc>
              <w:tc>
                <w:tcPr>
                  <w:tcW w:w="360" w:type="pct"/>
                  <w:tcBorders>
                    <w:top w:val="nil"/>
                    <w:left w:val="nil"/>
                    <w:bottom w:val="single" w:sz="4" w:space="0" w:color="008080"/>
                    <w:right w:val="single" w:sz="8" w:space="0" w:color="008080"/>
                  </w:tcBorders>
                  <w:shd w:val="clear" w:color="auto" w:fill="auto"/>
                  <w:noWrap/>
                  <w:vAlign w:val="bottom"/>
                </w:tcPr>
                <w:p w14:paraId="1D6FF5D0" w14:textId="26CD8B80" w:rsidR="009F2D21" w:rsidRPr="00702EE3" w:rsidRDefault="009F2D21" w:rsidP="009F2D21">
                  <w:pPr>
                    <w:jc w:val="right"/>
                    <w:rPr>
                      <w:rFonts w:asciiTheme="minorHAnsi" w:hAnsiTheme="minorHAnsi" w:cs="Arial"/>
                      <w:sz w:val="22"/>
                      <w:szCs w:val="22"/>
                      <w:lang w:val="it-IT"/>
                    </w:rPr>
                  </w:pPr>
                </w:p>
              </w:tc>
            </w:tr>
            <w:tr w:rsidR="009F2E63" w:rsidRPr="00702EE3" w14:paraId="0533F291" w14:textId="7D7D6555" w:rsidTr="00130042">
              <w:trPr>
                <w:trHeight w:val="450"/>
              </w:trPr>
              <w:tc>
                <w:tcPr>
                  <w:tcW w:w="2891" w:type="pct"/>
                  <w:tcBorders>
                    <w:top w:val="nil"/>
                    <w:left w:val="single" w:sz="8" w:space="0" w:color="008080"/>
                    <w:bottom w:val="single" w:sz="4" w:space="0" w:color="008080"/>
                    <w:right w:val="nil"/>
                  </w:tcBorders>
                  <w:shd w:val="clear" w:color="auto" w:fill="auto"/>
                </w:tcPr>
                <w:p w14:paraId="10058D19" w14:textId="45C8CC73" w:rsidR="009F2D21" w:rsidRPr="00702EE3" w:rsidRDefault="009F2D21" w:rsidP="009F2D21">
                  <w:pPr>
                    <w:rPr>
                      <w:rFonts w:asciiTheme="minorHAnsi" w:hAnsiTheme="minorHAnsi" w:cs="Arial"/>
                      <w:b/>
                      <w:bCs/>
                      <w:sz w:val="22"/>
                      <w:szCs w:val="22"/>
                      <w:lang w:val="it-IT"/>
                    </w:rPr>
                  </w:pPr>
                  <w:r w:rsidRPr="00702EE3">
                    <w:rPr>
                      <w:rFonts w:asciiTheme="minorHAnsi" w:hAnsiTheme="minorHAnsi" w:cs="Arial"/>
                      <w:b/>
                      <w:bCs/>
                      <w:sz w:val="22"/>
                      <w:szCs w:val="22"/>
                      <w:lang w:val="it-IT"/>
                    </w:rPr>
                    <w:t xml:space="preserve"> Capitolul 2 Cheltuieli pentru asigurarea utilitaţilor necesare obiectivului de investiții - total </w:t>
                  </w:r>
                </w:p>
              </w:tc>
              <w:tc>
                <w:tcPr>
                  <w:tcW w:w="411" w:type="pct"/>
                  <w:tcBorders>
                    <w:top w:val="nil"/>
                    <w:left w:val="single" w:sz="8" w:space="0" w:color="008080"/>
                    <w:bottom w:val="single" w:sz="4" w:space="0" w:color="008080"/>
                    <w:right w:val="single" w:sz="4" w:space="0" w:color="008080"/>
                  </w:tcBorders>
                  <w:shd w:val="clear" w:color="auto" w:fill="auto"/>
                  <w:noWrap/>
                  <w:vAlign w:val="bottom"/>
                </w:tcPr>
                <w:p w14:paraId="4002A843" w14:textId="4358245B" w:rsidR="009F2D21" w:rsidRPr="00702EE3" w:rsidRDefault="009F2D21" w:rsidP="009F2D21">
                  <w:pPr>
                    <w:jc w:val="right"/>
                    <w:rPr>
                      <w:rFonts w:asciiTheme="minorHAnsi" w:hAnsiTheme="minorHAnsi" w:cs="Arial"/>
                      <w:b/>
                      <w:bCs/>
                      <w:sz w:val="22"/>
                      <w:szCs w:val="22"/>
                      <w:lang w:val="it-IT"/>
                    </w:rPr>
                  </w:pPr>
                </w:p>
              </w:tc>
              <w:tc>
                <w:tcPr>
                  <w:tcW w:w="310" w:type="pct"/>
                  <w:tcBorders>
                    <w:top w:val="nil"/>
                    <w:left w:val="nil"/>
                    <w:bottom w:val="single" w:sz="4" w:space="0" w:color="008080"/>
                    <w:right w:val="single" w:sz="8" w:space="0" w:color="008080"/>
                  </w:tcBorders>
                  <w:shd w:val="clear" w:color="auto" w:fill="auto"/>
                  <w:noWrap/>
                  <w:vAlign w:val="bottom"/>
                </w:tcPr>
                <w:p w14:paraId="40FDE450" w14:textId="277782F6" w:rsidR="009F2D21" w:rsidRPr="00702EE3" w:rsidRDefault="009F2D21" w:rsidP="009F2D21">
                  <w:pPr>
                    <w:jc w:val="right"/>
                    <w:rPr>
                      <w:rFonts w:asciiTheme="minorHAnsi" w:hAnsiTheme="minorHAnsi" w:cs="Arial"/>
                      <w:b/>
                      <w:bCs/>
                      <w:sz w:val="22"/>
                      <w:szCs w:val="22"/>
                      <w:lang w:val="it-IT"/>
                    </w:rPr>
                  </w:pPr>
                </w:p>
              </w:tc>
              <w:tc>
                <w:tcPr>
                  <w:tcW w:w="411" w:type="pct"/>
                  <w:tcBorders>
                    <w:top w:val="nil"/>
                    <w:left w:val="nil"/>
                    <w:bottom w:val="single" w:sz="4" w:space="0" w:color="008080"/>
                    <w:right w:val="single" w:sz="4" w:space="0" w:color="008080"/>
                  </w:tcBorders>
                  <w:shd w:val="clear" w:color="auto" w:fill="auto"/>
                  <w:noWrap/>
                  <w:vAlign w:val="bottom"/>
                </w:tcPr>
                <w:p w14:paraId="672C9FF6" w14:textId="2EE7F148" w:rsidR="009F2D21" w:rsidRPr="00702EE3" w:rsidRDefault="009F2D21" w:rsidP="009F2D21">
                  <w:pPr>
                    <w:jc w:val="right"/>
                    <w:rPr>
                      <w:rFonts w:asciiTheme="minorHAnsi" w:hAnsiTheme="minorHAnsi" w:cs="Arial"/>
                      <w:b/>
                      <w:bCs/>
                      <w:sz w:val="22"/>
                      <w:szCs w:val="22"/>
                      <w:lang w:val="it-IT"/>
                    </w:rPr>
                  </w:pPr>
                </w:p>
              </w:tc>
              <w:tc>
                <w:tcPr>
                  <w:tcW w:w="258" w:type="pct"/>
                  <w:tcBorders>
                    <w:top w:val="nil"/>
                    <w:left w:val="nil"/>
                    <w:bottom w:val="single" w:sz="4" w:space="0" w:color="008080"/>
                    <w:right w:val="single" w:sz="8" w:space="0" w:color="008080"/>
                  </w:tcBorders>
                  <w:shd w:val="clear" w:color="auto" w:fill="auto"/>
                  <w:noWrap/>
                  <w:vAlign w:val="bottom"/>
                </w:tcPr>
                <w:p w14:paraId="36018479" w14:textId="13202FCD" w:rsidR="009F2D21" w:rsidRPr="00702EE3" w:rsidRDefault="009F2D21" w:rsidP="009F2D21">
                  <w:pPr>
                    <w:jc w:val="right"/>
                    <w:rPr>
                      <w:rFonts w:asciiTheme="minorHAnsi" w:hAnsiTheme="minorHAnsi" w:cs="Arial"/>
                      <w:b/>
                      <w:bCs/>
                      <w:sz w:val="22"/>
                      <w:szCs w:val="22"/>
                      <w:lang w:val="it-IT"/>
                    </w:rPr>
                  </w:pPr>
                </w:p>
              </w:tc>
              <w:tc>
                <w:tcPr>
                  <w:tcW w:w="360" w:type="pct"/>
                  <w:tcBorders>
                    <w:top w:val="nil"/>
                    <w:left w:val="nil"/>
                    <w:bottom w:val="single" w:sz="4" w:space="0" w:color="008080"/>
                    <w:right w:val="single" w:sz="4" w:space="0" w:color="008080"/>
                  </w:tcBorders>
                  <w:shd w:val="clear" w:color="auto" w:fill="auto"/>
                  <w:noWrap/>
                  <w:vAlign w:val="bottom"/>
                </w:tcPr>
                <w:p w14:paraId="7343E335" w14:textId="54D67A60" w:rsidR="009F2D21" w:rsidRPr="00702EE3" w:rsidRDefault="009F2D21" w:rsidP="009F2D21">
                  <w:pPr>
                    <w:jc w:val="right"/>
                    <w:rPr>
                      <w:rFonts w:asciiTheme="minorHAnsi" w:hAnsiTheme="minorHAnsi" w:cs="Arial"/>
                      <w:b/>
                      <w:bCs/>
                      <w:sz w:val="22"/>
                      <w:szCs w:val="22"/>
                      <w:lang w:val="it-IT"/>
                    </w:rPr>
                  </w:pPr>
                </w:p>
              </w:tc>
              <w:tc>
                <w:tcPr>
                  <w:tcW w:w="360" w:type="pct"/>
                  <w:tcBorders>
                    <w:top w:val="nil"/>
                    <w:left w:val="nil"/>
                    <w:bottom w:val="single" w:sz="4" w:space="0" w:color="008080"/>
                    <w:right w:val="single" w:sz="8" w:space="0" w:color="008080"/>
                  </w:tcBorders>
                  <w:shd w:val="clear" w:color="auto" w:fill="auto"/>
                  <w:noWrap/>
                  <w:vAlign w:val="bottom"/>
                </w:tcPr>
                <w:p w14:paraId="0E704C83" w14:textId="4321A9D7" w:rsidR="009F2D21" w:rsidRPr="00702EE3" w:rsidRDefault="009F2D21" w:rsidP="009F2D21">
                  <w:pPr>
                    <w:jc w:val="right"/>
                    <w:rPr>
                      <w:rFonts w:asciiTheme="minorHAnsi" w:hAnsiTheme="minorHAnsi" w:cs="Arial"/>
                      <w:b/>
                      <w:bCs/>
                      <w:sz w:val="22"/>
                      <w:szCs w:val="22"/>
                      <w:lang w:val="it-IT"/>
                    </w:rPr>
                  </w:pPr>
                </w:p>
              </w:tc>
            </w:tr>
            <w:tr w:rsidR="009F2E63" w:rsidRPr="00702EE3" w14:paraId="4C46AC12" w14:textId="0732121F" w:rsidTr="00130042">
              <w:trPr>
                <w:trHeight w:val="255"/>
              </w:trPr>
              <w:tc>
                <w:tcPr>
                  <w:tcW w:w="2891" w:type="pct"/>
                  <w:tcBorders>
                    <w:top w:val="nil"/>
                    <w:left w:val="single" w:sz="8" w:space="0" w:color="008080"/>
                    <w:bottom w:val="single" w:sz="4" w:space="0" w:color="008080"/>
                    <w:right w:val="nil"/>
                  </w:tcBorders>
                  <w:shd w:val="clear" w:color="auto" w:fill="auto"/>
                  <w:noWrap/>
                  <w:vAlign w:val="bottom"/>
                </w:tcPr>
                <w:p w14:paraId="34ED6843" w14:textId="3C1266A7" w:rsidR="009F2D21" w:rsidRPr="00702EE3" w:rsidRDefault="009F2D21" w:rsidP="009F2D21">
                  <w:pPr>
                    <w:rPr>
                      <w:rFonts w:asciiTheme="minorHAnsi" w:hAnsiTheme="minorHAnsi" w:cs="Arial"/>
                      <w:b/>
                      <w:bCs/>
                      <w:sz w:val="22"/>
                      <w:szCs w:val="22"/>
                      <w:lang w:val="it-IT"/>
                    </w:rPr>
                  </w:pPr>
                  <w:r w:rsidRPr="00702EE3">
                    <w:rPr>
                      <w:rFonts w:asciiTheme="minorHAnsi" w:hAnsiTheme="minorHAnsi" w:cs="Arial"/>
                      <w:b/>
                      <w:bCs/>
                      <w:sz w:val="22"/>
                      <w:szCs w:val="22"/>
                      <w:lang w:val="it-IT"/>
                    </w:rPr>
                    <w:t xml:space="preserve"> Capitolul 3 Cheltuieli pentru proiectare şi asistenţă tehnică - total, din care: </w:t>
                  </w:r>
                </w:p>
              </w:tc>
              <w:tc>
                <w:tcPr>
                  <w:tcW w:w="411" w:type="pct"/>
                  <w:tcBorders>
                    <w:top w:val="nil"/>
                    <w:left w:val="single" w:sz="8" w:space="0" w:color="008080"/>
                    <w:bottom w:val="single" w:sz="4" w:space="0" w:color="008080"/>
                    <w:right w:val="single" w:sz="4" w:space="0" w:color="008080"/>
                  </w:tcBorders>
                  <w:shd w:val="clear" w:color="auto" w:fill="auto"/>
                  <w:noWrap/>
                  <w:vAlign w:val="center"/>
                </w:tcPr>
                <w:p w14:paraId="12C5A60A" w14:textId="28F8DE8D" w:rsidR="009F2D21" w:rsidRPr="00702EE3" w:rsidRDefault="009F2D21" w:rsidP="009F2D21">
                  <w:pPr>
                    <w:jc w:val="right"/>
                    <w:rPr>
                      <w:rFonts w:asciiTheme="minorHAnsi" w:hAnsiTheme="minorHAnsi" w:cs="Arial"/>
                      <w:b/>
                      <w:bCs/>
                      <w:sz w:val="22"/>
                      <w:szCs w:val="22"/>
                      <w:lang w:val="it-IT"/>
                    </w:rPr>
                  </w:pPr>
                </w:p>
              </w:tc>
              <w:tc>
                <w:tcPr>
                  <w:tcW w:w="310" w:type="pct"/>
                  <w:tcBorders>
                    <w:top w:val="nil"/>
                    <w:left w:val="nil"/>
                    <w:bottom w:val="single" w:sz="4" w:space="0" w:color="008080"/>
                    <w:right w:val="single" w:sz="8" w:space="0" w:color="008080"/>
                  </w:tcBorders>
                  <w:shd w:val="clear" w:color="auto" w:fill="auto"/>
                  <w:noWrap/>
                  <w:vAlign w:val="bottom"/>
                </w:tcPr>
                <w:p w14:paraId="437F7CFD" w14:textId="6E7E7E71" w:rsidR="009F2D21" w:rsidRPr="00702EE3" w:rsidRDefault="009F2D21" w:rsidP="009F2D21">
                  <w:pPr>
                    <w:rPr>
                      <w:rFonts w:asciiTheme="minorHAnsi" w:hAnsiTheme="minorHAnsi" w:cs="Arial"/>
                      <w:b/>
                      <w:bCs/>
                      <w:sz w:val="22"/>
                      <w:szCs w:val="22"/>
                      <w:lang w:val="it-IT"/>
                    </w:rPr>
                  </w:pPr>
                </w:p>
              </w:tc>
              <w:tc>
                <w:tcPr>
                  <w:tcW w:w="411" w:type="pct"/>
                  <w:tcBorders>
                    <w:top w:val="nil"/>
                    <w:left w:val="nil"/>
                    <w:bottom w:val="single" w:sz="4" w:space="0" w:color="008080"/>
                    <w:right w:val="single" w:sz="4" w:space="0" w:color="008080"/>
                  </w:tcBorders>
                  <w:shd w:val="clear" w:color="auto" w:fill="auto"/>
                  <w:noWrap/>
                  <w:vAlign w:val="center"/>
                </w:tcPr>
                <w:p w14:paraId="0CEAC7F6" w14:textId="05C5B03D" w:rsidR="009F2D21" w:rsidRPr="00702EE3" w:rsidRDefault="009F2D21" w:rsidP="009F2D21">
                  <w:pPr>
                    <w:jc w:val="right"/>
                    <w:rPr>
                      <w:rFonts w:asciiTheme="minorHAnsi" w:hAnsiTheme="minorHAnsi" w:cs="Arial"/>
                      <w:b/>
                      <w:bCs/>
                      <w:sz w:val="22"/>
                      <w:szCs w:val="22"/>
                      <w:lang w:val="it-IT"/>
                    </w:rPr>
                  </w:pPr>
                </w:p>
              </w:tc>
              <w:tc>
                <w:tcPr>
                  <w:tcW w:w="258" w:type="pct"/>
                  <w:tcBorders>
                    <w:top w:val="nil"/>
                    <w:left w:val="nil"/>
                    <w:bottom w:val="single" w:sz="4" w:space="0" w:color="008080"/>
                    <w:right w:val="single" w:sz="8" w:space="0" w:color="008080"/>
                  </w:tcBorders>
                  <w:shd w:val="clear" w:color="auto" w:fill="auto"/>
                  <w:noWrap/>
                  <w:vAlign w:val="bottom"/>
                </w:tcPr>
                <w:p w14:paraId="2605D7E0" w14:textId="0C06B8F4" w:rsidR="009F2D21" w:rsidRPr="00702EE3" w:rsidRDefault="009F2D21" w:rsidP="009F2D21">
                  <w:pPr>
                    <w:rPr>
                      <w:rFonts w:asciiTheme="minorHAnsi" w:hAnsiTheme="minorHAnsi" w:cs="Arial"/>
                      <w:b/>
                      <w:bCs/>
                      <w:sz w:val="22"/>
                      <w:szCs w:val="22"/>
                      <w:lang w:val="it-IT"/>
                    </w:rPr>
                  </w:pPr>
                </w:p>
              </w:tc>
              <w:tc>
                <w:tcPr>
                  <w:tcW w:w="360" w:type="pct"/>
                  <w:tcBorders>
                    <w:top w:val="nil"/>
                    <w:left w:val="nil"/>
                    <w:bottom w:val="single" w:sz="4" w:space="0" w:color="008080"/>
                    <w:right w:val="single" w:sz="4" w:space="0" w:color="008080"/>
                  </w:tcBorders>
                  <w:shd w:val="clear" w:color="auto" w:fill="auto"/>
                  <w:noWrap/>
                  <w:vAlign w:val="bottom"/>
                </w:tcPr>
                <w:p w14:paraId="493765FF" w14:textId="78F2233B" w:rsidR="009F2D21" w:rsidRPr="00702EE3" w:rsidRDefault="009F2D21" w:rsidP="009F2D21">
                  <w:pPr>
                    <w:jc w:val="right"/>
                    <w:rPr>
                      <w:rFonts w:asciiTheme="minorHAnsi" w:hAnsiTheme="minorHAnsi" w:cs="Arial"/>
                      <w:b/>
                      <w:bCs/>
                      <w:sz w:val="22"/>
                      <w:szCs w:val="22"/>
                      <w:lang w:val="it-IT"/>
                    </w:rPr>
                  </w:pPr>
                </w:p>
              </w:tc>
              <w:tc>
                <w:tcPr>
                  <w:tcW w:w="360" w:type="pct"/>
                  <w:tcBorders>
                    <w:top w:val="nil"/>
                    <w:left w:val="nil"/>
                    <w:bottom w:val="single" w:sz="4" w:space="0" w:color="008080"/>
                    <w:right w:val="single" w:sz="8" w:space="0" w:color="008080"/>
                  </w:tcBorders>
                  <w:shd w:val="clear" w:color="auto" w:fill="auto"/>
                  <w:noWrap/>
                  <w:vAlign w:val="bottom"/>
                </w:tcPr>
                <w:p w14:paraId="6D50B543" w14:textId="7C3E9048" w:rsidR="009F2D21" w:rsidRPr="00702EE3" w:rsidRDefault="009F2D21" w:rsidP="009F2D21">
                  <w:pPr>
                    <w:jc w:val="right"/>
                    <w:rPr>
                      <w:rFonts w:asciiTheme="minorHAnsi" w:hAnsiTheme="minorHAnsi" w:cs="Arial"/>
                      <w:b/>
                      <w:bCs/>
                      <w:sz w:val="22"/>
                      <w:szCs w:val="22"/>
                      <w:lang w:val="it-IT"/>
                    </w:rPr>
                  </w:pPr>
                </w:p>
              </w:tc>
            </w:tr>
            <w:tr w:rsidR="009F2E63" w:rsidRPr="00702EE3" w14:paraId="0D47B8AF" w14:textId="0ADC8579" w:rsidTr="00130042">
              <w:trPr>
                <w:trHeight w:val="255"/>
              </w:trPr>
              <w:tc>
                <w:tcPr>
                  <w:tcW w:w="2891" w:type="pct"/>
                  <w:tcBorders>
                    <w:top w:val="nil"/>
                    <w:left w:val="single" w:sz="8" w:space="0" w:color="008080"/>
                    <w:bottom w:val="single" w:sz="4" w:space="0" w:color="008080"/>
                    <w:right w:val="nil"/>
                  </w:tcBorders>
                  <w:shd w:val="clear" w:color="auto" w:fill="auto"/>
                  <w:noWrap/>
                  <w:vAlign w:val="bottom"/>
                </w:tcPr>
                <w:p w14:paraId="4E441B8F" w14:textId="0E068B02" w:rsidR="009F2D21" w:rsidRPr="00702EE3" w:rsidRDefault="009F2D21" w:rsidP="009F2D21">
                  <w:pPr>
                    <w:rPr>
                      <w:rFonts w:asciiTheme="minorHAnsi" w:hAnsiTheme="minorHAnsi" w:cs="Arial"/>
                      <w:bCs/>
                      <w:sz w:val="22"/>
                      <w:szCs w:val="22"/>
                    </w:rPr>
                  </w:pPr>
                  <w:r w:rsidRPr="00702EE3">
                    <w:rPr>
                      <w:rFonts w:asciiTheme="minorHAnsi" w:hAnsiTheme="minorHAnsi" w:cs="Arial"/>
                      <w:bCs/>
                      <w:sz w:val="22"/>
                      <w:szCs w:val="22"/>
                    </w:rPr>
                    <w:t xml:space="preserve">3.1 Studii </w:t>
                  </w:r>
                </w:p>
              </w:tc>
              <w:tc>
                <w:tcPr>
                  <w:tcW w:w="411" w:type="pct"/>
                  <w:tcBorders>
                    <w:top w:val="nil"/>
                    <w:left w:val="single" w:sz="8" w:space="0" w:color="008080"/>
                    <w:bottom w:val="single" w:sz="4" w:space="0" w:color="008080"/>
                    <w:right w:val="single" w:sz="4" w:space="0" w:color="008080"/>
                  </w:tcBorders>
                  <w:shd w:val="clear" w:color="auto" w:fill="auto"/>
                  <w:noWrap/>
                  <w:vAlign w:val="center"/>
                </w:tcPr>
                <w:p w14:paraId="25E221CE" w14:textId="2C0F92FC" w:rsidR="009F2D21" w:rsidRPr="00702EE3" w:rsidRDefault="009F2D21" w:rsidP="009F2D21">
                  <w:pPr>
                    <w:jc w:val="right"/>
                    <w:rPr>
                      <w:rFonts w:asciiTheme="minorHAnsi" w:hAnsiTheme="minorHAnsi" w:cs="Arial"/>
                      <w:b/>
                      <w:bCs/>
                      <w:sz w:val="22"/>
                      <w:szCs w:val="22"/>
                    </w:rPr>
                  </w:pPr>
                </w:p>
              </w:tc>
              <w:tc>
                <w:tcPr>
                  <w:tcW w:w="310" w:type="pct"/>
                  <w:tcBorders>
                    <w:top w:val="nil"/>
                    <w:left w:val="nil"/>
                    <w:bottom w:val="single" w:sz="4" w:space="0" w:color="008080"/>
                    <w:right w:val="single" w:sz="8" w:space="0" w:color="008080"/>
                  </w:tcBorders>
                  <w:shd w:val="clear" w:color="auto" w:fill="auto"/>
                  <w:noWrap/>
                  <w:vAlign w:val="bottom"/>
                </w:tcPr>
                <w:p w14:paraId="6F37A20B" w14:textId="6C869D6B" w:rsidR="009F2D21" w:rsidRPr="00702EE3" w:rsidRDefault="009F2D21" w:rsidP="009F2D21">
                  <w:pPr>
                    <w:rPr>
                      <w:rFonts w:asciiTheme="minorHAnsi" w:hAnsiTheme="minorHAnsi" w:cs="Arial"/>
                      <w:b/>
                      <w:bCs/>
                      <w:sz w:val="22"/>
                      <w:szCs w:val="22"/>
                    </w:rPr>
                  </w:pPr>
                </w:p>
              </w:tc>
              <w:tc>
                <w:tcPr>
                  <w:tcW w:w="411" w:type="pct"/>
                  <w:tcBorders>
                    <w:top w:val="nil"/>
                    <w:left w:val="nil"/>
                    <w:bottom w:val="single" w:sz="4" w:space="0" w:color="008080"/>
                    <w:right w:val="single" w:sz="4" w:space="0" w:color="008080"/>
                  </w:tcBorders>
                  <w:shd w:val="clear" w:color="auto" w:fill="auto"/>
                  <w:noWrap/>
                  <w:vAlign w:val="center"/>
                </w:tcPr>
                <w:p w14:paraId="44506167" w14:textId="035203D7" w:rsidR="009F2D21" w:rsidRPr="00702EE3" w:rsidRDefault="009F2D21" w:rsidP="009F2D21">
                  <w:pPr>
                    <w:jc w:val="right"/>
                    <w:rPr>
                      <w:rFonts w:asciiTheme="minorHAnsi" w:hAnsiTheme="minorHAnsi" w:cs="Arial"/>
                      <w:b/>
                      <w:bCs/>
                      <w:sz w:val="22"/>
                      <w:szCs w:val="22"/>
                    </w:rPr>
                  </w:pPr>
                </w:p>
              </w:tc>
              <w:tc>
                <w:tcPr>
                  <w:tcW w:w="258" w:type="pct"/>
                  <w:tcBorders>
                    <w:top w:val="nil"/>
                    <w:left w:val="nil"/>
                    <w:bottom w:val="single" w:sz="4" w:space="0" w:color="008080"/>
                    <w:right w:val="single" w:sz="8" w:space="0" w:color="008080"/>
                  </w:tcBorders>
                  <w:shd w:val="clear" w:color="auto" w:fill="auto"/>
                  <w:noWrap/>
                  <w:vAlign w:val="bottom"/>
                </w:tcPr>
                <w:p w14:paraId="5AB58B5A" w14:textId="7C6A0D38" w:rsidR="009F2D21" w:rsidRPr="00702EE3" w:rsidRDefault="009F2D21" w:rsidP="009F2D21">
                  <w:pPr>
                    <w:rPr>
                      <w:rFonts w:asciiTheme="minorHAnsi" w:hAnsiTheme="minorHAnsi" w:cs="Arial"/>
                      <w:b/>
                      <w:bCs/>
                      <w:sz w:val="22"/>
                      <w:szCs w:val="22"/>
                    </w:rPr>
                  </w:pPr>
                </w:p>
              </w:tc>
              <w:tc>
                <w:tcPr>
                  <w:tcW w:w="360" w:type="pct"/>
                  <w:tcBorders>
                    <w:top w:val="nil"/>
                    <w:left w:val="nil"/>
                    <w:bottom w:val="single" w:sz="4" w:space="0" w:color="008080"/>
                    <w:right w:val="single" w:sz="4" w:space="0" w:color="008080"/>
                  </w:tcBorders>
                  <w:shd w:val="clear" w:color="auto" w:fill="auto"/>
                  <w:noWrap/>
                  <w:vAlign w:val="bottom"/>
                </w:tcPr>
                <w:p w14:paraId="01AFDADC" w14:textId="0B8A0D71" w:rsidR="009F2D21" w:rsidRPr="00702EE3" w:rsidRDefault="009F2D21" w:rsidP="009F2D21">
                  <w:pPr>
                    <w:jc w:val="right"/>
                    <w:rPr>
                      <w:rFonts w:asciiTheme="minorHAnsi" w:hAnsiTheme="minorHAnsi" w:cs="Arial"/>
                      <w:b/>
                      <w:bCs/>
                      <w:sz w:val="22"/>
                      <w:szCs w:val="22"/>
                    </w:rPr>
                  </w:pPr>
                </w:p>
              </w:tc>
              <w:tc>
                <w:tcPr>
                  <w:tcW w:w="360" w:type="pct"/>
                  <w:tcBorders>
                    <w:top w:val="nil"/>
                    <w:left w:val="nil"/>
                    <w:bottom w:val="single" w:sz="4" w:space="0" w:color="008080"/>
                    <w:right w:val="single" w:sz="8" w:space="0" w:color="008080"/>
                  </w:tcBorders>
                  <w:shd w:val="clear" w:color="auto" w:fill="auto"/>
                  <w:noWrap/>
                  <w:vAlign w:val="bottom"/>
                </w:tcPr>
                <w:p w14:paraId="526BD142" w14:textId="4A32686A" w:rsidR="009F2D21" w:rsidRPr="00702EE3" w:rsidRDefault="009F2D21" w:rsidP="009F2D21">
                  <w:pPr>
                    <w:jc w:val="right"/>
                    <w:rPr>
                      <w:rFonts w:asciiTheme="minorHAnsi" w:hAnsiTheme="minorHAnsi" w:cs="Arial"/>
                      <w:b/>
                      <w:bCs/>
                      <w:sz w:val="22"/>
                      <w:szCs w:val="22"/>
                    </w:rPr>
                  </w:pPr>
                </w:p>
              </w:tc>
            </w:tr>
            <w:tr w:rsidR="009F2E63" w:rsidRPr="00702EE3" w14:paraId="10D4F9DC" w14:textId="47D3C744" w:rsidTr="00130042">
              <w:trPr>
                <w:trHeight w:val="255"/>
              </w:trPr>
              <w:tc>
                <w:tcPr>
                  <w:tcW w:w="2891" w:type="pct"/>
                  <w:tcBorders>
                    <w:top w:val="nil"/>
                    <w:left w:val="single" w:sz="8" w:space="0" w:color="008080"/>
                    <w:bottom w:val="single" w:sz="4" w:space="0" w:color="008080"/>
                    <w:right w:val="nil"/>
                  </w:tcBorders>
                  <w:shd w:val="clear" w:color="auto" w:fill="auto"/>
                  <w:noWrap/>
                  <w:vAlign w:val="bottom"/>
                </w:tcPr>
                <w:p w14:paraId="1384C4AE" w14:textId="1C35601D" w:rsidR="009F2D21" w:rsidRPr="00702EE3" w:rsidRDefault="009F2D21" w:rsidP="009F2D21">
                  <w:pPr>
                    <w:rPr>
                      <w:rFonts w:asciiTheme="minorHAnsi" w:hAnsiTheme="minorHAnsi" w:cs="Arial"/>
                      <w:bCs/>
                      <w:sz w:val="22"/>
                      <w:szCs w:val="22"/>
                    </w:rPr>
                  </w:pPr>
                  <w:r w:rsidRPr="00702EE3">
                    <w:rPr>
                      <w:rFonts w:asciiTheme="minorHAnsi" w:hAnsiTheme="minorHAnsi" w:cs="Arial"/>
                      <w:bCs/>
                      <w:sz w:val="22"/>
                      <w:szCs w:val="22"/>
                    </w:rPr>
                    <w:t>3.1.1 Studii de teren</w:t>
                  </w:r>
                </w:p>
              </w:tc>
              <w:tc>
                <w:tcPr>
                  <w:tcW w:w="411" w:type="pct"/>
                  <w:tcBorders>
                    <w:top w:val="nil"/>
                    <w:left w:val="single" w:sz="8" w:space="0" w:color="008080"/>
                    <w:bottom w:val="single" w:sz="4" w:space="0" w:color="008080"/>
                    <w:right w:val="single" w:sz="4" w:space="0" w:color="008080"/>
                  </w:tcBorders>
                  <w:shd w:val="clear" w:color="auto" w:fill="auto"/>
                  <w:noWrap/>
                  <w:vAlign w:val="center"/>
                </w:tcPr>
                <w:p w14:paraId="6779F60A" w14:textId="46B50C61" w:rsidR="009F2D21" w:rsidRPr="00702EE3" w:rsidRDefault="009F2D21" w:rsidP="009F2D21">
                  <w:pPr>
                    <w:jc w:val="right"/>
                    <w:rPr>
                      <w:rFonts w:asciiTheme="minorHAnsi" w:hAnsiTheme="minorHAnsi" w:cs="Arial"/>
                      <w:b/>
                      <w:bCs/>
                      <w:sz w:val="22"/>
                      <w:szCs w:val="22"/>
                    </w:rPr>
                  </w:pPr>
                </w:p>
              </w:tc>
              <w:tc>
                <w:tcPr>
                  <w:tcW w:w="310" w:type="pct"/>
                  <w:tcBorders>
                    <w:top w:val="nil"/>
                    <w:left w:val="nil"/>
                    <w:bottom w:val="single" w:sz="4" w:space="0" w:color="008080"/>
                    <w:right w:val="single" w:sz="8" w:space="0" w:color="008080"/>
                  </w:tcBorders>
                  <w:shd w:val="clear" w:color="auto" w:fill="auto"/>
                  <w:noWrap/>
                  <w:vAlign w:val="bottom"/>
                </w:tcPr>
                <w:p w14:paraId="4CE0CBA1" w14:textId="2AA8C8E5" w:rsidR="009F2D21" w:rsidRPr="00702EE3" w:rsidRDefault="009F2D21" w:rsidP="009F2D21">
                  <w:pPr>
                    <w:rPr>
                      <w:rFonts w:asciiTheme="minorHAnsi" w:hAnsiTheme="minorHAnsi" w:cs="Arial"/>
                      <w:b/>
                      <w:bCs/>
                      <w:sz w:val="22"/>
                      <w:szCs w:val="22"/>
                    </w:rPr>
                  </w:pPr>
                </w:p>
              </w:tc>
              <w:tc>
                <w:tcPr>
                  <w:tcW w:w="411" w:type="pct"/>
                  <w:tcBorders>
                    <w:top w:val="nil"/>
                    <w:left w:val="nil"/>
                    <w:bottom w:val="single" w:sz="4" w:space="0" w:color="008080"/>
                    <w:right w:val="single" w:sz="4" w:space="0" w:color="008080"/>
                  </w:tcBorders>
                  <w:shd w:val="clear" w:color="auto" w:fill="auto"/>
                  <w:noWrap/>
                  <w:vAlign w:val="center"/>
                </w:tcPr>
                <w:p w14:paraId="66F0ABD7" w14:textId="282FC2FF" w:rsidR="009F2D21" w:rsidRPr="00702EE3" w:rsidRDefault="009F2D21" w:rsidP="009F2D21">
                  <w:pPr>
                    <w:jc w:val="right"/>
                    <w:rPr>
                      <w:rFonts w:asciiTheme="minorHAnsi" w:hAnsiTheme="minorHAnsi" w:cs="Arial"/>
                      <w:b/>
                      <w:bCs/>
                      <w:sz w:val="22"/>
                      <w:szCs w:val="22"/>
                    </w:rPr>
                  </w:pPr>
                </w:p>
              </w:tc>
              <w:tc>
                <w:tcPr>
                  <w:tcW w:w="258" w:type="pct"/>
                  <w:tcBorders>
                    <w:top w:val="nil"/>
                    <w:left w:val="nil"/>
                    <w:bottom w:val="single" w:sz="4" w:space="0" w:color="008080"/>
                    <w:right w:val="single" w:sz="8" w:space="0" w:color="008080"/>
                  </w:tcBorders>
                  <w:shd w:val="clear" w:color="auto" w:fill="auto"/>
                  <w:noWrap/>
                  <w:vAlign w:val="bottom"/>
                </w:tcPr>
                <w:p w14:paraId="39FD3478" w14:textId="4B588741" w:rsidR="009F2D21" w:rsidRPr="00702EE3" w:rsidRDefault="009F2D21" w:rsidP="009F2D21">
                  <w:pPr>
                    <w:rPr>
                      <w:rFonts w:asciiTheme="minorHAnsi" w:hAnsiTheme="minorHAnsi" w:cs="Arial"/>
                      <w:b/>
                      <w:bCs/>
                      <w:sz w:val="22"/>
                      <w:szCs w:val="22"/>
                    </w:rPr>
                  </w:pPr>
                </w:p>
              </w:tc>
              <w:tc>
                <w:tcPr>
                  <w:tcW w:w="360" w:type="pct"/>
                  <w:tcBorders>
                    <w:top w:val="nil"/>
                    <w:left w:val="nil"/>
                    <w:bottom w:val="single" w:sz="4" w:space="0" w:color="008080"/>
                    <w:right w:val="single" w:sz="4" w:space="0" w:color="008080"/>
                  </w:tcBorders>
                  <w:shd w:val="clear" w:color="auto" w:fill="auto"/>
                  <w:noWrap/>
                  <w:vAlign w:val="bottom"/>
                </w:tcPr>
                <w:p w14:paraId="41D29F82" w14:textId="1E49A18E" w:rsidR="009F2D21" w:rsidRPr="00702EE3" w:rsidRDefault="009F2D21" w:rsidP="009F2D21">
                  <w:pPr>
                    <w:jc w:val="right"/>
                    <w:rPr>
                      <w:rFonts w:asciiTheme="minorHAnsi" w:hAnsiTheme="minorHAnsi" w:cs="Arial"/>
                      <w:b/>
                      <w:bCs/>
                      <w:sz w:val="22"/>
                      <w:szCs w:val="22"/>
                    </w:rPr>
                  </w:pPr>
                </w:p>
              </w:tc>
              <w:tc>
                <w:tcPr>
                  <w:tcW w:w="360" w:type="pct"/>
                  <w:tcBorders>
                    <w:top w:val="nil"/>
                    <w:left w:val="nil"/>
                    <w:bottom w:val="single" w:sz="4" w:space="0" w:color="008080"/>
                    <w:right w:val="single" w:sz="8" w:space="0" w:color="008080"/>
                  </w:tcBorders>
                  <w:shd w:val="clear" w:color="auto" w:fill="auto"/>
                  <w:noWrap/>
                  <w:vAlign w:val="bottom"/>
                </w:tcPr>
                <w:p w14:paraId="483E15BE" w14:textId="09C78F5E" w:rsidR="009F2D21" w:rsidRPr="00702EE3" w:rsidRDefault="009F2D21" w:rsidP="009F2D21">
                  <w:pPr>
                    <w:jc w:val="right"/>
                    <w:rPr>
                      <w:rFonts w:asciiTheme="minorHAnsi" w:hAnsiTheme="minorHAnsi" w:cs="Arial"/>
                      <w:b/>
                      <w:bCs/>
                      <w:sz w:val="22"/>
                      <w:szCs w:val="22"/>
                    </w:rPr>
                  </w:pPr>
                </w:p>
              </w:tc>
            </w:tr>
            <w:tr w:rsidR="009F2E63" w:rsidRPr="00702EE3" w14:paraId="5CE3BA71" w14:textId="15EF918D" w:rsidTr="00130042">
              <w:trPr>
                <w:trHeight w:val="255"/>
              </w:trPr>
              <w:tc>
                <w:tcPr>
                  <w:tcW w:w="2891" w:type="pct"/>
                  <w:tcBorders>
                    <w:top w:val="nil"/>
                    <w:left w:val="single" w:sz="8" w:space="0" w:color="008080"/>
                    <w:bottom w:val="single" w:sz="4" w:space="0" w:color="008080"/>
                    <w:right w:val="nil"/>
                  </w:tcBorders>
                  <w:shd w:val="clear" w:color="auto" w:fill="auto"/>
                  <w:noWrap/>
                  <w:vAlign w:val="bottom"/>
                </w:tcPr>
                <w:p w14:paraId="55822C9C" w14:textId="13C482FA" w:rsidR="009F2D21" w:rsidRPr="00702EE3" w:rsidRDefault="009F2D21" w:rsidP="009F2D21">
                  <w:pPr>
                    <w:rPr>
                      <w:rFonts w:asciiTheme="minorHAnsi" w:hAnsiTheme="minorHAnsi" w:cs="Arial"/>
                      <w:bCs/>
                      <w:sz w:val="22"/>
                      <w:szCs w:val="22"/>
                    </w:rPr>
                  </w:pPr>
                  <w:r w:rsidRPr="00702EE3">
                    <w:rPr>
                      <w:rFonts w:asciiTheme="minorHAnsi" w:hAnsiTheme="minorHAnsi" w:cs="Arial"/>
                      <w:bCs/>
                      <w:sz w:val="22"/>
                      <w:szCs w:val="22"/>
                    </w:rPr>
                    <w:t>3.1.2 Raport privind impactul asupra mediului</w:t>
                  </w:r>
                </w:p>
              </w:tc>
              <w:tc>
                <w:tcPr>
                  <w:tcW w:w="411" w:type="pct"/>
                  <w:tcBorders>
                    <w:top w:val="nil"/>
                    <w:left w:val="single" w:sz="8" w:space="0" w:color="008080"/>
                    <w:bottom w:val="single" w:sz="4" w:space="0" w:color="008080"/>
                    <w:right w:val="single" w:sz="4" w:space="0" w:color="008080"/>
                  </w:tcBorders>
                  <w:shd w:val="clear" w:color="auto" w:fill="auto"/>
                  <w:noWrap/>
                  <w:vAlign w:val="center"/>
                </w:tcPr>
                <w:p w14:paraId="7DF645A5" w14:textId="74E16784" w:rsidR="009F2D21" w:rsidRPr="00702EE3" w:rsidRDefault="009F2D21" w:rsidP="009F2D21">
                  <w:pPr>
                    <w:jc w:val="right"/>
                    <w:rPr>
                      <w:rFonts w:asciiTheme="minorHAnsi" w:hAnsiTheme="minorHAnsi" w:cs="Arial"/>
                      <w:b/>
                      <w:bCs/>
                      <w:sz w:val="22"/>
                      <w:szCs w:val="22"/>
                    </w:rPr>
                  </w:pPr>
                </w:p>
              </w:tc>
              <w:tc>
                <w:tcPr>
                  <w:tcW w:w="310" w:type="pct"/>
                  <w:tcBorders>
                    <w:top w:val="nil"/>
                    <w:left w:val="nil"/>
                    <w:bottom w:val="single" w:sz="4" w:space="0" w:color="008080"/>
                    <w:right w:val="single" w:sz="8" w:space="0" w:color="008080"/>
                  </w:tcBorders>
                  <w:shd w:val="clear" w:color="auto" w:fill="auto"/>
                  <w:noWrap/>
                  <w:vAlign w:val="bottom"/>
                </w:tcPr>
                <w:p w14:paraId="6BDAB723" w14:textId="064D23B9" w:rsidR="009F2D21" w:rsidRPr="00702EE3" w:rsidRDefault="009F2D21" w:rsidP="009F2D21">
                  <w:pPr>
                    <w:rPr>
                      <w:rFonts w:asciiTheme="minorHAnsi" w:hAnsiTheme="minorHAnsi" w:cs="Arial"/>
                      <w:b/>
                      <w:bCs/>
                      <w:sz w:val="22"/>
                      <w:szCs w:val="22"/>
                    </w:rPr>
                  </w:pPr>
                </w:p>
              </w:tc>
              <w:tc>
                <w:tcPr>
                  <w:tcW w:w="411" w:type="pct"/>
                  <w:tcBorders>
                    <w:top w:val="nil"/>
                    <w:left w:val="nil"/>
                    <w:bottom w:val="single" w:sz="4" w:space="0" w:color="008080"/>
                    <w:right w:val="single" w:sz="4" w:space="0" w:color="008080"/>
                  </w:tcBorders>
                  <w:shd w:val="clear" w:color="auto" w:fill="auto"/>
                  <w:noWrap/>
                  <w:vAlign w:val="center"/>
                </w:tcPr>
                <w:p w14:paraId="40B09EA5" w14:textId="586031EB" w:rsidR="009F2D21" w:rsidRPr="00702EE3" w:rsidRDefault="009F2D21" w:rsidP="009F2D21">
                  <w:pPr>
                    <w:jc w:val="right"/>
                    <w:rPr>
                      <w:rFonts w:asciiTheme="minorHAnsi" w:hAnsiTheme="minorHAnsi" w:cs="Arial"/>
                      <w:b/>
                      <w:bCs/>
                      <w:sz w:val="22"/>
                      <w:szCs w:val="22"/>
                    </w:rPr>
                  </w:pPr>
                </w:p>
              </w:tc>
              <w:tc>
                <w:tcPr>
                  <w:tcW w:w="258" w:type="pct"/>
                  <w:tcBorders>
                    <w:top w:val="nil"/>
                    <w:left w:val="nil"/>
                    <w:bottom w:val="single" w:sz="4" w:space="0" w:color="008080"/>
                    <w:right w:val="single" w:sz="8" w:space="0" w:color="008080"/>
                  </w:tcBorders>
                  <w:shd w:val="clear" w:color="auto" w:fill="auto"/>
                  <w:noWrap/>
                  <w:vAlign w:val="bottom"/>
                </w:tcPr>
                <w:p w14:paraId="52C2ED31" w14:textId="7D67E9AC" w:rsidR="009F2D21" w:rsidRPr="00702EE3" w:rsidRDefault="009F2D21" w:rsidP="009F2D21">
                  <w:pPr>
                    <w:rPr>
                      <w:rFonts w:asciiTheme="minorHAnsi" w:hAnsiTheme="minorHAnsi" w:cs="Arial"/>
                      <w:b/>
                      <w:bCs/>
                      <w:sz w:val="22"/>
                      <w:szCs w:val="22"/>
                    </w:rPr>
                  </w:pPr>
                </w:p>
              </w:tc>
              <w:tc>
                <w:tcPr>
                  <w:tcW w:w="360" w:type="pct"/>
                  <w:tcBorders>
                    <w:top w:val="nil"/>
                    <w:left w:val="nil"/>
                    <w:bottom w:val="single" w:sz="4" w:space="0" w:color="008080"/>
                    <w:right w:val="single" w:sz="4" w:space="0" w:color="008080"/>
                  </w:tcBorders>
                  <w:shd w:val="clear" w:color="auto" w:fill="auto"/>
                  <w:noWrap/>
                  <w:vAlign w:val="bottom"/>
                </w:tcPr>
                <w:p w14:paraId="1B12550F" w14:textId="167C5B81" w:rsidR="009F2D21" w:rsidRPr="00702EE3" w:rsidRDefault="009F2D21" w:rsidP="009F2D21">
                  <w:pPr>
                    <w:jc w:val="right"/>
                    <w:rPr>
                      <w:rFonts w:asciiTheme="minorHAnsi" w:hAnsiTheme="minorHAnsi" w:cs="Arial"/>
                      <w:b/>
                      <w:bCs/>
                      <w:sz w:val="22"/>
                      <w:szCs w:val="22"/>
                    </w:rPr>
                  </w:pPr>
                </w:p>
              </w:tc>
              <w:tc>
                <w:tcPr>
                  <w:tcW w:w="360" w:type="pct"/>
                  <w:tcBorders>
                    <w:top w:val="nil"/>
                    <w:left w:val="nil"/>
                    <w:bottom w:val="single" w:sz="4" w:space="0" w:color="008080"/>
                    <w:right w:val="single" w:sz="8" w:space="0" w:color="008080"/>
                  </w:tcBorders>
                  <w:shd w:val="clear" w:color="auto" w:fill="auto"/>
                  <w:noWrap/>
                  <w:vAlign w:val="bottom"/>
                </w:tcPr>
                <w:p w14:paraId="2955D546" w14:textId="3BCF2C9F" w:rsidR="009F2D21" w:rsidRPr="00702EE3" w:rsidRDefault="009F2D21" w:rsidP="009F2D21">
                  <w:pPr>
                    <w:jc w:val="right"/>
                    <w:rPr>
                      <w:rFonts w:asciiTheme="minorHAnsi" w:hAnsiTheme="minorHAnsi" w:cs="Arial"/>
                      <w:b/>
                      <w:bCs/>
                      <w:sz w:val="22"/>
                      <w:szCs w:val="22"/>
                    </w:rPr>
                  </w:pPr>
                </w:p>
              </w:tc>
            </w:tr>
            <w:tr w:rsidR="009F2E63" w:rsidRPr="00702EE3" w14:paraId="18855200" w14:textId="7C002DC5" w:rsidTr="00130042">
              <w:trPr>
                <w:trHeight w:val="255"/>
              </w:trPr>
              <w:tc>
                <w:tcPr>
                  <w:tcW w:w="2891" w:type="pct"/>
                  <w:tcBorders>
                    <w:top w:val="nil"/>
                    <w:left w:val="single" w:sz="8" w:space="0" w:color="008080"/>
                    <w:bottom w:val="single" w:sz="4" w:space="0" w:color="008080"/>
                    <w:right w:val="nil"/>
                  </w:tcBorders>
                  <w:shd w:val="clear" w:color="auto" w:fill="auto"/>
                  <w:noWrap/>
                  <w:vAlign w:val="bottom"/>
                </w:tcPr>
                <w:p w14:paraId="27745CFD" w14:textId="758308E4" w:rsidR="009F2D21" w:rsidRPr="00702EE3" w:rsidRDefault="009F2D21" w:rsidP="00DF0944">
                  <w:pPr>
                    <w:rPr>
                      <w:rFonts w:asciiTheme="minorHAnsi" w:hAnsiTheme="minorHAnsi" w:cs="Arial"/>
                      <w:bCs/>
                      <w:sz w:val="22"/>
                      <w:szCs w:val="22"/>
                    </w:rPr>
                  </w:pPr>
                  <w:r w:rsidRPr="00702EE3">
                    <w:rPr>
                      <w:rFonts w:asciiTheme="minorHAnsi" w:hAnsiTheme="minorHAnsi" w:cs="Arial"/>
                      <w:bCs/>
                      <w:sz w:val="22"/>
                      <w:szCs w:val="22"/>
                    </w:rPr>
                    <w:t>3.1.3 Alte studii specifice</w:t>
                  </w:r>
                </w:p>
              </w:tc>
              <w:tc>
                <w:tcPr>
                  <w:tcW w:w="411" w:type="pct"/>
                  <w:tcBorders>
                    <w:top w:val="nil"/>
                    <w:left w:val="single" w:sz="8" w:space="0" w:color="008080"/>
                    <w:bottom w:val="single" w:sz="4" w:space="0" w:color="008080"/>
                    <w:right w:val="single" w:sz="4" w:space="0" w:color="008080"/>
                  </w:tcBorders>
                  <w:shd w:val="clear" w:color="auto" w:fill="auto"/>
                  <w:noWrap/>
                  <w:vAlign w:val="center"/>
                </w:tcPr>
                <w:p w14:paraId="36202AE1" w14:textId="16CCADFB" w:rsidR="009F2D21" w:rsidRPr="00702EE3" w:rsidRDefault="009F2D21" w:rsidP="009F2D21">
                  <w:pPr>
                    <w:jc w:val="right"/>
                    <w:rPr>
                      <w:rFonts w:asciiTheme="minorHAnsi" w:hAnsiTheme="minorHAnsi" w:cs="Arial"/>
                      <w:b/>
                      <w:bCs/>
                      <w:sz w:val="22"/>
                      <w:szCs w:val="22"/>
                    </w:rPr>
                  </w:pPr>
                </w:p>
              </w:tc>
              <w:tc>
                <w:tcPr>
                  <w:tcW w:w="310" w:type="pct"/>
                  <w:tcBorders>
                    <w:top w:val="nil"/>
                    <w:left w:val="nil"/>
                    <w:bottom w:val="single" w:sz="4" w:space="0" w:color="008080"/>
                    <w:right w:val="single" w:sz="8" w:space="0" w:color="008080"/>
                  </w:tcBorders>
                  <w:shd w:val="clear" w:color="auto" w:fill="auto"/>
                  <w:noWrap/>
                  <w:vAlign w:val="bottom"/>
                </w:tcPr>
                <w:p w14:paraId="0B19D2D5" w14:textId="453B2B9C" w:rsidR="009F2D21" w:rsidRPr="00702EE3" w:rsidRDefault="009F2D21" w:rsidP="009F2D21">
                  <w:pPr>
                    <w:rPr>
                      <w:rFonts w:asciiTheme="minorHAnsi" w:hAnsiTheme="minorHAnsi" w:cs="Arial"/>
                      <w:b/>
                      <w:bCs/>
                      <w:sz w:val="22"/>
                      <w:szCs w:val="22"/>
                    </w:rPr>
                  </w:pPr>
                </w:p>
              </w:tc>
              <w:tc>
                <w:tcPr>
                  <w:tcW w:w="411" w:type="pct"/>
                  <w:tcBorders>
                    <w:top w:val="nil"/>
                    <w:left w:val="nil"/>
                    <w:bottom w:val="single" w:sz="4" w:space="0" w:color="008080"/>
                    <w:right w:val="single" w:sz="4" w:space="0" w:color="008080"/>
                  </w:tcBorders>
                  <w:shd w:val="clear" w:color="auto" w:fill="auto"/>
                  <w:noWrap/>
                  <w:vAlign w:val="center"/>
                </w:tcPr>
                <w:p w14:paraId="78B9E7BA" w14:textId="0A04C6B5" w:rsidR="009F2D21" w:rsidRPr="00702EE3" w:rsidRDefault="009F2D21" w:rsidP="009F2D21">
                  <w:pPr>
                    <w:jc w:val="right"/>
                    <w:rPr>
                      <w:rFonts w:asciiTheme="minorHAnsi" w:hAnsiTheme="minorHAnsi" w:cs="Arial"/>
                      <w:b/>
                      <w:bCs/>
                      <w:sz w:val="22"/>
                      <w:szCs w:val="22"/>
                    </w:rPr>
                  </w:pPr>
                </w:p>
              </w:tc>
              <w:tc>
                <w:tcPr>
                  <w:tcW w:w="258" w:type="pct"/>
                  <w:tcBorders>
                    <w:top w:val="nil"/>
                    <w:left w:val="nil"/>
                    <w:bottom w:val="single" w:sz="4" w:space="0" w:color="008080"/>
                    <w:right w:val="single" w:sz="8" w:space="0" w:color="008080"/>
                  </w:tcBorders>
                  <w:shd w:val="clear" w:color="auto" w:fill="auto"/>
                  <w:noWrap/>
                  <w:vAlign w:val="bottom"/>
                </w:tcPr>
                <w:p w14:paraId="0EFBCD2C" w14:textId="7447C8B8" w:rsidR="009F2D21" w:rsidRPr="00702EE3" w:rsidRDefault="009F2D21" w:rsidP="009F2D21">
                  <w:pPr>
                    <w:rPr>
                      <w:rFonts w:asciiTheme="minorHAnsi" w:hAnsiTheme="minorHAnsi" w:cs="Arial"/>
                      <w:b/>
                      <w:bCs/>
                      <w:sz w:val="22"/>
                      <w:szCs w:val="22"/>
                    </w:rPr>
                  </w:pPr>
                </w:p>
              </w:tc>
              <w:tc>
                <w:tcPr>
                  <w:tcW w:w="360" w:type="pct"/>
                  <w:tcBorders>
                    <w:top w:val="nil"/>
                    <w:left w:val="nil"/>
                    <w:bottom w:val="single" w:sz="4" w:space="0" w:color="008080"/>
                    <w:right w:val="single" w:sz="4" w:space="0" w:color="008080"/>
                  </w:tcBorders>
                  <w:shd w:val="clear" w:color="auto" w:fill="auto"/>
                  <w:noWrap/>
                  <w:vAlign w:val="bottom"/>
                </w:tcPr>
                <w:p w14:paraId="6CFADB89" w14:textId="00EC392D" w:rsidR="009F2D21" w:rsidRPr="00702EE3" w:rsidRDefault="009F2D21" w:rsidP="009F2D21">
                  <w:pPr>
                    <w:jc w:val="right"/>
                    <w:rPr>
                      <w:rFonts w:asciiTheme="minorHAnsi" w:hAnsiTheme="minorHAnsi" w:cs="Arial"/>
                      <w:b/>
                      <w:bCs/>
                      <w:sz w:val="22"/>
                      <w:szCs w:val="22"/>
                    </w:rPr>
                  </w:pPr>
                </w:p>
              </w:tc>
              <w:tc>
                <w:tcPr>
                  <w:tcW w:w="360" w:type="pct"/>
                  <w:tcBorders>
                    <w:top w:val="nil"/>
                    <w:left w:val="nil"/>
                    <w:bottom w:val="single" w:sz="4" w:space="0" w:color="008080"/>
                    <w:right w:val="single" w:sz="8" w:space="0" w:color="008080"/>
                  </w:tcBorders>
                  <w:shd w:val="clear" w:color="auto" w:fill="auto"/>
                  <w:noWrap/>
                  <w:vAlign w:val="bottom"/>
                </w:tcPr>
                <w:p w14:paraId="6EC50CB4" w14:textId="015A306B" w:rsidR="009F2D21" w:rsidRPr="00702EE3" w:rsidRDefault="009F2D21" w:rsidP="009F2D21">
                  <w:pPr>
                    <w:jc w:val="right"/>
                    <w:rPr>
                      <w:rFonts w:asciiTheme="minorHAnsi" w:hAnsiTheme="minorHAnsi" w:cs="Arial"/>
                      <w:b/>
                      <w:bCs/>
                      <w:sz w:val="22"/>
                      <w:szCs w:val="22"/>
                    </w:rPr>
                  </w:pPr>
                </w:p>
              </w:tc>
            </w:tr>
            <w:tr w:rsidR="009F2E63" w:rsidRPr="00702EE3" w14:paraId="3D9A6FA5" w14:textId="0B343833" w:rsidTr="00130042">
              <w:trPr>
                <w:trHeight w:val="255"/>
              </w:trPr>
              <w:tc>
                <w:tcPr>
                  <w:tcW w:w="2891" w:type="pct"/>
                  <w:tcBorders>
                    <w:top w:val="nil"/>
                    <w:left w:val="single" w:sz="8" w:space="0" w:color="008080"/>
                    <w:bottom w:val="single" w:sz="4" w:space="0" w:color="008080"/>
                    <w:right w:val="nil"/>
                  </w:tcBorders>
                  <w:shd w:val="clear" w:color="auto" w:fill="auto"/>
                  <w:noWrap/>
                  <w:vAlign w:val="bottom"/>
                </w:tcPr>
                <w:p w14:paraId="4DA7802C" w14:textId="78A00B0B" w:rsidR="009F2D21" w:rsidRPr="00702EE3" w:rsidRDefault="009F2D21" w:rsidP="009F2D21">
                  <w:pPr>
                    <w:rPr>
                      <w:rFonts w:asciiTheme="minorHAnsi" w:hAnsiTheme="minorHAnsi" w:cs="Arial"/>
                      <w:bCs/>
                      <w:sz w:val="22"/>
                      <w:szCs w:val="22"/>
                    </w:rPr>
                  </w:pPr>
                  <w:r w:rsidRPr="00702EE3">
                    <w:rPr>
                      <w:rFonts w:asciiTheme="minorHAnsi" w:hAnsiTheme="minorHAnsi" w:cs="Arial"/>
                      <w:sz w:val="22"/>
                      <w:szCs w:val="22"/>
                      <w:lang w:val="it-IT"/>
                    </w:rPr>
                    <w:lastRenderedPageBreak/>
                    <w:t>3.2 Documentatii-suport și cheltuieli pentru obţinerea de avize, acorduri şi autorizaţii</w:t>
                  </w:r>
                </w:p>
              </w:tc>
              <w:tc>
                <w:tcPr>
                  <w:tcW w:w="411" w:type="pct"/>
                  <w:tcBorders>
                    <w:top w:val="nil"/>
                    <w:left w:val="single" w:sz="8" w:space="0" w:color="008080"/>
                    <w:bottom w:val="single" w:sz="4" w:space="0" w:color="008080"/>
                    <w:right w:val="single" w:sz="4" w:space="0" w:color="008080"/>
                  </w:tcBorders>
                  <w:shd w:val="clear" w:color="auto" w:fill="auto"/>
                  <w:noWrap/>
                  <w:vAlign w:val="center"/>
                </w:tcPr>
                <w:p w14:paraId="2DECFE56" w14:textId="2ED49E02" w:rsidR="009F2D21" w:rsidRPr="00702EE3" w:rsidRDefault="009F2D21" w:rsidP="009F2D21">
                  <w:pPr>
                    <w:jc w:val="right"/>
                    <w:rPr>
                      <w:rFonts w:asciiTheme="minorHAnsi" w:hAnsiTheme="minorHAnsi" w:cs="Arial"/>
                      <w:b/>
                      <w:bCs/>
                      <w:sz w:val="22"/>
                      <w:szCs w:val="22"/>
                    </w:rPr>
                  </w:pPr>
                </w:p>
              </w:tc>
              <w:tc>
                <w:tcPr>
                  <w:tcW w:w="310" w:type="pct"/>
                  <w:tcBorders>
                    <w:top w:val="nil"/>
                    <w:left w:val="nil"/>
                    <w:bottom w:val="single" w:sz="4" w:space="0" w:color="008080"/>
                    <w:right w:val="single" w:sz="8" w:space="0" w:color="008080"/>
                  </w:tcBorders>
                  <w:shd w:val="clear" w:color="auto" w:fill="auto"/>
                  <w:noWrap/>
                  <w:vAlign w:val="bottom"/>
                </w:tcPr>
                <w:p w14:paraId="77E607B9" w14:textId="2DBE73B1" w:rsidR="009F2D21" w:rsidRPr="00702EE3" w:rsidRDefault="009F2D21" w:rsidP="009F2D21">
                  <w:pPr>
                    <w:rPr>
                      <w:rFonts w:asciiTheme="minorHAnsi" w:hAnsiTheme="minorHAnsi" w:cs="Arial"/>
                      <w:b/>
                      <w:bCs/>
                      <w:sz w:val="22"/>
                      <w:szCs w:val="22"/>
                    </w:rPr>
                  </w:pPr>
                </w:p>
              </w:tc>
              <w:tc>
                <w:tcPr>
                  <w:tcW w:w="411" w:type="pct"/>
                  <w:tcBorders>
                    <w:top w:val="nil"/>
                    <w:left w:val="nil"/>
                    <w:bottom w:val="single" w:sz="4" w:space="0" w:color="008080"/>
                    <w:right w:val="single" w:sz="4" w:space="0" w:color="008080"/>
                  </w:tcBorders>
                  <w:shd w:val="clear" w:color="auto" w:fill="auto"/>
                  <w:noWrap/>
                  <w:vAlign w:val="center"/>
                </w:tcPr>
                <w:p w14:paraId="4EC34648" w14:textId="7E691348" w:rsidR="009F2D21" w:rsidRPr="00702EE3" w:rsidRDefault="009F2D21" w:rsidP="009F2D21">
                  <w:pPr>
                    <w:jc w:val="right"/>
                    <w:rPr>
                      <w:rFonts w:asciiTheme="minorHAnsi" w:hAnsiTheme="minorHAnsi" w:cs="Arial"/>
                      <w:b/>
                      <w:bCs/>
                      <w:sz w:val="22"/>
                      <w:szCs w:val="22"/>
                    </w:rPr>
                  </w:pPr>
                </w:p>
              </w:tc>
              <w:tc>
                <w:tcPr>
                  <w:tcW w:w="258" w:type="pct"/>
                  <w:tcBorders>
                    <w:top w:val="nil"/>
                    <w:left w:val="nil"/>
                    <w:bottom w:val="single" w:sz="4" w:space="0" w:color="008080"/>
                    <w:right w:val="single" w:sz="8" w:space="0" w:color="008080"/>
                  </w:tcBorders>
                  <w:shd w:val="clear" w:color="auto" w:fill="auto"/>
                  <w:noWrap/>
                  <w:vAlign w:val="bottom"/>
                </w:tcPr>
                <w:p w14:paraId="346C1E96" w14:textId="2015A406" w:rsidR="009F2D21" w:rsidRPr="00702EE3" w:rsidRDefault="009F2D21" w:rsidP="009F2D21">
                  <w:pPr>
                    <w:rPr>
                      <w:rFonts w:asciiTheme="minorHAnsi" w:hAnsiTheme="minorHAnsi" w:cs="Arial"/>
                      <w:b/>
                      <w:bCs/>
                      <w:sz w:val="22"/>
                      <w:szCs w:val="22"/>
                    </w:rPr>
                  </w:pPr>
                </w:p>
              </w:tc>
              <w:tc>
                <w:tcPr>
                  <w:tcW w:w="360" w:type="pct"/>
                  <w:tcBorders>
                    <w:top w:val="nil"/>
                    <w:left w:val="nil"/>
                    <w:bottom w:val="single" w:sz="4" w:space="0" w:color="008080"/>
                    <w:right w:val="single" w:sz="4" w:space="0" w:color="008080"/>
                  </w:tcBorders>
                  <w:shd w:val="clear" w:color="auto" w:fill="auto"/>
                  <w:noWrap/>
                  <w:vAlign w:val="bottom"/>
                </w:tcPr>
                <w:p w14:paraId="32DE1F95" w14:textId="79423F2F" w:rsidR="009F2D21" w:rsidRPr="00702EE3" w:rsidRDefault="009F2D21" w:rsidP="009F2D21">
                  <w:pPr>
                    <w:jc w:val="right"/>
                    <w:rPr>
                      <w:rFonts w:asciiTheme="minorHAnsi" w:hAnsiTheme="minorHAnsi" w:cs="Arial"/>
                      <w:b/>
                      <w:bCs/>
                      <w:sz w:val="22"/>
                      <w:szCs w:val="22"/>
                    </w:rPr>
                  </w:pPr>
                </w:p>
              </w:tc>
              <w:tc>
                <w:tcPr>
                  <w:tcW w:w="360" w:type="pct"/>
                  <w:tcBorders>
                    <w:top w:val="nil"/>
                    <w:left w:val="nil"/>
                    <w:bottom w:val="single" w:sz="4" w:space="0" w:color="008080"/>
                    <w:right w:val="single" w:sz="8" w:space="0" w:color="008080"/>
                  </w:tcBorders>
                  <w:shd w:val="clear" w:color="auto" w:fill="auto"/>
                  <w:noWrap/>
                  <w:vAlign w:val="bottom"/>
                </w:tcPr>
                <w:p w14:paraId="0E6E6EB9" w14:textId="7D7EF970" w:rsidR="009F2D21" w:rsidRPr="00702EE3" w:rsidRDefault="009F2D21" w:rsidP="009F2D21">
                  <w:pPr>
                    <w:jc w:val="right"/>
                    <w:rPr>
                      <w:rFonts w:asciiTheme="minorHAnsi" w:hAnsiTheme="minorHAnsi" w:cs="Arial"/>
                      <w:b/>
                      <w:bCs/>
                      <w:sz w:val="22"/>
                      <w:szCs w:val="22"/>
                    </w:rPr>
                  </w:pPr>
                </w:p>
              </w:tc>
            </w:tr>
            <w:tr w:rsidR="009F2E63" w:rsidRPr="00702EE3" w14:paraId="6604C781" w14:textId="6C719EFA" w:rsidTr="00130042">
              <w:trPr>
                <w:trHeight w:val="255"/>
              </w:trPr>
              <w:tc>
                <w:tcPr>
                  <w:tcW w:w="2891" w:type="pct"/>
                  <w:tcBorders>
                    <w:top w:val="nil"/>
                    <w:left w:val="single" w:sz="8" w:space="0" w:color="008080"/>
                    <w:bottom w:val="single" w:sz="4" w:space="0" w:color="008080"/>
                    <w:right w:val="nil"/>
                  </w:tcBorders>
                  <w:shd w:val="clear" w:color="auto" w:fill="auto"/>
                  <w:noWrap/>
                  <w:vAlign w:val="bottom"/>
                </w:tcPr>
                <w:p w14:paraId="68B9EEDF" w14:textId="17C1E913" w:rsidR="009F2D21" w:rsidRPr="00702EE3" w:rsidRDefault="009F2D21" w:rsidP="009F2D21">
                  <w:pPr>
                    <w:rPr>
                      <w:rFonts w:asciiTheme="minorHAnsi" w:hAnsiTheme="minorHAnsi" w:cs="Arial"/>
                      <w:bCs/>
                      <w:sz w:val="22"/>
                      <w:szCs w:val="22"/>
                    </w:rPr>
                  </w:pPr>
                  <w:r w:rsidRPr="00702EE3">
                    <w:rPr>
                      <w:rFonts w:asciiTheme="minorHAnsi" w:hAnsiTheme="minorHAnsi" w:cs="Arial"/>
                      <w:bCs/>
                      <w:sz w:val="22"/>
                      <w:szCs w:val="22"/>
                    </w:rPr>
                    <w:t>3.3 Expertizare tehnică</w:t>
                  </w:r>
                </w:p>
              </w:tc>
              <w:tc>
                <w:tcPr>
                  <w:tcW w:w="411" w:type="pct"/>
                  <w:tcBorders>
                    <w:top w:val="nil"/>
                    <w:left w:val="single" w:sz="8" w:space="0" w:color="008080"/>
                    <w:bottom w:val="single" w:sz="4" w:space="0" w:color="008080"/>
                    <w:right w:val="single" w:sz="4" w:space="0" w:color="008080"/>
                  </w:tcBorders>
                  <w:shd w:val="clear" w:color="auto" w:fill="auto"/>
                  <w:noWrap/>
                  <w:vAlign w:val="center"/>
                </w:tcPr>
                <w:p w14:paraId="400DCA5C" w14:textId="05172BB0" w:rsidR="009F2D21" w:rsidRPr="00702EE3" w:rsidRDefault="009F2D21" w:rsidP="009F2D21">
                  <w:pPr>
                    <w:jc w:val="right"/>
                    <w:rPr>
                      <w:rFonts w:asciiTheme="minorHAnsi" w:hAnsiTheme="minorHAnsi" w:cs="Arial"/>
                      <w:b/>
                      <w:bCs/>
                      <w:sz w:val="22"/>
                      <w:szCs w:val="22"/>
                    </w:rPr>
                  </w:pPr>
                </w:p>
              </w:tc>
              <w:tc>
                <w:tcPr>
                  <w:tcW w:w="310" w:type="pct"/>
                  <w:tcBorders>
                    <w:top w:val="nil"/>
                    <w:left w:val="nil"/>
                    <w:bottom w:val="single" w:sz="4" w:space="0" w:color="008080"/>
                    <w:right w:val="single" w:sz="8" w:space="0" w:color="008080"/>
                  </w:tcBorders>
                  <w:shd w:val="clear" w:color="auto" w:fill="auto"/>
                  <w:noWrap/>
                  <w:vAlign w:val="bottom"/>
                </w:tcPr>
                <w:p w14:paraId="6C191418" w14:textId="64F3B1BD" w:rsidR="009F2D21" w:rsidRPr="00702EE3" w:rsidRDefault="009F2D21" w:rsidP="009F2D21">
                  <w:pPr>
                    <w:rPr>
                      <w:rFonts w:asciiTheme="minorHAnsi" w:hAnsiTheme="minorHAnsi" w:cs="Arial"/>
                      <w:b/>
                      <w:bCs/>
                      <w:sz w:val="22"/>
                      <w:szCs w:val="22"/>
                    </w:rPr>
                  </w:pPr>
                </w:p>
              </w:tc>
              <w:tc>
                <w:tcPr>
                  <w:tcW w:w="411" w:type="pct"/>
                  <w:tcBorders>
                    <w:top w:val="nil"/>
                    <w:left w:val="nil"/>
                    <w:bottom w:val="single" w:sz="4" w:space="0" w:color="008080"/>
                    <w:right w:val="single" w:sz="4" w:space="0" w:color="008080"/>
                  </w:tcBorders>
                  <w:shd w:val="clear" w:color="auto" w:fill="auto"/>
                  <w:noWrap/>
                  <w:vAlign w:val="center"/>
                </w:tcPr>
                <w:p w14:paraId="1924D368" w14:textId="73F67F57" w:rsidR="009F2D21" w:rsidRPr="00702EE3" w:rsidRDefault="009F2D21" w:rsidP="009F2D21">
                  <w:pPr>
                    <w:jc w:val="right"/>
                    <w:rPr>
                      <w:rFonts w:asciiTheme="minorHAnsi" w:hAnsiTheme="minorHAnsi" w:cs="Arial"/>
                      <w:b/>
                      <w:bCs/>
                      <w:sz w:val="22"/>
                      <w:szCs w:val="22"/>
                    </w:rPr>
                  </w:pPr>
                </w:p>
              </w:tc>
              <w:tc>
                <w:tcPr>
                  <w:tcW w:w="258" w:type="pct"/>
                  <w:tcBorders>
                    <w:top w:val="nil"/>
                    <w:left w:val="nil"/>
                    <w:bottom w:val="single" w:sz="4" w:space="0" w:color="008080"/>
                    <w:right w:val="single" w:sz="8" w:space="0" w:color="008080"/>
                  </w:tcBorders>
                  <w:shd w:val="clear" w:color="auto" w:fill="auto"/>
                  <w:noWrap/>
                  <w:vAlign w:val="bottom"/>
                </w:tcPr>
                <w:p w14:paraId="34CF0BD5" w14:textId="52802B15" w:rsidR="009F2D21" w:rsidRPr="00702EE3" w:rsidRDefault="009F2D21" w:rsidP="009F2D21">
                  <w:pPr>
                    <w:rPr>
                      <w:rFonts w:asciiTheme="minorHAnsi" w:hAnsiTheme="minorHAnsi" w:cs="Arial"/>
                      <w:b/>
                      <w:bCs/>
                      <w:sz w:val="22"/>
                      <w:szCs w:val="22"/>
                    </w:rPr>
                  </w:pPr>
                </w:p>
              </w:tc>
              <w:tc>
                <w:tcPr>
                  <w:tcW w:w="360" w:type="pct"/>
                  <w:tcBorders>
                    <w:top w:val="nil"/>
                    <w:left w:val="nil"/>
                    <w:bottom w:val="single" w:sz="4" w:space="0" w:color="008080"/>
                    <w:right w:val="single" w:sz="4" w:space="0" w:color="008080"/>
                  </w:tcBorders>
                  <w:shd w:val="clear" w:color="auto" w:fill="auto"/>
                  <w:noWrap/>
                  <w:vAlign w:val="bottom"/>
                </w:tcPr>
                <w:p w14:paraId="0605B60F" w14:textId="1A01B5D9" w:rsidR="009F2D21" w:rsidRPr="00702EE3" w:rsidRDefault="009F2D21" w:rsidP="009F2D21">
                  <w:pPr>
                    <w:jc w:val="right"/>
                    <w:rPr>
                      <w:rFonts w:asciiTheme="minorHAnsi" w:hAnsiTheme="minorHAnsi" w:cs="Arial"/>
                      <w:b/>
                      <w:bCs/>
                      <w:sz w:val="22"/>
                      <w:szCs w:val="22"/>
                    </w:rPr>
                  </w:pPr>
                </w:p>
              </w:tc>
              <w:tc>
                <w:tcPr>
                  <w:tcW w:w="360" w:type="pct"/>
                  <w:tcBorders>
                    <w:top w:val="nil"/>
                    <w:left w:val="nil"/>
                    <w:bottom w:val="single" w:sz="4" w:space="0" w:color="008080"/>
                    <w:right w:val="single" w:sz="8" w:space="0" w:color="008080"/>
                  </w:tcBorders>
                  <w:shd w:val="clear" w:color="auto" w:fill="auto"/>
                  <w:noWrap/>
                  <w:vAlign w:val="bottom"/>
                </w:tcPr>
                <w:p w14:paraId="24262276" w14:textId="4EAA0AEA" w:rsidR="009F2D21" w:rsidRPr="00702EE3" w:rsidRDefault="009F2D21" w:rsidP="009F2D21">
                  <w:pPr>
                    <w:jc w:val="right"/>
                    <w:rPr>
                      <w:rFonts w:asciiTheme="minorHAnsi" w:hAnsiTheme="minorHAnsi" w:cs="Arial"/>
                      <w:b/>
                      <w:bCs/>
                      <w:sz w:val="22"/>
                      <w:szCs w:val="22"/>
                    </w:rPr>
                  </w:pPr>
                </w:p>
              </w:tc>
            </w:tr>
            <w:tr w:rsidR="009F2E63" w:rsidRPr="00702EE3" w14:paraId="669937A4" w14:textId="62548784" w:rsidTr="00130042">
              <w:trPr>
                <w:trHeight w:val="255"/>
              </w:trPr>
              <w:tc>
                <w:tcPr>
                  <w:tcW w:w="2891" w:type="pct"/>
                  <w:tcBorders>
                    <w:top w:val="nil"/>
                    <w:left w:val="single" w:sz="8" w:space="0" w:color="008080"/>
                    <w:bottom w:val="single" w:sz="4" w:space="0" w:color="008080"/>
                    <w:right w:val="nil"/>
                  </w:tcBorders>
                  <w:shd w:val="clear" w:color="auto" w:fill="auto"/>
                  <w:noWrap/>
                  <w:vAlign w:val="bottom"/>
                </w:tcPr>
                <w:p w14:paraId="60669A5F" w14:textId="36274145" w:rsidR="009F2D21" w:rsidRPr="00702EE3" w:rsidRDefault="009F2D21" w:rsidP="009F2D21">
                  <w:pPr>
                    <w:rPr>
                      <w:rFonts w:asciiTheme="minorHAnsi" w:hAnsiTheme="minorHAnsi" w:cs="Arial"/>
                      <w:bCs/>
                      <w:sz w:val="22"/>
                      <w:szCs w:val="22"/>
                    </w:rPr>
                  </w:pPr>
                  <w:r w:rsidRPr="00702EE3">
                    <w:rPr>
                      <w:rFonts w:asciiTheme="minorHAnsi" w:hAnsiTheme="minorHAnsi" w:cs="Arial"/>
                      <w:bCs/>
                      <w:sz w:val="22"/>
                      <w:szCs w:val="22"/>
                    </w:rPr>
                    <w:t>3.4 Certificarea performanței energetice și auditul energetic al clădirilor</w:t>
                  </w:r>
                  <w:r w:rsidR="002119BA" w:rsidRPr="00702EE3">
                    <w:rPr>
                      <w:rFonts w:asciiTheme="minorHAnsi" w:hAnsiTheme="minorHAnsi" w:cs="Arial"/>
                      <w:bCs/>
                      <w:sz w:val="22"/>
                      <w:szCs w:val="22"/>
                    </w:rPr>
                    <w:t xml:space="preserve">, </w:t>
                  </w:r>
                  <w:r w:rsidR="002119BA" w:rsidRPr="00702EE3">
                    <w:rPr>
                      <w:rFonts w:asciiTheme="minorHAnsi" w:hAnsiTheme="minorHAnsi" w:cstheme="minorHAnsi"/>
                      <w:color w:val="000000"/>
                      <w:sz w:val="22"/>
                      <w:szCs w:val="22"/>
                      <w:lang w:eastAsia="ro-RO"/>
                    </w:rPr>
                    <w:t>auditul de siguranţă rutieră</w:t>
                  </w:r>
                </w:p>
              </w:tc>
              <w:tc>
                <w:tcPr>
                  <w:tcW w:w="411" w:type="pct"/>
                  <w:tcBorders>
                    <w:top w:val="nil"/>
                    <w:left w:val="single" w:sz="8" w:space="0" w:color="008080"/>
                    <w:bottom w:val="single" w:sz="4" w:space="0" w:color="008080"/>
                    <w:right w:val="single" w:sz="4" w:space="0" w:color="008080"/>
                  </w:tcBorders>
                  <w:shd w:val="clear" w:color="auto" w:fill="auto"/>
                  <w:noWrap/>
                  <w:vAlign w:val="center"/>
                </w:tcPr>
                <w:p w14:paraId="5B3D07AD" w14:textId="0B6D54E9" w:rsidR="009F2D21" w:rsidRPr="00702EE3" w:rsidRDefault="009F2D21" w:rsidP="009F2D21">
                  <w:pPr>
                    <w:jc w:val="right"/>
                    <w:rPr>
                      <w:rFonts w:asciiTheme="minorHAnsi" w:hAnsiTheme="minorHAnsi" w:cs="Arial"/>
                      <w:b/>
                      <w:bCs/>
                      <w:sz w:val="22"/>
                      <w:szCs w:val="22"/>
                    </w:rPr>
                  </w:pPr>
                </w:p>
              </w:tc>
              <w:tc>
                <w:tcPr>
                  <w:tcW w:w="310" w:type="pct"/>
                  <w:tcBorders>
                    <w:top w:val="nil"/>
                    <w:left w:val="nil"/>
                    <w:bottom w:val="single" w:sz="4" w:space="0" w:color="008080"/>
                    <w:right w:val="single" w:sz="8" w:space="0" w:color="008080"/>
                  </w:tcBorders>
                  <w:shd w:val="clear" w:color="auto" w:fill="auto"/>
                  <w:noWrap/>
                  <w:vAlign w:val="bottom"/>
                </w:tcPr>
                <w:p w14:paraId="4F5C5788" w14:textId="7C5F3227" w:rsidR="009F2D21" w:rsidRPr="00702EE3" w:rsidRDefault="009F2D21" w:rsidP="009F2D21">
                  <w:pPr>
                    <w:rPr>
                      <w:rFonts w:asciiTheme="minorHAnsi" w:hAnsiTheme="minorHAnsi" w:cs="Arial"/>
                      <w:b/>
                      <w:bCs/>
                      <w:sz w:val="22"/>
                      <w:szCs w:val="22"/>
                    </w:rPr>
                  </w:pPr>
                </w:p>
              </w:tc>
              <w:tc>
                <w:tcPr>
                  <w:tcW w:w="411" w:type="pct"/>
                  <w:tcBorders>
                    <w:top w:val="nil"/>
                    <w:left w:val="nil"/>
                    <w:bottom w:val="single" w:sz="4" w:space="0" w:color="008080"/>
                    <w:right w:val="single" w:sz="4" w:space="0" w:color="008080"/>
                  </w:tcBorders>
                  <w:shd w:val="clear" w:color="auto" w:fill="auto"/>
                  <w:noWrap/>
                  <w:vAlign w:val="center"/>
                </w:tcPr>
                <w:p w14:paraId="2496D486" w14:textId="6B13F541" w:rsidR="009F2D21" w:rsidRPr="00702EE3" w:rsidRDefault="009F2D21" w:rsidP="009F2D21">
                  <w:pPr>
                    <w:jc w:val="right"/>
                    <w:rPr>
                      <w:rFonts w:asciiTheme="minorHAnsi" w:hAnsiTheme="minorHAnsi" w:cs="Arial"/>
                      <w:b/>
                      <w:bCs/>
                      <w:sz w:val="22"/>
                      <w:szCs w:val="22"/>
                    </w:rPr>
                  </w:pPr>
                </w:p>
              </w:tc>
              <w:tc>
                <w:tcPr>
                  <w:tcW w:w="258" w:type="pct"/>
                  <w:tcBorders>
                    <w:top w:val="nil"/>
                    <w:left w:val="nil"/>
                    <w:bottom w:val="single" w:sz="4" w:space="0" w:color="008080"/>
                    <w:right w:val="single" w:sz="8" w:space="0" w:color="008080"/>
                  </w:tcBorders>
                  <w:shd w:val="clear" w:color="auto" w:fill="auto"/>
                  <w:noWrap/>
                  <w:vAlign w:val="bottom"/>
                </w:tcPr>
                <w:p w14:paraId="4963E388" w14:textId="77B4BED0" w:rsidR="009F2D21" w:rsidRPr="00702EE3" w:rsidRDefault="009F2D21" w:rsidP="009F2D21">
                  <w:pPr>
                    <w:rPr>
                      <w:rFonts w:asciiTheme="minorHAnsi" w:hAnsiTheme="minorHAnsi" w:cs="Arial"/>
                      <w:b/>
                      <w:bCs/>
                      <w:sz w:val="22"/>
                      <w:szCs w:val="22"/>
                    </w:rPr>
                  </w:pPr>
                </w:p>
              </w:tc>
              <w:tc>
                <w:tcPr>
                  <w:tcW w:w="360" w:type="pct"/>
                  <w:tcBorders>
                    <w:top w:val="nil"/>
                    <w:left w:val="nil"/>
                    <w:bottom w:val="single" w:sz="4" w:space="0" w:color="008080"/>
                    <w:right w:val="single" w:sz="4" w:space="0" w:color="008080"/>
                  </w:tcBorders>
                  <w:shd w:val="clear" w:color="auto" w:fill="auto"/>
                  <w:noWrap/>
                  <w:vAlign w:val="bottom"/>
                </w:tcPr>
                <w:p w14:paraId="181CC3DB" w14:textId="6C0929AC" w:rsidR="009F2D21" w:rsidRPr="00702EE3" w:rsidRDefault="009F2D21" w:rsidP="009F2D21">
                  <w:pPr>
                    <w:jc w:val="right"/>
                    <w:rPr>
                      <w:rFonts w:asciiTheme="minorHAnsi" w:hAnsiTheme="minorHAnsi" w:cs="Arial"/>
                      <w:b/>
                      <w:bCs/>
                      <w:sz w:val="22"/>
                      <w:szCs w:val="22"/>
                    </w:rPr>
                  </w:pPr>
                </w:p>
              </w:tc>
              <w:tc>
                <w:tcPr>
                  <w:tcW w:w="360" w:type="pct"/>
                  <w:tcBorders>
                    <w:top w:val="nil"/>
                    <w:left w:val="nil"/>
                    <w:bottom w:val="single" w:sz="4" w:space="0" w:color="008080"/>
                    <w:right w:val="single" w:sz="8" w:space="0" w:color="008080"/>
                  </w:tcBorders>
                  <w:shd w:val="clear" w:color="auto" w:fill="auto"/>
                  <w:noWrap/>
                  <w:vAlign w:val="bottom"/>
                </w:tcPr>
                <w:p w14:paraId="22926E2B" w14:textId="36908BEB" w:rsidR="009F2D21" w:rsidRPr="00702EE3" w:rsidRDefault="009F2D21" w:rsidP="009F2D21">
                  <w:pPr>
                    <w:jc w:val="right"/>
                    <w:rPr>
                      <w:rFonts w:asciiTheme="minorHAnsi" w:hAnsiTheme="minorHAnsi" w:cs="Arial"/>
                      <w:b/>
                      <w:bCs/>
                      <w:sz w:val="22"/>
                      <w:szCs w:val="22"/>
                    </w:rPr>
                  </w:pPr>
                </w:p>
              </w:tc>
            </w:tr>
            <w:tr w:rsidR="009F2E63" w:rsidRPr="00702EE3" w14:paraId="5824E81E" w14:textId="768891C8" w:rsidTr="00130042">
              <w:trPr>
                <w:trHeight w:val="255"/>
              </w:trPr>
              <w:tc>
                <w:tcPr>
                  <w:tcW w:w="2891" w:type="pct"/>
                  <w:tcBorders>
                    <w:top w:val="nil"/>
                    <w:left w:val="single" w:sz="8" w:space="0" w:color="008080"/>
                    <w:bottom w:val="single" w:sz="4" w:space="0" w:color="008080"/>
                    <w:right w:val="nil"/>
                  </w:tcBorders>
                  <w:shd w:val="clear" w:color="auto" w:fill="auto"/>
                  <w:noWrap/>
                  <w:vAlign w:val="bottom"/>
                </w:tcPr>
                <w:p w14:paraId="1EF88E7C" w14:textId="2713A9F5" w:rsidR="009F2D21" w:rsidRPr="00702EE3" w:rsidRDefault="009F2D21" w:rsidP="009F2D21">
                  <w:pPr>
                    <w:rPr>
                      <w:rFonts w:asciiTheme="minorHAnsi" w:hAnsiTheme="minorHAnsi" w:cs="Arial"/>
                      <w:bCs/>
                      <w:sz w:val="22"/>
                      <w:szCs w:val="22"/>
                    </w:rPr>
                  </w:pPr>
                  <w:r w:rsidRPr="00702EE3">
                    <w:rPr>
                      <w:rFonts w:asciiTheme="minorHAnsi" w:hAnsiTheme="minorHAnsi" w:cs="Arial"/>
                      <w:sz w:val="22"/>
                      <w:szCs w:val="22"/>
                    </w:rPr>
                    <w:t xml:space="preserve">3.5 Proiectare </w:t>
                  </w:r>
                </w:p>
              </w:tc>
              <w:tc>
                <w:tcPr>
                  <w:tcW w:w="411" w:type="pct"/>
                  <w:tcBorders>
                    <w:top w:val="nil"/>
                    <w:left w:val="single" w:sz="8" w:space="0" w:color="008080"/>
                    <w:bottom w:val="single" w:sz="4" w:space="0" w:color="008080"/>
                    <w:right w:val="single" w:sz="4" w:space="0" w:color="008080"/>
                  </w:tcBorders>
                  <w:shd w:val="clear" w:color="auto" w:fill="auto"/>
                  <w:noWrap/>
                  <w:vAlign w:val="center"/>
                </w:tcPr>
                <w:p w14:paraId="407EE0D8" w14:textId="386BE522" w:rsidR="009F2D21" w:rsidRPr="00702EE3" w:rsidRDefault="009F2D21" w:rsidP="009F2D21">
                  <w:pPr>
                    <w:jc w:val="right"/>
                    <w:rPr>
                      <w:rFonts w:asciiTheme="minorHAnsi" w:hAnsiTheme="minorHAnsi" w:cs="Arial"/>
                      <w:b/>
                      <w:bCs/>
                      <w:sz w:val="22"/>
                      <w:szCs w:val="22"/>
                    </w:rPr>
                  </w:pPr>
                </w:p>
              </w:tc>
              <w:tc>
                <w:tcPr>
                  <w:tcW w:w="310" w:type="pct"/>
                  <w:tcBorders>
                    <w:top w:val="nil"/>
                    <w:left w:val="nil"/>
                    <w:bottom w:val="single" w:sz="4" w:space="0" w:color="008080"/>
                    <w:right w:val="single" w:sz="8" w:space="0" w:color="008080"/>
                  </w:tcBorders>
                  <w:shd w:val="clear" w:color="auto" w:fill="auto"/>
                  <w:noWrap/>
                  <w:vAlign w:val="bottom"/>
                </w:tcPr>
                <w:p w14:paraId="5E84A857" w14:textId="1E422DFC" w:rsidR="009F2D21" w:rsidRPr="00702EE3" w:rsidRDefault="009F2D21" w:rsidP="009F2D21">
                  <w:pPr>
                    <w:rPr>
                      <w:rFonts w:asciiTheme="minorHAnsi" w:hAnsiTheme="minorHAnsi" w:cs="Arial"/>
                      <w:b/>
                      <w:bCs/>
                      <w:sz w:val="22"/>
                      <w:szCs w:val="22"/>
                    </w:rPr>
                  </w:pPr>
                </w:p>
              </w:tc>
              <w:tc>
                <w:tcPr>
                  <w:tcW w:w="411" w:type="pct"/>
                  <w:tcBorders>
                    <w:top w:val="nil"/>
                    <w:left w:val="nil"/>
                    <w:bottom w:val="single" w:sz="4" w:space="0" w:color="008080"/>
                    <w:right w:val="single" w:sz="4" w:space="0" w:color="008080"/>
                  </w:tcBorders>
                  <w:shd w:val="clear" w:color="auto" w:fill="auto"/>
                  <w:noWrap/>
                  <w:vAlign w:val="center"/>
                </w:tcPr>
                <w:p w14:paraId="223B04B3" w14:textId="6BEACDD9" w:rsidR="009F2D21" w:rsidRPr="00702EE3" w:rsidRDefault="009F2D21" w:rsidP="009F2D21">
                  <w:pPr>
                    <w:jc w:val="right"/>
                    <w:rPr>
                      <w:rFonts w:asciiTheme="minorHAnsi" w:hAnsiTheme="minorHAnsi" w:cs="Arial"/>
                      <w:b/>
                      <w:bCs/>
                      <w:sz w:val="22"/>
                      <w:szCs w:val="22"/>
                    </w:rPr>
                  </w:pPr>
                </w:p>
              </w:tc>
              <w:tc>
                <w:tcPr>
                  <w:tcW w:w="258" w:type="pct"/>
                  <w:tcBorders>
                    <w:top w:val="nil"/>
                    <w:left w:val="nil"/>
                    <w:bottom w:val="single" w:sz="4" w:space="0" w:color="008080"/>
                    <w:right w:val="single" w:sz="8" w:space="0" w:color="008080"/>
                  </w:tcBorders>
                  <w:shd w:val="clear" w:color="auto" w:fill="auto"/>
                  <w:noWrap/>
                  <w:vAlign w:val="bottom"/>
                </w:tcPr>
                <w:p w14:paraId="4D2FFA81" w14:textId="29E7EB9B" w:rsidR="009F2D21" w:rsidRPr="00702EE3" w:rsidRDefault="009F2D21" w:rsidP="009F2D21">
                  <w:pPr>
                    <w:rPr>
                      <w:rFonts w:asciiTheme="minorHAnsi" w:hAnsiTheme="minorHAnsi" w:cs="Arial"/>
                      <w:b/>
                      <w:bCs/>
                      <w:sz w:val="22"/>
                      <w:szCs w:val="22"/>
                    </w:rPr>
                  </w:pPr>
                </w:p>
              </w:tc>
              <w:tc>
                <w:tcPr>
                  <w:tcW w:w="360" w:type="pct"/>
                  <w:tcBorders>
                    <w:top w:val="nil"/>
                    <w:left w:val="nil"/>
                    <w:bottom w:val="single" w:sz="4" w:space="0" w:color="008080"/>
                    <w:right w:val="single" w:sz="4" w:space="0" w:color="008080"/>
                  </w:tcBorders>
                  <w:shd w:val="clear" w:color="auto" w:fill="auto"/>
                  <w:noWrap/>
                  <w:vAlign w:val="bottom"/>
                </w:tcPr>
                <w:p w14:paraId="44A9F889" w14:textId="414650D5" w:rsidR="009F2D21" w:rsidRPr="00702EE3" w:rsidRDefault="009F2D21" w:rsidP="009F2D21">
                  <w:pPr>
                    <w:jc w:val="right"/>
                    <w:rPr>
                      <w:rFonts w:asciiTheme="minorHAnsi" w:hAnsiTheme="minorHAnsi" w:cs="Arial"/>
                      <w:b/>
                      <w:bCs/>
                      <w:sz w:val="22"/>
                      <w:szCs w:val="22"/>
                    </w:rPr>
                  </w:pPr>
                </w:p>
              </w:tc>
              <w:tc>
                <w:tcPr>
                  <w:tcW w:w="360" w:type="pct"/>
                  <w:tcBorders>
                    <w:top w:val="nil"/>
                    <w:left w:val="nil"/>
                    <w:bottom w:val="single" w:sz="4" w:space="0" w:color="008080"/>
                    <w:right w:val="single" w:sz="8" w:space="0" w:color="008080"/>
                  </w:tcBorders>
                  <w:shd w:val="clear" w:color="auto" w:fill="auto"/>
                  <w:noWrap/>
                  <w:vAlign w:val="bottom"/>
                </w:tcPr>
                <w:p w14:paraId="47B07929" w14:textId="4197C5B5" w:rsidR="009F2D21" w:rsidRPr="00702EE3" w:rsidRDefault="009F2D21" w:rsidP="009F2D21">
                  <w:pPr>
                    <w:jc w:val="right"/>
                    <w:rPr>
                      <w:rFonts w:asciiTheme="minorHAnsi" w:hAnsiTheme="minorHAnsi" w:cs="Arial"/>
                      <w:b/>
                      <w:bCs/>
                      <w:sz w:val="22"/>
                      <w:szCs w:val="22"/>
                    </w:rPr>
                  </w:pPr>
                </w:p>
              </w:tc>
            </w:tr>
            <w:tr w:rsidR="009F2E63" w:rsidRPr="00702EE3" w14:paraId="4B0B8AFF" w14:textId="693EB13D" w:rsidTr="00130042">
              <w:trPr>
                <w:trHeight w:val="255"/>
              </w:trPr>
              <w:tc>
                <w:tcPr>
                  <w:tcW w:w="2891" w:type="pct"/>
                  <w:tcBorders>
                    <w:top w:val="nil"/>
                    <w:left w:val="single" w:sz="8" w:space="0" w:color="008080"/>
                    <w:bottom w:val="single" w:sz="4" w:space="0" w:color="008080"/>
                    <w:right w:val="nil"/>
                  </w:tcBorders>
                  <w:shd w:val="clear" w:color="auto" w:fill="auto"/>
                  <w:noWrap/>
                  <w:vAlign w:val="bottom"/>
                </w:tcPr>
                <w:p w14:paraId="1AE9B904" w14:textId="6B0A83D9" w:rsidR="009F2D21" w:rsidRPr="00702EE3" w:rsidRDefault="009F2D21" w:rsidP="009F2D21">
                  <w:pPr>
                    <w:rPr>
                      <w:rFonts w:asciiTheme="minorHAnsi" w:hAnsiTheme="minorHAnsi" w:cs="Arial"/>
                      <w:bCs/>
                      <w:sz w:val="22"/>
                      <w:szCs w:val="22"/>
                    </w:rPr>
                  </w:pPr>
                  <w:r w:rsidRPr="00702EE3">
                    <w:rPr>
                      <w:rFonts w:asciiTheme="minorHAnsi" w:hAnsiTheme="minorHAnsi" w:cs="Arial"/>
                      <w:bCs/>
                      <w:sz w:val="22"/>
                      <w:szCs w:val="22"/>
                    </w:rPr>
                    <w:t>3.5.1 Temă de proiectare</w:t>
                  </w:r>
                </w:p>
              </w:tc>
              <w:tc>
                <w:tcPr>
                  <w:tcW w:w="411" w:type="pct"/>
                  <w:tcBorders>
                    <w:top w:val="nil"/>
                    <w:left w:val="single" w:sz="8" w:space="0" w:color="008080"/>
                    <w:bottom w:val="single" w:sz="4" w:space="0" w:color="008080"/>
                    <w:right w:val="single" w:sz="4" w:space="0" w:color="008080"/>
                  </w:tcBorders>
                  <w:shd w:val="clear" w:color="auto" w:fill="auto"/>
                  <w:noWrap/>
                  <w:vAlign w:val="center"/>
                </w:tcPr>
                <w:p w14:paraId="136B9A6F" w14:textId="0D7113F2" w:rsidR="009F2D21" w:rsidRPr="00702EE3" w:rsidRDefault="009F2D21" w:rsidP="009F2D21">
                  <w:pPr>
                    <w:jc w:val="right"/>
                    <w:rPr>
                      <w:rFonts w:asciiTheme="minorHAnsi" w:hAnsiTheme="minorHAnsi" w:cs="Arial"/>
                      <w:b/>
                      <w:bCs/>
                      <w:sz w:val="22"/>
                      <w:szCs w:val="22"/>
                    </w:rPr>
                  </w:pPr>
                </w:p>
              </w:tc>
              <w:tc>
                <w:tcPr>
                  <w:tcW w:w="310" w:type="pct"/>
                  <w:tcBorders>
                    <w:top w:val="nil"/>
                    <w:left w:val="nil"/>
                    <w:bottom w:val="single" w:sz="4" w:space="0" w:color="008080"/>
                    <w:right w:val="single" w:sz="8" w:space="0" w:color="008080"/>
                  </w:tcBorders>
                  <w:shd w:val="clear" w:color="auto" w:fill="auto"/>
                  <w:noWrap/>
                  <w:vAlign w:val="bottom"/>
                </w:tcPr>
                <w:p w14:paraId="22104ED8" w14:textId="4616E4FC" w:rsidR="009F2D21" w:rsidRPr="00702EE3" w:rsidRDefault="009F2D21" w:rsidP="009F2D21">
                  <w:pPr>
                    <w:rPr>
                      <w:rFonts w:asciiTheme="minorHAnsi" w:hAnsiTheme="minorHAnsi" w:cs="Arial"/>
                      <w:b/>
                      <w:bCs/>
                      <w:sz w:val="22"/>
                      <w:szCs w:val="22"/>
                    </w:rPr>
                  </w:pPr>
                </w:p>
              </w:tc>
              <w:tc>
                <w:tcPr>
                  <w:tcW w:w="411" w:type="pct"/>
                  <w:tcBorders>
                    <w:top w:val="nil"/>
                    <w:left w:val="nil"/>
                    <w:bottom w:val="single" w:sz="4" w:space="0" w:color="008080"/>
                    <w:right w:val="single" w:sz="4" w:space="0" w:color="008080"/>
                  </w:tcBorders>
                  <w:shd w:val="clear" w:color="auto" w:fill="auto"/>
                  <w:noWrap/>
                  <w:vAlign w:val="center"/>
                </w:tcPr>
                <w:p w14:paraId="66AD88FC" w14:textId="775B689E" w:rsidR="009F2D21" w:rsidRPr="00702EE3" w:rsidRDefault="009F2D21" w:rsidP="009F2D21">
                  <w:pPr>
                    <w:jc w:val="right"/>
                    <w:rPr>
                      <w:rFonts w:asciiTheme="minorHAnsi" w:hAnsiTheme="minorHAnsi" w:cs="Arial"/>
                      <w:b/>
                      <w:bCs/>
                      <w:sz w:val="22"/>
                      <w:szCs w:val="22"/>
                    </w:rPr>
                  </w:pPr>
                </w:p>
              </w:tc>
              <w:tc>
                <w:tcPr>
                  <w:tcW w:w="258" w:type="pct"/>
                  <w:tcBorders>
                    <w:top w:val="nil"/>
                    <w:left w:val="nil"/>
                    <w:bottom w:val="single" w:sz="4" w:space="0" w:color="008080"/>
                    <w:right w:val="single" w:sz="8" w:space="0" w:color="008080"/>
                  </w:tcBorders>
                  <w:shd w:val="clear" w:color="auto" w:fill="auto"/>
                  <w:noWrap/>
                  <w:vAlign w:val="bottom"/>
                </w:tcPr>
                <w:p w14:paraId="2A6D278E" w14:textId="08C963C6" w:rsidR="009F2D21" w:rsidRPr="00702EE3" w:rsidRDefault="009F2D21" w:rsidP="009F2D21">
                  <w:pPr>
                    <w:rPr>
                      <w:rFonts w:asciiTheme="minorHAnsi" w:hAnsiTheme="minorHAnsi" w:cs="Arial"/>
                      <w:b/>
                      <w:bCs/>
                      <w:sz w:val="22"/>
                      <w:szCs w:val="22"/>
                    </w:rPr>
                  </w:pPr>
                </w:p>
              </w:tc>
              <w:tc>
                <w:tcPr>
                  <w:tcW w:w="360" w:type="pct"/>
                  <w:tcBorders>
                    <w:top w:val="nil"/>
                    <w:left w:val="nil"/>
                    <w:bottom w:val="single" w:sz="4" w:space="0" w:color="008080"/>
                    <w:right w:val="single" w:sz="4" w:space="0" w:color="008080"/>
                  </w:tcBorders>
                  <w:shd w:val="clear" w:color="auto" w:fill="auto"/>
                  <w:noWrap/>
                  <w:vAlign w:val="bottom"/>
                </w:tcPr>
                <w:p w14:paraId="38933DAA" w14:textId="31054579" w:rsidR="009F2D21" w:rsidRPr="00702EE3" w:rsidRDefault="009F2D21" w:rsidP="009F2D21">
                  <w:pPr>
                    <w:jc w:val="right"/>
                    <w:rPr>
                      <w:rFonts w:asciiTheme="minorHAnsi" w:hAnsiTheme="minorHAnsi" w:cs="Arial"/>
                      <w:b/>
                      <w:bCs/>
                      <w:sz w:val="22"/>
                      <w:szCs w:val="22"/>
                    </w:rPr>
                  </w:pPr>
                </w:p>
              </w:tc>
              <w:tc>
                <w:tcPr>
                  <w:tcW w:w="360" w:type="pct"/>
                  <w:tcBorders>
                    <w:top w:val="nil"/>
                    <w:left w:val="nil"/>
                    <w:bottom w:val="single" w:sz="4" w:space="0" w:color="008080"/>
                    <w:right w:val="single" w:sz="8" w:space="0" w:color="008080"/>
                  </w:tcBorders>
                  <w:shd w:val="clear" w:color="auto" w:fill="auto"/>
                  <w:noWrap/>
                  <w:vAlign w:val="bottom"/>
                </w:tcPr>
                <w:p w14:paraId="03B17CC0" w14:textId="324702AF" w:rsidR="009F2D21" w:rsidRPr="00702EE3" w:rsidRDefault="009F2D21" w:rsidP="009F2D21">
                  <w:pPr>
                    <w:jc w:val="right"/>
                    <w:rPr>
                      <w:rFonts w:asciiTheme="minorHAnsi" w:hAnsiTheme="minorHAnsi" w:cs="Arial"/>
                      <w:b/>
                      <w:bCs/>
                      <w:sz w:val="22"/>
                      <w:szCs w:val="22"/>
                    </w:rPr>
                  </w:pPr>
                </w:p>
              </w:tc>
            </w:tr>
            <w:tr w:rsidR="009F2E63" w:rsidRPr="00702EE3" w14:paraId="0A6E73B5" w14:textId="2DF93EAE" w:rsidTr="00130042">
              <w:trPr>
                <w:trHeight w:val="255"/>
              </w:trPr>
              <w:tc>
                <w:tcPr>
                  <w:tcW w:w="2891" w:type="pct"/>
                  <w:tcBorders>
                    <w:top w:val="nil"/>
                    <w:left w:val="single" w:sz="8" w:space="0" w:color="008080"/>
                    <w:bottom w:val="single" w:sz="4" w:space="0" w:color="008080"/>
                    <w:right w:val="nil"/>
                  </w:tcBorders>
                  <w:shd w:val="clear" w:color="auto" w:fill="auto"/>
                  <w:noWrap/>
                  <w:vAlign w:val="bottom"/>
                </w:tcPr>
                <w:p w14:paraId="14E029C9" w14:textId="32759036" w:rsidR="009F2D21" w:rsidRPr="00702EE3" w:rsidRDefault="009F2D21" w:rsidP="009F2D21">
                  <w:pPr>
                    <w:rPr>
                      <w:rFonts w:asciiTheme="minorHAnsi" w:hAnsiTheme="minorHAnsi" w:cs="Arial"/>
                      <w:bCs/>
                      <w:sz w:val="22"/>
                      <w:szCs w:val="22"/>
                    </w:rPr>
                  </w:pPr>
                  <w:r w:rsidRPr="00702EE3">
                    <w:rPr>
                      <w:rFonts w:asciiTheme="minorHAnsi" w:hAnsiTheme="minorHAnsi" w:cs="Arial"/>
                      <w:bCs/>
                      <w:sz w:val="22"/>
                      <w:szCs w:val="22"/>
                    </w:rPr>
                    <w:t>3.5.2 Studiu de prefezabilitate (N)</w:t>
                  </w:r>
                </w:p>
              </w:tc>
              <w:tc>
                <w:tcPr>
                  <w:tcW w:w="411" w:type="pct"/>
                  <w:tcBorders>
                    <w:top w:val="nil"/>
                    <w:left w:val="single" w:sz="8" w:space="0" w:color="008080"/>
                    <w:bottom w:val="single" w:sz="4" w:space="0" w:color="008080"/>
                    <w:right w:val="single" w:sz="4" w:space="0" w:color="008080"/>
                  </w:tcBorders>
                  <w:shd w:val="clear" w:color="auto" w:fill="auto"/>
                  <w:noWrap/>
                  <w:vAlign w:val="center"/>
                </w:tcPr>
                <w:p w14:paraId="76AFD2FE" w14:textId="632A426E" w:rsidR="009F2D21" w:rsidRPr="00702EE3" w:rsidRDefault="009F2D21" w:rsidP="009F2D21">
                  <w:pPr>
                    <w:jc w:val="right"/>
                    <w:rPr>
                      <w:rFonts w:asciiTheme="minorHAnsi" w:hAnsiTheme="minorHAnsi" w:cs="Arial"/>
                      <w:b/>
                      <w:bCs/>
                      <w:sz w:val="22"/>
                      <w:szCs w:val="22"/>
                    </w:rPr>
                  </w:pPr>
                </w:p>
              </w:tc>
              <w:tc>
                <w:tcPr>
                  <w:tcW w:w="310" w:type="pct"/>
                  <w:tcBorders>
                    <w:top w:val="nil"/>
                    <w:left w:val="nil"/>
                    <w:bottom w:val="single" w:sz="4" w:space="0" w:color="008080"/>
                    <w:right w:val="single" w:sz="8" w:space="0" w:color="008080"/>
                  </w:tcBorders>
                  <w:shd w:val="clear" w:color="auto" w:fill="auto"/>
                  <w:noWrap/>
                  <w:vAlign w:val="bottom"/>
                </w:tcPr>
                <w:p w14:paraId="523E4558" w14:textId="6743557E" w:rsidR="009F2D21" w:rsidRPr="00702EE3" w:rsidRDefault="009F2D21" w:rsidP="009F2D21">
                  <w:pPr>
                    <w:rPr>
                      <w:rFonts w:asciiTheme="minorHAnsi" w:hAnsiTheme="minorHAnsi" w:cs="Arial"/>
                      <w:b/>
                      <w:bCs/>
                      <w:sz w:val="22"/>
                      <w:szCs w:val="22"/>
                    </w:rPr>
                  </w:pPr>
                </w:p>
              </w:tc>
              <w:tc>
                <w:tcPr>
                  <w:tcW w:w="411" w:type="pct"/>
                  <w:tcBorders>
                    <w:top w:val="nil"/>
                    <w:left w:val="nil"/>
                    <w:bottom w:val="single" w:sz="4" w:space="0" w:color="008080"/>
                    <w:right w:val="single" w:sz="4" w:space="0" w:color="008080"/>
                  </w:tcBorders>
                  <w:shd w:val="clear" w:color="auto" w:fill="auto"/>
                  <w:noWrap/>
                  <w:vAlign w:val="center"/>
                </w:tcPr>
                <w:p w14:paraId="39F7308A" w14:textId="1D33B351" w:rsidR="009F2D21" w:rsidRPr="00702EE3" w:rsidRDefault="009F2D21" w:rsidP="009F2D21">
                  <w:pPr>
                    <w:jc w:val="right"/>
                    <w:rPr>
                      <w:rFonts w:asciiTheme="minorHAnsi" w:hAnsiTheme="minorHAnsi" w:cs="Arial"/>
                      <w:b/>
                      <w:bCs/>
                      <w:sz w:val="22"/>
                      <w:szCs w:val="22"/>
                    </w:rPr>
                  </w:pPr>
                </w:p>
              </w:tc>
              <w:tc>
                <w:tcPr>
                  <w:tcW w:w="258" w:type="pct"/>
                  <w:tcBorders>
                    <w:top w:val="nil"/>
                    <w:left w:val="nil"/>
                    <w:bottom w:val="single" w:sz="4" w:space="0" w:color="008080"/>
                    <w:right w:val="single" w:sz="8" w:space="0" w:color="008080"/>
                  </w:tcBorders>
                  <w:shd w:val="clear" w:color="auto" w:fill="auto"/>
                  <w:noWrap/>
                  <w:vAlign w:val="bottom"/>
                </w:tcPr>
                <w:p w14:paraId="5B0DE35D" w14:textId="6372FD85" w:rsidR="009F2D21" w:rsidRPr="00702EE3" w:rsidRDefault="009F2D21" w:rsidP="009F2D21">
                  <w:pPr>
                    <w:rPr>
                      <w:rFonts w:asciiTheme="minorHAnsi" w:hAnsiTheme="minorHAnsi" w:cs="Arial"/>
                      <w:b/>
                      <w:bCs/>
                      <w:sz w:val="22"/>
                      <w:szCs w:val="22"/>
                    </w:rPr>
                  </w:pPr>
                </w:p>
              </w:tc>
              <w:tc>
                <w:tcPr>
                  <w:tcW w:w="360" w:type="pct"/>
                  <w:tcBorders>
                    <w:top w:val="nil"/>
                    <w:left w:val="nil"/>
                    <w:bottom w:val="single" w:sz="4" w:space="0" w:color="008080"/>
                    <w:right w:val="single" w:sz="4" w:space="0" w:color="008080"/>
                  </w:tcBorders>
                  <w:shd w:val="clear" w:color="auto" w:fill="auto"/>
                  <w:noWrap/>
                  <w:vAlign w:val="bottom"/>
                </w:tcPr>
                <w:p w14:paraId="3ED860B2" w14:textId="4D74C204" w:rsidR="009F2D21" w:rsidRPr="00702EE3" w:rsidRDefault="009F2D21" w:rsidP="009F2D21">
                  <w:pPr>
                    <w:jc w:val="right"/>
                    <w:rPr>
                      <w:rFonts w:asciiTheme="minorHAnsi" w:hAnsiTheme="minorHAnsi" w:cs="Arial"/>
                      <w:b/>
                      <w:bCs/>
                      <w:sz w:val="22"/>
                      <w:szCs w:val="22"/>
                    </w:rPr>
                  </w:pPr>
                </w:p>
              </w:tc>
              <w:tc>
                <w:tcPr>
                  <w:tcW w:w="360" w:type="pct"/>
                  <w:tcBorders>
                    <w:top w:val="nil"/>
                    <w:left w:val="nil"/>
                    <w:bottom w:val="single" w:sz="4" w:space="0" w:color="008080"/>
                    <w:right w:val="single" w:sz="8" w:space="0" w:color="008080"/>
                  </w:tcBorders>
                  <w:shd w:val="clear" w:color="auto" w:fill="auto"/>
                  <w:noWrap/>
                  <w:vAlign w:val="bottom"/>
                </w:tcPr>
                <w:p w14:paraId="0E025473" w14:textId="1343E01C" w:rsidR="009F2D21" w:rsidRPr="00702EE3" w:rsidRDefault="009F2D21" w:rsidP="009F2D21">
                  <w:pPr>
                    <w:jc w:val="right"/>
                    <w:rPr>
                      <w:rFonts w:asciiTheme="minorHAnsi" w:hAnsiTheme="minorHAnsi" w:cs="Arial"/>
                      <w:b/>
                      <w:bCs/>
                      <w:sz w:val="22"/>
                      <w:szCs w:val="22"/>
                    </w:rPr>
                  </w:pPr>
                </w:p>
              </w:tc>
            </w:tr>
            <w:tr w:rsidR="009F2E63" w:rsidRPr="00702EE3" w14:paraId="34D2CB5E" w14:textId="593D2D20" w:rsidTr="00130042">
              <w:trPr>
                <w:trHeight w:val="255"/>
              </w:trPr>
              <w:tc>
                <w:tcPr>
                  <w:tcW w:w="2891" w:type="pct"/>
                  <w:tcBorders>
                    <w:top w:val="nil"/>
                    <w:left w:val="single" w:sz="8" w:space="0" w:color="008080"/>
                    <w:bottom w:val="single" w:sz="4" w:space="0" w:color="008080"/>
                    <w:right w:val="nil"/>
                  </w:tcBorders>
                  <w:shd w:val="clear" w:color="auto" w:fill="auto"/>
                  <w:noWrap/>
                  <w:vAlign w:val="bottom"/>
                </w:tcPr>
                <w:p w14:paraId="4A599582" w14:textId="1C3D5261" w:rsidR="009F2D21" w:rsidRPr="00702EE3" w:rsidRDefault="009F2D21" w:rsidP="009F2D21">
                  <w:pPr>
                    <w:rPr>
                      <w:rFonts w:asciiTheme="minorHAnsi" w:hAnsiTheme="minorHAnsi" w:cs="Arial"/>
                      <w:bCs/>
                      <w:sz w:val="22"/>
                      <w:szCs w:val="22"/>
                    </w:rPr>
                  </w:pPr>
                  <w:r w:rsidRPr="00702EE3">
                    <w:rPr>
                      <w:rFonts w:asciiTheme="minorHAnsi" w:hAnsiTheme="minorHAnsi" w:cs="Arial"/>
                      <w:bCs/>
                      <w:sz w:val="22"/>
                      <w:szCs w:val="22"/>
                    </w:rPr>
                    <w:t>3.5.3 Studiu de fezabilitate/documentație de avizare a lucrărilor de intervenții și deviz general</w:t>
                  </w:r>
                </w:p>
              </w:tc>
              <w:tc>
                <w:tcPr>
                  <w:tcW w:w="411" w:type="pct"/>
                  <w:tcBorders>
                    <w:top w:val="nil"/>
                    <w:left w:val="single" w:sz="8" w:space="0" w:color="008080"/>
                    <w:bottom w:val="single" w:sz="4" w:space="0" w:color="008080"/>
                    <w:right w:val="single" w:sz="4" w:space="0" w:color="008080"/>
                  </w:tcBorders>
                  <w:shd w:val="clear" w:color="auto" w:fill="auto"/>
                  <w:noWrap/>
                  <w:vAlign w:val="center"/>
                </w:tcPr>
                <w:p w14:paraId="69C98340" w14:textId="778E24FB" w:rsidR="009F2D21" w:rsidRPr="00702EE3" w:rsidRDefault="009F2D21" w:rsidP="009F2D21">
                  <w:pPr>
                    <w:jc w:val="right"/>
                    <w:rPr>
                      <w:rFonts w:asciiTheme="minorHAnsi" w:hAnsiTheme="minorHAnsi" w:cs="Arial"/>
                      <w:b/>
                      <w:bCs/>
                      <w:sz w:val="22"/>
                      <w:szCs w:val="22"/>
                    </w:rPr>
                  </w:pPr>
                </w:p>
              </w:tc>
              <w:tc>
                <w:tcPr>
                  <w:tcW w:w="310" w:type="pct"/>
                  <w:tcBorders>
                    <w:top w:val="nil"/>
                    <w:left w:val="nil"/>
                    <w:bottom w:val="single" w:sz="4" w:space="0" w:color="008080"/>
                    <w:right w:val="single" w:sz="8" w:space="0" w:color="008080"/>
                  </w:tcBorders>
                  <w:shd w:val="clear" w:color="auto" w:fill="auto"/>
                  <w:noWrap/>
                  <w:vAlign w:val="bottom"/>
                </w:tcPr>
                <w:p w14:paraId="72BD2515" w14:textId="232DB7E8" w:rsidR="009F2D21" w:rsidRPr="00702EE3" w:rsidRDefault="009F2D21" w:rsidP="009F2D21">
                  <w:pPr>
                    <w:rPr>
                      <w:rFonts w:asciiTheme="minorHAnsi" w:hAnsiTheme="minorHAnsi" w:cs="Arial"/>
                      <w:b/>
                      <w:bCs/>
                      <w:sz w:val="22"/>
                      <w:szCs w:val="22"/>
                    </w:rPr>
                  </w:pPr>
                </w:p>
              </w:tc>
              <w:tc>
                <w:tcPr>
                  <w:tcW w:w="411" w:type="pct"/>
                  <w:tcBorders>
                    <w:top w:val="nil"/>
                    <w:left w:val="nil"/>
                    <w:bottom w:val="single" w:sz="4" w:space="0" w:color="008080"/>
                    <w:right w:val="single" w:sz="4" w:space="0" w:color="008080"/>
                  </w:tcBorders>
                  <w:shd w:val="clear" w:color="auto" w:fill="auto"/>
                  <w:noWrap/>
                  <w:vAlign w:val="center"/>
                </w:tcPr>
                <w:p w14:paraId="5D4499FA" w14:textId="2BF50989" w:rsidR="009F2D21" w:rsidRPr="00702EE3" w:rsidRDefault="009F2D21" w:rsidP="009F2D21">
                  <w:pPr>
                    <w:jc w:val="right"/>
                    <w:rPr>
                      <w:rFonts w:asciiTheme="minorHAnsi" w:hAnsiTheme="minorHAnsi" w:cs="Arial"/>
                      <w:b/>
                      <w:bCs/>
                      <w:sz w:val="22"/>
                      <w:szCs w:val="22"/>
                    </w:rPr>
                  </w:pPr>
                </w:p>
              </w:tc>
              <w:tc>
                <w:tcPr>
                  <w:tcW w:w="258" w:type="pct"/>
                  <w:tcBorders>
                    <w:top w:val="nil"/>
                    <w:left w:val="nil"/>
                    <w:bottom w:val="single" w:sz="4" w:space="0" w:color="008080"/>
                    <w:right w:val="single" w:sz="8" w:space="0" w:color="008080"/>
                  </w:tcBorders>
                  <w:shd w:val="clear" w:color="auto" w:fill="auto"/>
                  <w:noWrap/>
                  <w:vAlign w:val="bottom"/>
                </w:tcPr>
                <w:p w14:paraId="2BD3F5B2" w14:textId="727BA6D5" w:rsidR="009F2D21" w:rsidRPr="00702EE3" w:rsidRDefault="009F2D21" w:rsidP="009F2D21">
                  <w:pPr>
                    <w:rPr>
                      <w:rFonts w:asciiTheme="minorHAnsi" w:hAnsiTheme="minorHAnsi" w:cs="Arial"/>
                      <w:b/>
                      <w:bCs/>
                      <w:sz w:val="22"/>
                      <w:szCs w:val="22"/>
                    </w:rPr>
                  </w:pPr>
                </w:p>
              </w:tc>
              <w:tc>
                <w:tcPr>
                  <w:tcW w:w="360" w:type="pct"/>
                  <w:tcBorders>
                    <w:top w:val="nil"/>
                    <w:left w:val="nil"/>
                    <w:bottom w:val="single" w:sz="4" w:space="0" w:color="008080"/>
                    <w:right w:val="single" w:sz="4" w:space="0" w:color="008080"/>
                  </w:tcBorders>
                  <w:shd w:val="clear" w:color="auto" w:fill="auto"/>
                  <w:noWrap/>
                  <w:vAlign w:val="bottom"/>
                </w:tcPr>
                <w:p w14:paraId="7D857A63" w14:textId="0CBC1FF6" w:rsidR="009F2D21" w:rsidRPr="00702EE3" w:rsidRDefault="009F2D21" w:rsidP="009F2D21">
                  <w:pPr>
                    <w:jc w:val="right"/>
                    <w:rPr>
                      <w:rFonts w:asciiTheme="minorHAnsi" w:hAnsiTheme="minorHAnsi" w:cs="Arial"/>
                      <w:b/>
                      <w:bCs/>
                      <w:sz w:val="22"/>
                      <w:szCs w:val="22"/>
                    </w:rPr>
                  </w:pPr>
                </w:p>
              </w:tc>
              <w:tc>
                <w:tcPr>
                  <w:tcW w:w="360" w:type="pct"/>
                  <w:tcBorders>
                    <w:top w:val="nil"/>
                    <w:left w:val="nil"/>
                    <w:bottom w:val="single" w:sz="4" w:space="0" w:color="008080"/>
                    <w:right w:val="single" w:sz="8" w:space="0" w:color="008080"/>
                  </w:tcBorders>
                  <w:shd w:val="clear" w:color="auto" w:fill="auto"/>
                  <w:noWrap/>
                  <w:vAlign w:val="bottom"/>
                </w:tcPr>
                <w:p w14:paraId="04B5282C" w14:textId="2822C71B" w:rsidR="009F2D21" w:rsidRPr="00702EE3" w:rsidRDefault="009F2D21" w:rsidP="009F2D21">
                  <w:pPr>
                    <w:jc w:val="right"/>
                    <w:rPr>
                      <w:rFonts w:asciiTheme="minorHAnsi" w:hAnsiTheme="minorHAnsi" w:cs="Arial"/>
                      <w:b/>
                      <w:bCs/>
                      <w:sz w:val="22"/>
                      <w:szCs w:val="22"/>
                    </w:rPr>
                  </w:pPr>
                </w:p>
              </w:tc>
            </w:tr>
            <w:tr w:rsidR="009F2E63" w:rsidRPr="00702EE3" w14:paraId="03DE6914" w14:textId="660C79A2" w:rsidTr="00130042">
              <w:trPr>
                <w:trHeight w:val="255"/>
              </w:trPr>
              <w:tc>
                <w:tcPr>
                  <w:tcW w:w="2891" w:type="pct"/>
                  <w:tcBorders>
                    <w:top w:val="nil"/>
                    <w:left w:val="single" w:sz="8" w:space="0" w:color="008080"/>
                    <w:bottom w:val="single" w:sz="4" w:space="0" w:color="008080"/>
                    <w:right w:val="nil"/>
                  </w:tcBorders>
                  <w:shd w:val="clear" w:color="auto" w:fill="auto"/>
                  <w:noWrap/>
                  <w:vAlign w:val="bottom"/>
                </w:tcPr>
                <w:p w14:paraId="15D0B582" w14:textId="28302550" w:rsidR="009F2D21" w:rsidRPr="00702EE3" w:rsidRDefault="009F2D21" w:rsidP="009F2D21">
                  <w:pPr>
                    <w:rPr>
                      <w:rFonts w:asciiTheme="minorHAnsi" w:hAnsiTheme="minorHAnsi" w:cs="Arial"/>
                      <w:bCs/>
                      <w:sz w:val="22"/>
                      <w:szCs w:val="22"/>
                    </w:rPr>
                  </w:pPr>
                  <w:r w:rsidRPr="00702EE3">
                    <w:rPr>
                      <w:rFonts w:asciiTheme="minorHAnsi" w:hAnsiTheme="minorHAnsi" w:cs="Arial"/>
                      <w:bCs/>
                      <w:sz w:val="22"/>
                      <w:szCs w:val="22"/>
                    </w:rPr>
                    <w:t>3.5.4 Documentațiile tehnice necesare în vederea obținerii avizelor/acordurilor/autorizațiilor</w:t>
                  </w:r>
                </w:p>
              </w:tc>
              <w:tc>
                <w:tcPr>
                  <w:tcW w:w="411" w:type="pct"/>
                  <w:tcBorders>
                    <w:top w:val="nil"/>
                    <w:left w:val="single" w:sz="8" w:space="0" w:color="008080"/>
                    <w:bottom w:val="single" w:sz="4" w:space="0" w:color="008080"/>
                    <w:right w:val="single" w:sz="4" w:space="0" w:color="008080"/>
                  </w:tcBorders>
                  <w:shd w:val="clear" w:color="auto" w:fill="auto"/>
                  <w:noWrap/>
                  <w:vAlign w:val="center"/>
                </w:tcPr>
                <w:p w14:paraId="02D00656" w14:textId="5A1445E1" w:rsidR="009F2D21" w:rsidRPr="00702EE3" w:rsidRDefault="009F2D21" w:rsidP="009F2D21">
                  <w:pPr>
                    <w:jc w:val="right"/>
                    <w:rPr>
                      <w:rFonts w:asciiTheme="minorHAnsi" w:hAnsiTheme="minorHAnsi" w:cs="Arial"/>
                      <w:b/>
                      <w:bCs/>
                      <w:sz w:val="22"/>
                      <w:szCs w:val="22"/>
                    </w:rPr>
                  </w:pPr>
                </w:p>
              </w:tc>
              <w:tc>
                <w:tcPr>
                  <w:tcW w:w="310" w:type="pct"/>
                  <w:tcBorders>
                    <w:top w:val="nil"/>
                    <w:left w:val="nil"/>
                    <w:bottom w:val="single" w:sz="4" w:space="0" w:color="008080"/>
                    <w:right w:val="single" w:sz="8" w:space="0" w:color="008080"/>
                  </w:tcBorders>
                  <w:shd w:val="clear" w:color="auto" w:fill="auto"/>
                  <w:noWrap/>
                  <w:vAlign w:val="bottom"/>
                </w:tcPr>
                <w:p w14:paraId="018FB703" w14:textId="56C99E15" w:rsidR="009F2D21" w:rsidRPr="00702EE3" w:rsidRDefault="009F2D21" w:rsidP="009F2D21">
                  <w:pPr>
                    <w:rPr>
                      <w:rFonts w:asciiTheme="minorHAnsi" w:hAnsiTheme="minorHAnsi" w:cs="Arial"/>
                      <w:b/>
                      <w:bCs/>
                      <w:sz w:val="22"/>
                      <w:szCs w:val="22"/>
                    </w:rPr>
                  </w:pPr>
                </w:p>
              </w:tc>
              <w:tc>
                <w:tcPr>
                  <w:tcW w:w="411" w:type="pct"/>
                  <w:tcBorders>
                    <w:top w:val="nil"/>
                    <w:left w:val="nil"/>
                    <w:bottom w:val="single" w:sz="4" w:space="0" w:color="008080"/>
                    <w:right w:val="single" w:sz="4" w:space="0" w:color="008080"/>
                  </w:tcBorders>
                  <w:shd w:val="clear" w:color="auto" w:fill="auto"/>
                  <w:noWrap/>
                  <w:vAlign w:val="center"/>
                </w:tcPr>
                <w:p w14:paraId="016C9030" w14:textId="0FC26133" w:rsidR="009F2D21" w:rsidRPr="00702EE3" w:rsidRDefault="009F2D21" w:rsidP="009F2D21">
                  <w:pPr>
                    <w:jc w:val="right"/>
                    <w:rPr>
                      <w:rFonts w:asciiTheme="minorHAnsi" w:hAnsiTheme="minorHAnsi" w:cs="Arial"/>
                      <w:b/>
                      <w:bCs/>
                      <w:sz w:val="22"/>
                      <w:szCs w:val="22"/>
                    </w:rPr>
                  </w:pPr>
                </w:p>
              </w:tc>
              <w:tc>
                <w:tcPr>
                  <w:tcW w:w="258" w:type="pct"/>
                  <w:tcBorders>
                    <w:top w:val="nil"/>
                    <w:left w:val="nil"/>
                    <w:bottom w:val="single" w:sz="4" w:space="0" w:color="008080"/>
                    <w:right w:val="single" w:sz="8" w:space="0" w:color="008080"/>
                  </w:tcBorders>
                  <w:shd w:val="clear" w:color="auto" w:fill="auto"/>
                  <w:noWrap/>
                  <w:vAlign w:val="bottom"/>
                </w:tcPr>
                <w:p w14:paraId="3CE43E59" w14:textId="2F17A5A3" w:rsidR="009F2D21" w:rsidRPr="00702EE3" w:rsidRDefault="009F2D21" w:rsidP="009F2D21">
                  <w:pPr>
                    <w:rPr>
                      <w:rFonts w:asciiTheme="minorHAnsi" w:hAnsiTheme="minorHAnsi" w:cs="Arial"/>
                      <w:b/>
                      <w:bCs/>
                      <w:sz w:val="22"/>
                      <w:szCs w:val="22"/>
                    </w:rPr>
                  </w:pPr>
                </w:p>
              </w:tc>
              <w:tc>
                <w:tcPr>
                  <w:tcW w:w="360" w:type="pct"/>
                  <w:tcBorders>
                    <w:top w:val="nil"/>
                    <w:left w:val="nil"/>
                    <w:bottom w:val="single" w:sz="4" w:space="0" w:color="008080"/>
                    <w:right w:val="single" w:sz="4" w:space="0" w:color="008080"/>
                  </w:tcBorders>
                  <w:shd w:val="clear" w:color="auto" w:fill="auto"/>
                  <w:noWrap/>
                  <w:vAlign w:val="bottom"/>
                </w:tcPr>
                <w:p w14:paraId="1B38BCE6" w14:textId="393A3C53" w:rsidR="009F2D21" w:rsidRPr="00702EE3" w:rsidRDefault="009F2D21" w:rsidP="009F2D21">
                  <w:pPr>
                    <w:jc w:val="right"/>
                    <w:rPr>
                      <w:rFonts w:asciiTheme="minorHAnsi" w:hAnsiTheme="minorHAnsi" w:cs="Arial"/>
                      <w:b/>
                      <w:bCs/>
                      <w:sz w:val="22"/>
                      <w:szCs w:val="22"/>
                    </w:rPr>
                  </w:pPr>
                </w:p>
              </w:tc>
              <w:tc>
                <w:tcPr>
                  <w:tcW w:w="360" w:type="pct"/>
                  <w:tcBorders>
                    <w:top w:val="nil"/>
                    <w:left w:val="nil"/>
                    <w:bottom w:val="single" w:sz="4" w:space="0" w:color="008080"/>
                    <w:right w:val="single" w:sz="8" w:space="0" w:color="008080"/>
                  </w:tcBorders>
                  <w:shd w:val="clear" w:color="auto" w:fill="auto"/>
                  <w:noWrap/>
                  <w:vAlign w:val="bottom"/>
                </w:tcPr>
                <w:p w14:paraId="6AB38411" w14:textId="0A291B64" w:rsidR="009F2D21" w:rsidRPr="00702EE3" w:rsidRDefault="009F2D21" w:rsidP="009F2D21">
                  <w:pPr>
                    <w:jc w:val="right"/>
                    <w:rPr>
                      <w:rFonts w:asciiTheme="minorHAnsi" w:hAnsiTheme="minorHAnsi" w:cs="Arial"/>
                      <w:b/>
                      <w:bCs/>
                      <w:sz w:val="22"/>
                      <w:szCs w:val="22"/>
                    </w:rPr>
                  </w:pPr>
                </w:p>
              </w:tc>
            </w:tr>
            <w:tr w:rsidR="009F2E63" w:rsidRPr="00702EE3" w14:paraId="61292E4D" w14:textId="2E9E7276" w:rsidTr="00130042">
              <w:trPr>
                <w:trHeight w:val="255"/>
              </w:trPr>
              <w:tc>
                <w:tcPr>
                  <w:tcW w:w="2891" w:type="pct"/>
                  <w:tcBorders>
                    <w:top w:val="nil"/>
                    <w:left w:val="single" w:sz="8" w:space="0" w:color="008080"/>
                    <w:bottom w:val="single" w:sz="4" w:space="0" w:color="008080"/>
                    <w:right w:val="nil"/>
                  </w:tcBorders>
                  <w:shd w:val="clear" w:color="auto" w:fill="auto"/>
                  <w:noWrap/>
                  <w:vAlign w:val="bottom"/>
                </w:tcPr>
                <w:p w14:paraId="0671E322" w14:textId="17F9A82A" w:rsidR="009F2D21" w:rsidRPr="00702EE3" w:rsidRDefault="009F2D21" w:rsidP="009F2D21">
                  <w:pPr>
                    <w:rPr>
                      <w:rFonts w:asciiTheme="minorHAnsi" w:hAnsiTheme="minorHAnsi" w:cs="Arial"/>
                      <w:bCs/>
                      <w:sz w:val="22"/>
                      <w:szCs w:val="22"/>
                    </w:rPr>
                  </w:pPr>
                  <w:r w:rsidRPr="00702EE3">
                    <w:rPr>
                      <w:rFonts w:asciiTheme="minorHAnsi" w:hAnsiTheme="minorHAnsi" w:cs="Arial"/>
                      <w:bCs/>
                      <w:sz w:val="22"/>
                      <w:szCs w:val="22"/>
                    </w:rPr>
                    <w:t>3.5.5 Verificarea tehnică de calitate a proiectului tehnic și a detaliilor  de execuție</w:t>
                  </w:r>
                </w:p>
              </w:tc>
              <w:tc>
                <w:tcPr>
                  <w:tcW w:w="411" w:type="pct"/>
                  <w:tcBorders>
                    <w:top w:val="nil"/>
                    <w:left w:val="single" w:sz="8" w:space="0" w:color="008080"/>
                    <w:bottom w:val="single" w:sz="4" w:space="0" w:color="008080"/>
                    <w:right w:val="single" w:sz="4" w:space="0" w:color="008080"/>
                  </w:tcBorders>
                  <w:shd w:val="clear" w:color="auto" w:fill="auto"/>
                  <w:noWrap/>
                  <w:vAlign w:val="center"/>
                </w:tcPr>
                <w:p w14:paraId="5A235209" w14:textId="5FB507A2" w:rsidR="009F2D21" w:rsidRPr="00702EE3" w:rsidRDefault="009F2D21" w:rsidP="009F2D21">
                  <w:pPr>
                    <w:jc w:val="right"/>
                    <w:rPr>
                      <w:rFonts w:asciiTheme="minorHAnsi" w:hAnsiTheme="minorHAnsi" w:cs="Arial"/>
                      <w:b/>
                      <w:bCs/>
                      <w:sz w:val="22"/>
                      <w:szCs w:val="22"/>
                    </w:rPr>
                  </w:pPr>
                </w:p>
              </w:tc>
              <w:tc>
                <w:tcPr>
                  <w:tcW w:w="310" w:type="pct"/>
                  <w:tcBorders>
                    <w:top w:val="nil"/>
                    <w:left w:val="nil"/>
                    <w:bottom w:val="single" w:sz="4" w:space="0" w:color="008080"/>
                    <w:right w:val="single" w:sz="8" w:space="0" w:color="008080"/>
                  </w:tcBorders>
                  <w:shd w:val="clear" w:color="auto" w:fill="auto"/>
                  <w:noWrap/>
                  <w:vAlign w:val="bottom"/>
                </w:tcPr>
                <w:p w14:paraId="180F1670" w14:textId="3EF2AA6B" w:rsidR="009F2D21" w:rsidRPr="00702EE3" w:rsidRDefault="009F2D21" w:rsidP="009F2D21">
                  <w:pPr>
                    <w:rPr>
                      <w:rFonts w:asciiTheme="minorHAnsi" w:hAnsiTheme="minorHAnsi" w:cs="Arial"/>
                      <w:b/>
                      <w:bCs/>
                      <w:sz w:val="22"/>
                      <w:szCs w:val="22"/>
                    </w:rPr>
                  </w:pPr>
                </w:p>
              </w:tc>
              <w:tc>
                <w:tcPr>
                  <w:tcW w:w="411" w:type="pct"/>
                  <w:tcBorders>
                    <w:top w:val="nil"/>
                    <w:left w:val="nil"/>
                    <w:bottom w:val="single" w:sz="4" w:space="0" w:color="008080"/>
                    <w:right w:val="single" w:sz="4" w:space="0" w:color="008080"/>
                  </w:tcBorders>
                  <w:shd w:val="clear" w:color="auto" w:fill="auto"/>
                  <w:noWrap/>
                  <w:vAlign w:val="center"/>
                </w:tcPr>
                <w:p w14:paraId="15DC8122" w14:textId="7E80992B" w:rsidR="009F2D21" w:rsidRPr="00702EE3" w:rsidRDefault="009F2D21" w:rsidP="009F2D21">
                  <w:pPr>
                    <w:jc w:val="right"/>
                    <w:rPr>
                      <w:rFonts w:asciiTheme="minorHAnsi" w:hAnsiTheme="minorHAnsi" w:cs="Arial"/>
                      <w:b/>
                      <w:bCs/>
                      <w:sz w:val="22"/>
                      <w:szCs w:val="22"/>
                    </w:rPr>
                  </w:pPr>
                </w:p>
              </w:tc>
              <w:tc>
                <w:tcPr>
                  <w:tcW w:w="258" w:type="pct"/>
                  <w:tcBorders>
                    <w:top w:val="nil"/>
                    <w:left w:val="nil"/>
                    <w:bottom w:val="single" w:sz="4" w:space="0" w:color="008080"/>
                    <w:right w:val="single" w:sz="8" w:space="0" w:color="008080"/>
                  </w:tcBorders>
                  <w:shd w:val="clear" w:color="auto" w:fill="auto"/>
                  <w:noWrap/>
                  <w:vAlign w:val="bottom"/>
                </w:tcPr>
                <w:p w14:paraId="4752C2E7" w14:textId="2680FFB5" w:rsidR="009F2D21" w:rsidRPr="00702EE3" w:rsidRDefault="009F2D21" w:rsidP="009F2D21">
                  <w:pPr>
                    <w:rPr>
                      <w:rFonts w:asciiTheme="minorHAnsi" w:hAnsiTheme="minorHAnsi" w:cs="Arial"/>
                      <w:b/>
                      <w:bCs/>
                      <w:sz w:val="22"/>
                      <w:szCs w:val="22"/>
                    </w:rPr>
                  </w:pPr>
                </w:p>
              </w:tc>
              <w:tc>
                <w:tcPr>
                  <w:tcW w:w="360" w:type="pct"/>
                  <w:tcBorders>
                    <w:top w:val="nil"/>
                    <w:left w:val="nil"/>
                    <w:bottom w:val="single" w:sz="4" w:space="0" w:color="008080"/>
                    <w:right w:val="single" w:sz="4" w:space="0" w:color="008080"/>
                  </w:tcBorders>
                  <w:shd w:val="clear" w:color="auto" w:fill="auto"/>
                  <w:noWrap/>
                  <w:vAlign w:val="bottom"/>
                </w:tcPr>
                <w:p w14:paraId="4D0BF1AE" w14:textId="3DDE8A9C" w:rsidR="009F2D21" w:rsidRPr="00702EE3" w:rsidRDefault="009F2D21" w:rsidP="009F2D21">
                  <w:pPr>
                    <w:jc w:val="right"/>
                    <w:rPr>
                      <w:rFonts w:asciiTheme="minorHAnsi" w:hAnsiTheme="minorHAnsi" w:cs="Arial"/>
                      <w:b/>
                      <w:bCs/>
                      <w:sz w:val="22"/>
                      <w:szCs w:val="22"/>
                    </w:rPr>
                  </w:pPr>
                </w:p>
              </w:tc>
              <w:tc>
                <w:tcPr>
                  <w:tcW w:w="360" w:type="pct"/>
                  <w:tcBorders>
                    <w:top w:val="nil"/>
                    <w:left w:val="nil"/>
                    <w:bottom w:val="single" w:sz="4" w:space="0" w:color="008080"/>
                    <w:right w:val="single" w:sz="8" w:space="0" w:color="008080"/>
                  </w:tcBorders>
                  <w:shd w:val="clear" w:color="auto" w:fill="auto"/>
                  <w:noWrap/>
                  <w:vAlign w:val="bottom"/>
                </w:tcPr>
                <w:p w14:paraId="5E439147" w14:textId="1D7863EE" w:rsidR="009F2D21" w:rsidRPr="00702EE3" w:rsidRDefault="009F2D21" w:rsidP="009F2D21">
                  <w:pPr>
                    <w:jc w:val="right"/>
                    <w:rPr>
                      <w:rFonts w:asciiTheme="minorHAnsi" w:hAnsiTheme="minorHAnsi" w:cs="Arial"/>
                      <w:b/>
                      <w:bCs/>
                      <w:sz w:val="22"/>
                      <w:szCs w:val="22"/>
                    </w:rPr>
                  </w:pPr>
                </w:p>
              </w:tc>
            </w:tr>
            <w:tr w:rsidR="009F2E63" w:rsidRPr="00702EE3" w14:paraId="5F014066" w14:textId="6E75013F" w:rsidTr="00130042">
              <w:trPr>
                <w:trHeight w:val="255"/>
              </w:trPr>
              <w:tc>
                <w:tcPr>
                  <w:tcW w:w="2891" w:type="pct"/>
                  <w:tcBorders>
                    <w:top w:val="nil"/>
                    <w:left w:val="single" w:sz="8" w:space="0" w:color="008080"/>
                    <w:bottom w:val="single" w:sz="4" w:space="0" w:color="008080"/>
                    <w:right w:val="nil"/>
                  </w:tcBorders>
                  <w:shd w:val="clear" w:color="auto" w:fill="auto"/>
                  <w:noWrap/>
                  <w:vAlign w:val="bottom"/>
                </w:tcPr>
                <w:p w14:paraId="03E23431" w14:textId="1C49663C" w:rsidR="009F2D21" w:rsidRPr="00702EE3" w:rsidRDefault="009F2D21" w:rsidP="009F2D21">
                  <w:pPr>
                    <w:rPr>
                      <w:rFonts w:asciiTheme="minorHAnsi" w:hAnsiTheme="minorHAnsi" w:cs="Arial"/>
                      <w:bCs/>
                      <w:sz w:val="22"/>
                      <w:szCs w:val="22"/>
                    </w:rPr>
                  </w:pPr>
                  <w:r w:rsidRPr="00702EE3">
                    <w:rPr>
                      <w:rFonts w:asciiTheme="minorHAnsi" w:hAnsiTheme="minorHAnsi" w:cs="Arial"/>
                      <w:bCs/>
                      <w:sz w:val="22"/>
                      <w:szCs w:val="22"/>
                    </w:rPr>
                    <w:t>3.5.6 Proiect tehnic și detalii de execuție</w:t>
                  </w:r>
                </w:p>
              </w:tc>
              <w:tc>
                <w:tcPr>
                  <w:tcW w:w="411" w:type="pct"/>
                  <w:tcBorders>
                    <w:top w:val="nil"/>
                    <w:left w:val="single" w:sz="8" w:space="0" w:color="008080"/>
                    <w:bottom w:val="single" w:sz="4" w:space="0" w:color="008080"/>
                    <w:right w:val="single" w:sz="4" w:space="0" w:color="008080"/>
                  </w:tcBorders>
                  <w:shd w:val="clear" w:color="auto" w:fill="auto"/>
                  <w:noWrap/>
                  <w:vAlign w:val="center"/>
                </w:tcPr>
                <w:p w14:paraId="17F8E4B7" w14:textId="46E3D42D" w:rsidR="009F2D21" w:rsidRPr="00702EE3" w:rsidRDefault="009F2D21" w:rsidP="009F2D21">
                  <w:pPr>
                    <w:jc w:val="right"/>
                    <w:rPr>
                      <w:rFonts w:asciiTheme="minorHAnsi" w:hAnsiTheme="minorHAnsi" w:cs="Arial"/>
                      <w:b/>
                      <w:bCs/>
                      <w:sz w:val="22"/>
                      <w:szCs w:val="22"/>
                    </w:rPr>
                  </w:pPr>
                </w:p>
              </w:tc>
              <w:tc>
                <w:tcPr>
                  <w:tcW w:w="310" w:type="pct"/>
                  <w:tcBorders>
                    <w:top w:val="nil"/>
                    <w:left w:val="nil"/>
                    <w:bottom w:val="single" w:sz="4" w:space="0" w:color="008080"/>
                    <w:right w:val="single" w:sz="8" w:space="0" w:color="008080"/>
                  </w:tcBorders>
                  <w:shd w:val="clear" w:color="auto" w:fill="auto"/>
                  <w:noWrap/>
                  <w:vAlign w:val="bottom"/>
                </w:tcPr>
                <w:p w14:paraId="426AFAB3" w14:textId="2D4FAE05" w:rsidR="009F2D21" w:rsidRPr="00702EE3" w:rsidRDefault="009F2D21" w:rsidP="009F2D21">
                  <w:pPr>
                    <w:rPr>
                      <w:rFonts w:asciiTheme="minorHAnsi" w:hAnsiTheme="minorHAnsi" w:cs="Arial"/>
                      <w:b/>
                      <w:bCs/>
                      <w:sz w:val="22"/>
                      <w:szCs w:val="22"/>
                    </w:rPr>
                  </w:pPr>
                </w:p>
              </w:tc>
              <w:tc>
                <w:tcPr>
                  <w:tcW w:w="411" w:type="pct"/>
                  <w:tcBorders>
                    <w:top w:val="nil"/>
                    <w:left w:val="nil"/>
                    <w:bottom w:val="single" w:sz="4" w:space="0" w:color="008080"/>
                    <w:right w:val="single" w:sz="4" w:space="0" w:color="008080"/>
                  </w:tcBorders>
                  <w:shd w:val="clear" w:color="auto" w:fill="auto"/>
                  <w:noWrap/>
                  <w:vAlign w:val="center"/>
                </w:tcPr>
                <w:p w14:paraId="1D20840A" w14:textId="64D3D054" w:rsidR="009F2D21" w:rsidRPr="00702EE3" w:rsidRDefault="009F2D21" w:rsidP="009F2D21">
                  <w:pPr>
                    <w:jc w:val="right"/>
                    <w:rPr>
                      <w:rFonts w:asciiTheme="minorHAnsi" w:hAnsiTheme="minorHAnsi" w:cs="Arial"/>
                      <w:b/>
                      <w:bCs/>
                      <w:sz w:val="22"/>
                      <w:szCs w:val="22"/>
                    </w:rPr>
                  </w:pPr>
                </w:p>
              </w:tc>
              <w:tc>
                <w:tcPr>
                  <w:tcW w:w="258" w:type="pct"/>
                  <w:tcBorders>
                    <w:top w:val="nil"/>
                    <w:left w:val="nil"/>
                    <w:bottom w:val="single" w:sz="4" w:space="0" w:color="008080"/>
                    <w:right w:val="single" w:sz="8" w:space="0" w:color="008080"/>
                  </w:tcBorders>
                  <w:shd w:val="clear" w:color="auto" w:fill="auto"/>
                  <w:noWrap/>
                  <w:vAlign w:val="bottom"/>
                </w:tcPr>
                <w:p w14:paraId="03763367" w14:textId="2CEC108A" w:rsidR="009F2D21" w:rsidRPr="00702EE3" w:rsidRDefault="009F2D21" w:rsidP="009F2D21">
                  <w:pPr>
                    <w:rPr>
                      <w:rFonts w:asciiTheme="minorHAnsi" w:hAnsiTheme="minorHAnsi" w:cs="Arial"/>
                      <w:b/>
                      <w:bCs/>
                      <w:sz w:val="22"/>
                      <w:szCs w:val="22"/>
                    </w:rPr>
                  </w:pPr>
                </w:p>
              </w:tc>
              <w:tc>
                <w:tcPr>
                  <w:tcW w:w="360" w:type="pct"/>
                  <w:tcBorders>
                    <w:top w:val="nil"/>
                    <w:left w:val="nil"/>
                    <w:bottom w:val="single" w:sz="4" w:space="0" w:color="008080"/>
                    <w:right w:val="single" w:sz="4" w:space="0" w:color="008080"/>
                  </w:tcBorders>
                  <w:shd w:val="clear" w:color="auto" w:fill="auto"/>
                  <w:noWrap/>
                  <w:vAlign w:val="bottom"/>
                </w:tcPr>
                <w:p w14:paraId="689E99A2" w14:textId="774358CB" w:rsidR="009F2D21" w:rsidRPr="00702EE3" w:rsidRDefault="009F2D21" w:rsidP="009F2D21">
                  <w:pPr>
                    <w:jc w:val="right"/>
                    <w:rPr>
                      <w:rFonts w:asciiTheme="minorHAnsi" w:hAnsiTheme="minorHAnsi" w:cs="Arial"/>
                      <w:b/>
                      <w:bCs/>
                      <w:sz w:val="22"/>
                      <w:szCs w:val="22"/>
                    </w:rPr>
                  </w:pPr>
                </w:p>
              </w:tc>
              <w:tc>
                <w:tcPr>
                  <w:tcW w:w="360" w:type="pct"/>
                  <w:tcBorders>
                    <w:top w:val="nil"/>
                    <w:left w:val="nil"/>
                    <w:bottom w:val="single" w:sz="4" w:space="0" w:color="008080"/>
                    <w:right w:val="single" w:sz="8" w:space="0" w:color="008080"/>
                  </w:tcBorders>
                  <w:shd w:val="clear" w:color="auto" w:fill="auto"/>
                  <w:noWrap/>
                  <w:vAlign w:val="bottom"/>
                </w:tcPr>
                <w:p w14:paraId="2778C3EE" w14:textId="6DB25BB4" w:rsidR="009F2D21" w:rsidRPr="00702EE3" w:rsidRDefault="009F2D21" w:rsidP="009F2D21">
                  <w:pPr>
                    <w:jc w:val="right"/>
                    <w:rPr>
                      <w:rFonts w:asciiTheme="minorHAnsi" w:hAnsiTheme="minorHAnsi" w:cs="Arial"/>
                      <w:b/>
                      <w:bCs/>
                      <w:sz w:val="22"/>
                      <w:szCs w:val="22"/>
                    </w:rPr>
                  </w:pPr>
                </w:p>
              </w:tc>
            </w:tr>
            <w:tr w:rsidR="009F2E63" w:rsidRPr="00702EE3" w14:paraId="396CE66E" w14:textId="2E38E399" w:rsidTr="00130042">
              <w:trPr>
                <w:trHeight w:val="255"/>
              </w:trPr>
              <w:tc>
                <w:tcPr>
                  <w:tcW w:w="2891" w:type="pct"/>
                  <w:tcBorders>
                    <w:top w:val="nil"/>
                    <w:left w:val="single" w:sz="8" w:space="0" w:color="008080"/>
                    <w:bottom w:val="single" w:sz="4" w:space="0" w:color="008080"/>
                    <w:right w:val="nil"/>
                  </w:tcBorders>
                  <w:shd w:val="clear" w:color="auto" w:fill="auto"/>
                  <w:noWrap/>
                  <w:vAlign w:val="center"/>
                </w:tcPr>
                <w:p w14:paraId="4E107912" w14:textId="6B55C2B9" w:rsidR="009F2D21" w:rsidRPr="00702EE3" w:rsidRDefault="009F2D21" w:rsidP="009F2D21">
                  <w:pPr>
                    <w:rPr>
                      <w:rFonts w:asciiTheme="minorHAnsi" w:hAnsiTheme="minorHAnsi" w:cs="Arial"/>
                      <w:bCs/>
                      <w:sz w:val="22"/>
                      <w:szCs w:val="22"/>
                    </w:rPr>
                  </w:pPr>
                  <w:r w:rsidRPr="00702EE3">
                    <w:rPr>
                      <w:rFonts w:asciiTheme="minorHAnsi" w:hAnsiTheme="minorHAnsi" w:cs="Arial"/>
                      <w:sz w:val="22"/>
                      <w:szCs w:val="22"/>
                      <w:lang w:val="pt-BR"/>
                    </w:rPr>
                    <w:t xml:space="preserve">3.6 Organizarea procedurilor de achiziţie </w:t>
                  </w:r>
                  <w:r w:rsidRPr="00702EE3">
                    <w:rPr>
                      <w:rFonts w:asciiTheme="minorHAnsi" w:hAnsiTheme="minorHAnsi" w:cs="Arial"/>
                      <w:b/>
                      <w:bCs/>
                      <w:sz w:val="22"/>
                      <w:szCs w:val="22"/>
                      <w:lang w:val="pt-BR"/>
                    </w:rPr>
                    <w:t>(N</w:t>
                  </w:r>
                  <w:r w:rsidRPr="00702EE3">
                    <w:rPr>
                      <w:rFonts w:asciiTheme="minorHAnsi" w:hAnsiTheme="minorHAnsi" w:cs="Arial"/>
                      <w:sz w:val="22"/>
                      <w:szCs w:val="22"/>
                      <w:lang w:val="pt-BR"/>
                    </w:rPr>
                    <w:t>)</w:t>
                  </w:r>
                </w:p>
              </w:tc>
              <w:tc>
                <w:tcPr>
                  <w:tcW w:w="411" w:type="pct"/>
                  <w:tcBorders>
                    <w:top w:val="nil"/>
                    <w:left w:val="single" w:sz="8" w:space="0" w:color="008080"/>
                    <w:bottom w:val="single" w:sz="4" w:space="0" w:color="008080"/>
                    <w:right w:val="single" w:sz="4" w:space="0" w:color="008080"/>
                  </w:tcBorders>
                  <w:shd w:val="clear" w:color="auto" w:fill="auto"/>
                  <w:noWrap/>
                  <w:vAlign w:val="center"/>
                </w:tcPr>
                <w:p w14:paraId="69019695" w14:textId="541C1477" w:rsidR="009F2D21" w:rsidRPr="00702EE3" w:rsidRDefault="009F2D21" w:rsidP="009F2D21">
                  <w:pPr>
                    <w:jc w:val="right"/>
                    <w:rPr>
                      <w:rFonts w:asciiTheme="minorHAnsi" w:hAnsiTheme="minorHAnsi" w:cs="Arial"/>
                      <w:b/>
                      <w:bCs/>
                      <w:sz w:val="22"/>
                      <w:szCs w:val="22"/>
                    </w:rPr>
                  </w:pPr>
                </w:p>
              </w:tc>
              <w:tc>
                <w:tcPr>
                  <w:tcW w:w="310" w:type="pct"/>
                  <w:tcBorders>
                    <w:top w:val="nil"/>
                    <w:left w:val="nil"/>
                    <w:bottom w:val="single" w:sz="4" w:space="0" w:color="008080"/>
                    <w:right w:val="single" w:sz="8" w:space="0" w:color="008080"/>
                  </w:tcBorders>
                  <w:shd w:val="clear" w:color="auto" w:fill="auto"/>
                  <w:noWrap/>
                  <w:vAlign w:val="bottom"/>
                </w:tcPr>
                <w:p w14:paraId="7CFAB34F" w14:textId="5449EA60" w:rsidR="009F2D21" w:rsidRPr="00702EE3" w:rsidRDefault="009F2D21" w:rsidP="009F2D21">
                  <w:pPr>
                    <w:rPr>
                      <w:rFonts w:asciiTheme="minorHAnsi" w:hAnsiTheme="minorHAnsi" w:cs="Arial"/>
                      <w:b/>
                      <w:bCs/>
                      <w:sz w:val="22"/>
                      <w:szCs w:val="22"/>
                    </w:rPr>
                  </w:pPr>
                </w:p>
              </w:tc>
              <w:tc>
                <w:tcPr>
                  <w:tcW w:w="411" w:type="pct"/>
                  <w:tcBorders>
                    <w:top w:val="nil"/>
                    <w:left w:val="nil"/>
                    <w:bottom w:val="single" w:sz="4" w:space="0" w:color="008080"/>
                    <w:right w:val="single" w:sz="4" w:space="0" w:color="008080"/>
                  </w:tcBorders>
                  <w:shd w:val="clear" w:color="auto" w:fill="auto"/>
                  <w:noWrap/>
                  <w:vAlign w:val="center"/>
                </w:tcPr>
                <w:p w14:paraId="38BDCE18" w14:textId="32B15A37" w:rsidR="009F2D21" w:rsidRPr="00702EE3" w:rsidRDefault="009F2D21" w:rsidP="009F2D21">
                  <w:pPr>
                    <w:jc w:val="right"/>
                    <w:rPr>
                      <w:rFonts w:asciiTheme="minorHAnsi" w:hAnsiTheme="minorHAnsi" w:cs="Arial"/>
                      <w:b/>
                      <w:bCs/>
                      <w:sz w:val="22"/>
                      <w:szCs w:val="22"/>
                    </w:rPr>
                  </w:pPr>
                </w:p>
              </w:tc>
              <w:tc>
                <w:tcPr>
                  <w:tcW w:w="258" w:type="pct"/>
                  <w:tcBorders>
                    <w:top w:val="nil"/>
                    <w:left w:val="nil"/>
                    <w:bottom w:val="single" w:sz="4" w:space="0" w:color="008080"/>
                    <w:right w:val="single" w:sz="8" w:space="0" w:color="008080"/>
                  </w:tcBorders>
                  <w:shd w:val="clear" w:color="auto" w:fill="auto"/>
                  <w:noWrap/>
                  <w:vAlign w:val="bottom"/>
                </w:tcPr>
                <w:p w14:paraId="649833E0" w14:textId="58DEB4B0" w:rsidR="009F2D21" w:rsidRPr="00702EE3" w:rsidRDefault="009F2D21" w:rsidP="009F2D21">
                  <w:pPr>
                    <w:rPr>
                      <w:rFonts w:asciiTheme="minorHAnsi" w:hAnsiTheme="minorHAnsi" w:cs="Arial"/>
                      <w:b/>
                      <w:bCs/>
                      <w:sz w:val="22"/>
                      <w:szCs w:val="22"/>
                    </w:rPr>
                  </w:pPr>
                </w:p>
              </w:tc>
              <w:tc>
                <w:tcPr>
                  <w:tcW w:w="360" w:type="pct"/>
                  <w:tcBorders>
                    <w:top w:val="nil"/>
                    <w:left w:val="nil"/>
                    <w:bottom w:val="single" w:sz="4" w:space="0" w:color="008080"/>
                    <w:right w:val="single" w:sz="4" w:space="0" w:color="008080"/>
                  </w:tcBorders>
                  <w:shd w:val="clear" w:color="auto" w:fill="auto"/>
                  <w:noWrap/>
                  <w:vAlign w:val="bottom"/>
                </w:tcPr>
                <w:p w14:paraId="3E0B0B51" w14:textId="72C6B36E" w:rsidR="009F2D21" w:rsidRPr="00702EE3" w:rsidRDefault="009F2D21" w:rsidP="009F2D21">
                  <w:pPr>
                    <w:jc w:val="right"/>
                    <w:rPr>
                      <w:rFonts w:asciiTheme="minorHAnsi" w:hAnsiTheme="minorHAnsi" w:cs="Arial"/>
                      <w:b/>
                      <w:bCs/>
                      <w:sz w:val="22"/>
                      <w:szCs w:val="22"/>
                    </w:rPr>
                  </w:pPr>
                </w:p>
              </w:tc>
              <w:tc>
                <w:tcPr>
                  <w:tcW w:w="360" w:type="pct"/>
                  <w:tcBorders>
                    <w:top w:val="nil"/>
                    <w:left w:val="nil"/>
                    <w:bottom w:val="single" w:sz="4" w:space="0" w:color="008080"/>
                    <w:right w:val="single" w:sz="8" w:space="0" w:color="008080"/>
                  </w:tcBorders>
                  <w:shd w:val="clear" w:color="auto" w:fill="auto"/>
                  <w:noWrap/>
                  <w:vAlign w:val="bottom"/>
                </w:tcPr>
                <w:p w14:paraId="48BDEE54" w14:textId="4BDE6797" w:rsidR="009F2D21" w:rsidRPr="00702EE3" w:rsidRDefault="009F2D21" w:rsidP="009F2D21">
                  <w:pPr>
                    <w:jc w:val="right"/>
                    <w:rPr>
                      <w:rFonts w:asciiTheme="minorHAnsi" w:hAnsiTheme="minorHAnsi" w:cs="Arial"/>
                      <w:b/>
                      <w:bCs/>
                      <w:sz w:val="22"/>
                      <w:szCs w:val="22"/>
                    </w:rPr>
                  </w:pPr>
                </w:p>
              </w:tc>
            </w:tr>
            <w:tr w:rsidR="009F2E63" w:rsidRPr="00702EE3" w14:paraId="20EA1145" w14:textId="7279FD93" w:rsidTr="00130042">
              <w:trPr>
                <w:trHeight w:val="255"/>
              </w:trPr>
              <w:tc>
                <w:tcPr>
                  <w:tcW w:w="2891" w:type="pct"/>
                  <w:tcBorders>
                    <w:top w:val="nil"/>
                    <w:left w:val="single" w:sz="8" w:space="0" w:color="008080"/>
                    <w:bottom w:val="single" w:sz="4" w:space="0" w:color="008080"/>
                    <w:right w:val="nil"/>
                  </w:tcBorders>
                  <w:shd w:val="clear" w:color="auto" w:fill="auto"/>
                  <w:noWrap/>
                  <w:vAlign w:val="bottom"/>
                </w:tcPr>
                <w:p w14:paraId="21D0E29A" w14:textId="7E1A0265" w:rsidR="009F2D21" w:rsidRPr="00702EE3" w:rsidRDefault="009F2D21" w:rsidP="009F2D21">
                  <w:pPr>
                    <w:rPr>
                      <w:rFonts w:asciiTheme="minorHAnsi" w:hAnsiTheme="minorHAnsi" w:cs="Arial"/>
                      <w:bCs/>
                      <w:sz w:val="22"/>
                      <w:szCs w:val="22"/>
                    </w:rPr>
                  </w:pPr>
                  <w:r w:rsidRPr="00702EE3">
                    <w:rPr>
                      <w:rFonts w:asciiTheme="minorHAnsi" w:hAnsiTheme="minorHAnsi" w:cs="Arial"/>
                      <w:bCs/>
                      <w:sz w:val="22"/>
                      <w:szCs w:val="22"/>
                    </w:rPr>
                    <w:t xml:space="preserve">3.7 </w:t>
                  </w:r>
                  <w:r w:rsidRPr="00702EE3">
                    <w:rPr>
                      <w:rFonts w:asciiTheme="minorHAnsi" w:hAnsiTheme="minorHAnsi" w:cs="Arial"/>
                      <w:sz w:val="22"/>
                      <w:szCs w:val="22"/>
                    </w:rPr>
                    <w:t>Consultanţă</w:t>
                  </w:r>
                </w:p>
              </w:tc>
              <w:tc>
                <w:tcPr>
                  <w:tcW w:w="411" w:type="pct"/>
                  <w:tcBorders>
                    <w:top w:val="nil"/>
                    <w:left w:val="single" w:sz="8" w:space="0" w:color="008080"/>
                    <w:bottom w:val="single" w:sz="4" w:space="0" w:color="008080"/>
                    <w:right w:val="single" w:sz="4" w:space="0" w:color="008080"/>
                  </w:tcBorders>
                  <w:shd w:val="clear" w:color="auto" w:fill="auto"/>
                  <w:noWrap/>
                  <w:vAlign w:val="center"/>
                </w:tcPr>
                <w:p w14:paraId="65920336" w14:textId="46DAE4B0" w:rsidR="009F2D21" w:rsidRPr="00702EE3" w:rsidRDefault="009F2D21" w:rsidP="009F2D21">
                  <w:pPr>
                    <w:jc w:val="right"/>
                    <w:rPr>
                      <w:rFonts w:asciiTheme="minorHAnsi" w:hAnsiTheme="minorHAnsi" w:cs="Arial"/>
                      <w:b/>
                      <w:bCs/>
                      <w:sz w:val="22"/>
                      <w:szCs w:val="22"/>
                    </w:rPr>
                  </w:pPr>
                </w:p>
              </w:tc>
              <w:tc>
                <w:tcPr>
                  <w:tcW w:w="310" w:type="pct"/>
                  <w:tcBorders>
                    <w:top w:val="nil"/>
                    <w:left w:val="nil"/>
                    <w:bottom w:val="single" w:sz="4" w:space="0" w:color="008080"/>
                    <w:right w:val="single" w:sz="8" w:space="0" w:color="008080"/>
                  </w:tcBorders>
                  <w:shd w:val="clear" w:color="auto" w:fill="auto"/>
                  <w:noWrap/>
                  <w:vAlign w:val="bottom"/>
                </w:tcPr>
                <w:p w14:paraId="2D922395" w14:textId="5684017D" w:rsidR="009F2D21" w:rsidRPr="00702EE3" w:rsidRDefault="009F2D21" w:rsidP="009F2D21">
                  <w:pPr>
                    <w:rPr>
                      <w:rFonts w:asciiTheme="minorHAnsi" w:hAnsiTheme="minorHAnsi" w:cs="Arial"/>
                      <w:b/>
                      <w:bCs/>
                      <w:sz w:val="22"/>
                      <w:szCs w:val="22"/>
                    </w:rPr>
                  </w:pPr>
                </w:p>
              </w:tc>
              <w:tc>
                <w:tcPr>
                  <w:tcW w:w="411" w:type="pct"/>
                  <w:tcBorders>
                    <w:top w:val="nil"/>
                    <w:left w:val="nil"/>
                    <w:bottom w:val="single" w:sz="4" w:space="0" w:color="008080"/>
                    <w:right w:val="single" w:sz="4" w:space="0" w:color="008080"/>
                  </w:tcBorders>
                  <w:shd w:val="clear" w:color="auto" w:fill="auto"/>
                  <w:noWrap/>
                  <w:vAlign w:val="center"/>
                </w:tcPr>
                <w:p w14:paraId="5A6BD35C" w14:textId="2139F22D" w:rsidR="009F2D21" w:rsidRPr="00702EE3" w:rsidRDefault="009F2D21" w:rsidP="009F2D21">
                  <w:pPr>
                    <w:jc w:val="right"/>
                    <w:rPr>
                      <w:rFonts w:asciiTheme="minorHAnsi" w:hAnsiTheme="minorHAnsi" w:cs="Arial"/>
                      <w:b/>
                      <w:bCs/>
                      <w:sz w:val="22"/>
                      <w:szCs w:val="22"/>
                    </w:rPr>
                  </w:pPr>
                </w:p>
              </w:tc>
              <w:tc>
                <w:tcPr>
                  <w:tcW w:w="258" w:type="pct"/>
                  <w:tcBorders>
                    <w:top w:val="nil"/>
                    <w:left w:val="nil"/>
                    <w:bottom w:val="single" w:sz="4" w:space="0" w:color="008080"/>
                    <w:right w:val="single" w:sz="8" w:space="0" w:color="008080"/>
                  </w:tcBorders>
                  <w:shd w:val="clear" w:color="auto" w:fill="auto"/>
                  <w:noWrap/>
                  <w:vAlign w:val="bottom"/>
                </w:tcPr>
                <w:p w14:paraId="75984E27" w14:textId="470C730D" w:rsidR="009F2D21" w:rsidRPr="00702EE3" w:rsidRDefault="009F2D21" w:rsidP="009F2D21">
                  <w:pPr>
                    <w:rPr>
                      <w:rFonts w:asciiTheme="minorHAnsi" w:hAnsiTheme="minorHAnsi" w:cs="Arial"/>
                      <w:b/>
                      <w:bCs/>
                      <w:sz w:val="22"/>
                      <w:szCs w:val="22"/>
                    </w:rPr>
                  </w:pPr>
                </w:p>
              </w:tc>
              <w:tc>
                <w:tcPr>
                  <w:tcW w:w="360" w:type="pct"/>
                  <w:tcBorders>
                    <w:top w:val="nil"/>
                    <w:left w:val="nil"/>
                    <w:bottom w:val="single" w:sz="4" w:space="0" w:color="008080"/>
                    <w:right w:val="single" w:sz="4" w:space="0" w:color="008080"/>
                  </w:tcBorders>
                  <w:shd w:val="clear" w:color="auto" w:fill="auto"/>
                  <w:noWrap/>
                  <w:vAlign w:val="bottom"/>
                </w:tcPr>
                <w:p w14:paraId="6EFB3749" w14:textId="43A6973C" w:rsidR="009F2D21" w:rsidRPr="00702EE3" w:rsidRDefault="009F2D21" w:rsidP="009F2D21">
                  <w:pPr>
                    <w:jc w:val="right"/>
                    <w:rPr>
                      <w:rFonts w:asciiTheme="minorHAnsi" w:hAnsiTheme="minorHAnsi" w:cs="Arial"/>
                      <w:b/>
                      <w:bCs/>
                      <w:sz w:val="22"/>
                      <w:szCs w:val="22"/>
                    </w:rPr>
                  </w:pPr>
                </w:p>
              </w:tc>
              <w:tc>
                <w:tcPr>
                  <w:tcW w:w="360" w:type="pct"/>
                  <w:tcBorders>
                    <w:top w:val="nil"/>
                    <w:left w:val="nil"/>
                    <w:bottom w:val="single" w:sz="4" w:space="0" w:color="008080"/>
                    <w:right w:val="single" w:sz="8" w:space="0" w:color="008080"/>
                  </w:tcBorders>
                  <w:shd w:val="clear" w:color="auto" w:fill="auto"/>
                  <w:noWrap/>
                  <w:vAlign w:val="bottom"/>
                </w:tcPr>
                <w:p w14:paraId="3684D4F2" w14:textId="6904A6A5" w:rsidR="009F2D21" w:rsidRPr="00702EE3" w:rsidRDefault="009F2D21" w:rsidP="009F2D21">
                  <w:pPr>
                    <w:jc w:val="right"/>
                    <w:rPr>
                      <w:rFonts w:asciiTheme="minorHAnsi" w:hAnsiTheme="minorHAnsi" w:cs="Arial"/>
                      <w:b/>
                      <w:bCs/>
                      <w:sz w:val="22"/>
                      <w:szCs w:val="22"/>
                    </w:rPr>
                  </w:pPr>
                </w:p>
              </w:tc>
            </w:tr>
            <w:tr w:rsidR="009F2E63" w:rsidRPr="00702EE3" w14:paraId="5C54B6FC" w14:textId="7078A0F1" w:rsidTr="00130042">
              <w:trPr>
                <w:trHeight w:val="255"/>
              </w:trPr>
              <w:tc>
                <w:tcPr>
                  <w:tcW w:w="2891" w:type="pct"/>
                  <w:tcBorders>
                    <w:top w:val="nil"/>
                    <w:left w:val="single" w:sz="8" w:space="0" w:color="008080"/>
                    <w:bottom w:val="single" w:sz="4" w:space="0" w:color="008080"/>
                    <w:right w:val="nil"/>
                  </w:tcBorders>
                  <w:shd w:val="clear" w:color="auto" w:fill="auto"/>
                  <w:noWrap/>
                  <w:vAlign w:val="bottom"/>
                </w:tcPr>
                <w:p w14:paraId="4EA5573C" w14:textId="0A65FF9B" w:rsidR="009F2D21" w:rsidRPr="00702EE3" w:rsidRDefault="009F2D21" w:rsidP="009F2D21">
                  <w:pPr>
                    <w:rPr>
                      <w:rFonts w:asciiTheme="minorHAnsi" w:hAnsiTheme="minorHAnsi" w:cs="Arial"/>
                      <w:bCs/>
                      <w:sz w:val="22"/>
                      <w:szCs w:val="22"/>
                    </w:rPr>
                  </w:pPr>
                  <w:r w:rsidRPr="00702EE3">
                    <w:rPr>
                      <w:rFonts w:asciiTheme="minorHAnsi" w:hAnsiTheme="minorHAnsi" w:cs="Arial"/>
                      <w:bCs/>
                      <w:sz w:val="22"/>
                      <w:szCs w:val="22"/>
                    </w:rPr>
                    <w:t>3.7.1 Managementul de proiect pentru obiectivul de investiții</w:t>
                  </w:r>
                </w:p>
              </w:tc>
              <w:tc>
                <w:tcPr>
                  <w:tcW w:w="411" w:type="pct"/>
                  <w:tcBorders>
                    <w:top w:val="nil"/>
                    <w:left w:val="single" w:sz="8" w:space="0" w:color="008080"/>
                    <w:bottom w:val="single" w:sz="4" w:space="0" w:color="008080"/>
                    <w:right w:val="single" w:sz="4" w:space="0" w:color="008080"/>
                  </w:tcBorders>
                  <w:shd w:val="clear" w:color="auto" w:fill="auto"/>
                  <w:noWrap/>
                  <w:vAlign w:val="center"/>
                </w:tcPr>
                <w:p w14:paraId="38108A77" w14:textId="060BA2C5" w:rsidR="009F2D21" w:rsidRPr="00702EE3" w:rsidRDefault="009F2D21" w:rsidP="009F2D21">
                  <w:pPr>
                    <w:jc w:val="right"/>
                    <w:rPr>
                      <w:rFonts w:asciiTheme="minorHAnsi" w:hAnsiTheme="minorHAnsi" w:cs="Arial"/>
                      <w:b/>
                      <w:bCs/>
                      <w:sz w:val="22"/>
                      <w:szCs w:val="22"/>
                    </w:rPr>
                  </w:pPr>
                </w:p>
              </w:tc>
              <w:tc>
                <w:tcPr>
                  <w:tcW w:w="310" w:type="pct"/>
                  <w:tcBorders>
                    <w:top w:val="nil"/>
                    <w:left w:val="nil"/>
                    <w:bottom w:val="single" w:sz="4" w:space="0" w:color="008080"/>
                    <w:right w:val="single" w:sz="8" w:space="0" w:color="008080"/>
                  </w:tcBorders>
                  <w:shd w:val="clear" w:color="auto" w:fill="auto"/>
                  <w:noWrap/>
                  <w:vAlign w:val="bottom"/>
                </w:tcPr>
                <w:p w14:paraId="6D9CBFC2" w14:textId="077021A8" w:rsidR="009F2D21" w:rsidRPr="00702EE3" w:rsidRDefault="009F2D21" w:rsidP="009F2D21">
                  <w:pPr>
                    <w:rPr>
                      <w:rFonts w:asciiTheme="minorHAnsi" w:hAnsiTheme="minorHAnsi" w:cs="Arial"/>
                      <w:b/>
                      <w:bCs/>
                      <w:sz w:val="22"/>
                      <w:szCs w:val="22"/>
                    </w:rPr>
                  </w:pPr>
                </w:p>
              </w:tc>
              <w:tc>
                <w:tcPr>
                  <w:tcW w:w="411" w:type="pct"/>
                  <w:tcBorders>
                    <w:top w:val="nil"/>
                    <w:left w:val="nil"/>
                    <w:bottom w:val="single" w:sz="4" w:space="0" w:color="008080"/>
                    <w:right w:val="single" w:sz="4" w:space="0" w:color="008080"/>
                  </w:tcBorders>
                  <w:shd w:val="clear" w:color="auto" w:fill="auto"/>
                  <w:noWrap/>
                  <w:vAlign w:val="center"/>
                </w:tcPr>
                <w:p w14:paraId="31756F16" w14:textId="73C7E572" w:rsidR="009F2D21" w:rsidRPr="00702EE3" w:rsidRDefault="009F2D21" w:rsidP="009F2D21">
                  <w:pPr>
                    <w:jc w:val="right"/>
                    <w:rPr>
                      <w:rFonts w:asciiTheme="minorHAnsi" w:hAnsiTheme="minorHAnsi" w:cs="Arial"/>
                      <w:b/>
                      <w:bCs/>
                      <w:sz w:val="22"/>
                      <w:szCs w:val="22"/>
                    </w:rPr>
                  </w:pPr>
                </w:p>
              </w:tc>
              <w:tc>
                <w:tcPr>
                  <w:tcW w:w="258" w:type="pct"/>
                  <w:tcBorders>
                    <w:top w:val="nil"/>
                    <w:left w:val="nil"/>
                    <w:bottom w:val="single" w:sz="4" w:space="0" w:color="008080"/>
                    <w:right w:val="single" w:sz="8" w:space="0" w:color="008080"/>
                  </w:tcBorders>
                  <w:shd w:val="clear" w:color="auto" w:fill="auto"/>
                  <w:noWrap/>
                  <w:vAlign w:val="bottom"/>
                </w:tcPr>
                <w:p w14:paraId="01337158" w14:textId="56BA4830" w:rsidR="009F2D21" w:rsidRPr="00702EE3" w:rsidRDefault="009F2D21" w:rsidP="009F2D21">
                  <w:pPr>
                    <w:rPr>
                      <w:rFonts w:asciiTheme="minorHAnsi" w:hAnsiTheme="minorHAnsi" w:cs="Arial"/>
                      <w:b/>
                      <w:bCs/>
                      <w:sz w:val="22"/>
                      <w:szCs w:val="22"/>
                    </w:rPr>
                  </w:pPr>
                </w:p>
              </w:tc>
              <w:tc>
                <w:tcPr>
                  <w:tcW w:w="360" w:type="pct"/>
                  <w:tcBorders>
                    <w:top w:val="nil"/>
                    <w:left w:val="nil"/>
                    <w:bottom w:val="single" w:sz="4" w:space="0" w:color="008080"/>
                    <w:right w:val="single" w:sz="4" w:space="0" w:color="008080"/>
                  </w:tcBorders>
                  <w:shd w:val="clear" w:color="auto" w:fill="auto"/>
                  <w:noWrap/>
                  <w:vAlign w:val="bottom"/>
                </w:tcPr>
                <w:p w14:paraId="2D8FE1FC" w14:textId="43704A5B" w:rsidR="009F2D21" w:rsidRPr="00702EE3" w:rsidRDefault="009F2D21" w:rsidP="009F2D21">
                  <w:pPr>
                    <w:jc w:val="right"/>
                    <w:rPr>
                      <w:rFonts w:asciiTheme="minorHAnsi" w:hAnsiTheme="minorHAnsi" w:cs="Arial"/>
                      <w:b/>
                      <w:bCs/>
                      <w:sz w:val="22"/>
                      <w:szCs w:val="22"/>
                    </w:rPr>
                  </w:pPr>
                </w:p>
              </w:tc>
              <w:tc>
                <w:tcPr>
                  <w:tcW w:w="360" w:type="pct"/>
                  <w:tcBorders>
                    <w:top w:val="nil"/>
                    <w:left w:val="nil"/>
                    <w:bottom w:val="single" w:sz="4" w:space="0" w:color="008080"/>
                    <w:right w:val="single" w:sz="8" w:space="0" w:color="008080"/>
                  </w:tcBorders>
                  <w:shd w:val="clear" w:color="auto" w:fill="auto"/>
                  <w:noWrap/>
                  <w:vAlign w:val="bottom"/>
                </w:tcPr>
                <w:p w14:paraId="03DD500D" w14:textId="45E154A2" w:rsidR="009F2D21" w:rsidRPr="00702EE3" w:rsidRDefault="009F2D21" w:rsidP="009F2D21">
                  <w:pPr>
                    <w:jc w:val="right"/>
                    <w:rPr>
                      <w:rFonts w:asciiTheme="minorHAnsi" w:hAnsiTheme="minorHAnsi" w:cs="Arial"/>
                      <w:b/>
                      <w:bCs/>
                      <w:sz w:val="22"/>
                      <w:szCs w:val="22"/>
                    </w:rPr>
                  </w:pPr>
                </w:p>
              </w:tc>
            </w:tr>
            <w:tr w:rsidR="009F2E63" w:rsidRPr="00702EE3" w14:paraId="3B212F74" w14:textId="7307E25E" w:rsidTr="00130042">
              <w:trPr>
                <w:trHeight w:val="480"/>
              </w:trPr>
              <w:tc>
                <w:tcPr>
                  <w:tcW w:w="2891" w:type="pct"/>
                  <w:tcBorders>
                    <w:top w:val="nil"/>
                    <w:left w:val="single" w:sz="8" w:space="0" w:color="008080"/>
                    <w:bottom w:val="single" w:sz="4" w:space="0" w:color="008080"/>
                    <w:right w:val="nil"/>
                  </w:tcBorders>
                  <w:shd w:val="clear" w:color="auto" w:fill="auto"/>
                  <w:vAlign w:val="center"/>
                </w:tcPr>
                <w:p w14:paraId="38FCC2D8" w14:textId="0172DA51" w:rsidR="009F2D21" w:rsidRPr="00702EE3" w:rsidRDefault="009F2D21" w:rsidP="009F2D21">
                  <w:pPr>
                    <w:rPr>
                      <w:rFonts w:asciiTheme="minorHAnsi" w:hAnsiTheme="minorHAnsi" w:cs="Arial"/>
                      <w:sz w:val="22"/>
                      <w:szCs w:val="22"/>
                      <w:lang w:val="it-IT"/>
                    </w:rPr>
                  </w:pPr>
                  <w:r w:rsidRPr="00702EE3">
                    <w:rPr>
                      <w:rFonts w:asciiTheme="minorHAnsi" w:hAnsiTheme="minorHAnsi" w:cs="Arial"/>
                      <w:sz w:val="22"/>
                      <w:szCs w:val="22"/>
                      <w:lang w:val="it-IT"/>
                    </w:rPr>
                    <w:t>3.7.2 Auditul financiar (N)</w:t>
                  </w:r>
                </w:p>
              </w:tc>
              <w:tc>
                <w:tcPr>
                  <w:tcW w:w="411" w:type="pct"/>
                  <w:tcBorders>
                    <w:top w:val="nil"/>
                    <w:left w:val="single" w:sz="8" w:space="0" w:color="008080"/>
                    <w:bottom w:val="single" w:sz="4" w:space="0" w:color="008080"/>
                    <w:right w:val="single" w:sz="4" w:space="0" w:color="008080"/>
                  </w:tcBorders>
                  <w:shd w:val="clear" w:color="auto" w:fill="auto"/>
                  <w:noWrap/>
                  <w:vAlign w:val="center"/>
                </w:tcPr>
                <w:p w14:paraId="53CB99CE" w14:textId="2E2E10EC" w:rsidR="009F2D21" w:rsidRPr="00702EE3" w:rsidRDefault="009F2D21" w:rsidP="009F2D21">
                  <w:pPr>
                    <w:jc w:val="right"/>
                    <w:rPr>
                      <w:rFonts w:asciiTheme="minorHAnsi" w:hAnsiTheme="minorHAnsi" w:cs="Arial"/>
                      <w:sz w:val="22"/>
                      <w:szCs w:val="22"/>
                      <w:lang w:val="it-IT"/>
                    </w:rPr>
                  </w:pPr>
                </w:p>
              </w:tc>
              <w:tc>
                <w:tcPr>
                  <w:tcW w:w="310" w:type="pct"/>
                  <w:tcBorders>
                    <w:top w:val="nil"/>
                    <w:left w:val="nil"/>
                    <w:bottom w:val="single" w:sz="4" w:space="0" w:color="008080"/>
                    <w:right w:val="single" w:sz="8" w:space="0" w:color="008080"/>
                  </w:tcBorders>
                  <w:shd w:val="clear" w:color="auto" w:fill="auto"/>
                  <w:noWrap/>
                  <w:vAlign w:val="center"/>
                </w:tcPr>
                <w:p w14:paraId="44D85CA9" w14:textId="384BE9C1" w:rsidR="009F2D21" w:rsidRPr="00702EE3" w:rsidRDefault="009F2D21" w:rsidP="009F2D21">
                  <w:pPr>
                    <w:jc w:val="right"/>
                    <w:rPr>
                      <w:rFonts w:asciiTheme="minorHAnsi" w:hAnsiTheme="minorHAnsi" w:cs="Arial"/>
                      <w:sz w:val="22"/>
                      <w:szCs w:val="22"/>
                      <w:lang w:val="it-IT"/>
                    </w:rPr>
                  </w:pPr>
                </w:p>
              </w:tc>
              <w:tc>
                <w:tcPr>
                  <w:tcW w:w="411" w:type="pct"/>
                  <w:tcBorders>
                    <w:top w:val="nil"/>
                    <w:left w:val="nil"/>
                    <w:bottom w:val="single" w:sz="4" w:space="0" w:color="008080"/>
                    <w:right w:val="single" w:sz="4" w:space="0" w:color="008080"/>
                  </w:tcBorders>
                  <w:shd w:val="clear" w:color="auto" w:fill="auto"/>
                  <w:noWrap/>
                  <w:vAlign w:val="center"/>
                </w:tcPr>
                <w:p w14:paraId="3B679DA8" w14:textId="5353630C" w:rsidR="009F2D21" w:rsidRPr="00702EE3" w:rsidRDefault="009F2D21" w:rsidP="009F2D21">
                  <w:pPr>
                    <w:jc w:val="right"/>
                    <w:rPr>
                      <w:rFonts w:asciiTheme="minorHAnsi" w:hAnsiTheme="minorHAnsi" w:cs="Arial"/>
                      <w:sz w:val="22"/>
                      <w:szCs w:val="22"/>
                      <w:lang w:val="it-IT"/>
                    </w:rPr>
                  </w:pPr>
                </w:p>
              </w:tc>
              <w:tc>
                <w:tcPr>
                  <w:tcW w:w="258" w:type="pct"/>
                  <w:tcBorders>
                    <w:top w:val="nil"/>
                    <w:left w:val="nil"/>
                    <w:bottom w:val="single" w:sz="4" w:space="0" w:color="008080"/>
                    <w:right w:val="single" w:sz="8" w:space="0" w:color="008080"/>
                  </w:tcBorders>
                  <w:shd w:val="clear" w:color="auto" w:fill="auto"/>
                  <w:noWrap/>
                  <w:vAlign w:val="center"/>
                </w:tcPr>
                <w:p w14:paraId="1117FCD7" w14:textId="410BA1EB" w:rsidR="009F2D21" w:rsidRPr="00702EE3" w:rsidRDefault="009F2D21" w:rsidP="009F2D21">
                  <w:pPr>
                    <w:jc w:val="right"/>
                    <w:rPr>
                      <w:rFonts w:asciiTheme="minorHAnsi" w:hAnsiTheme="minorHAnsi" w:cs="Arial"/>
                      <w:sz w:val="22"/>
                      <w:szCs w:val="22"/>
                      <w:lang w:val="it-IT"/>
                    </w:rPr>
                  </w:pPr>
                </w:p>
              </w:tc>
              <w:tc>
                <w:tcPr>
                  <w:tcW w:w="360" w:type="pct"/>
                  <w:tcBorders>
                    <w:top w:val="nil"/>
                    <w:left w:val="nil"/>
                    <w:bottom w:val="single" w:sz="4" w:space="0" w:color="008080"/>
                    <w:right w:val="single" w:sz="4" w:space="0" w:color="008080"/>
                  </w:tcBorders>
                  <w:shd w:val="clear" w:color="auto" w:fill="auto"/>
                  <w:noWrap/>
                  <w:vAlign w:val="bottom"/>
                </w:tcPr>
                <w:p w14:paraId="604B9088" w14:textId="764F970C" w:rsidR="009F2D21" w:rsidRPr="00702EE3" w:rsidRDefault="009F2D21" w:rsidP="009F2D21">
                  <w:pPr>
                    <w:jc w:val="right"/>
                    <w:rPr>
                      <w:rFonts w:asciiTheme="minorHAnsi" w:hAnsiTheme="minorHAnsi" w:cs="Arial"/>
                      <w:sz w:val="22"/>
                      <w:szCs w:val="22"/>
                      <w:lang w:val="it-IT"/>
                    </w:rPr>
                  </w:pPr>
                </w:p>
              </w:tc>
              <w:tc>
                <w:tcPr>
                  <w:tcW w:w="360" w:type="pct"/>
                  <w:tcBorders>
                    <w:top w:val="nil"/>
                    <w:left w:val="nil"/>
                    <w:bottom w:val="single" w:sz="4" w:space="0" w:color="008080"/>
                    <w:right w:val="single" w:sz="8" w:space="0" w:color="008080"/>
                  </w:tcBorders>
                  <w:shd w:val="clear" w:color="auto" w:fill="auto"/>
                  <w:noWrap/>
                  <w:vAlign w:val="bottom"/>
                </w:tcPr>
                <w:p w14:paraId="4DF495BC" w14:textId="6662B007" w:rsidR="009F2D21" w:rsidRPr="00702EE3" w:rsidRDefault="009F2D21" w:rsidP="009F2D21">
                  <w:pPr>
                    <w:jc w:val="right"/>
                    <w:rPr>
                      <w:rFonts w:asciiTheme="minorHAnsi" w:hAnsiTheme="minorHAnsi" w:cs="Arial"/>
                      <w:sz w:val="22"/>
                      <w:szCs w:val="22"/>
                      <w:lang w:val="it-IT"/>
                    </w:rPr>
                  </w:pPr>
                </w:p>
              </w:tc>
            </w:tr>
            <w:tr w:rsidR="009F2E63" w:rsidRPr="00702EE3" w14:paraId="723ED346" w14:textId="3FB7C255" w:rsidTr="00130042">
              <w:trPr>
                <w:trHeight w:val="480"/>
              </w:trPr>
              <w:tc>
                <w:tcPr>
                  <w:tcW w:w="2891" w:type="pct"/>
                  <w:tcBorders>
                    <w:top w:val="nil"/>
                    <w:left w:val="single" w:sz="8" w:space="0" w:color="008080"/>
                    <w:bottom w:val="single" w:sz="4" w:space="0" w:color="008080"/>
                    <w:right w:val="nil"/>
                  </w:tcBorders>
                  <w:shd w:val="clear" w:color="auto" w:fill="auto"/>
                  <w:vAlign w:val="center"/>
                </w:tcPr>
                <w:p w14:paraId="03264D09" w14:textId="3962687A" w:rsidR="009F2D21" w:rsidRPr="00702EE3" w:rsidRDefault="009F2D21" w:rsidP="009F2D21">
                  <w:pPr>
                    <w:rPr>
                      <w:rFonts w:asciiTheme="minorHAnsi" w:hAnsiTheme="minorHAnsi" w:cs="Arial"/>
                      <w:sz w:val="22"/>
                      <w:szCs w:val="22"/>
                    </w:rPr>
                  </w:pPr>
                  <w:r w:rsidRPr="00702EE3">
                    <w:rPr>
                      <w:rFonts w:asciiTheme="minorHAnsi" w:hAnsiTheme="minorHAnsi" w:cs="Arial"/>
                      <w:sz w:val="22"/>
                      <w:szCs w:val="22"/>
                    </w:rPr>
                    <w:t>3.8 Asistenţă tehnică</w:t>
                  </w:r>
                </w:p>
              </w:tc>
              <w:tc>
                <w:tcPr>
                  <w:tcW w:w="411" w:type="pct"/>
                  <w:tcBorders>
                    <w:top w:val="nil"/>
                    <w:left w:val="single" w:sz="8" w:space="0" w:color="008080"/>
                    <w:bottom w:val="single" w:sz="4" w:space="0" w:color="008080"/>
                    <w:right w:val="single" w:sz="4" w:space="0" w:color="008080"/>
                  </w:tcBorders>
                  <w:shd w:val="clear" w:color="auto" w:fill="auto"/>
                  <w:noWrap/>
                  <w:vAlign w:val="center"/>
                </w:tcPr>
                <w:p w14:paraId="6F660837" w14:textId="0F4EDBB4" w:rsidR="009F2D21" w:rsidRPr="00702EE3" w:rsidRDefault="009F2D21" w:rsidP="009F2D21">
                  <w:pPr>
                    <w:jc w:val="right"/>
                    <w:rPr>
                      <w:rFonts w:asciiTheme="minorHAnsi" w:hAnsiTheme="minorHAnsi" w:cs="Arial"/>
                      <w:sz w:val="22"/>
                      <w:szCs w:val="22"/>
                    </w:rPr>
                  </w:pPr>
                </w:p>
              </w:tc>
              <w:tc>
                <w:tcPr>
                  <w:tcW w:w="310" w:type="pct"/>
                  <w:tcBorders>
                    <w:top w:val="nil"/>
                    <w:left w:val="nil"/>
                    <w:bottom w:val="single" w:sz="4" w:space="0" w:color="008080"/>
                    <w:right w:val="single" w:sz="8" w:space="0" w:color="008080"/>
                  </w:tcBorders>
                  <w:shd w:val="clear" w:color="auto" w:fill="auto"/>
                  <w:noWrap/>
                  <w:vAlign w:val="center"/>
                </w:tcPr>
                <w:p w14:paraId="38561DCB" w14:textId="5F4F3186" w:rsidR="009F2D21" w:rsidRPr="00702EE3" w:rsidRDefault="009F2D21" w:rsidP="009F2D21">
                  <w:pPr>
                    <w:jc w:val="right"/>
                    <w:rPr>
                      <w:rFonts w:asciiTheme="minorHAnsi" w:hAnsiTheme="minorHAnsi" w:cs="Arial"/>
                      <w:sz w:val="22"/>
                      <w:szCs w:val="22"/>
                    </w:rPr>
                  </w:pPr>
                </w:p>
              </w:tc>
              <w:tc>
                <w:tcPr>
                  <w:tcW w:w="411" w:type="pct"/>
                  <w:tcBorders>
                    <w:top w:val="nil"/>
                    <w:left w:val="nil"/>
                    <w:bottom w:val="single" w:sz="4" w:space="0" w:color="008080"/>
                    <w:right w:val="single" w:sz="4" w:space="0" w:color="008080"/>
                  </w:tcBorders>
                  <w:shd w:val="clear" w:color="auto" w:fill="auto"/>
                  <w:noWrap/>
                  <w:vAlign w:val="center"/>
                </w:tcPr>
                <w:p w14:paraId="5AC1D03B" w14:textId="7C2BD72A" w:rsidR="009F2D21" w:rsidRPr="00702EE3" w:rsidRDefault="009F2D21" w:rsidP="009F2D21">
                  <w:pPr>
                    <w:jc w:val="right"/>
                    <w:rPr>
                      <w:rFonts w:asciiTheme="minorHAnsi" w:hAnsiTheme="minorHAnsi" w:cs="Arial"/>
                      <w:sz w:val="22"/>
                      <w:szCs w:val="22"/>
                    </w:rPr>
                  </w:pPr>
                </w:p>
              </w:tc>
              <w:tc>
                <w:tcPr>
                  <w:tcW w:w="258" w:type="pct"/>
                  <w:tcBorders>
                    <w:top w:val="nil"/>
                    <w:left w:val="nil"/>
                    <w:bottom w:val="single" w:sz="4" w:space="0" w:color="008080"/>
                    <w:right w:val="single" w:sz="8" w:space="0" w:color="008080"/>
                  </w:tcBorders>
                  <w:shd w:val="clear" w:color="auto" w:fill="auto"/>
                  <w:noWrap/>
                  <w:vAlign w:val="center"/>
                </w:tcPr>
                <w:p w14:paraId="585E5F51" w14:textId="38EA5F45" w:rsidR="009F2D21" w:rsidRPr="00702EE3" w:rsidRDefault="009F2D21" w:rsidP="009F2D21">
                  <w:pPr>
                    <w:jc w:val="right"/>
                    <w:rPr>
                      <w:rFonts w:asciiTheme="minorHAnsi" w:hAnsiTheme="minorHAnsi" w:cs="Arial"/>
                      <w:sz w:val="22"/>
                      <w:szCs w:val="22"/>
                    </w:rPr>
                  </w:pPr>
                </w:p>
              </w:tc>
              <w:tc>
                <w:tcPr>
                  <w:tcW w:w="360" w:type="pct"/>
                  <w:tcBorders>
                    <w:top w:val="nil"/>
                    <w:left w:val="nil"/>
                    <w:bottom w:val="single" w:sz="4" w:space="0" w:color="008080"/>
                    <w:right w:val="single" w:sz="4" w:space="0" w:color="008080"/>
                  </w:tcBorders>
                  <w:shd w:val="clear" w:color="auto" w:fill="auto"/>
                  <w:noWrap/>
                  <w:vAlign w:val="bottom"/>
                </w:tcPr>
                <w:p w14:paraId="377B983E" w14:textId="12559B08" w:rsidR="009F2D21" w:rsidRPr="00702EE3" w:rsidRDefault="009F2D21" w:rsidP="009F2D21">
                  <w:pPr>
                    <w:jc w:val="right"/>
                    <w:rPr>
                      <w:rFonts w:asciiTheme="minorHAnsi" w:hAnsiTheme="minorHAnsi" w:cs="Arial"/>
                      <w:sz w:val="22"/>
                      <w:szCs w:val="22"/>
                    </w:rPr>
                  </w:pPr>
                </w:p>
              </w:tc>
              <w:tc>
                <w:tcPr>
                  <w:tcW w:w="360" w:type="pct"/>
                  <w:tcBorders>
                    <w:top w:val="nil"/>
                    <w:left w:val="nil"/>
                    <w:bottom w:val="single" w:sz="4" w:space="0" w:color="008080"/>
                    <w:right w:val="single" w:sz="8" w:space="0" w:color="008080"/>
                  </w:tcBorders>
                  <w:shd w:val="clear" w:color="auto" w:fill="auto"/>
                  <w:noWrap/>
                  <w:vAlign w:val="bottom"/>
                </w:tcPr>
                <w:p w14:paraId="1B8C58FE" w14:textId="792947E3" w:rsidR="009F2D21" w:rsidRPr="00702EE3" w:rsidRDefault="009F2D21" w:rsidP="009F2D21">
                  <w:pPr>
                    <w:jc w:val="right"/>
                    <w:rPr>
                      <w:rFonts w:asciiTheme="minorHAnsi" w:hAnsiTheme="minorHAnsi" w:cs="Arial"/>
                      <w:sz w:val="22"/>
                      <w:szCs w:val="22"/>
                    </w:rPr>
                  </w:pPr>
                </w:p>
              </w:tc>
            </w:tr>
            <w:tr w:rsidR="009F2E63" w:rsidRPr="00702EE3" w14:paraId="6CA1CEF7" w14:textId="508A2347" w:rsidTr="00130042">
              <w:trPr>
                <w:trHeight w:val="255"/>
              </w:trPr>
              <w:tc>
                <w:tcPr>
                  <w:tcW w:w="2891" w:type="pct"/>
                  <w:tcBorders>
                    <w:top w:val="nil"/>
                    <w:left w:val="single" w:sz="8" w:space="0" w:color="008080"/>
                    <w:bottom w:val="single" w:sz="4" w:space="0" w:color="008080"/>
                    <w:right w:val="nil"/>
                  </w:tcBorders>
                  <w:shd w:val="clear" w:color="auto" w:fill="auto"/>
                  <w:vAlign w:val="center"/>
                </w:tcPr>
                <w:p w14:paraId="6F3C1DD0" w14:textId="2C1A1878" w:rsidR="009F2D21" w:rsidRPr="00702EE3" w:rsidRDefault="009F2D21" w:rsidP="009F2D21">
                  <w:pPr>
                    <w:rPr>
                      <w:rFonts w:asciiTheme="minorHAnsi" w:hAnsiTheme="minorHAnsi" w:cs="Arial"/>
                      <w:sz w:val="22"/>
                      <w:szCs w:val="22"/>
                      <w:lang w:val="pt-BR"/>
                    </w:rPr>
                  </w:pPr>
                  <w:r w:rsidRPr="00702EE3">
                    <w:rPr>
                      <w:rFonts w:asciiTheme="minorHAnsi" w:hAnsiTheme="minorHAnsi" w:cs="Arial"/>
                      <w:sz w:val="22"/>
                      <w:szCs w:val="22"/>
                      <w:lang w:val="pt-BR"/>
                    </w:rPr>
                    <w:t>3.8.1 asistență tehnică din partea proiectantului</w:t>
                  </w:r>
                </w:p>
              </w:tc>
              <w:tc>
                <w:tcPr>
                  <w:tcW w:w="411" w:type="pct"/>
                  <w:tcBorders>
                    <w:top w:val="single" w:sz="4" w:space="0" w:color="008080"/>
                    <w:left w:val="single" w:sz="8" w:space="0" w:color="008080"/>
                    <w:bottom w:val="single" w:sz="4" w:space="0" w:color="008080"/>
                    <w:right w:val="single" w:sz="4" w:space="0" w:color="008080"/>
                  </w:tcBorders>
                  <w:shd w:val="clear" w:color="auto" w:fill="339966"/>
                  <w:noWrap/>
                  <w:vAlign w:val="bottom"/>
                </w:tcPr>
                <w:p w14:paraId="7050984A" w14:textId="002987BE" w:rsidR="009F2D21" w:rsidRPr="00702EE3" w:rsidRDefault="009F2D21" w:rsidP="009F2D21">
                  <w:pPr>
                    <w:rPr>
                      <w:rFonts w:asciiTheme="minorHAnsi" w:hAnsiTheme="minorHAnsi" w:cs="Arial"/>
                      <w:sz w:val="22"/>
                      <w:szCs w:val="22"/>
                      <w:lang w:val="pt-BR"/>
                    </w:rPr>
                  </w:pPr>
                </w:p>
              </w:tc>
              <w:tc>
                <w:tcPr>
                  <w:tcW w:w="310" w:type="pct"/>
                  <w:tcBorders>
                    <w:top w:val="nil"/>
                    <w:left w:val="nil"/>
                    <w:bottom w:val="single" w:sz="4" w:space="0" w:color="008080"/>
                    <w:right w:val="single" w:sz="8" w:space="0" w:color="008080"/>
                  </w:tcBorders>
                  <w:shd w:val="clear" w:color="auto" w:fill="auto"/>
                  <w:noWrap/>
                  <w:vAlign w:val="center"/>
                </w:tcPr>
                <w:p w14:paraId="5EEF4618" w14:textId="544936D3" w:rsidR="009F2D21" w:rsidRPr="00702EE3" w:rsidRDefault="009F2D21" w:rsidP="009F2D21">
                  <w:pPr>
                    <w:jc w:val="right"/>
                    <w:rPr>
                      <w:rFonts w:asciiTheme="minorHAnsi" w:hAnsiTheme="minorHAnsi" w:cs="Arial"/>
                      <w:sz w:val="22"/>
                      <w:szCs w:val="22"/>
                      <w:lang w:val="pt-BR"/>
                    </w:rPr>
                  </w:pPr>
                </w:p>
              </w:tc>
              <w:tc>
                <w:tcPr>
                  <w:tcW w:w="411" w:type="pct"/>
                  <w:tcBorders>
                    <w:top w:val="single" w:sz="4" w:space="0" w:color="008080"/>
                    <w:left w:val="nil"/>
                    <w:bottom w:val="single" w:sz="4" w:space="0" w:color="008080"/>
                    <w:right w:val="single" w:sz="4" w:space="0" w:color="008080"/>
                  </w:tcBorders>
                  <w:shd w:val="clear" w:color="auto" w:fill="339966"/>
                  <w:noWrap/>
                  <w:vAlign w:val="bottom"/>
                </w:tcPr>
                <w:p w14:paraId="1C60E043" w14:textId="17C91C57" w:rsidR="009F2D21" w:rsidRPr="00702EE3" w:rsidRDefault="009F2D21" w:rsidP="009F2D21">
                  <w:pPr>
                    <w:rPr>
                      <w:rFonts w:asciiTheme="minorHAnsi" w:hAnsiTheme="minorHAnsi" w:cs="Arial"/>
                      <w:sz w:val="22"/>
                      <w:szCs w:val="22"/>
                      <w:lang w:val="pt-BR"/>
                    </w:rPr>
                  </w:pPr>
                </w:p>
              </w:tc>
              <w:tc>
                <w:tcPr>
                  <w:tcW w:w="258" w:type="pct"/>
                  <w:tcBorders>
                    <w:top w:val="nil"/>
                    <w:left w:val="nil"/>
                    <w:bottom w:val="single" w:sz="4" w:space="0" w:color="008080"/>
                    <w:right w:val="single" w:sz="8" w:space="0" w:color="008080"/>
                  </w:tcBorders>
                  <w:shd w:val="clear" w:color="auto" w:fill="auto"/>
                  <w:noWrap/>
                  <w:vAlign w:val="center"/>
                </w:tcPr>
                <w:p w14:paraId="4B882023" w14:textId="1950F5BF" w:rsidR="009F2D21" w:rsidRPr="00702EE3" w:rsidRDefault="009F2D21" w:rsidP="009F2D21">
                  <w:pPr>
                    <w:jc w:val="right"/>
                    <w:rPr>
                      <w:rFonts w:asciiTheme="minorHAnsi" w:hAnsiTheme="minorHAnsi" w:cs="Arial"/>
                      <w:sz w:val="22"/>
                      <w:szCs w:val="22"/>
                      <w:lang w:val="pt-BR"/>
                    </w:rPr>
                  </w:pPr>
                </w:p>
              </w:tc>
              <w:tc>
                <w:tcPr>
                  <w:tcW w:w="360" w:type="pct"/>
                  <w:tcBorders>
                    <w:top w:val="single" w:sz="4" w:space="0" w:color="008080"/>
                    <w:left w:val="nil"/>
                    <w:bottom w:val="single" w:sz="4" w:space="0" w:color="008080"/>
                    <w:right w:val="single" w:sz="4" w:space="0" w:color="008080"/>
                  </w:tcBorders>
                  <w:shd w:val="clear" w:color="auto" w:fill="339966"/>
                  <w:noWrap/>
                  <w:vAlign w:val="bottom"/>
                </w:tcPr>
                <w:p w14:paraId="4045C897" w14:textId="51F06672" w:rsidR="009F2D21" w:rsidRPr="00702EE3" w:rsidRDefault="009F2D21" w:rsidP="009F2D21">
                  <w:pPr>
                    <w:rPr>
                      <w:rFonts w:asciiTheme="minorHAnsi" w:hAnsiTheme="minorHAnsi" w:cs="Arial"/>
                      <w:sz w:val="22"/>
                      <w:szCs w:val="22"/>
                      <w:lang w:val="pt-BR"/>
                    </w:rPr>
                  </w:pPr>
                </w:p>
              </w:tc>
              <w:tc>
                <w:tcPr>
                  <w:tcW w:w="360" w:type="pct"/>
                  <w:tcBorders>
                    <w:top w:val="nil"/>
                    <w:left w:val="nil"/>
                    <w:bottom w:val="single" w:sz="4" w:space="0" w:color="008080"/>
                    <w:right w:val="single" w:sz="8" w:space="0" w:color="008080"/>
                  </w:tcBorders>
                  <w:shd w:val="clear" w:color="auto" w:fill="auto"/>
                  <w:noWrap/>
                  <w:vAlign w:val="bottom"/>
                </w:tcPr>
                <w:p w14:paraId="502D1595" w14:textId="0E96F6E3" w:rsidR="009F2D21" w:rsidRPr="00702EE3" w:rsidRDefault="009F2D21" w:rsidP="009F2D21">
                  <w:pPr>
                    <w:jc w:val="right"/>
                    <w:rPr>
                      <w:rFonts w:asciiTheme="minorHAnsi" w:hAnsiTheme="minorHAnsi" w:cs="Arial"/>
                      <w:sz w:val="22"/>
                      <w:szCs w:val="22"/>
                      <w:lang w:val="pt-BR"/>
                    </w:rPr>
                  </w:pPr>
                </w:p>
              </w:tc>
            </w:tr>
            <w:tr w:rsidR="009F2E63" w:rsidRPr="00702EE3" w14:paraId="38D38EA6" w14:textId="03222759" w:rsidTr="00130042">
              <w:trPr>
                <w:trHeight w:val="255"/>
              </w:trPr>
              <w:tc>
                <w:tcPr>
                  <w:tcW w:w="2891" w:type="pct"/>
                  <w:tcBorders>
                    <w:top w:val="nil"/>
                    <w:left w:val="single" w:sz="8" w:space="0" w:color="008080"/>
                    <w:bottom w:val="single" w:sz="4" w:space="0" w:color="008080"/>
                    <w:right w:val="nil"/>
                  </w:tcBorders>
                  <w:shd w:val="clear" w:color="auto" w:fill="auto"/>
                  <w:vAlign w:val="center"/>
                </w:tcPr>
                <w:p w14:paraId="168DD1C5" w14:textId="453754A2" w:rsidR="009F2D21" w:rsidRPr="00702EE3" w:rsidRDefault="009F2D21" w:rsidP="009F2D21">
                  <w:pPr>
                    <w:rPr>
                      <w:rFonts w:asciiTheme="minorHAnsi" w:hAnsiTheme="minorHAnsi" w:cs="Arial"/>
                      <w:sz w:val="22"/>
                      <w:szCs w:val="22"/>
                    </w:rPr>
                  </w:pPr>
                  <w:r w:rsidRPr="00702EE3">
                    <w:rPr>
                      <w:rFonts w:asciiTheme="minorHAnsi" w:hAnsiTheme="minorHAnsi" w:cs="Arial"/>
                      <w:sz w:val="22"/>
                      <w:szCs w:val="22"/>
                    </w:rPr>
                    <w:t>3.8.1.1 pe perioada de execuție a lucrărilor</w:t>
                  </w:r>
                </w:p>
              </w:tc>
              <w:tc>
                <w:tcPr>
                  <w:tcW w:w="411" w:type="pct"/>
                  <w:tcBorders>
                    <w:top w:val="single" w:sz="4" w:space="0" w:color="008080"/>
                    <w:left w:val="single" w:sz="8" w:space="0" w:color="008080"/>
                    <w:bottom w:val="single" w:sz="4" w:space="0" w:color="008080"/>
                    <w:right w:val="single" w:sz="4" w:space="0" w:color="008080"/>
                  </w:tcBorders>
                  <w:shd w:val="clear" w:color="auto" w:fill="auto"/>
                  <w:noWrap/>
                  <w:vAlign w:val="bottom"/>
                </w:tcPr>
                <w:p w14:paraId="59B525BE" w14:textId="76B6B566" w:rsidR="009F2D21" w:rsidRPr="00702EE3" w:rsidRDefault="009F2D21" w:rsidP="009F2D21">
                  <w:pPr>
                    <w:rPr>
                      <w:rFonts w:asciiTheme="minorHAnsi" w:hAnsiTheme="minorHAnsi" w:cs="Arial"/>
                      <w:sz w:val="22"/>
                      <w:szCs w:val="22"/>
                    </w:rPr>
                  </w:pPr>
                </w:p>
              </w:tc>
              <w:tc>
                <w:tcPr>
                  <w:tcW w:w="310" w:type="pct"/>
                  <w:tcBorders>
                    <w:top w:val="nil"/>
                    <w:left w:val="nil"/>
                    <w:bottom w:val="single" w:sz="4" w:space="0" w:color="008080"/>
                    <w:right w:val="single" w:sz="8" w:space="0" w:color="008080"/>
                  </w:tcBorders>
                  <w:shd w:val="clear" w:color="auto" w:fill="auto"/>
                  <w:noWrap/>
                  <w:vAlign w:val="center"/>
                </w:tcPr>
                <w:p w14:paraId="1575C630" w14:textId="5A59EF22" w:rsidR="009F2D21" w:rsidRPr="00702EE3" w:rsidRDefault="009F2D21" w:rsidP="009F2D21">
                  <w:pPr>
                    <w:jc w:val="right"/>
                    <w:rPr>
                      <w:rFonts w:asciiTheme="minorHAnsi" w:hAnsiTheme="minorHAnsi" w:cs="Arial"/>
                      <w:sz w:val="22"/>
                      <w:szCs w:val="22"/>
                    </w:rPr>
                  </w:pPr>
                </w:p>
              </w:tc>
              <w:tc>
                <w:tcPr>
                  <w:tcW w:w="411" w:type="pct"/>
                  <w:tcBorders>
                    <w:top w:val="single" w:sz="4" w:space="0" w:color="008080"/>
                    <w:left w:val="nil"/>
                    <w:bottom w:val="single" w:sz="4" w:space="0" w:color="008080"/>
                    <w:right w:val="single" w:sz="4" w:space="0" w:color="008080"/>
                  </w:tcBorders>
                  <w:shd w:val="clear" w:color="auto" w:fill="auto"/>
                  <w:noWrap/>
                  <w:vAlign w:val="bottom"/>
                </w:tcPr>
                <w:p w14:paraId="6240E2F2" w14:textId="4737C68A" w:rsidR="009F2D21" w:rsidRPr="00702EE3" w:rsidRDefault="009F2D21" w:rsidP="009F2D21">
                  <w:pPr>
                    <w:rPr>
                      <w:rFonts w:asciiTheme="minorHAnsi" w:hAnsiTheme="minorHAnsi" w:cs="Arial"/>
                      <w:sz w:val="22"/>
                      <w:szCs w:val="22"/>
                    </w:rPr>
                  </w:pPr>
                </w:p>
              </w:tc>
              <w:tc>
                <w:tcPr>
                  <w:tcW w:w="258" w:type="pct"/>
                  <w:tcBorders>
                    <w:top w:val="nil"/>
                    <w:left w:val="nil"/>
                    <w:bottom w:val="single" w:sz="4" w:space="0" w:color="008080"/>
                    <w:right w:val="single" w:sz="8" w:space="0" w:color="008080"/>
                  </w:tcBorders>
                  <w:shd w:val="clear" w:color="auto" w:fill="auto"/>
                  <w:noWrap/>
                  <w:vAlign w:val="center"/>
                </w:tcPr>
                <w:p w14:paraId="6E4F5100" w14:textId="41C87825" w:rsidR="009F2D21" w:rsidRPr="00702EE3" w:rsidRDefault="009F2D21" w:rsidP="009F2D21">
                  <w:pPr>
                    <w:jc w:val="right"/>
                    <w:rPr>
                      <w:rFonts w:asciiTheme="minorHAnsi" w:hAnsiTheme="minorHAnsi" w:cs="Arial"/>
                      <w:sz w:val="22"/>
                      <w:szCs w:val="22"/>
                    </w:rPr>
                  </w:pPr>
                </w:p>
              </w:tc>
              <w:tc>
                <w:tcPr>
                  <w:tcW w:w="360" w:type="pct"/>
                  <w:tcBorders>
                    <w:top w:val="single" w:sz="4" w:space="0" w:color="008080"/>
                    <w:left w:val="nil"/>
                    <w:bottom w:val="single" w:sz="4" w:space="0" w:color="008080"/>
                    <w:right w:val="single" w:sz="4" w:space="0" w:color="008080"/>
                  </w:tcBorders>
                  <w:shd w:val="clear" w:color="auto" w:fill="auto"/>
                  <w:noWrap/>
                  <w:vAlign w:val="bottom"/>
                </w:tcPr>
                <w:p w14:paraId="73E36D33" w14:textId="42B5FF61" w:rsidR="009F2D21" w:rsidRPr="00702EE3" w:rsidRDefault="009F2D21" w:rsidP="009F2D21">
                  <w:pPr>
                    <w:rPr>
                      <w:rFonts w:asciiTheme="minorHAnsi" w:hAnsiTheme="minorHAnsi" w:cs="Arial"/>
                      <w:sz w:val="22"/>
                      <w:szCs w:val="22"/>
                    </w:rPr>
                  </w:pPr>
                </w:p>
              </w:tc>
              <w:tc>
                <w:tcPr>
                  <w:tcW w:w="360" w:type="pct"/>
                  <w:tcBorders>
                    <w:top w:val="nil"/>
                    <w:left w:val="nil"/>
                    <w:bottom w:val="single" w:sz="4" w:space="0" w:color="008080"/>
                    <w:right w:val="single" w:sz="8" w:space="0" w:color="008080"/>
                  </w:tcBorders>
                  <w:shd w:val="clear" w:color="auto" w:fill="auto"/>
                  <w:noWrap/>
                  <w:vAlign w:val="bottom"/>
                </w:tcPr>
                <w:p w14:paraId="76E135A2" w14:textId="5B130135" w:rsidR="009F2D21" w:rsidRPr="00702EE3" w:rsidRDefault="009F2D21" w:rsidP="009F2D21">
                  <w:pPr>
                    <w:jc w:val="right"/>
                    <w:rPr>
                      <w:rFonts w:asciiTheme="minorHAnsi" w:hAnsiTheme="minorHAnsi" w:cs="Arial"/>
                      <w:sz w:val="22"/>
                      <w:szCs w:val="22"/>
                    </w:rPr>
                  </w:pPr>
                </w:p>
              </w:tc>
            </w:tr>
            <w:tr w:rsidR="009F2E63" w:rsidRPr="00702EE3" w14:paraId="4FBBD05C" w14:textId="573AEB43" w:rsidTr="00130042">
              <w:trPr>
                <w:trHeight w:val="255"/>
              </w:trPr>
              <w:tc>
                <w:tcPr>
                  <w:tcW w:w="2891" w:type="pct"/>
                  <w:tcBorders>
                    <w:top w:val="nil"/>
                    <w:left w:val="single" w:sz="8" w:space="0" w:color="008080"/>
                    <w:bottom w:val="single" w:sz="4" w:space="0" w:color="008080"/>
                    <w:right w:val="nil"/>
                  </w:tcBorders>
                  <w:shd w:val="clear" w:color="auto" w:fill="auto"/>
                  <w:vAlign w:val="center"/>
                </w:tcPr>
                <w:p w14:paraId="27144774" w14:textId="16679CD1" w:rsidR="009F2D21" w:rsidRPr="00702EE3" w:rsidRDefault="009F2D21" w:rsidP="009F2D21">
                  <w:pPr>
                    <w:rPr>
                      <w:rFonts w:asciiTheme="minorHAnsi" w:hAnsiTheme="minorHAnsi" w:cs="Arial"/>
                      <w:sz w:val="22"/>
                      <w:szCs w:val="22"/>
                    </w:rPr>
                  </w:pPr>
                  <w:r w:rsidRPr="00702EE3">
                    <w:rPr>
                      <w:rFonts w:asciiTheme="minorHAnsi" w:hAnsiTheme="minorHAnsi" w:cs="Arial"/>
                      <w:sz w:val="22"/>
                      <w:szCs w:val="22"/>
                    </w:rPr>
                    <w:t>3.8.1.2 pentru participarea proiectantului la fazele incluse în programul de control al lucrărilor de execuție, avizat de către Inspectoratul de Stat în Construcții</w:t>
                  </w:r>
                </w:p>
              </w:tc>
              <w:tc>
                <w:tcPr>
                  <w:tcW w:w="411" w:type="pct"/>
                  <w:tcBorders>
                    <w:top w:val="single" w:sz="4" w:space="0" w:color="008080"/>
                    <w:left w:val="single" w:sz="8" w:space="0" w:color="008080"/>
                    <w:bottom w:val="single" w:sz="4" w:space="0" w:color="008080"/>
                    <w:right w:val="single" w:sz="4" w:space="0" w:color="008080"/>
                  </w:tcBorders>
                  <w:shd w:val="clear" w:color="auto" w:fill="auto"/>
                  <w:noWrap/>
                  <w:vAlign w:val="bottom"/>
                </w:tcPr>
                <w:p w14:paraId="5005FC1D" w14:textId="1FF7B90C" w:rsidR="009F2D21" w:rsidRPr="00702EE3" w:rsidRDefault="009F2D21" w:rsidP="009F2D21">
                  <w:pPr>
                    <w:rPr>
                      <w:rFonts w:asciiTheme="minorHAnsi" w:hAnsiTheme="minorHAnsi" w:cs="Arial"/>
                      <w:sz w:val="22"/>
                      <w:szCs w:val="22"/>
                    </w:rPr>
                  </w:pPr>
                </w:p>
              </w:tc>
              <w:tc>
                <w:tcPr>
                  <w:tcW w:w="310" w:type="pct"/>
                  <w:tcBorders>
                    <w:top w:val="nil"/>
                    <w:left w:val="nil"/>
                    <w:bottom w:val="single" w:sz="4" w:space="0" w:color="008080"/>
                    <w:right w:val="single" w:sz="8" w:space="0" w:color="008080"/>
                  </w:tcBorders>
                  <w:shd w:val="clear" w:color="auto" w:fill="auto"/>
                  <w:noWrap/>
                  <w:vAlign w:val="center"/>
                </w:tcPr>
                <w:p w14:paraId="10A5CF9C" w14:textId="7D82C0E5" w:rsidR="009F2D21" w:rsidRPr="00702EE3" w:rsidRDefault="009F2D21" w:rsidP="009F2D21">
                  <w:pPr>
                    <w:jc w:val="right"/>
                    <w:rPr>
                      <w:rFonts w:asciiTheme="minorHAnsi" w:hAnsiTheme="minorHAnsi" w:cs="Arial"/>
                      <w:sz w:val="22"/>
                      <w:szCs w:val="22"/>
                    </w:rPr>
                  </w:pPr>
                </w:p>
              </w:tc>
              <w:tc>
                <w:tcPr>
                  <w:tcW w:w="411" w:type="pct"/>
                  <w:tcBorders>
                    <w:top w:val="single" w:sz="4" w:space="0" w:color="008080"/>
                    <w:left w:val="nil"/>
                    <w:bottom w:val="single" w:sz="4" w:space="0" w:color="008080"/>
                    <w:right w:val="single" w:sz="4" w:space="0" w:color="008080"/>
                  </w:tcBorders>
                  <w:shd w:val="clear" w:color="auto" w:fill="auto"/>
                  <w:noWrap/>
                  <w:vAlign w:val="bottom"/>
                </w:tcPr>
                <w:p w14:paraId="441A5CCD" w14:textId="1C2F1298" w:rsidR="009F2D21" w:rsidRPr="00702EE3" w:rsidRDefault="009F2D21" w:rsidP="009F2D21">
                  <w:pPr>
                    <w:rPr>
                      <w:rFonts w:asciiTheme="minorHAnsi" w:hAnsiTheme="minorHAnsi" w:cs="Arial"/>
                      <w:sz w:val="22"/>
                      <w:szCs w:val="22"/>
                    </w:rPr>
                  </w:pPr>
                </w:p>
              </w:tc>
              <w:tc>
                <w:tcPr>
                  <w:tcW w:w="258" w:type="pct"/>
                  <w:tcBorders>
                    <w:top w:val="nil"/>
                    <w:left w:val="nil"/>
                    <w:bottom w:val="single" w:sz="4" w:space="0" w:color="008080"/>
                    <w:right w:val="single" w:sz="8" w:space="0" w:color="008080"/>
                  </w:tcBorders>
                  <w:shd w:val="clear" w:color="auto" w:fill="auto"/>
                  <w:noWrap/>
                  <w:vAlign w:val="center"/>
                </w:tcPr>
                <w:p w14:paraId="4267091A" w14:textId="54E91F5E" w:rsidR="009F2D21" w:rsidRPr="00702EE3" w:rsidRDefault="009F2D21" w:rsidP="009F2D21">
                  <w:pPr>
                    <w:jc w:val="right"/>
                    <w:rPr>
                      <w:rFonts w:asciiTheme="minorHAnsi" w:hAnsiTheme="minorHAnsi" w:cs="Arial"/>
                      <w:sz w:val="22"/>
                      <w:szCs w:val="22"/>
                    </w:rPr>
                  </w:pPr>
                </w:p>
              </w:tc>
              <w:tc>
                <w:tcPr>
                  <w:tcW w:w="360" w:type="pct"/>
                  <w:tcBorders>
                    <w:top w:val="single" w:sz="4" w:space="0" w:color="008080"/>
                    <w:left w:val="nil"/>
                    <w:bottom w:val="single" w:sz="4" w:space="0" w:color="008080"/>
                    <w:right w:val="single" w:sz="4" w:space="0" w:color="008080"/>
                  </w:tcBorders>
                  <w:shd w:val="clear" w:color="auto" w:fill="auto"/>
                  <w:noWrap/>
                  <w:vAlign w:val="bottom"/>
                </w:tcPr>
                <w:p w14:paraId="05D5021E" w14:textId="0E65444D" w:rsidR="009F2D21" w:rsidRPr="00702EE3" w:rsidRDefault="009F2D21" w:rsidP="009F2D21">
                  <w:pPr>
                    <w:rPr>
                      <w:rFonts w:asciiTheme="minorHAnsi" w:hAnsiTheme="minorHAnsi" w:cs="Arial"/>
                      <w:sz w:val="22"/>
                      <w:szCs w:val="22"/>
                    </w:rPr>
                  </w:pPr>
                </w:p>
              </w:tc>
              <w:tc>
                <w:tcPr>
                  <w:tcW w:w="360" w:type="pct"/>
                  <w:tcBorders>
                    <w:top w:val="nil"/>
                    <w:left w:val="nil"/>
                    <w:bottom w:val="single" w:sz="4" w:space="0" w:color="008080"/>
                    <w:right w:val="single" w:sz="8" w:space="0" w:color="008080"/>
                  </w:tcBorders>
                  <w:shd w:val="clear" w:color="auto" w:fill="auto"/>
                  <w:noWrap/>
                  <w:vAlign w:val="bottom"/>
                </w:tcPr>
                <w:p w14:paraId="57BED9F1" w14:textId="5DF9E7B5" w:rsidR="009F2D21" w:rsidRPr="00702EE3" w:rsidRDefault="009F2D21" w:rsidP="009F2D21">
                  <w:pPr>
                    <w:jc w:val="right"/>
                    <w:rPr>
                      <w:rFonts w:asciiTheme="minorHAnsi" w:hAnsiTheme="minorHAnsi" w:cs="Arial"/>
                      <w:sz w:val="22"/>
                      <w:szCs w:val="22"/>
                    </w:rPr>
                  </w:pPr>
                </w:p>
              </w:tc>
            </w:tr>
            <w:tr w:rsidR="009F2E63" w:rsidRPr="00702EE3" w14:paraId="54FF68E4" w14:textId="569065C5" w:rsidTr="00130042">
              <w:trPr>
                <w:trHeight w:val="255"/>
              </w:trPr>
              <w:tc>
                <w:tcPr>
                  <w:tcW w:w="2891" w:type="pct"/>
                  <w:tcBorders>
                    <w:top w:val="nil"/>
                    <w:left w:val="single" w:sz="8" w:space="0" w:color="008080"/>
                    <w:bottom w:val="single" w:sz="4" w:space="0" w:color="008080"/>
                    <w:right w:val="nil"/>
                  </w:tcBorders>
                  <w:shd w:val="clear" w:color="auto" w:fill="auto"/>
                  <w:vAlign w:val="center"/>
                </w:tcPr>
                <w:p w14:paraId="73354325" w14:textId="3EF90086" w:rsidR="009F2D21" w:rsidRPr="00702EE3" w:rsidRDefault="009F2D21" w:rsidP="002119BA">
                  <w:pPr>
                    <w:rPr>
                      <w:rFonts w:asciiTheme="minorHAnsi" w:hAnsiTheme="minorHAnsi" w:cs="Arial"/>
                      <w:sz w:val="22"/>
                      <w:szCs w:val="22"/>
                    </w:rPr>
                  </w:pPr>
                  <w:r w:rsidRPr="00702EE3">
                    <w:rPr>
                      <w:rFonts w:asciiTheme="minorHAnsi" w:hAnsiTheme="minorHAnsi" w:cs="Arial"/>
                      <w:sz w:val="22"/>
                      <w:szCs w:val="22"/>
                    </w:rPr>
                    <w:t>3.8.</w:t>
                  </w:r>
                  <w:r w:rsidR="002119BA" w:rsidRPr="00702EE3">
                    <w:rPr>
                      <w:rFonts w:asciiTheme="minorHAnsi" w:hAnsiTheme="minorHAnsi" w:cs="Arial"/>
                      <w:sz w:val="22"/>
                      <w:szCs w:val="22"/>
                    </w:rPr>
                    <w:t xml:space="preserve">2 </w:t>
                  </w:r>
                  <w:r w:rsidRPr="00702EE3">
                    <w:rPr>
                      <w:rFonts w:asciiTheme="minorHAnsi" w:hAnsiTheme="minorHAnsi" w:cs="Arial"/>
                      <w:sz w:val="22"/>
                      <w:szCs w:val="22"/>
                    </w:rPr>
                    <w:t>Dirigenție de șantier</w:t>
                  </w:r>
                </w:p>
              </w:tc>
              <w:tc>
                <w:tcPr>
                  <w:tcW w:w="411" w:type="pct"/>
                  <w:tcBorders>
                    <w:top w:val="single" w:sz="4" w:space="0" w:color="008080"/>
                    <w:left w:val="single" w:sz="8" w:space="0" w:color="008080"/>
                    <w:bottom w:val="single" w:sz="4" w:space="0" w:color="008080"/>
                    <w:right w:val="single" w:sz="4" w:space="0" w:color="008080"/>
                  </w:tcBorders>
                  <w:shd w:val="clear" w:color="auto" w:fill="auto"/>
                  <w:noWrap/>
                  <w:vAlign w:val="bottom"/>
                </w:tcPr>
                <w:p w14:paraId="5D5DC798" w14:textId="3BBA549E" w:rsidR="009F2D21" w:rsidRPr="00702EE3" w:rsidRDefault="009F2D21" w:rsidP="009F2D21">
                  <w:pPr>
                    <w:rPr>
                      <w:rFonts w:asciiTheme="minorHAnsi" w:hAnsiTheme="minorHAnsi" w:cs="Arial"/>
                      <w:sz w:val="22"/>
                      <w:szCs w:val="22"/>
                    </w:rPr>
                  </w:pPr>
                </w:p>
              </w:tc>
              <w:tc>
                <w:tcPr>
                  <w:tcW w:w="310" w:type="pct"/>
                  <w:tcBorders>
                    <w:top w:val="nil"/>
                    <w:left w:val="nil"/>
                    <w:bottom w:val="single" w:sz="4" w:space="0" w:color="008080"/>
                    <w:right w:val="single" w:sz="8" w:space="0" w:color="008080"/>
                  </w:tcBorders>
                  <w:shd w:val="clear" w:color="auto" w:fill="auto"/>
                  <w:noWrap/>
                  <w:vAlign w:val="center"/>
                </w:tcPr>
                <w:p w14:paraId="71BEF472" w14:textId="764CF6A1" w:rsidR="009F2D21" w:rsidRPr="00702EE3" w:rsidRDefault="009F2D21" w:rsidP="009F2D21">
                  <w:pPr>
                    <w:jc w:val="right"/>
                    <w:rPr>
                      <w:rFonts w:asciiTheme="minorHAnsi" w:hAnsiTheme="minorHAnsi" w:cs="Arial"/>
                      <w:sz w:val="22"/>
                      <w:szCs w:val="22"/>
                    </w:rPr>
                  </w:pPr>
                </w:p>
              </w:tc>
              <w:tc>
                <w:tcPr>
                  <w:tcW w:w="411" w:type="pct"/>
                  <w:tcBorders>
                    <w:top w:val="single" w:sz="4" w:space="0" w:color="008080"/>
                    <w:left w:val="nil"/>
                    <w:bottom w:val="single" w:sz="4" w:space="0" w:color="008080"/>
                    <w:right w:val="single" w:sz="4" w:space="0" w:color="008080"/>
                  </w:tcBorders>
                  <w:shd w:val="clear" w:color="auto" w:fill="auto"/>
                  <w:noWrap/>
                  <w:vAlign w:val="bottom"/>
                </w:tcPr>
                <w:p w14:paraId="45B4BEA3" w14:textId="019E7867" w:rsidR="009F2D21" w:rsidRPr="00702EE3" w:rsidRDefault="009F2D21" w:rsidP="009F2D21">
                  <w:pPr>
                    <w:rPr>
                      <w:rFonts w:asciiTheme="minorHAnsi" w:hAnsiTheme="minorHAnsi" w:cs="Arial"/>
                      <w:sz w:val="22"/>
                      <w:szCs w:val="22"/>
                    </w:rPr>
                  </w:pPr>
                </w:p>
              </w:tc>
              <w:tc>
                <w:tcPr>
                  <w:tcW w:w="258" w:type="pct"/>
                  <w:tcBorders>
                    <w:top w:val="nil"/>
                    <w:left w:val="nil"/>
                    <w:bottom w:val="single" w:sz="4" w:space="0" w:color="008080"/>
                    <w:right w:val="single" w:sz="8" w:space="0" w:color="008080"/>
                  </w:tcBorders>
                  <w:shd w:val="clear" w:color="auto" w:fill="auto"/>
                  <w:noWrap/>
                  <w:vAlign w:val="center"/>
                </w:tcPr>
                <w:p w14:paraId="42024B8E" w14:textId="377DA8E9" w:rsidR="009F2D21" w:rsidRPr="00702EE3" w:rsidRDefault="009F2D21" w:rsidP="009F2D21">
                  <w:pPr>
                    <w:jc w:val="right"/>
                    <w:rPr>
                      <w:rFonts w:asciiTheme="minorHAnsi" w:hAnsiTheme="minorHAnsi" w:cs="Arial"/>
                      <w:sz w:val="22"/>
                      <w:szCs w:val="22"/>
                    </w:rPr>
                  </w:pPr>
                </w:p>
              </w:tc>
              <w:tc>
                <w:tcPr>
                  <w:tcW w:w="360" w:type="pct"/>
                  <w:tcBorders>
                    <w:top w:val="single" w:sz="4" w:space="0" w:color="008080"/>
                    <w:left w:val="nil"/>
                    <w:bottom w:val="single" w:sz="4" w:space="0" w:color="008080"/>
                    <w:right w:val="single" w:sz="4" w:space="0" w:color="008080"/>
                  </w:tcBorders>
                  <w:shd w:val="clear" w:color="auto" w:fill="auto"/>
                  <w:noWrap/>
                  <w:vAlign w:val="bottom"/>
                </w:tcPr>
                <w:p w14:paraId="6D196658" w14:textId="6AC5D3E6" w:rsidR="009F2D21" w:rsidRPr="00702EE3" w:rsidRDefault="009F2D21" w:rsidP="009F2D21">
                  <w:pPr>
                    <w:rPr>
                      <w:rFonts w:asciiTheme="minorHAnsi" w:hAnsiTheme="minorHAnsi" w:cs="Arial"/>
                      <w:sz w:val="22"/>
                      <w:szCs w:val="22"/>
                    </w:rPr>
                  </w:pPr>
                </w:p>
              </w:tc>
              <w:tc>
                <w:tcPr>
                  <w:tcW w:w="360" w:type="pct"/>
                  <w:tcBorders>
                    <w:top w:val="nil"/>
                    <w:left w:val="nil"/>
                    <w:bottom w:val="single" w:sz="4" w:space="0" w:color="008080"/>
                    <w:right w:val="single" w:sz="8" w:space="0" w:color="008080"/>
                  </w:tcBorders>
                  <w:shd w:val="clear" w:color="auto" w:fill="auto"/>
                  <w:noWrap/>
                  <w:vAlign w:val="bottom"/>
                </w:tcPr>
                <w:p w14:paraId="02781D0F" w14:textId="425F2161" w:rsidR="009F2D21" w:rsidRPr="00702EE3" w:rsidRDefault="009F2D21" w:rsidP="009F2D21">
                  <w:pPr>
                    <w:jc w:val="right"/>
                    <w:rPr>
                      <w:rFonts w:asciiTheme="minorHAnsi" w:hAnsiTheme="minorHAnsi" w:cs="Arial"/>
                      <w:sz w:val="22"/>
                      <w:szCs w:val="22"/>
                    </w:rPr>
                  </w:pPr>
                </w:p>
              </w:tc>
            </w:tr>
            <w:tr w:rsidR="002119BA" w:rsidRPr="00702EE3" w14:paraId="17C56C8B" w14:textId="77777777" w:rsidTr="00130042">
              <w:trPr>
                <w:trHeight w:val="255"/>
              </w:trPr>
              <w:tc>
                <w:tcPr>
                  <w:tcW w:w="2891" w:type="pct"/>
                  <w:tcBorders>
                    <w:top w:val="nil"/>
                    <w:left w:val="single" w:sz="8" w:space="0" w:color="008080"/>
                    <w:bottom w:val="single" w:sz="4" w:space="0" w:color="008080"/>
                    <w:right w:val="nil"/>
                  </w:tcBorders>
                  <w:shd w:val="clear" w:color="auto" w:fill="auto"/>
                  <w:vAlign w:val="center"/>
                </w:tcPr>
                <w:p w14:paraId="67F79609" w14:textId="54CA555B" w:rsidR="002119BA" w:rsidRPr="00702EE3" w:rsidRDefault="002119BA" w:rsidP="009F2D21">
                  <w:pPr>
                    <w:rPr>
                      <w:rFonts w:asciiTheme="minorHAnsi" w:hAnsiTheme="minorHAnsi" w:cs="Arial"/>
                      <w:sz w:val="22"/>
                      <w:szCs w:val="22"/>
                    </w:rPr>
                  </w:pPr>
                  <w:r w:rsidRPr="00702EE3">
                    <w:rPr>
                      <w:rFonts w:asciiTheme="minorHAnsi" w:hAnsiTheme="minorHAnsi" w:cstheme="minorHAnsi"/>
                      <w:sz w:val="22"/>
                      <w:szCs w:val="22"/>
                    </w:rPr>
                    <w:t xml:space="preserve">3.8.3 </w:t>
                  </w:r>
                  <w:r w:rsidRPr="00702EE3">
                    <w:rPr>
                      <w:rFonts w:asciiTheme="minorHAnsi" w:hAnsiTheme="minorHAnsi" w:cstheme="minorHAnsi"/>
                      <w:color w:val="000000"/>
                      <w:sz w:val="22"/>
                      <w:szCs w:val="22"/>
                      <w:lang w:eastAsia="ro-RO"/>
                    </w:rPr>
                    <w:t xml:space="preserve">Coordonator în materie de securitate şi sănătate - conform Hotărârii Guvernului nr. </w:t>
                  </w:r>
                  <w:hyperlink r:id="rId10" w:history="1">
                    <w:r w:rsidRPr="00702EE3">
                      <w:rPr>
                        <w:rFonts w:asciiTheme="minorHAnsi" w:hAnsiTheme="minorHAnsi" w:cstheme="minorHAnsi"/>
                        <w:b/>
                        <w:bCs/>
                        <w:color w:val="333399"/>
                        <w:sz w:val="22"/>
                        <w:szCs w:val="22"/>
                        <w:u w:val="single"/>
                        <w:lang w:eastAsia="ro-RO"/>
                      </w:rPr>
                      <w:t>300/2006</w:t>
                    </w:r>
                  </w:hyperlink>
                  <w:r w:rsidRPr="00702EE3">
                    <w:rPr>
                      <w:rFonts w:asciiTheme="minorHAnsi" w:hAnsiTheme="minorHAnsi" w:cstheme="minorHAnsi"/>
                      <w:color w:val="000000"/>
                      <w:sz w:val="22"/>
                      <w:szCs w:val="22"/>
                      <w:lang w:eastAsia="ro-RO"/>
                    </w:rPr>
                    <w:t>, cu modificările şi completările ulterioare</w:t>
                  </w:r>
                </w:p>
              </w:tc>
              <w:tc>
                <w:tcPr>
                  <w:tcW w:w="411" w:type="pct"/>
                  <w:tcBorders>
                    <w:top w:val="single" w:sz="4" w:space="0" w:color="008080"/>
                    <w:left w:val="single" w:sz="8" w:space="0" w:color="008080"/>
                    <w:bottom w:val="single" w:sz="4" w:space="0" w:color="008080"/>
                    <w:right w:val="single" w:sz="4" w:space="0" w:color="008080"/>
                  </w:tcBorders>
                  <w:shd w:val="clear" w:color="auto" w:fill="auto"/>
                  <w:noWrap/>
                  <w:vAlign w:val="bottom"/>
                </w:tcPr>
                <w:p w14:paraId="2043BD06" w14:textId="77777777" w:rsidR="002119BA" w:rsidRPr="00702EE3" w:rsidRDefault="002119BA" w:rsidP="009F2D21">
                  <w:pPr>
                    <w:rPr>
                      <w:rFonts w:asciiTheme="minorHAnsi" w:hAnsiTheme="minorHAnsi" w:cs="Arial"/>
                      <w:sz w:val="22"/>
                      <w:szCs w:val="22"/>
                    </w:rPr>
                  </w:pPr>
                </w:p>
              </w:tc>
              <w:tc>
                <w:tcPr>
                  <w:tcW w:w="310" w:type="pct"/>
                  <w:tcBorders>
                    <w:top w:val="nil"/>
                    <w:left w:val="nil"/>
                    <w:bottom w:val="single" w:sz="4" w:space="0" w:color="008080"/>
                    <w:right w:val="single" w:sz="8" w:space="0" w:color="008080"/>
                  </w:tcBorders>
                  <w:shd w:val="clear" w:color="auto" w:fill="auto"/>
                  <w:noWrap/>
                  <w:vAlign w:val="center"/>
                </w:tcPr>
                <w:p w14:paraId="61B75C47" w14:textId="77777777" w:rsidR="002119BA" w:rsidRPr="00702EE3" w:rsidRDefault="002119BA" w:rsidP="009F2D21">
                  <w:pPr>
                    <w:jc w:val="right"/>
                    <w:rPr>
                      <w:rFonts w:asciiTheme="minorHAnsi" w:hAnsiTheme="minorHAnsi" w:cs="Arial"/>
                      <w:sz w:val="22"/>
                      <w:szCs w:val="22"/>
                    </w:rPr>
                  </w:pPr>
                </w:p>
              </w:tc>
              <w:tc>
                <w:tcPr>
                  <w:tcW w:w="411" w:type="pct"/>
                  <w:tcBorders>
                    <w:top w:val="single" w:sz="4" w:space="0" w:color="008080"/>
                    <w:left w:val="nil"/>
                    <w:bottom w:val="single" w:sz="4" w:space="0" w:color="008080"/>
                    <w:right w:val="single" w:sz="4" w:space="0" w:color="008080"/>
                  </w:tcBorders>
                  <w:shd w:val="clear" w:color="auto" w:fill="auto"/>
                  <w:noWrap/>
                  <w:vAlign w:val="bottom"/>
                </w:tcPr>
                <w:p w14:paraId="525C0C79" w14:textId="77777777" w:rsidR="002119BA" w:rsidRPr="00702EE3" w:rsidRDefault="002119BA" w:rsidP="009F2D21">
                  <w:pPr>
                    <w:rPr>
                      <w:rFonts w:asciiTheme="minorHAnsi" w:hAnsiTheme="minorHAnsi" w:cs="Arial"/>
                      <w:sz w:val="22"/>
                      <w:szCs w:val="22"/>
                    </w:rPr>
                  </w:pPr>
                </w:p>
              </w:tc>
              <w:tc>
                <w:tcPr>
                  <w:tcW w:w="258" w:type="pct"/>
                  <w:tcBorders>
                    <w:top w:val="nil"/>
                    <w:left w:val="nil"/>
                    <w:bottom w:val="single" w:sz="4" w:space="0" w:color="008080"/>
                    <w:right w:val="single" w:sz="8" w:space="0" w:color="008080"/>
                  </w:tcBorders>
                  <w:shd w:val="clear" w:color="auto" w:fill="auto"/>
                  <w:noWrap/>
                  <w:vAlign w:val="center"/>
                </w:tcPr>
                <w:p w14:paraId="30576163" w14:textId="77777777" w:rsidR="002119BA" w:rsidRPr="00702EE3" w:rsidRDefault="002119BA" w:rsidP="009F2D21">
                  <w:pPr>
                    <w:jc w:val="right"/>
                    <w:rPr>
                      <w:rFonts w:asciiTheme="minorHAnsi" w:hAnsiTheme="minorHAnsi" w:cs="Arial"/>
                      <w:sz w:val="22"/>
                      <w:szCs w:val="22"/>
                    </w:rPr>
                  </w:pPr>
                </w:p>
              </w:tc>
              <w:tc>
                <w:tcPr>
                  <w:tcW w:w="360" w:type="pct"/>
                  <w:tcBorders>
                    <w:top w:val="single" w:sz="4" w:space="0" w:color="008080"/>
                    <w:left w:val="nil"/>
                    <w:bottom w:val="single" w:sz="4" w:space="0" w:color="008080"/>
                    <w:right w:val="single" w:sz="4" w:space="0" w:color="008080"/>
                  </w:tcBorders>
                  <w:shd w:val="clear" w:color="auto" w:fill="auto"/>
                  <w:noWrap/>
                  <w:vAlign w:val="bottom"/>
                </w:tcPr>
                <w:p w14:paraId="233FEE3B" w14:textId="77777777" w:rsidR="002119BA" w:rsidRPr="00702EE3" w:rsidRDefault="002119BA" w:rsidP="009F2D21">
                  <w:pPr>
                    <w:rPr>
                      <w:rFonts w:asciiTheme="minorHAnsi" w:hAnsiTheme="minorHAnsi" w:cs="Arial"/>
                      <w:sz w:val="22"/>
                      <w:szCs w:val="22"/>
                    </w:rPr>
                  </w:pPr>
                </w:p>
              </w:tc>
              <w:tc>
                <w:tcPr>
                  <w:tcW w:w="360" w:type="pct"/>
                  <w:tcBorders>
                    <w:top w:val="nil"/>
                    <w:left w:val="nil"/>
                    <w:bottom w:val="single" w:sz="4" w:space="0" w:color="008080"/>
                    <w:right w:val="single" w:sz="8" w:space="0" w:color="008080"/>
                  </w:tcBorders>
                  <w:shd w:val="clear" w:color="auto" w:fill="auto"/>
                  <w:noWrap/>
                  <w:vAlign w:val="bottom"/>
                </w:tcPr>
                <w:p w14:paraId="66A30A0C" w14:textId="77777777" w:rsidR="002119BA" w:rsidRPr="00702EE3" w:rsidRDefault="002119BA" w:rsidP="009F2D21">
                  <w:pPr>
                    <w:jc w:val="right"/>
                    <w:rPr>
                      <w:rFonts w:asciiTheme="minorHAnsi" w:hAnsiTheme="minorHAnsi" w:cs="Arial"/>
                      <w:sz w:val="22"/>
                      <w:szCs w:val="22"/>
                    </w:rPr>
                  </w:pPr>
                </w:p>
              </w:tc>
            </w:tr>
            <w:tr w:rsidR="009F2E63" w:rsidRPr="00702EE3" w14:paraId="29631B3F" w14:textId="6FDA92B9" w:rsidTr="00130042">
              <w:trPr>
                <w:trHeight w:val="255"/>
              </w:trPr>
              <w:tc>
                <w:tcPr>
                  <w:tcW w:w="2891" w:type="pct"/>
                  <w:tcBorders>
                    <w:top w:val="nil"/>
                    <w:left w:val="single" w:sz="8" w:space="0" w:color="008080"/>
                    <w:bottom w:val="single" w:sz="4" w:space="0" w:color="008080"/>
                    <w:right w:val="nil"/>
                  </w:tcBorders>
                  <w:shd w:val="clear" w:color="auto" w:fill="auto"/>
                  <w:noWrap/>
                  <w:vAlign w:val="bottom"/>
                </w:tcPr>
                <w:p w14:paraId="6567E59E" w14:textId="33F23045" w:rsidR="009F2D21" w:rsidRPr="00702EE3" w:rsidRDefault="009F2D21" w:rsidP="009F2D21">
                  <w:pPr>
                    <w:rPr>
                      <w:rFonts w:asciiTheme="minorHAnsi" w:hAnsiTheme="minorHAnsi" w:cs="Arial"/>
                      <w:b/>
                      <w:bCs/>
                      <w:sz w:val="22"/>
                      <w:szCs w:val="22"/>
                      <w:lang w:val="it-IT"/>
                    </w:rPr>
                  </w:pPr>
                  <w:r w:rsidRPr="00702EE3">
                    <w:rPr>
                      <w:rFonts w:asciiTheme="minorHAnsi" w:hAnsiTheme="minorHAnsi" w:cs="Arial"/>
                      <w:b/>
                      <w:bCs/>
                      <w:sz w:val="22"/>
                      <w:szCs w:val="22"/>
                      <w:lang w:val="it-IT"/>
                    </w:rPr>
                    <w:t xml:space="preserve"> Capitolul 4 Cheltuieli pentru investiţia de bază - total, din care: </w:t>
                  </w:r>
                </w:p>
              </w:tc>
              <w:tc>
                <w:tcPr>
                  <w:tcW w:w="411" w:type="pct"/>
                  <w:tcBorders>
                    <w:top w:val="nil"/>
                    <w:left w:val="single" w:sz="8" w:space="0" w:color="008080"/>
                    <w:bottom w:val="single" w:sz="4" w:space="0" w:color="008080"/>
                    <w:right w:val="single" w:sz="4" w:space="0" w:color="008080"/>
                  </w:tcBorders>
                  <w:shd w:val="clear" w:color="auto" w:fill="auto"/>
                  <w:noWrap/>
                  <w:vAlign w:val="center"/>
                </w:tcPr>
                <w:p w14:paraId="5DE0D9BB" w14:textId="6D328B79" w:rsidR="009F2D21" w:rsidRPr="00702EE3" w:rsidRDefault="009F2D21" w:rsidP="009F2D21">
                  <w:pPr>
                    <w:jc w:val="right"/>
                    <w:rPr>
                      <w:rFonts w:asciiTheme="minorHAnsi" w:hAnsiTheme="minorHAnsi" w:cs="Arial"/>
                      <w:b/>
                      <w:bCs/>
                      <w:sz w:val="22"/>
                      <w:szCs w:val="22"/>
                      <w:lang w:val="it-IT"/>
                    </w:rPr>
                  </w:pPr>
                </w:p>
              </w:tc>
              <w:tc>
                <w:tcPr>
                  <w:tcW w:w="310" w:type="pct"/>
                  <w:tcBorders>
                    <w:top w:val="nil"/>
                    <w:left w:val="nil"/>
                    <w:bottom w:val="single" w:sz="4" w:space="0" w:color="008080"/>
                    <w:right w:val="single" w:sz="8" w:space="0" w:color="008080"/>
                  </w:tcBorders>
                  <w:shd w:val="clear" w:color="auto" w:fill="auto"/>
                  <w:noWrap/>
                  <w:vAlign w:val="center"/>
                </w:tcPr>
                <w:p w14:paraId="160DB407" w14:textId="471D9AF1" w:rsidR="009F2D21" w:rsidRPr="00702EE3" w:rsidRDefault="009F2D21" w:rsidP="009F2D21">
                  <w:pPr>
                    <w:jc w:val="right"/>
                    <w:rPr>
                      <w:rFonts w:asciiTheme="minorHAnsi" w:hAnsiTheme="minorHAnsi" w:cs="Arial"/>
                      <w:b/>
                      <w:bCs/>
                      <w:sz w:val="22"/>
                      <w:szCs w:val="22"/>
                      <w:lang w:val="it-IT"/>
                    </w:rPr>
                  </w:pPr>
                </w:p>
              </w:tc>
              <w:tc>
                <w:tcPr>
                  <w:tcW w:w="411" w:type="pct"/>
                  <w:tcBorders>
                    <w:top w:val="nil"/>
                    <w:left w:val="nil"/>
                    <w:bottom w:val="single" w:sz="4" w:space="0" w:color="008080"/>
                    <w:right w:val="single" w:sz="4" w:space="0" w:color="008080"/>
                  </w:tcBorders>
                  <w:shd w:val="clear" w:color="auto" w:fill="auto"/>
                  <w:noWrap/>
                  <w:vAlign w:val="center"/>
                </w:tcPr>
                <w:p w14:paraId="26C022E6" w14:textId="55CDDE4D" w:rsidR="009F2D21" w:rsidRPr="00702EE3" w:rsidRDefault="009F2D21" w:rsidP="009F2D21">
                  <w:pPr>
                    <w:jc w:val="right"/>
                    <w:rPr>
                      <w:rFonts w:asciiTheme="minorHAnsi" w:hAnsiTheme="minorHAnsi" w:cs="Arial"/>
                      <w:b/>
                      <w:bCs/>
                      <w:sz w:val="22"/>
                      <w:szCs w:val="22"/>
                      <w:lang w:val="it-IT"/>
                    </w:rPr>
                  </w:pPr>
                </w:p>
              </w:tc>
              <w:tc>
                <w:tcPr>
                  <w:tcW w:w="258" w:type="pct"/>
                  <w:tcBorders>
                    <w:top w:val="nil"/>
                    <w:left w:val="nil"/>
                    <w:bottom w:val="single" w:sz="4" w:space="0" w:color="008080"/>
                    <w:right w:val="single" w:sz="8" w:space="0" w:color="008080"/>
                  </w:tcBorders>
                  <w:shd w:val="clear" w:color="auto" w:fill="auto"/>
                  <w:noWrap/>
                  <w:vAlign w:val="center"/>
                </w:tcPr>
                <w:p w14:paraId="3407876E" w14:textId="55D60624" w:rsidR="009F2D21" w:rsidRPr="00702EE3" w:rsidRDefault="009F2D21" w:rsidP="009F2D21">
                  <w:pPr>
                    <w:jc w:val="right"/>
                    <w:rPr>
                      <w:rFonts w:asciiTheme="minorHAnsi" w:hAnsiTheme="minorHAnsi" w:cs="Arial"/>
                      <w:b/>
                      <w:bCs/>
                      <w:sz w:val="22"/>
                      <w:szCs w:val="22"/>
                      <w:lang w:val="it-IT"/>
                    </w:rPr>
                  </w:pPr>
                </w:p>
              </w:tc>
              <w:tc>
                <w:tcPr>
                  <w:tcW w:w="360" w:type="pct"/>
                  <w:tcBorders>
                    <w:top w:val="nil"/>
                    <w:left w:val="nil"/>
                    <w:bottom w:val="single" w:sz="4" w:space="0" w:color="008080"/>
                    <w:right w:val="single" w:sz="4" w:space="0" w:color="008080"/>
                  </w:tcBorders>
                  <w:shd w:val="clear" w:color="auto" w:fill="auto"/>
                  <w:noWrap/>
                  <w:vAlign w:val="bottom"/>
                </w:tcPr>
                <w:p w14:paraId="1FE35171" w14:textId="0EB66893" w:rsidR="009F2D21" w:rsidRPr="00702EE3" w:rsidRDefault="009F2D21" w:rsidP="009F2D21">
                  <w:pPr>
                    <w:jc w:val="right"/>
                    <w:rPr>
                      <w:rFonts w:asciiTheme="minorHAnsi" w:hAnsiTheme="minorHAnsi" w:cs="Arial"/>
                      <w:b/>
                      <w:bCs/>
                      <w:sz w:val="22"/>
                      <w:szCs w:val="22"/>
                      <w:lang w:val="it-IT"/>
                    </w:rPr>
                  </w:pPr>
                </w:p>
              </w:tc>
              <w:tc>
                <w:tcPr>
                  <w:tcW w:w="360" w:type="pct"/>
                  <w:tcBorders>
                    <w:top w:val="nil"/>
                    <w:left w:val="nil"/>
                    <w:bottom w:val="single" w:sz="4" w:space="0" w:color="008080"/>
                    <w:right w:val="single" w:sz="8" w:space="0" w:color="008080"/>
                  </w:tcBorders>
                  <w:shd w:val="clear" w:color="auto" w:fill="auto"/>
                  <w:noWrap/>
                  <w:vAlign w:val="bottom"/>
                </w:tcPr>
                <w:p w14:paraId="6EB824A7" w14:textId="06D68C8C" w:rsidR="009F2D21" w:rsidRPr="00702EE3" w:rsidRDefault="009F2D21" w:rsidP="009F2D21">
                  <w:pPr>
                    <w:jc w:val="right"/>
                    <w:rPr>
                      <w:rFonts w:asciiTheme="minorHAnsi" w:hAnsiTheme="minorHAnsi" w:cs="Arial"/>
                      <w:b/>
                      <w:bCs/>
                      <w:sz w:val="22"/>
                      <w:szCs w:val="22"/>
                      <w:lang w:val="it-IT"/>
                    </w:rPr>
                  </w:pPr>
                </w:p>
              </w:tc>
            </w:tr>
            <w:tr w:rsidR="009F2E63" w:rsidRPr="00702EE3" w14:paraId="425E58CA" w14:textId="1ABB0986" w:rsidTr="00130042">
              <w:trPr>
                <w:trHeight w:val="255"/>
              </w:trPr>
              <w:tc>
                <w:tcPr>
                  <w:tcW w:w="2891" w:type="pct"/>
                  <w:tcBorders>
                    <w:top w:val="nil"/>
                    <w:left w:val="single" w:sz="8" w:space="0" w:color="008080"/>
                    <w:bottom w:val="single" w:sz="4" w:space="0" w:color="008080"/>
                    <w:right w:val="nil"/>
                  </w:tcBorders>
                  <w:shd w:val="clear" w:color="auto" w:fill="auto"/>
                  <w:vAlign w:val="center"/>
                </w:tcPr>
                <w:p w14:paraId="6496D9F0" w14:textId="2384FC4E" w:rsidR="009F2D21" w:rsidRPr="00702EE3" w:rsidRDefault="009F2D21" w:rsidP="009F2D21">
                  <w:pPr>
                    <w:rPr>
                      <w:rFonts w:asciiTheme="minorHAnsi" w:hAnsiTheme="minorHAnsi" w:cs="Arial"/>
                      <w:sz w:val="22"/>
                      <w:szCs w:val="22"/>
                    </w:rPr>
                  </w:pPr>
                  <w:r w:rsidRPr="00702EE3">
                    <w:rPr>
                      <w:rFonts w:asciiTheme="minorHAnsi" w:hAnsiTheme="minorHAnsi" w:cs="Arial"/>
                      <w:sz w:val="22"/>
                      <w:szCs w:val="22"/>
                    </w:rPr>
                    <w:t>4.1 Construcţii şi instalaţii</w:t>
                  </w:r>
                </w:p>
              </w:tc>
              <w:tc>
                <w:tcPr>
                  <w:tcW w:w="411" w:type="pct"/>
                  <w:tcBorders>
                    <w:top w:val="nil"/>
                    <w:left w:val="single" w:sz="8" w:space="0" w:color="008080"/>
                    <w:bottom w:val="single" w:sz="4" w:space="0" w:color="008080"/>
                    <w:right w:val="single" w:sz="4" w:space="0" w:color="008080"/>
                  </w:tcBorders>
                  <w:shd w:val="clear" w:color="auto" w:fill="auto"/>
                  <w:noWrap/>
                  <w:vAlign w:val="center"/>
                </w:tcPr>
                <w:p w14:paraId="0A33BA56" w14:textId="3FCFF5BB" w:rsidR="009F2D21" w:rsidRPr="00702EE3" w:rsidRDefault="009F2D21" w:rsidP="009F2D21">
                  <w:pPr>
                    <w:jc w:val="right"/>
                    <w:rPr>
                      <w:rFonts w:asciiTheme="minorHAnsi" w:hAnsiTheme="minorHAnsi" w:cs="Arial"/>
                      <w:sz w:val="22"/>
                      <w:szCs w:val="22"/>
                    </w:rPr>
                  </w:pPr>
                </w:p>
              </w:tc>
              <w:tc>
                <w:tcPr>
                  <w:tcW w:w="310" w:type="pct"/>
                  <w:tcBorders>
                    <w:top w:val="nil"/>
                    <w:left w:val="nil"/>
                    <w:bottom w:val="single" w:sz="4" w:space="0" w:color="008080"/>
                    <w:right w:val="single" w:sz="8" w:space="0" w:color="008080"/>
                  </w:tcBorders>
                  <w:shd w:val="clear" w:color="auto" w:fill="auto"/>
                  <w:noWrap/>
                  <w:vAlign w:val="center"/>
                </w:tcPr>
                <w:p w14:paraId="7D80292A" w14:textId="2812E605" w:rsidR="009F2D21" w:rsidRPr="00702EE3" w:rsidRDefault="009F2D21" w:rsidP="009F2D21">
                  <w:pPr>
                    <w:jc w:val="right"/>
                    <w:rPr>
                      <w:rFonts w:asciiTheme="minorHAnsi" w:hAnsiTheme="minorHAnsi" w:cs="Arial"/>
                      <w:sz w:val="22"/>
                      <w:szCs w:val="22"/>
                    </w:rPr>
                  </w:pPr>
                </w:p>
              </w:tc>
              <w:tc>
                <w:tcPr>
                  <w:tcW w:w="411" w:type="pct"/>
                  <w:tcBorders>
                    <w:top w:val="nil"/>
                    <w:left w:val="nil"/>
                    <w:bottom w:val="single" w:sz="4" w:space="0" w:color="008080"/>
                    <w:right w:val="single" w:sz="4" w:space="0" w:color="008080"/>
                  </w:tcBorders>
                  <w:shd w:val="clear" w:color="auto" w:fill="auto"/>
                  <w:noWrap/>
                  <w:vAlign w:val="center"/>
                </w:tcPr>
                <w:p w14:paraId="38B82BBE" w14:textId="780F148C" w:rsidR="009F2D21" w:rsidRPr="00702EE3" w:rsidRDefault="009F2D21" w:rsidP="009F2D21">
                  <w:pPr>
                    <w:jc w:val="right"/>
                    <w:rPr>
                      <w:rFonts w:asciiTheme="minorHAnsi" w:hAnsiTheme="minorHAnsi" w:cs="Arial"/>
                      <w:sz w:val="22"/>
                      <w:szCs w:val="22"/>
                    </w:rPr>
                  </w:pPr>
                </w:p>
              </w:tc>
              <w:tc>
                <w:tcPr>
                  <w:tcW w:w="258" w:type="pct"/>
                  <w:tcBorders>
                    <w:top w:val="nil"/>
                    <w:left w:val="nil"/>
                    <w:bottom w:val="single" w:sz="4" w:space="0" w:color="008080"/>
                    <w:right w:val="single" w:sz="8" w:space="0" w:color="008080"/>
                  </w:tcBorders>
                  <w:shd w:val="clear" w:color="auto" w:fill="auto"/>
                  <w:noWrap/>
                  <w:vAlign w:val="center"/>
                </w:tcPr>
                <w:p w14:paraId="0C72D8B1" w14:textId="75942AAE" w:rsidR="009F2D21" w:rsidRPr="00702EE3" w:rsidRDefault="009F2D21" w:rsidP="009F2D21">
                  <w:pPr>
                    <w:jc w:val="right"/>
                    <w:rPr>
                      <w:rFonts w:asciiTheme="minorHAnsi" w:hAnsiTheme="minorHAnsi" w:cs="Arial"/>
                      <w:sz w:val="22"/>
                      <w:szCs w:val="22"/>
                    </w:rPr>
                  </w:pPr>
                </w:p>
              </w:tc>
              <w:tc>
                <w:tcPr>
                  <w:tcW w:w="360" w:type="pct"/>
                  <w:tcBorders>
                    <w:top w:val="nil"/>
                    <w:left w:val="nil"/>
                    <w:bottom w:val="single" w:sz="4" w:space="0" w:color="008080"/>
                    <w:right w:val="single" w:sz="4" w:space="0" w:color="008080"/>
                  </w:tcBorders>
                  <w:shd w:val="clear" w:color="auto" w:fill="auto"/>
                  <w:noWrap/>
                  <w:vAlign w:val="bottom"/>
                </w:tcPr>
                <w:p w14:paraId="2CEFA869" w14:textId="50363DBC" w:rsidR="009F2D21" w:rsidRPr="00702EE3" w:rsidRDefault="009F2D21" w:rsidP="009F2D21">
                  <w:pPr>
                    <w:jc w:val="right"/>
                    <w:rPr>
                      <w:rFonts w:asciiTheme="minorHAnsi" w:hAnsiTheme="minorHAnsi" w:cs="Arial"/>
                      <w:sz w:val="22"/>
                      <w:szCs w:val="22"/>
                    </w:rPr>
                  </w:pPr>
                </w:p>
              </w:tc>
              <w:tc>
                <w:tcPr>
                  <w:tcW w:w="360" w:type="pct"/>
                  <w:tcBorders>
                    <w:top w:val="nil"/>
                    <w:left w:val="nil"/>
                    <w:bottom w:val="single" w:sz="4" w:space="0" w:color="008080"/>
                    <w:right w:val="single" w:sz="8" w:space="0" w:color="008080"/>
                  </w:tcBorders>
                  <w:shd w:val="clear" w:color="auto" w:fill="auto"/>
                  <w:noWrap/>
                  <w:vAlign w:val="bottom"/>
                </w:tcPr>
                <w:p w14:paraId="011CA122" w14:textId="4BEB3E1F" w:rsidR="009F2D21" w:rsidRPr="00702EE3" w:rsidRDefault="009F2D21" w:rsidP="009F2D21">
                  <w:pPr>
                    <w:jc w:val="right"/>
                    <w:rPr>
                      <w:rFonts w:asciiTheme="minorHAnsi" w:hAnsiTheme="minorHAnsi" w:cs="Arial"/>
                      <w:sz w:val="22"/>
                      <w:szCs w:val="22"/>
                    </w:rPr>
                  </w:pPr>
                </w:p>
              </w:tc>
            </w:tr>
            <w:tr w:rsidR="009F2E63" w:rsidRPr="00702EE3" w14:paraId="49A078C1" w14:textId="5FC0424A" w:rsidTr="00130042">
              <w:trPr>
                <w:trHeight w:val="255"/>
              </w:trPr>
              <w:tc>
                <w:tcPr>
                  <w:tcW w:w="2891" w:type="pct"/>
                  <w:tcBorders>
                    <w:top w:val="nil"/>
                    <w:left w:val="single" w:sz="8" w:space="0" w:color="008080"/>
                    <w:bottom w:val="single" w:sz="4" w:space="0" w:color="008080"/>
                    <w:right w:val="nil"/>
                  </w:tcBorders>
                  <w:shd w:val="clear" w:color="auto" w:fill="auto"/>
                  <w:vAlign w:val="center"/>
                </w:tcPr>
                <w:p w14:paraId="38810325" w14:textId="201027D7" w:rsidR="009F2D21" w:rsidRPr="00702EE3" w:rsidRDefault="009F2D21" w:rsidP="009F2D21">
                  <w:pPr>
                    <w:rPr>
                      <w:rFonts w:asciiTheme="minorHAnsi" w:hAnsiTheme="minorHAnsi" w:cs="Arial"/>
                      <w:sz w:val="22"/>
                      <w:szCs w:val="22"/>
                    </w:rPr>
                  </w:pPr>
                  <w:r w:rsidRPr="00702EE3">
                    <w:rPr>
                      <w:rFonts w:asciiTheme="minorHAnsi" w:hAnsiTheme="minorHAnsi" w:cs="Arial"/>
                      <w:sz w:val="22"/>
                      <w:szCs w:val="22"/>
                    </w:rPr>
                    <w:t xml:space="preserve">4.2 Montaj utilaje, echipamente  tehnologice și funcționale </w:t>
                  </w:r>
                </w:p>
              </w:tc>
              <w:tc>
                <w:tcPr>
                  <w:tcW w:w="411" w:type="pct"/>
                  <w:tcBorders>
                    <w:top w:val="nil"/>
                    <w:left w:val="single" w:sz="8" w:space="0" w:color="008080"/>
                    <w:bottom w:val="single" w:sz="4" w:space="0" w:color="008080"/>
                    <w:right w:val="single" w:sz="4" w:space="0" w:color="008080"/>
                  </w:tcBorders>
                  <w:shd w:val="clear" w:color="auto" w:fill="auto"/>
                  <w:noWrap/>
                  <w:vAlign w:val="center"/>
                </w:tcPr>
                <w:p w14:paraId="48626581" w14:textId="26D52113" w:rsidR="009F2D21" w:rsidRPr="00702EE3" w:rsidRDefault="009F2D21" w:rsidP="009F2D21">
                  <w:pPr>
                    <w:jc w:val="right"/>
                    <w:rPr>
                      <w:rFonts w:asciiTheme="minorHAnsi" w:hAnsiTheme="minorHAnsi" w:cs="Arial"/>
                      <w:sz w:val="22"/>
                      <w:szCs w:val="22"/>
                    </w:rPr>
                  </w:pPr>
                </w:p>
              </w:tc>
              <w:tc>
                <w:tcPr>
                  <w:tcW w:w="310" w:type="pct"/>
                  <w:tcBorders>
                    <w:top w:val="nil"/>
                    <w:left w:val="nil"/>
                    <w:bottom w:val="single" w:sz="4" w:space="0" w:color="008080"/>
                    <w:right w:val="single" w:sz="8" w:space="0" w:color="008080"/>
                  </w:tcBorders>
                  <w:shd w:val="clear" w:color="auto" w:fill="auto"/>
                  <w:noWrap/>
                  <w:vAlign w:val="center"/>
                </w:tcPr>
                <w:p w14:paraId="01DCCF26" w14:textId="596291B2" w:rsidR="009F2D21" w:rsidRPr="00702EE3" w:rsidRDefault="009F2D21" w:rsidP="009F2D21">
                  <w:pPr>
                    <w:jc w:val="right"/>
                    <w:rPr>
                      <w:rFonts w:asciiTheme="minorHAnsi" w:hAnsiTheme="minorHAnsi" w:cs="Arial"/>
                      <w:sz w:val="22"/>
                      <w:szCs w:val="22"/>
                    </w:rPr>
                  </w:pPr>
                </w:p>
              </w:tc>
              <w:tc>
                <w:tcPr>
                  <w:tcW w:w="411" w:type="pct"/>
                  <w:tcBorders>
                    <w:top w:val="nil"/>
                    <w:left w:val="nil"/>
                    <w:bottom w:val="single" w:sz="4" w:space="0" w:color="008080"/>
                    <w:right w:val="single" w:sz="4" w:space="0" w:color="008080"/>
                  </w:tcBorders>
                  <w:shd w:val="clear" w:color="auto" w:fill="auto"/>
                  <w:noWrap/>
                  <w:vAlign w:val="center"/>
                </w:tcPr>
                <w:p w14:paraId="0F038AA6" w14:textId="357C318E" w:rsidR="009F2D21" w:rsidRPr="00702EE3" w:rsidRDefault="009F2D21" w:rsidP="009F2D21">
                  <w:pPr>
                    <w:jc w:val="right"/>
                    <w:rPr>
                      <w:rFonts w:asciiTheme="minorHAnsi" w:hAnsiTheme="minorHAnsi" w:cs="Arial"/>
                      <w:sz w:val="22"/>
                      <w:szCs w:val="22"/>
                    </w:rPr>
                  </w:pPr>
                </w:p>
              </w:tc>
              <w:tc>
                <w:tcPr>
                  <w:tcW w:w="258" w:type="pct"/>
                  <w:tcBorders>
                    <w:top w:val="nil"/>
                    <w:left w:val="nil"/>
                    <w:bottom w:val="single" w:sz="4" w:space="0" w:color="008080"/>
                    <w:right w:val="single" w:sz="8" w:space="0" w:color="008080"/>
                  </w:tcBorders>
                  <w:shd w:val="clear" w:color="auto" w:fill="auto"/>
                  <w:noWrap/>
                  <w:vAlign w:val="center"/>
                </w:tcPr>
                <w:p w14:paraId="15EAAB5F" w14:textId="7885F0E5" w:rsidR="009F2D21" w:rsidRPr="00702EE3" w:rsidRDefault="009F2D21" w:rsidP="009F2D21">
                  <w:pPr>
                    <w:jc w:val="right"/>
                    <w:rPr>
                      <w:rFonts w:asciiTheme="minorHAnsi" w:hAnsiTheme="minorHAnsi" w:cs="Arial"/>
                      <w:sz w:val="22"/>
                      <w:szCs w:val="22"/>
                    </w:rPr>
                  </w:pPr>
                </w:p>
              </w:tc>
              <w:tc>
                <w:tcPr>
                  <w:tcW w:w="360" w:type="pct"/>
                  <w:tcBorders>
                    <w:top w:val="nil"/>
                    <w:left w:val="nil"/>
                    <w:bottom w:val="single" w:sz="4" w:space="0" w:color="008080"/>
                    <w:right w:val="single" w:sz="4" w:space="0" w:color="008080"/>
                  </w:tcBorders>
                  <w:shd w:val="clear" w:color="auto" w:fill="auto"/>
                  <w:noWrap/>
                  <w:vAlign w:val="bottom"/>
                </w:tcPr>
                <w:p w14:paraId="66BD144E" w14:textId="45777900" w:rsidR="009F2D21" w:rsidRPr="00702EE3" w:rsidRDefault="009F2D21" w:rsidP="009F2D21">
                  <w:pPr>
                    <w:jc w:val="right"/>
                    <w:rPr>
                      <w:rFonts w:asciiTheme="minorHAnsi" w:hAnsiTheme="minorHAnsi" w:cs="Arial"/>
                      <w:sz w:val="22"/>
                      <w:szCs w:val="22"/>
                    </w:rPr>
                  </w:pPr>
                </w:p>
              </w:tc>
              <w:tc>
                <w:tcPr>
                  <w:tcW w:w="360" w:type="pct"/>
                  <w:tcBorders>
                    <w:top w:val="nil"/>
                    <w:left w:val="nil"/>
                    <w:bottom w:val="single" w:sz="4" w:space="0" w:color="008080"/>
                    <w:right w:val="single" w:sz="8" w:space="0" w:color="008080"/>
                  </w:tcBorders>
                  <w:shd w:val="clear" w:color="auto" w:fill="auto"/>
                  <w:noWrap/>
                  <w:vAlign w:val="bottom"/>
                </w:tcPr>
                <w:p w14:paraId="7EC0E865" w14:textId="1369DFED" w:rsidR="009F2D21" w:rsidRPr="00702EE3" w:rsidRDefault="009F2D21" w:rsidP="009F2D21">
                  <w:pPr>
                    <w:jc w:val="right"/>
                    <w:rPr>
                      <w:rFonts w:asciiTheme="minorHAnsi" w:hAnsiTheme="minorHAnsi" w:cs="Arial"/>
                      <w:sz w:val="22"/>
                      <w:szCs w:val="22"/>
                    </w:rPr>
                  </w:pPr>
                </w:p>
              </w:tc>
            </w:tr>
            <w:tr w:rsidR="009F2E63" w:rsidRPr="00702EE3" w14:paraId="1C81FE49" w14:textId="404E7B47" w:rsidTr="00130042">
              <w:trPr>
                <w:trHeight w:val="255"/>
              </w:trPr>
              <w:tc>
                <w:tcPr>
                  <w:tcW w:w="2891" w:type="pct"/>
                  <w:tcBorders>
                    <w:top w:val="nil"/>
                    <w:left w:val="single" w:sz="8" w:space="0" w:color="008080"/>
                    <w:bottom w:val="single" w:sz="4" w:space="0" w:color="008080"/>
                    <w:right w:val="nil"/>
                  </w:tcBorders>
                  <w:shd w:val="clear" w:color="auto" w:fill="auto"/>
                  <w:vAlign w:val="center"/>
                </w:tcPr>
                <w:p w14:paraId="2C456CF1" w14:textId="326BECB8" w:rsidR="009F2D21" w:rsidRPr="00702EE3" w:rsidRDefault="009F2D21" w:rsidP="009F2D21">
                  <w:pPr>
                    <w:rPr>
                      <w:rFonts w:asciiTheme="minorHAnsi" w:hAnsiTheme="minorHAnsi" w:cs="Arial"/>
                      <w:sz w:val="22"/>
                      <w:szCs w:val="22"/>
                      <w:lang w:val="it-IT"/>
                    </w:rPr>
                  </w:pPr>
                  <w:r w:rsidRPr="00702EE3">
                    <w:rPr>
                      <w:rFonts w:asciiTheme="minorHAnsi" w:hAnsiTheme="minorHAnsi" w:cs="Arial"/>
                      <w:sz w:val="22"/>
                      <w:szCs w:val="22"/>
                      <w:lang w:val="it-IT"/>
                    </w:rPr>
                    <w:t xml:space="preserve">4.3 Utilaje şi echipamente tehnologice </w:t>
                  </w:r>
                  <w:r w:rsidRPr="00702EE3">
                    <w:rPr>
                      <w:rFonts w:asciiTheme="minorHAnsi" w:hAnsiTheme="minorHAnsi" w:cs="Arial"/>
                      <w:sz w:val="22"/>
                      <w:szCs w:val="22"/>
                    </w:rPr>
                    <w:t>și funcționale</w:t>
                  </w:r>
                  <w:r w:rsidRPr="00702EE3">
                    <w:rPr>
                      <w:rFonts w:asciiTheme="minorHAnsi" w:hAnsiTheme="minorHAnsi" w:cs="Arial"/>
                      <w:sz w:val="22"/>
                      <w:szCs w:val="22"/>
                      <w:lang w:val="it-IT"/>
                    </w:rPr>
                    <w:t xml:space="preserve"> care necesită montaj</w:t>
                  </w:r>
                </w:p>
              </w:tc>
              <w:tc>
                <w:tcPr>
                  <w:tcW w:w="411" w:type="pct"/>
                  <w:tcBorders>
                    <w:top w:val="nil"/>
                    <w:left w:val="single" w:sz="8" w:space="0" w:color="008080"/>
                    <w:bottom w:val="single" w:sz="4" w:space="0" w:color="008080"/>
                    <w:right w:val="single" w:sz="4" w:space="0" w:color="008080"/>
                  </w:tcBorders>
                  <w:shd w:val="clear" w:color="auto" w:fill="auto"/>
                  <w:noWrap/>
                  <w:vAlign w:val="center"/>
                </w:tcPr>
                <w:p w14:paraId="7E711172" w14:textId="71650E75" w:rsidR="009F2D21" w:rsidRPr="00702EE3" w:rsidRDefault="009F2D21" w:rsidP="009F2D21">
                  <w:pPr>
                    <w:jc w:val="right"/>
                    <w:rPr>
                      <w:rFonts w:asciiTheme="minorHAnsi" w:hAnsiTheme="minorHAnsi" w:cs="Arial"/>
                      <w:sz w:val="22"/>
                      <w:szCs w:val="22"/>
                      <w:lang w:val="it-IT"/>
                    </w:rPr>
                  </w:pPr>
                </w:p>
              </w:tc>
              <w:tc>
                <w:tcPr>
                  <w:tcW w:w="310" w:type="pct"/>
                  <w:tcBorders>
                    <w:top w:val="nil"/>
                    <w:left w:val="nil"/>
                    <w:bottom w:val="single" w:sz="4" w:space="0" w:color="008080"/>
                    <w:right w:val="single" w:sz="8" w:space="0" w:color="008080"/>
                  </w:tcBorders>
                  <w:shd w:val="clear" w:color="auto" w:fill="auto"/>
                  <w:noWrap/>
                  <w:vAlign w:val="center"/>
                </w:tcPr>
                <w:p w14:paraId="52B72F95" w14:textId="4CE88082" w:rsidR="009F2D21" w:rsidRPr="00702EE3" w:rsidRDefault="009F2D21" w:rsidP="009F2D21">
                  <w:pPr>
                    <w:jc w:val="right"/>
                    <w:rPr>
                      <w:rFonts w:asciiTheme="minorHAnsi" w:hAnsiTheme="minorHAnsi" w:cs="Arial"/>
                      <w:sz w:val="22"/>
                      <w:szCs w:val="22"/>
                      <w:lang w:val="it-IT"/>
                    </w:rPr>
                  </w:pPr>
                </w:p>
              </w:tc>
              <w:tc>
                <w:tcPr>
                  <w:tcW w:w="411" w:type="pct"/>
                  <w:tcBorders>
                    <w:top w:val="nil"/>
                    <w:left w:val="nil"/>
                    <w:bottom w:val="single" w:sz="4" w:space="0" w:color="008080"/>
                    <w:right w:val="single" w:sz="4" w:space="0" w:color="008080"/>
                  </w:tcBorders>
                  <w:shd w:val="clear" w:color="auto" w:fill="auto"/>
                  <w:noWrap/>
                  <w:vAlign w:val="center"/>
                </w:tcPr>
                <w:p w14:paraId="58A959FE" w14:textId="0E96EB8C" w:rsidR="009F2D21" w:rsidRPr="00702EE3" w:rsidRDefault="009F2D21" w:rsidP="009F2D21">
                  <w:pPr>
                    <w:jc w:val="right"/>
                    <w:rPr>
                      <w:rFonts w:asciiTheme="minorHAnsi" w:hAnsiTheme="minorHAnsi" w:cs="Arial"/>
                      <w:sz w:val="22"/>
                      <w:szCs w:val="22"/>
                      <w:lang w:val="it-IT"/>
                    </w:rPr>
                  </w:pPr>
                </w:p>
              </w:tc>
              <w:tc>
                <w:tcPr>
                  <w:tcW w:w="258" w:type="pct"/>
                  <w:tcBorders>
                    <w:top w:val="nil"/>
                    <w:left w:val="nil"/>
                    <w:bottom w:val="single" w:sz="4" w:space="0" w:color="008080"/>
                    <w:right w:val="single" w:sz="8" w:space="0" w:color="008080"/>
                  </w:tcBorders>
                  <w:shd w:val="clear" w:color="auto" w:fill="auto"/>
                  <w:noWrap/>
                  <w:vAlign w:val="center"/>
                </w:tcPr>
                <w:p w14:paraId="73EE5091" w14:textId="4ED7180D" w:rsidR="009F2D21" w:rsidRPr="00702EE3" w:rsidRDefault="009F2D21" w:rsidP="009F2D21">
                  <w:pPr>
                    <w:jc w:val="right"/>
                    <w:rPr>
                      <w:rFonts w:asciiTheme="minorHAnsi" w:hAnsiTheme="minorHAnsi" w:cs="Arial"/>
                      <w:sz w:val="22"/>
                      <w:szCs w:val="22"/>
                      <w:lang w:val="it-IT"/>
                    </w:rPr>
                  </w:pPr>
                </w:p>
              </w:tc>
              <w:tc>
                <w:tcPr>
                  <w:tcW w:w="360" w:type="pct"/>
                  <w:tcBorders>
                    <w:top w:val="nil"/>
                    <w:left w:val="nil"/>
                    <w:bottom w:val="single" w:sz="4" w:space="0" w:color="008080"/>
                    <w:right w:val="single" w:sz="4" w:space="0" w:color="008080"/>
                  </w:tcBorders>
                  <w:shd w:val="clear" w:color="auto" w:fill="auto"/>
                  <w:noWrap/>
                  <w:vAlign w:val="bottom"/>
                </w:tcPr>
                <w:p w14:paraId="1895CF14" w14:textId="2CC27B6C" w:rsidR="009F2D21" w:rsidRPr="00702EE3" w:rsidRDefault="009F2D21" w:rsidP="009F2D21">
                  <w:pPr>
                    <w:jc w:val="right"/>
                    <w:rPr>
                      <w:rFonts w:asciiTheme="minorHAnsi" w:hAnsiTheme="minorHAnsi" w:cs="Arial"/>
                      <w:sz w:val="22"/>
                      <w:szCs w:val="22"/>
                      <w:lang w:val="it-IT"/>
                    </w:rPr>
                  </w:pPr>
                </w:p>
              </w:tc>
              <w:tc>
                <w:tcPr>
                  <w:tcW w:w="360" w:type="pct"/>
                  <w:tcBorders>
                    <w:top w:val="nil"/>
                    <w:left w:val="nil"/>
                    <w:bottom w:val="single" w:sz="4" w:space="0" w:color="008080"/>
                    <w:right w:val="single" w:sz="8" w:space="0" w:color="008080"/>
                  </w:tcBorders>
                  <w:shd w:val="clear" w:color="auto" w:fill="auto"/>
                  <w:noWrap/>
                  <w:vAlign w:val="bottom"/>
                </w:tcPr>
                <w:p w14:paraId="4635E43E" w14:textId="3C05A9C3" w:rsidR="009F2D21" w:rsidRPr="00702EE3" w:rsidRDefault="009F2D21" w:rsidP="009F2D21">
                  <w:pPr>
                    <w:jc w:val="right"/>
                    <w:rPr>
                      <w:rFonts w:asciiTheme="minorHAnsi" w:hAnsiTheme="minorHAnsi" w:cs="Arial"/>
                      <w:sz w:val="22"/>
                      <w:szCs w:val="22"/>
                      <w:lang w:val="it-IT"/>
                    </w:rPr>
                  </w:pPr>
                </w:p>
              </w:tc>
            </w:tr>
            <w:tr w:rsidR="009F2E63" w:rsidRPr="00702EE3" w14:paraId="255658F1" w14:textId="2AC068BB" w:rsidTr="00130042">
              <w:trPr>
                <w:trHeight w:val="480"/>
              </w:trPr>
              <w:tc>
                <w:tcPr>
                  <w:tcW w:w="2891" w:type="pct"/>
                  <w:tcBorders>
                    <w:top w:val="nil"/>
                    <w:left w:val="single" w:sz="8" w:space="0" w:color="008080"/>
                    <w:bottom w:val="single" w:sz="4" w:space="0" w:color="008080"/>
                    <w:right w:val="nil"/>
                  </w:tcBorders>
                  <w:shd w:val="clear" w:color="auto" w:fill="auto"/>
                  <w:vAlign w:val="center"/>
                </w:tcPr>
                <w:p w14:paraId="4204EF3E" w14:textId="0D736778" w:rsidR="009F2D21" w:rsidRPr="00702EE3" w:rsidRDefault="009F2D21" w:rsidP="009F2D21">
                  <w:pPr>
                    <w:rPr>
                      <w:rFonts w:asciiTheme="minorHAnsi" w:hAnsiTheme="minorHAnsi" w:cs="Arial"/>
                      <w:sz w:val="22"/>
                      <w:szCs w:val="22"/>
                      <w:lang w:val="it-IT"/>
                    </w:rPr>
                  </w:pPr>
                  <w:r w:rsidRPr="00702EE3">
                    <w:rPr>
                      <w:rFonts w:asciiTheme="minorHAnsi" w:hAnsiTheme="minorHAnsi" w:cs="Arial"/>
                      <w:sz w:val="22"/>
                      <w:szCs w:val="22"/>
                      <w:lang w:val="it-IT"/>
                    </w:rPr>
                    <w:t xml:space="preserve">4.4 Utilaje şi echipamente tehnologice </w:t>
                  </w:r>
                  <w:r w:rsidRPr="00702EE3">
                    <w:rPr>
                      <w:rFonts w:asciiTheme="minorHAnsi" w:hAnsiTheme="minorHAnsi" w:cs="Arial"/>
                      <w:sz w:val="22"/>
                      <w:szCs w:val="22"/>
                    </w:rPr>
                    <w:t xml:space="preserve">și funcționale </w:t>
                  </w:r>
                  <w:r w:rsidRPr="00702EE3">
                    <w:rPr>
                      <w:rFonts w:asciiTheme="minorHAnsi" w:hAnsiTheme="minorHAnsi" w:cs="Arial"/>
                      <w:sz w:val="22"/>
                      <w:szCs w:val="22"/>
                      <w:lang w:val="it-IT"/>
                    </w:rPr>
                    <w:t xml:space="preserve">care nu necesită montaj și  echipamente de transport </w:t>
                  </w:r>
                </w:p>
              </w:tc>
              <w:tc>
                <w:tcPr>
                  <w:tcW w:w="411" w:type="pct"/>
                  <w:tcBorders>
                    <w:top w:val="nil"/>
                    <w:left w:val="single" w:sz="8" w:space="0" w:color="008080"/>
                    <w:bottom w:val="single" w:sz="4" w:space="0" w:color="008080"/>
                    <w:right w:val="single" w:sz="4" w:space="0" w:color="008080"/>
                  </w:tcBorders>
                  <w:shd w:val="clear" w:color="auto" w:fill="auto"/>
                  <w:noWrap/>
                  <w:vAlign w:val="center"/>
                </w:tcPr>
                <w:p w14:paraId="525AE441" w14:textId="1F55149A" w:rsidR="009F2D21" w:rsidRPr="00702EE3" w:rsidRDefault="009F2D21" w:rsidP="009F2D21">
                  <w:pPr>
                    <w:jc w:val="right"/>
                    <w:rPr>
                      <w:rFonts w:asciiTheme="minorHAnsi" w:hAnsiTheme="minorHAnsi" w:cs="Arial"/>
                      <w:sz w:val="22"/>
                      <w:szCs w:val="22"/>
                      <w:lang w:val="it-IT"/>
                    </w:rPr>
                  </w:pPr>
                </w:p>
              </w:tc>
              <w:tc>
                <w:tcPr>
                  <w:tcW w:w="310" w:type="pct"/>
                  <w:tcBorders>
                    <w:top w:val="nil"/>
                    <w:left w:val="nil"/>
                    <w:bottom w:val="single" w:sz="4" w:space="0" w:color="008080"/>
                    <w:right w:val="single" w:sz="8" w:space="0" w:color="008080"/>
                  </w:tcBorders>
                  <w:shd w:val="clear" w:color="auto" w:fill="auto"/>
                  <w:noWrap/>
                  <w:vAlign w:val="center"/>
                </w:tcPr>
                <w:p w14:paraId="03F37D70" w14:textId="1E041FA7" w:rsidR="009F2D21" w:rsidRPr="00702EE3" w:rsidRDefault="009F2D21" w:rsidP="009F2D21">
                  <w:pPr>
                    <w:jc w:val="right"/>
                    <w:rPr>
                      <w:rFonts w:asciiTheme="minorHAnsi" w:hAnsiTheme="minorHAnsi" w:cs="Arial"/>
                      <w:sz w:val="22"/>
                      <w:szCs w:val="22"/>
                      <w:lang w:val="it-IT"/>
                    </w:rPr>
                  </w:pPr>
                </w:p>
              </w:tc>
              <w:tc>
                <w:tcPr>
                  <w:tcW w:w="411" w:type="pct"/>
                  <w:tcBorders>
                    <w:top w:val="nil"/>
                    <w:left w:val="nil"/>
                    <w:bottom w:val="single" w:sz="4" w:space="0" w:color="008080"/>
                    <w:right w:val="single" w:sz="4" w:space="0" w:color="008080"/>
                  </w:tcBorders>
                  <w:shd w:val="clear" w:color="auto" w:fill="auto"/>
                  <w:noWrap/>
                  <w:vAlign w:val="center"/>
                </w:tcPr>
                <w:p w14:paraId="2F1FF3C7" w14:textId="1F3F1CFE" w:rsidR="009F2D21" w:rsidRPr="00702EE3" w:rsidRDefault="009F2D21" w:rsidP="009F2D21">
                  <w:pPr>
                    <w:jc w:val="right"/>
                    <w:rPr>
                      <w:rFonts w:asciiTheme="minorHAnsi" w:hAnsiTheme="minorHAnsi" w:cs="Arial"/>
                      <w:sz w:val="22"/>
                      <w:szCs w:val="22"/>
                      <w:lang w:val="it-IT"/>
                    </w:rPr>
                  </w:pPr>
                </w:p>
              </w:tc>
              <w:tc>
                <w:tcPr>
                  <w:tcW w:w="258" w:type="pct"/>
                  <w:tcBorders>
                    <w:top w:val="nil"/>
                    <w:left w:val="nil"/>
                    <w:bottom w:val="single" w:sz="4" w:space="0" w:color="008080"/>
                    <w:right w:val="single" w:sz="8" w:space="0" w:color="008080"/>
                  </w:tcBorders>
                  <w:shd w:val="clear" w:color="auto" w:fill="auto"/>
                  <w:noWrap/>
                  <w:vAlign w:val="center"/>
                </w:tcPr>
                <w:p w14:paraId="77D7D4B5" w14:textId="5347EF26" w:rsidR="009F2D21" w:rsidRPr="00702EE3" w:rsidRDefault="009F2D21" w:rsidP="009F2D21">
                  <w:pPr>
                    <w:jc w:val="right"/>
                    <w:rPr>
                      <w:rFonts w:asciiTheme="minorHAnsi" w:hAnsiTheme="minorHAnsi" w:cs="Arial"/>
                      <w:sz w:val="22"/>
                      <w:szCs w:val="22"/>
                      <w:lang w:val="it-IT"/>
                    </w:rPr>
                  </w:pPr>
                </w:p>
              </w:tc>
              <w:tc>
                <w:tcPr>
                  <w:tcW w:w="360" w:type="pct"/>
                  <w:tcBorders>
                    <w:top w:val="nil"/>
                    <w:left w:val="nil"/>
                    <w:bottom w:val="single" w:sz="4" w:space="0" w:color="008080"/>
                    <w:right w:val="single" w:sz="4" w:space="0" w:color="008080"/>
                  </w:tcBorders>
                  <w:shd w:val="clear" w:color="auto" w:fill="auto"/>
                  <w:noWrap/>
                  <w:vAlign w:val="bottom"/>
                </w:tcPr>
                <w:p w14:paraId="2E082588" w14:textId="09AE6B76" w:rsidR="009F2D21" w:rsidRPr="00702EE3" w:rsidRDefault="009F2D21" w:rsidP="009F2D21">
                  <w:pPr>
                    <w:jc w:val="right"/>
                    <w:rPr>
                      <w:rFonts w:asciiTheme="minorHAnsi" w:hAnsiTheme="minorHAnsi" w:cs="Arial"/>
                      <w:sz w:val="22"/>
                      <w:szCs w:val="22"/>
                      <w:lang w:val="it-IT"/>
                    </w:rPr>
                  </w:pPr>
                </w:p>
              </w:tc>
              <w:tc>
                <w:tcPr>
                  <w:tcW w:w="360" w:type="pct"/>
                  <w:tcBorders>
                    <w:top w:val="nil"/>
                    <w:left w:val="nil"/>
                    <w:bottom w:val="single" w:sz="4" w:space="0" w:color="008080"/>
                    <w:right w:val="single" w:sz="8" w:space="0" w:color="008080"/>
                  </w:tcBorders>
                  <w:shd w:val="clear" w:color="auto" w:fill="auto"/>
                  <w:noWrap/>
                  <w:vAlign w:val="bottom"/>
                </w:tcPr>
                <w:p w14:paraId="09949CF7" w14:textId="035D3B81" w:rsidR="009F2D21" w:rsidRPr="00702EE3" w:rsidRDefault="009F2D21" w:rsidP="009F2D21">
                  <w:pPr>
                    <w:jc w:val="right"/>
                    <w:rPr>
                      <w:rFonts w:asciiTheme="minorHAnsi" w:hAnsiTheme="minorHAnsi" w:cs="Arial"/>
                      <w:sz w:val="22"/>
                      <w:szCs w:val="22"/>
                      <w:lang w:val="it-IT"/>
                    </w:rPr>
                  </w:pPr>
                </w:p>
              </w:tc>
            </w:tr>
            <w:tr w:rsidR="009F2E63" w:rsidRPr="00702EE3" w14:paraId="326ABDD3" w14:textId="05848175" w:rsidTr="00130042">
              <w:trPr>
                <w:trHeight w:val="255"/>
              </w:trPr>
              <w:tc>
                <w:tcPr>
                  <w:tcW w:w="2891" w:type="pct"/>
                  <w:tcBorders>
                    <w:top w:val="nil"/>
                    <w:left w:val="single" w:sz="8" w:space="0" w:color="008080"/>
                    <w:bottom w:val="single" w:sz="4" w:space="0" w:color="008080"/>
                    <w:right w:val="nil"/>
                  </w:tcBorders>
                  <w:shd w:val="clear" w:color="auto" w:fill="auto"/>
                  <w:vAlign w:val="center"/>
                </w:tcPr>
                <w:p w14:paraId="7C9EEBA4" w14:textId="3C53D281" w:rsidR="009F2D21" w:rsidRPr="00702EE3" w:rsidRDefault="009F2D21" w:rsidP="009F2D21">
                  <w:pPr>
                    <w:rPr>
                      <w:rFonts w:asciiTheme="minorHAnsi" w:hAnsiTheme="minorHAnsi" w:cs="Arial"/>
                      <w:sz w:val="22"/>
                      <w:szCs w:val="22"/>
                    </w:rPr>
                  </w:pPr>
                  <w:r w:rsidRPr="00702EE3">
                    <w:rPr>
                      <w:rFonts w:asciiTheme="minorHAnsi" w:hAnsiTheme="minorHAnsi" w:cs="Arial"/>
                      <w:sz w:val="22"/>
                      <w:szCs w:val="22"/>
                    </w:rPr>
                    <w:t xml:space="preserve">4.5 Dotări </w:t>
                  </w:r>
                </w:p>
              </w:tc>
              <w:tc>
                <w:tcPr>
                  <w:tcW w:w="411" w:type="pct"/>
                  <w:tcBorders>
                    <w:top w:val="nil"/>
                    <w:left w:val="single" w:sz="8" w:space="0" w:color="008080"/>
                    <w:bottom w:val="single" w:sz="4" w:space="0" w:color="008080"/>
                    <w:right w:val="single" w:sz="4" w:space="0" w:color="008080"/>
                  </w:tcBorders>
                  <w:shd w:val="clear" w:color="auto" w:fill="auto"/>
                  <w:noWrap/>
                  <w:vAlign w:val="center"/>
                </w:tcPr>
                <w:p w14:paraId="77C2E777" w14:textId="76BF70C2" w:rsidR="009F2D21" w:rsidRPr="00702EE3" w:rsidRDefault="009F2D21" w:rsidP="009F2D21">
                  <w:pPr>
                    <w:jc w:val="right"/>
                    <w:rPr>
                      <w:rFonts w:asciiTheme="minorHAnsi" w:hAnsiTheme="minorHAnsi" w:cs="Arial"/>
                      <w:sz w:val="22"/>
                      <w:szCs w:val="22"/>
                    </w:rPr>
                  </w:pPr>
                </w:p>
              </w:tc>
              <w:tc>
                <w:tcPr>
                  <w:tcW w:w="310" w:type="pct"/>
                  <w:tcBorders>
                    <w:top w:val="nil"/>
                    <w:left w:val="nil"/>
                    <w:bottom w:val="single" w:sz="4" w:space="0" w:color="008080"/>
                    <w:right w:val="single" w:sz="8" w:space="0" w:color="008080"/>
                  </w:tcBorders>
                  <w:shd w:val="clear" w:color="auto" w:fill="auto"/>
                  <w:noWrap/>
                  <w:vAlign w:val="center"/>
                </w:tcPr>
                <w:p w14:paraId="0B36A7DC" w14:textId="2955B0C6" w:rsidR="009F2D21" w:rsidRPr="00702EE3" w:rsidRDefault="009F2D21" w:rsidP="009F2D21">
                  <w:pPr>
                    <w:jc w:val="right"/>
                    <w:rPr>
                      <w:rFonts w:asciiTheme="minorHAnsi" w:hAnsiTheme="minorHAnsi" w:cs="Arial"/>
                      <w:sz w:val="22"/>
                      <w:szCs w:val="22"/>
                    </w:rPr>
                  </w:pPr>
                </w:p>
              </w:tc>
              <w:tc>
                <w:tcPr>
                  <w:tcW w:w="411" w:type="pct"/>
                  <w:tcBorders>
                    <w:top w:val="nil"/>
                    <w:left w:val="nil"/>
                    <w:bottom w:val="single" w:sz="4" w:space="0" w:color="008080"/>
                    <w:right w:val="single" w:sz="4" w:space="0" w:color="008080"/>
                  </w:tcBorders>
                  <w:shd w:val="clear" w:color="auto" w:fill="auto"/>
                  <w:noWrap/>
                  <w:vAlign w:val="center"/>
                </w:tcPr>
                <w:p w14:paraId="4AD25E7D" w14:textId="576B5DCA" w:rsidR="009F2D21" w:rsidRPr="00702EE3" w:rsidRDefault="009F2D21" w:rsidP="009F2D21">
                  <w:pPr>
                    <w:jc w:val="right"/>
                    <w:rPr>
                      <w:rFonts w:asciiTheme="minorHAnsi" w:hAnsiTheme="minorHAnsi" w:cs="Arial"/>
                      <w:sz w:val="22"/>
                      <w:szCs w:val="22"/>
                    </w:rPr>
                  </w:pPr>
                </w:p>
              </w:tc>
              <w:tc>
                <w:tcPr>
                  <w:tcW w:w="258" w:type="pct"/>
                  <w:tcBorders>
                    <w:top w:val="nil"/>
                    <w:left w:val="nil"/>
                    <w:bottom w:val="single" w:sz="4" w:space="0" w:color="008080"/>
                    <w:right w:val="single" w:sz="8" w:space="0" w:color="008080"/>
                  </w:tcBorders>
                  <w:shd w:val="clear" w:color="auto" w:fill="auto"/>
                  <w:noWrap/>
                  <w:vAlign w:val="center"/>
                </w:tcPr>
                <w:p w14:paraId="037FCAC3" w14:textId="4CFA019F" w:rsidR="009F2D21" w:rsidRPr="00702EE3" w:rsidRDefault="009F2D21" w:rsidP="009F2D21">
                  <w:pPr>
                    <w:jc w:val="right"/>
                    <w:rPr>
                      <w:rFonts w:asciiTheme="minorHAnsi" w:hAnsiTheme="minorHAnsi" w:cs="Arial"/>
                      <w:sz w:val="22"/>
                      <w:szCs w:val="22"/>
                    </w:rPr>
                  </w:pPr>
                </w:p>
              </w:tc>
              <w:tc>
                <w:tcPr>
                  <w:tcW w:w="360" w:type="pct"/>
                  <w:tcBorders>
                    <w:top w:val="nil"/>
                    <w:left w:val="nil"/>
                    <w:bottom w:val="single" w:sz="4" w:space="0" w:color="008080"/>
                    <w:right w:val="single" w:sz="4" w:space="0" w:color="008080"/>
                  </w:tcBorders>
                  <w:shd w:val="clear" w:color="auto" w:fill="auto"/>
                  <w:noWrap/>
                  <w:vAlign w:val="bottom"/>
                </w:tcPr>
                <w:p w14:paraId="58925D26" w14:textId="2E1D188A" w:rsidR="009F2D21" w:rsidRPr="00702EE3" w:rsidRDefault="009F2D21" w:rsidP="009F2D21">
                  <w:pPr>
                    <w:jc w:val="right"/>
                    <w:rPr>
                      <w:rFonts w:asciiTheme="minorHAnsi" w:hAnsiTheme="minorHAnsi" w:cs="Arial"/>
                      <w:sz w:val="22"/>
                      <w:szCs w:val="22"/>
                    </w:rPr>
                  </w:pPr>
                </w:p>
              </w:tc>
              <w:tc>
                <w:tcPr>
                  <w:tcW w:w="360" w:type="pct"/>
                  <w:tcBorders>
                    <w:top w:val="nil"/>
                    <w:left w:val="nil"/>
                    <w:bottom w:val="single" w:sz="4" w:space="0" w:color="008080"/>
                    <w:right w:val="single" w:sz="8" w:space="0" w:color="008080"/>
                  </w:tcBorders>
                  <w:shd w:val="clear" w:color="auto" w:fill="auto"/>
                  <w:noWrap/>
                  <w:vAlign w:val="bottom"/>
                </w:tcPr>
                <w:p w14:paraId="020C717F" w14:textId="2D432F90" w:rsidR="009F2D21" w:rsidRPr="00702EE3" w:rsidRDefault="009F2D21" w:rsidP="009F2D21">
                  <w:pPr>
                    <w:jc w:val="right"/>
                    <w:rPr>
                      <w:rFonts w:asciiTheme="minorHAnsi" w:hAnsiTheme="minorHAnsi" w:cs="Arial"/>
                      <w:sz w:val="22"/>
                      <w:szCs w:val="22"/>
                    </w:rPr>
                  </w:pPr>
                </w:p>
              </w:tc>
            </w:tr>
            <w:tr w:rsidR="009F2E63" w:rsidRPr="00702EE3" w14:paraId="6A4E6B0F" w14:textId="3B7B1EC5" w:rsidTr="00130042">
              <w:trPr>
                <w:trHeight w:val="255"/>
              </w:trPr>
              <w:tc>
                <w:tcPr>
                  <w:tcW w:w="2891" w:type="pct"/>
                  <w:tcBorders>
                    <w:top w:val="nil"/>
                    <w:left w:val="single" w:sz="8" w:space="0" w:color="008080"/>
                    <w:bottom w:val="single" w:sz="4" w:space="0" w:color="008080"/>
                    <w:right w:val="nil"/>
                  </w:tcBorders>
                  <w:shd w:val="clear" w:color="auto" w:fill="auto"/>
                  <w:vAlign w:val="center"/>
                </w:tcPr>
                <w:p w14:paraId="44011355" w14:textId="566A670E" w:rsidR="009F2D21" w:rsidRPr="00702EE3" w:rsidRDefault="009F2D21" w:rsidP="009F2D21">
                  <w:pPr>
                    <w:rPr>
                      <w:rFonts w:asciiTheme="minorHAnsi" w:hAnsiTheme="minorHAnsi" w:cs="Arial"/>
                      <w:sz w:val="22"/>
                      <w:szCs w:val="22"/>
                    </w:rPr>
                  </w:pPr>
                  <w:r w:rsidRPr="00702EE3">
                    <w:rPr>
                      <w:rFonts w:asciiTheme="minorHAnsi" w:hAnsiTheme="minorHAnsi" w:cs="Arial"/>
                      <w:sz w:val="22"/>
                      <w:szCs w:val="22"/>
                    </w:rPr>
                    <w:t>4.6 Active necorporale</w:t>
                  </w:r>
                </w:p>
              </w:tc>
              <w:tc>
                <w:tcPr>
                  <w:tcW w:w="411" w:type="pct"/>
                  <w:tcBorders>
                    <w:top w:val="nil"/>
                    <w:left w:val="single" w:sz="8" w:space="0" w:color="008080"/>
                    <w:bottom w:val="single" w:sz="4" w:space="0" w:color="008080"/>
                    <w:right w:val="single" w:sz="4" w:space="0" w:color="008080"/>
                  </w:tcBorders>
                  <w:shd w:val="clear" w:color="auto" w:fill="auto"/>
                  <w:noWrap/>
                  <w:vAlign w:val="center"/>
                </w:tcPr>
                <w:p w14:paraId="784F7FE3" w14:textId="4B007A2C" w:rsidR="009F2D21" w:rsidRPr="00702EE3" w:rsidRDefault="009F2D21" w:rsidP="009F2D21">
                  <w:pPr>
                    <w:jc w:val="right"/>
                    <w:rPr>
                      <w:rFonts w:asciiTheme="minorHAnsi" w:hAnsiTheme="minorHAnsi" w:cs="Arial"/>
                      <w:sz w:val="22"/>
                      <w:szCs w:val="22"/>
                    </w:rPr>
                  </w:pPr>
                </w:p>
              </w:tc>
              <w:tc>
                <w:tcPr>
                  <w:tcW w:w="310" w:type="pct"/>
                  <w:tcBorders>
                    <w:top w:val="nil"/>
                    <w:left w:val="nil"/>
                    <w:bottom w:val="single" w:sz="4" w:space="0" w:color="008080"/>
                    <w:right w:val="single" w:sz="8" w:space="0" w:color="008080"/>
                  </w:tcBorders>
                  <w:shd w:val="clear" w:color="auto" w:fill="auto"/>
                  <w:noWrap/>
                  <w:vAlign w:val="center"/>
                </w:tcPr>
                <w:p w14:paraId="1CEA29C5" w14:textId="6C5BCE03" w:rsidR="009F2D21" w:rsidRPr="00702EE3" w:rsidRDefault="009F2D21" w:rsidP="009F2D21">
                  <w:pPr>
                    <w:jc w:val="right"/>
                    <w:rPr>
                      <w:rFonts w:asciiTheme="minorHAnsi" w:hAnsiTheme="minorHAnsi" w:cs="Arial"/>
                      <w:sz w:val="22"/>
                      <w:szCs w:val="22"/>
                    </w:rPr>
                  </w:pPr>
                </w:p>
              </w:tc>
              <w:tc>
                <w:tcPr>
                  <w:tcW w:w="411" w:type="pct"/>
                  <w:tcBorders>
                    <w:top w:val="nil"/>
                    <w:left w:val="nil"/>
                    <w:bottom w:val="single" w:sz="4" w:space="0" w:color="008080"/>
                    <w:right w:val="single" w:sz="4" w:space="0" w:color="008080"/>
                  </w:tcBorders>
                  <w:shd w:val="clear" w:color="auto" w:fill="auto"/>
                  <w:noWrap/>
                  <w:vAlign w:val="center"/>
                </w:tcPr>
                <w:p w14:paraId="5E51193F" w14:textId="18FB35BD" w:rsidR="009F2D21" w:rsidRPr="00702EE3" w:rsidRDefault="009F2D21" w:rsidP="009F2D21">
                  <w:pPr>
                    <w:jc w:val="right"/>
                    <w:rPr>
                      <w:rFonts w:asciiTheme="minorHAnsi" w:hAnsiTheme="minorHAnsi" w:cs="Arial"/>
                      <w:sz w:val="22"/>
                      <w:szCs w:val="22"/>
                    </w:rPr>
                  </w:pPr>
                </w:p>
              </w:tc>
              <w:tc>
                <w:tcPr>
                  <w:tcW w:w="258" w:type="pct"/>
                  <w:tcBorders>
                    <w:top w:val="nil"/>
                    <w:left w:val="nil"/>
                    <w:bottom w:val="single" w:sz="4" w:space="0" w:color="008080"/>
                    <w:right w:val="single" w:sz="8" w:space="0" w:color="008080"/>
                  </w:tcBorders>
                  <w:shd w:val="clear" w:color="auto" w:fill="auto"/>
                  <w:noWrap/>
                  <w:vAlign w:val="center"/>
                </w:tcPr>
                <w:p w14:paraId="684265F1" w14:textId="784955D2" w:rsidR="009F2D21" w:rsidRPr="00702EE3" w:rsidRDefault="009F2D21" w:rsidP="009F2D21">
                  <w:pPr>
                    <w:jc w:val="right"/>
                    <w:rPr>
                      <w:rFonts w:asciiTheme="minorHAnsi" w:hAnsiTheme="minorHAnsi" w:cs="Arial"/>
                      <w:sz w:val="22"/>
                      <w:szCs w:val="22"/>
                    </w:rPr>
                  </w:pPr>
                </w:p>
              </w:tc>
              <w:tc>
                <w:tcPr>
                  <w:tcW w:w="360" w:type="pct"/>
                  <w:tcBorders>
                    <w:top w:val="nil"/>
                    <w:left w:val="nil"/>
                    <w:bottom w:val="single" w:sz="4" w:space="0" w:color="008080"/>
                    <w:right w:val="single" w:sz="4" w:space="0" w:color="008080"/>
                  </w:tcBorders>
                  <w:shd w:val="clear" w:color="auto" w:fill="auto"/>
                  <w:noWrap/>
                  <w:vAlign w:val="bottom"/>
                </w:tcPr>
                <w:p w14:paraId="564DC982" w14:textId="306E420A" w:rsidR="009F2D21" w:rsidRPr="00702EE3" w:rsidRDefault="009F2D21" w:rsidP="009F2D21">
                  <w:pPr>
                    <w:jc w:val="right"/>
                    <w:rPr>
                      <w:rFonts w:asciiTheme="minorHAnsi" w:hAnsiTheme="minorHAnsi" w:cs="Arial"/>
                      <w:sz w:val="22"/>
                      <w:szCs w:val="22"/>
                    </w:rPr>
                  </w:pPr>
                </w:p>
              </w:tc>
              <w:tc>
                <w:tcPr>
                  <w:tcW w:w="360" w:type="pct"/>
                  <w:tcBorders>
                    <w:top w:val="nil"/>
                    <w:left w:val="nil"/>
                    <w:bottom w:val="single" w:sz="4" w:space="0" w:color="008080"/>
                    <w:right w:val="single" w:sz="8" w:space="0" w:color="008080"/>
                  </w:tcBorders>
                  <w:shd w:val="clear" w:color="auto" w:fill="auto"/>
                  <w:noWrap/>
                  <w:vAlign w:val="bottom"/>
                </w:tcPr>
                <w:p w14:paraId="01385CD8" w14:textId="10E85114" w:rsidR="009F2D21" w:rsidRPr="00702EE3" w:rsidRDefault="009F2D21" w:rsidP="009F2D21">
                  <w:pPr>
                    <w:jc w:val="right"/>
                    <w:rPr>
                      <w:rFonts w:asciiTheme="minorHAnsi" w:hAnsiTheme="minorHAnsi" w:cs="Arial"/>
                      <w:sz w:val="22"/>
                      <w:szCs w:val="22"/>
                    </w:rPr>
                  </w:pPr>
                </w:p>
              </w:tc>
            </w:tr>
            <w:tr w:rsidR="009F2E63" w:rsidRPr="00702EE3" w14:paraId="2D11E57C" w14:textId="7B964244" w:rsidTr="00130042">
              <w:trPr>
                <w:trHeight w:val="255"/>
              </w:trPr>
              <w:tc>
                <w:tcPr>
                  <w:tcW w:w="2891" w:type="pct"/>
                  <w:tcBorders>
                    <w:top w:val="single" w:sz="4" w:space="0" w:color="008080"/>
                    <w:left w:val="single" w:sz="8" w:space="0" w:color="008080"/>
                    <w:bottom w:val="single" w:sz="4" w:space="0" w:color="008080"/>
                    <w:right w:val="nil"/>
                  </w:tcBorders>
                  <w:shd w:val="clear" w:color="auto" w:fill="auto"/>
                  <w:noWrap/>
                  <w:vAlign w:val="bottom"/>
                </w:tcPr>
                <w:p w14:paraId="6CDC97EB" w14:textId="3B1E5E7A" w:rsidR="009F2D21" w:rsidRPr="00702EE3" w:rsidRDefault="009F2D21" w:rsidP="009F2D21">
                  <w:pPr>
                    <w:rPr>
                      <w:rFonts w:asciiTheme="minorHAnsi" w:hAnsiTheme="minorHAnsi" w:cs="Arial"/>
                      <w:b/>
                      <w:bCs/>
                      <w:sz w:val="22"/>
                      <w:szCs w:val="22"/>
                      <w:lang w:val="it-IT"/>
                    </w:rPr>
                  </w:pPr>
                  <w:r w:rsidRPr="00702EE3">
                    <w:rPr>
                      <w:rFonts w:asciiTheme="minorHAnsi" w:hAnsiTheme="minorHAnsi" w:cs="Arial"/>
                      <w:b/>
                      <w:bCs/>
                      <w:sz w:val="22"/>
                      <w:szCs w:val="22"/>
                      <w:lang w:val="it-IT"/>
                    </w:rPr>
                    <w:t xml:space="preserve">Capitolul 5 Alte cheltuieli - total, din care: </w:t>
                  </w:r>
                </w:p>
              </w:tc>
              <w:tc>
                <w:tcPr>
                  <w:tcW w:w="411" w:type="pct"/>
                  <w:tcBorders>
                    <w:top w:val="single" w:sz="4" w:space="0" w:color="008080"/>
                    <w:left w:val="single" w:sz="8" w:space="0" w:color="008080"/>
                    <w:bottom w:val="single" w:sz="4" w:space="0" w:color="008080"/>
                    <w:right w:val="single" w:sz="4" w:space="0" w:color="008080"/>
                  </w:tcBorders>
                  <w:shd w:val="clear" w:color="auto" w:fill="auto"/>
                  <w:noWrap/>
                  <w:vAlign w:val="center"/>
                </w:tcPr>
                <w:p w14:paraId="65BCFEB7" w14:textId="171B37AE" w:rsidR="009F2D21" w:rsidRPr="00702EE3" w:rsidRDefault="009F2D21" w:rsidP="009F2D21">
                  <w:pPr>
                    <w:jc w:val="right"/>
                    <w:rPr>
                      <w:rFonts w:asciiTheme="minorHAnsi" w:hAnsiTheme="minorHAnsi" w:cs="Arial"/>
                      <w:b/>
                      <w:bCs/>
                      <w:sz w:val="22"/>
                      <w:szCs w:val="22"/>
                      <w:lang w:val="it-IT"/>
                    </w:rPr>
                  </w:pPr>
                </w:p>
              </w:tc>
              <w:tc>
                <w:tcPr>
                  <w:tcW w:w="310" w:type="pct"/>
                  <w:tcBorders>
                    <w:top w:val="single" w:sz="4" w:space="0" w:color="008080"/>
                    <w:left w:val="nil"/>
                    <w:bottom w:val="single" w:sz="4" w:space="0" w:color="008080"/>
                    <w:right w:val="single" w:sz="8" w:space="0" w:color="008080"/>
                  </w:tcBorders>
                  <w:shd w:val="clear" w:color="auto" w:fill="auto"/>
                  <w:noWrap/>
                  <w:vAlign w:val="center"/>
                </w:tcPr>
                <w:p w14:paraId="1E84A57F" w14:textId="0A33BB06" w:rsidR="009F2D21" w:rsidRPr="00702EE3" w:rsidRDefault="009F2D21" w:rsidP="009F2D21">
                  <w:pPr>
                    <w:jc w:val="right"/>
                    <w:rPr>
                      <w:rFonts w:asciiTheme="minorHAnsi" w:hAnsiTheme="minorHAnsi" w:cs="Arial"/>
                      <w:b/>
                      <w:bCs/>
                      <w:sz w:val="22"/>
                      <w:szCs w:val="22"/>
                      <w:lang w:val="it-IT"/>
                    </w:rPr>
                  </w:pPr>
                </w:p>
              </w:tc>
              <w:tc>
                <w:tcPr>
                  <w:tcW w:w="411" w:type="pct"/>
                  <w:tcBorders>
                    <w:top w:val="single" w:sz="4" w:space="0" w:color="008080"/>
                    <w:left w:val="nil"/>
                    <w:bottom w:val="single" w:sz="4" w:space="0" w:color="008080"/>
                    <w:right w:val="single" w:sz="4" w:space="0" w:color="008080"/>
                  </w:tcBorders>
                  <w:shd w:val="clear" w:color="auto" w:fill="auto"/>
                  <w:noWrap/>
                  <w:vAlign w:val="center"/>
                </w:tcPr>
                <w:p w14:paraId="61CDCC01" w14:textId="7D9A7A1E" w:rsidR="009F2D21" w:rsidRPr="00702EE3" w:rsidRDefault="009F2D21" w:rsidP="009F2D21">
                  <w:pPr>
                    <w:jc w:val="right"/>
                    <w:rPr>
                      <w:rFonts w:asciiTheme="minorHAnsi" w:hAnsiTheme="minorHAnsi" w:cs="Arial"/>
                      <w:b/>
                      <w:bCs/>
                      <w:sz w:val="22"/>
                      <w:szCs w:val="22"/>
                      <w:lang w:val="it-IT"/>
                    </w:rPr>
                  </w:pPr>
                </w:p>
              </w:tc>
              <w:tc>
                <w:tcPr>
                  <w:tcW w:w="258" w:type="pct"/>
                  <w:tcBorders>
                    <w:top w:val="single" w:sz="4" w:space="0" w:color="008080"/>
                    <w:left w:val="nil"/>
                    <w:bottom w:val="single" w:sz="4" w:space="0" w:color="008080"/>
                    <w:right w:val="single" w:sz="8" w:space="0" w:color="008080"/>
                  </w:tcBorders>
                  <w:shd w:val="clear" w:color="auto" w:fill="auto"/>
                  <w:noWrap/>
                  <w:vAlign w:val="center"/>
                </w:tcPr>
                <w:p w14:paraId="2F183E85" w14:textId="2A4BBFCB" w:rsidR="009F2D21" w:rsidRPr="00702EE3" w:rsidRDefault="009F2D21" w:rsidP="009F2D21">
                  <w:pPr>
                    <w:jc w:val="right"/>
                    <w:rPr>
                      <w:rFonts w:asciiTheme="minorHAnsi" w:hAnsiTheme="minorHAnsi" w:cs="Arial"/>
                      <w:b/>
                      <w:bCs/>
                      <w:sz w:val="22"/>
                      <w:szCs w:val="22"/>
                      <w:lang w:val="it-IT"/>
                    </w:rPr>
                  </w:pPr>
                </w:p>
              </w:tc>
              <w:tc>
                <w:tcPr>
                  <w:tcW w:w="360" w:type="pct"/>
                  <w:tcBorders>
                    <w:top w:val="single" w:sz="4" w:space="0" w:color="008080"/>
                    <w:left w:val="nil"/>
                    <w:bottom w:val="single" w:sz="4" w:space="0" w:color="008080"/>
                    <w:right w:val="single" w:sz="4" w:space="0" w:color="008080"/>
                  </w:tcBorders>
                  <w:shd w:val="clear" w:color="auto" w:fill="auto"/>
                  <w:noWrap/>
                  <w:vAlign w:val="bottom"/>
                </w:tcPr>
                <w:p w14:paraId="50234D55" w14:textId="3709A1FE" w:rsidR="009F2D21" w:rsidRPr="00702EE3" w:rsidRDefault="009F2D21" w:rsidP="009F2D21">
                  <w:pPr>
                    <w:jc w:val="right"/>
                    <w:rPr>
                      <w:rFonts w:asciiTheme="minorHAnsi" w:hAnsiTheme="minorHAnsi" w:cs="Arial"/>
                      <w:b/>
                      <w:bCs/>
                      <w:sz w:val="22"/>
                      <w:szCs w:val="22"/>
                      <w:lang w:val="it-IT"/>
                    </w:rPr>
                  </w:pPr>
                </w:p>
              </w:tc>
              <w:tc>
                <w:tcPr>
                  <w:tcW w:w="360" w:type="pct"/>
                  <w:tcBorders>
                    <w:top w:val="single" w:sz="4" w:space="0" w:color="008080"/>
                    <w:left w:val="nil"/>
                    <w:bottom w:val="single" w:sz="4" w:space="0" w:color="008080"/>
                    <w:right w:val="single" w:sz="8" w:space="0" w:color="008080"/>
                  </w:tcBorders>
                  <w:shd w:val="clear" w:color="auto" w:fill="auto"/>
                  <w:noWrap/>
                  <w:vAlign w:val="bottom"/>
                </w:tcPr>
                <w:p w14:paraId="755A879F" w14:textId="07985F8C" w:rsidR="009F2D21" w:rsidRPr="00702EE3" w:rsidRDefault="009F2D21" w:rsidP="009F2D21">
                  <w:pPr>
                    <w:jc w:val="right"/>
                    <w:rPr>
                      <w:rFonts w:asciiTheme="minorHAnsi" w:hAnsiTheme="minorHAnsi" w:cs="Arial"/>
                      <w:b/>
                      <w:bCs/>
                      <w:sz w:val="22"/>
                      <w:szCs w:val="22"/>
                      <w:lang w:val="it-IT"/>
                    </w:rPr>
                  </w:pPr>
                </w:p>
              </w:tc>
            </w:tr>
            <w:tr w:rsidR="009F2E63" w:rsidRPr="00702EE3" w14:paraId="6369D474" w14:textId="20FBFF1D" w:rsidTr="00130042">
              <w:trPr>
                <w:trHeight w:val="255"/>
              </w:trPr>
              <w:tc>
                <w:tcPr>
                  <w:tcW w:w="2891" w:type="pct"/>
                  <w:tcBorders>
                    <w:top w:val="nil"/>
                    <w:left w:val="single" w:sz="8" w:space="0" w:color="008080"/>
                    <w:bottom w:val="single" w:sz="4" w:space="0" w:color="008080"/>
                    <w:right w:val="nil"/>
                  </w:tcBorders>
                  <w:shd w:val="clear" w:color="auto" w:fill="auto"/>
                  <w:vAlign w:val="center"/>
                </w:tcPr>
                <w:p w14:paraId="229D904E" w14:textId="188142B1" w:rsidR="009F2D21" w:rsidRPr="00702EE3" w:rsidRDefault="009F2D21" w:rsidP="009F2D21">
                  <w:pPr>
                    <w:rPr>
                      <w:rFonts w:asciiTheme="minorHAnsi" w:hAnsiTheme="minorHAnsi" w:cs="Arial"/>
                      <w:sz w:val="22"/>
                      <w:szCs w:val="22"/>
                    </w:rPr>
                  </w:pPr>
                  <w:r w:rsidRPr="00702EE3">
                    <w:rPr>
                      <w:rFonts w:asciiTheme="minorHAnsi" w:hAnsiTheme="minorHAnsi" w:cs="Arial"/>
                      <w:sz w:val="22"/>
                      <w:szCs w:val="22"/>
                    </w:rPr>
                    <w:t xml:space="preserve">5.1 Organizare de şantier </w:t>
                  </w:r>
                </w:p>
              </w:tc>
              <w:tc>
                <w:tcPr>
                  <w:tcW w:w="411" w:type="pct"/>
                  <w:tcBorders>
                    <w:top w:val="nil"/>
                    <w:left w:val="single" w:sz="8" w:space="0" w:color="008080"/>
                    <w:bottom w:val="single" w:sz="4" w:space="0" w:color="008080"/>
                    <w:right w:val="single" w:sz="4" w:space="0" w:color="008080"/>
                  </w:tcBorders>
                  <w:shd w:val="clear" w:color="auto" w:fill="auto"/>
                  <w:noWrap/>
                  <w:vAlign w:val="center"/>
                </w:tcPr>
                <w:p w14:paraId="11B5B40A" w14:textId="31E8301B" w:rsidR="009F2D21" w:rsidRPr="00702EE3" w:rsidRDefault="009F2D21" w:rsidP="009F2D21">
                  <w:pPr>
                    <w:jc w:val="right"/>
                    <w:rPr>
                      <w:rFonts w:asciiTheme="minorHAnsi" w:hAnsiTheme="minorHAnsi" w:cs="Arial"/>
                      <w:sz w:val="22"/>
                      <w:szCs w:val="22"/>
                    </w:rPr>
                  </w:pPr>
                </w:p>
              </w:tc>
              <w:tc>
                <w:tcPr>
                  <w:tcW w:w="310" w:type="pct"/>
                  <w:tcBorders>
                    <w:top w:val="nil"/>
                    <w:left w:val="nil"/>
                    <w:bottom w:val="single" w:sz="4" w:space="0" w:color="008080"/>
                    <w:right w:val="single" w:sz="8" w:space="0" w:color="008080"/>
                  </w:tcBorders>
                  <w:shd w:val="clear" w:color="auto" w:fill="auto"/>
                  <w:noWrap/>
                  <w:vAlign w:val="center"/>
                </w:tcPr>
                <w:p w14:paraId="02C8A3DA" w14:textId="338A514E" w:rsidR="009F2D21" w:rsidRPr="00702EE3" w:rsidRDefault="009F2D21" w:rsidP="009F2D21">
                  <w:pPr>
                    <w:jc w:val="right"/>
                    <w:rPr>
                      <w:rFonts w:asciiTheme="minorHAnsi" w:hAnsiTheme="minorHAnsi" w:cs="Arial"/>
                      <w:sz w:val="22"/>
                      <w:szCs w:val="22"/>
                    </w:rPr>
                  </w:pPr>
                </w:p>
              </w:tc>
              <w:tc>
                <w:tcPr>
                  <w:tcW w:w="411" w:type="pct"/>
                  <w:tcBorders>
                    <w:top w:val="nil"/>
                    <w:left w:val="nil"/>
                    <w:bottom w:val="single" w:sz="4" w:space="0" w:color="008080"/>
                    <w:right w:val="single" w:sz="4" w:space="0" w:color="008080"/>
                  </w:tcBorders>
                  <w:shd w:val="clear" w:color="auto" w:fill="auto"/>
                  <w:noWrap/>
                  <w:vAlign w:val="center"/>
                </w:tcPr>
                <w:p w14:paraId="664288DB" w14:textId="5C5DDA7A" w:rsidR="009F2D21" w:rsidRPr="00702EE3" w:rsidRDefault="009F2D21" w:rsidP="009F2D21">
                  <w:pPr>
                    <w:jc w:val="right"/>
                    <w:rPr>
                      <w:rFonts w:asciiTheme="minorHAnsi" w:hAnsiTheme="minorHAnsi" w:cs="Arial"/>
                      <w:sz w:val="22"/>
                      <w:szCs w:val="22"/>
                    </w:rPr>
                  </w:pPr>
                </w:p>
              </w:tc>
              <w:tc>
                <w:tcPr>
                  <w:tcW w:w="258" w:type="pct"/>
                  <w:tcBorders>
                    <w:top w:val="nil"/>
                    <w:left w:val="nil"/>
                    <w:bottom w:val="single" w:sz="4" w:space="0" w:color="008080"/>
                    <w:right w:val="single" w:sz="8" w:space="0" w:color="008080"/>
                  </w:tcBorders>
                  <w:shd w:val="clear" w:color="auto" w:fill="auto"/>
                  <w:noWrap/>
                  <w:vAlign w:val="center"/>
                </w:tcPr>
                <w:p w14:paraId="21892F47" w14:textId="17935C8E" w:rsidR="009F2D21" w:rsidRPr="00702EE3" w:rsidRDefault="009F2D21" w:rsidP="009F2D21">
                  <w:pPr>
                    <w:jc w:val="right"/>
                    <w:rPr>
                      <w:rFonts w:asciiTheme="minorHAnsi" w:hAnsiTheme="minorHAnsi" w:cs="Arial"/>
                      <w:sz w:val="22"/>
                      <w:szCs w:val="22"/>
                    </w:rPr>
                  </w:pPr>
                </w:p>
              </w:tc>
              <w:tc>
                <w:tcPr>
                  <w:tcW w:w="360" w:type="pct"/>
                  <w:tcBorders>
                    <w:top w:val="nil"/>
                    <w:left w:val="nil"/>
                    <w:bottom w:val="single" w:sz="4" w:space="0" w:color="008080"/>
                    <w:right w:val="single" w:sz="4" w:space="0" w:color="008080"/>
                  </w:tcBorders>
                  <w:shd w:val="clear" w:color="auto" w:fill="auto"/>
                  <w:noWrap/>
                  <w:vAlign w:val="bottom"/>
                </w:tcPr>
                <w:p w14:paraId="26E7689F" w14:textId="0B526C16" w:rsidR="009F2D21" w:rsidRPr="00702EE3" w:rsidRDefault="009F2D21" w:rsidP="009F2D21">
                  <w:pPr>
                    <w:jc w:val="right"/>
                    <w:rPr>
                      <w:rFonts w:asciiTheme="minorHAnsi" w:hAnsiTheme="minorHAnsi" w:cs="Arial"/>
                      <w:sz w:val="22"/>
                      <w:szCs w:val="22"/>
                    </w:rPr>
                  </w:pPr>
                </w:p>
              </w:tc>
              <w:tc>
                <w:tcPr>
                  <w:tcW w:w="360" w:type="pct"/>
                  <w:tcBorders>
                    <w:top w:val="nil"/>
                    <w:left w:val="nil"/>
                    <w:bottom w:val="single" w:sz="4" w:space="0" w:color="008080"/>
                    <w:right w:val="single" w:sz="8" w:space="0" w:color="008080"/>
                  </w:tcBorders>
                  <w:shd w:val="clear" w:color="auto" w:fill="auto"/>
                  <w:noWrap/>
                  <w:vAlign w:val="bottom"/>
                </w:tcPr>
                <w:p w14:paraId="16A56D96" w14:textId="740939D1" w:rsidR="009F2D21" w:rsidRPr="00702EE3" w:rsidRDefault="009F2D21" w:rsidP="009F2D21">
                  <w:pPr>
                    <w:jc w:val="right"/>
                    <w:rPr>
                      <w:rFonts w:asciiTheme="minorHAnsi" w:hAnsiTheme="minorHAnsi" w:cs="Arial"/>
                      <w:sz w:val="22"/>
                      <w:szCs w:val="22"/>
                    </w:rPr>
                  </w:pPr>
                </w:p>
              </w:tc>
            </w:tr>
            <w:tr w:rsidR="009F2E63" w:rsidRPr="00702EE3" w14:paraId="5161FCE8" w14:textId="2936CD3B" w:rsidTr="00130042">
              <w:trPr>
                <w:trHeight w:val="255"/>
              </w:trPr>
              <w:tc>
                <w:tcPr>
                  <w:tcW w:w="2891" w:type="pct"/>
                  <w:tcBorders>
                    <w:top w:val="nil"/>
                    <w:left w:val="single" w:sz="8" w:space="0" w:color="008080"/>
                    <w:bottom w:val="single" w:sz="4" w:space="0" w:color="008080"/>
                    <w:right w:val="nil"/>
                  </w:tcBorders>
                  <w:shd w:val="clear" w:color="auto" w:fill="auto"/>
                  <w:vAlign w:val="center"/>
                </w:tcPr>
                <w:p w14:paraId="6E08527C" w14:textId="3C6022E6" w:rsidR="009F2D21" w:rsidRPr="00702EE3" w:rsidRDefault="009F2D21" w:rsidP="009F2D21">
                  <w:pPr>
                    <w:rPr>
                      <w:rFonts w:asciiTheme="minorHAnsi" w:hAnsiTheme="minorHAnsi" w:cs="Arial"/>
                      <w:sz w:val="22"/>
                      <w:szCs w:val="22"/>
                      <w:lang w:val="pt-BR"/>
                    </w:rPr>
                  </w:pPr>
                  <w:r w:rsidRPr="00702EE3">
                    <w:rPr>
                      <w:rFonts w:asciiTheme="minorHAnsi" w:hAnsiTheme="minorHAnsi" w:cs="Arial"/>
                      <w:sz w:val="22"/>
                      <w:szCs w:val="22"/>
                      <w:lang w:val="pt-BR"/>
                    </w:rPr>
                    <w:t xml:space="preserve"> 5.1.1 lucrări de construcţii </w:t>
                  </w:r>
                  <w:r w:rsidRPr="00702EE3">
                    <w:rPr>
                      <w:rFonts w:asciiTheme="minorHAnsi" w:hAnsiTheme="minorHAnsi" w:cs="Arial"/>
                      <w:b/>
                      <w:bCs/>
                      <w:sz w:val="22"/>
                      <w:szCs w:val="22"/>
                      <w:lang w:val="pt-BR"/>
                    </w:rPr>
                    <w:t xml:space="preserve"> ş</w:t>
                  </w:r>
                  <w:r w:rsidRPr="00702EE3">
                    <w:rPr>
                      <w:rFonts w:asciiTheme="minorHAnsi" w:hAnsiTheme="minorHAnsi" w:cs="Arial"/>
                      <w:sz w:val="22"/>
                      <w:szCs w:val="22"/>
                      <w:lang w:val="pt-BR"/>
                    </w:rPr>
                    <w:t>i instalaţii aferente organizării de şantier</w:t>
                  </w:r>
                </w:p>
              </w:tc>
              <w:tc>
                <w:tcPr>
                  <w:tcW w:w="411" w:type="pct"/>
                  <w:tcBorders>
                    <w:top w:val="nil"/>
                    <w:left w:val="single" w:sz="8" w:space="0" w:color="008080"/>
                    <w:bottom w:val="single" w:sz="4" w:space="0" w:color="008080"/>
                    <w:right w:val="single" w:sz="4" w:space="0" w:color="008080"/>
                  </w:tcBorders>
                  <w:shd w:val="clear" w:color="auto" w:fill="auto"/>
                  <w:noWrap/>
                  <w:vAlign w:val="center"/>
                </w:tcPr>
                <w:p w14:paraId="505151E9" w14:textId="4F27A77F" w:rsidR="009F2D21" w:rsidRPr="00702EE3" w:rsidRDefault="009F2D21" w:rsidP="009F2D21">
                  <w:pPr>
                    <w:jc w:val="right"/>
                    <w:rPr>
                      <w:rFonts w:asciiTheme="minorHAnsi" w:hAnsiTheme="minorHAnsi" w:cs="Arial"/>
                      <w:sz w:val="22"/>
                      <w:szCs w:val="22"/>
                      <w:lang w:val="pt-BR"/>
                    </w:rPr>
                  </w:pPr>
                </w:p>
              </w:tc>
              <w:tc>
                <w:tcPr>
                  <w:tcW w:w="310" w:type="pct"/>
                  <w:tcBorders>
                    <w:top w:val="nil"/>
                    <w:left w:val="nil"/>
                    <w:bottom w:val="single" w:sz="4" w:space="0" w:color="008080"/>
                    <w:right w:val="single" w:sz="8" w:space="0" w:color="008080"/>
                  </w:tcBorders>
                  <w:shd w:val="clear" w:color="auto" w:fill="auto"/>
                  <w:noWrap/>
                  <w:vAlign w:val="center"/>
                </w:tcPr>
                <w:p w14:paraId="5AC04304" w14:textId="3F519A17" w:rsidR="009F2D21" w:rsidRPr="00702EE3" w:rsidRDefault="009F2D21" w:rsidP="009F2D21">
                  <w:pPr>
                    <w:jc w:val="right"/>
                    <w:rPr>
                      <w:rFonts w:asciiTheme="minorHAnsi" w:hAnsiTheme="minorHAnsi" w:cs="Arial"/>
                      <w:sz w:val="22"/>
                      <w:szCs w:val="22"/>
                      <w:lang w:val="pt-BR"/>
                    </w:rPr>
                  </w:pPr>
                </w:p>
              </w:tc>
              <w:tc>
                <w:tcPr>
                  <w:tcW w:w="411" w:type="pct"/>
                  <w:tcBorders>
                    <w:top w:val="nil"/>
                    <w:left w:val="nil"/>
                    <w:bottom w:val="single" w:sz="4" w:space="0" w:color="008080"/>
                    <w:right w:val="single" w:sz="4" w:space="0" w:color="008080"/>
                  </w:tcBorders>
                  <w:shd w:val="clear" w:color="auto" w:fill="auto"/>
                  <w:noWrap/>
                  <w:vAlign w:val="center"/>
                </w:tcPr>
                <w:p w14:paraId="1CD7D575" w14:textId="38912DDC" w:rsidR="009F2D21" w:rsidRPr="00702EE3" w:rsidRDefault="009F2D21" w:rsidP="009F2D21">
                  <w:pPr>
                    <w:jc w:val="right"/>
                    <w:rPr>
                      <w:rFonts w:asciiTheme="minorHAnsi" w:hAnsiTheme="minorHAnsi" w:cs="Arial"/>
                      <w:sz w:val="22"/>
                      <w:szCs w:val="22"/>
                      <w:lang w:val="pt-BR"/>
                    </w:rPr>
                  </w:pPr>
                </w:p>
              </w:tc>
              <w:tc>
                <w:tcPr>
                  <w:tcW w:w="258" w:type="pct"/>
                  <w:tcBorders>
                    <w:top w:val="nil"/>
                    <w:left w:val="nil"/>
                    <w:bottom w:val="single" w:sz="4" w:space="0" w:color="008080"/>
                    <w:right w:val="single" w:sz="8" w:space="0" w:color="008080"/>
                  </w:tcBorders>
                  <w:shd w:val="clear" w:color="auto" w:fill="auto"/>
                  <w:noWrap/>
                  <w:vAlign w:val="center"/>
                </w:tcPr>
                <w:p w14:paraId="1F24BDA7" w14:textId="34993208" w:rsidR="009F2D21" w:rsidRPr="00702EE3" w:rsidRDefault="009F2D21" w:rsidP="009F2D21">
                  <w:pPr>
                    <w:jc w:val="right"/>
                    <w:rPr>
                      <w:rFonts w:asciiTheme="minorHAnsi" w:hAnsiTheme="minorHAnsi" w:cs="Arial"/>
                      <w:sz w:val="22"/>
                      <w:szCs w:val="22"/>
                      <w:lang w:val="pt-BR"/>
                    </w:rPr>
                  </w:pPr>
                </w:p>
              </w:tc>
              <w:tc>
                <w:tcPr>
                  <w:tcW w:w="360" w:type="pct"/>
                  <w:tcBorders>
                    <w:top w:val="nil"/>
                    <w:left w:val="nil"/>
                    <w:bottom w:val="single" w:sz="4" w:space="0" w:color="008080"/>
                    <w:right w:val="single" w:sz="4" w:space="0" w:color="008080"/>
                  </w:tcBorders>
                  <w:shd w:val="clear" w:color="auto" w:fill="auto"/>
                  <w:noWrap/>
                  <w:vAlign w:val="bottom"/>
                </w:tcPr>
                <w:p w14:paraId="5F8C6278" w14:textId="74211FF7" w:rsidR="009F2D21" w:rsidRPr="00702EE3" w:rsidRDefault="009F2D21" w:rsidP="009F2D21">
                  <w:pPr>
                    <w:jc w:val="right"/>
                    <w:rPr>
                      <w:rFonts w:asciiTheme="minorHAnsi" w:hAnsiTheme="minorHAnsi" w:cs="Arial"/>
                      <w:sz w:val="22"/>
                      <w:szCs w:val="22"/>
                      <w:lang w:val="pt-BR"/>
                    </w:rPr>
                  </w:pPr>
                </w:p>
              </w:tc>
              <w:tc>
                <w:tcPr>
                  <w:tcW w:w="360" w:type="pct"/>
                  <w:tcBorders>
                    <w:top w:val="nil"/>
                    <w:left w:val="nil"/>
                    <w:bottom w:val="single" w:sz="4" w:space="0" w:color="008080"/>
                    <w:right w:val="single" w:sz="8" w:space="0" w:color="008080"/>
                  </w:tcBorders>
                  <w:shd w:val="clear" w:color="auto" w:fill="auto"/>
                  <w:noWrap/>
                  <w:vAlign w:val="bottom"/>
                </w:tcPr>
                <w:p w14:paraId="27AA7547" w14:textId="35D43660" w:rsidR="009F2D21" w:rsidRPr="00702EE3" w:rsidRDefault="009F2D21" w:rsidP="009F2D21">
                  <w:pPr>
                    <w:jc w:val="right"/>
                    <w:rPr>
                      <w:rFonts w:asciiTheme="minorHAnsi" w:hAnsiTheme="minorHAnsi" w:cs="Arial"/>
                      <w:sz w:val="22"/>
                      <w:szCs w:val="22"/>
                      <w:lang w:val="pt-BR"/>
                    </w:rPr>
                  </w:pPr>
                </w:p>
              </w:tc>
            </w:tr>
            <w:tr w:rsidR="009F2E63" w:rsidRPr="00702EE3" w14:paraId="3F7DF2F5" w14:textId="734C1FC9" w:rsidTr="00130042">
              <w:trPr>
                <w:trHeight w:val="255"/>
              </w:trPr>
              <w:tc>
                <w:tcPr>
                  <w:tcW w:w="2891" w:type="pct"/>
                  <w:tcBorders>
                    <w:top w:val="nil"/>
                    <w:left w:val="single" w:sz="8" w:space="0" w:color="008080"/>
                    <w:bottom w:val="single" w:sz="4" w:space="0" w:color="008080"/>
                    <w:right w:val="nil"/>
                  </w:tcBorders>
                  <w:shd w:val="clear" w:color="auto" w:fill="auto"/>
                  <w:vAlign w:val="center"/>
                </w:tcPr>
                <w:p w14:paraId="37304180" w14:textId="064B14AE" w:rsidR="009F2D21" w:rsidRPr="00702EE3" w:rsidRDefault="009F2D21" w:rsidP="009F2D21">
                  <w:pPr>
                    <w:rPr>
                      <w:rFonts w:asciiTheme="minorHAnsi" w:hAnsiTheme="minorHAnsi" w:cs="Arial"/>
                      <w:sz w:val="22"/>
                      <w:szCs w:val="22"/>
                      <w:lang w:val="it-IT"/>
                    </w:rPr>
                  </w:pPr>
                  <w:r w:rsidRPr="00702EE3">
                    <w:rPr>
                      <w:rFonts w:asciiTheme="minorHAnsi" w:hAnsiTheme="minorHAnsi" w:cs="Arial"/>
                      <w:sz w:val="22"/>
                      <w:szCs w:val="22"/>
                      <w:lang w:val="it-IT"/>
                    </w:rPr>
                    <w:t>5.1.2 cheltuieli conexe organizării şantierului</w:t>
                  </w:r>
                  <w:r w:rsidRPr="00702EE3">
                    <w:rPr>
                      <w:rFonts w:asciiTheme="minorHAnsi" w:hAnsiTheme="minorHAnsi" w:cs="Arial"/>
                      <w:b/>
                      <w:bCs/>
                      <w:sz w:val="22"/>
                      <w:szCs w:val="22"/>
                      <w:lang w:val="it-IT"/>
                    </w:rPr>
                    <w:t xml:space="preserve"> </w:t>
                  </w:r>
                </w:p>
              </w:tc>
              <w:tc>
                <w:tcPr>
                  <w:tcW w:w="411" w:type="pct"/>
                  <w:tcBorders>
                    <w:top w:val="nil"/>
                    <w:left w:val="single" w:sz="8" w:space="0" w:color="008080"/>
                    <w:bottom w:val="single" w:sz="4" w:space="0" w:color="008080"/>
                    <w:right w:val="single" w:sz="4" w:space="0" w:color="008080"/>
                  </w:tcBorders>
                  <w:shd w:val="clear" w:color="auto" w:fill="auto"/>
                  <w:noWrap/>
                  <w:vAlign w:val="center"/>
                </w:tcPr>
                <w:p w14:paraId="514D9095" w14:textId="096510AF" w:rsidR="009F2D21" w:rsidRPr="00702EE3" w:rsidRDefault="009F2D21" w:rsidP="009F2D21">
                  <w:pPr>
                    <w:jc w:val="right"/>
                    <w:rPr>
                      <w:rFonts w:asciiTheme="minorHAnsi" w:hAnsiTheme="minorHAnsi" w:cs="Arial"/>
                      <w:sz w:val="22"/>
                      <w:szCs w:val="22"/>
                      <w:lang w:val="it-IT"/>
                    </w:rPr>
                  </w:pPr>
                </w:p>
              </w:tc>
              <w:tc>
                <w:tcPr>
                  <w:tcW w:w="310" w:type="pct"/>
                  <w:tcBorders>
                    <w:top w:val="nil"/>
                    <w:left w:val="nil"/>
                    <w:bottom w:val="single" w:sz="4" w:space="0" w:color="008080"/>
                    <w:right w:val="single" w:sz="8" w:space="0" w:color="008080"/>
                  </w:tcBorders>
                  <w:shd w:val="clear" w:color="auto" w:fill="auto"/>
                  <w:noWrap/>
                  <w:vAlign w:val="center"/>
                </w:tcPr>
                <w:p w14:paraId="27B0901A" w14:textId="053DC944" w:rsidR="009F2D21" w:rsidRPr="00702EE3" w:rsidRDefault="009F2D21" w:rsidP="009F2D21">
                  <w:pPr>
                    <w:jc w:val="right"/>
                    <w:rPr>
                      <w:rFonts w:asciiTheme="minorHAnsi" w:hAnsiTheme="minorHAnsi" w:cs="Arial"/>
                      <w:sz w:val="22"/>
                      <w:szCs w:val="22"/>
                      <w:lang w:val="it-IT"/>
                    </w:rPr>
                  </w:pPr>
                </w:p>
              </w:tc>
              <w:tc>
                <w:tcPr>
                  <w:tcW w:w="411" w:type="pct"/>
                  <w:tcBorders>
                    <w:top w:val="nil"/>
                    <w:left w:val="nil"/>
                    <w:bottom w:val="single" w:sz="4" w:space="0" w:color="008080"/>
                    <w:right w:val="single" w:sz="4" w:space="0" w:color="008080"/>
                  </w:tcBorders>
                  <w:shd w:val="clear" w:color="auto" w:fill="auto"/>
                  <w:noWrap/>
                  <w:vAlign w:val="center"/>
                </w:tcPr>
                <w:p w14:paraId="3B950578" w14:textId="2E5EF851" w:rsidR="009F2D21" w:rsidRPr="00702EE3" w:rsidRDefault="009F2D21" w:rsidP="009F2D21">
                  <w:pPr>
                    <w:jc w:val="right"/>
                    <w:rPr>
                      <w:rFonts w:asciiTheme="minorHAnsi" w:hAnsiTheme="minorHAnsi" w:cs="Arial"/>
                      <w:sz w:val="22"/>
                      <w:szCs w:val="22"/>
                      <w:lang w:val="it-IT"/>
                    </w:rPr>
                  </w:pPr>
                </w:p>
              </w:tc>
              <w:tc>
                <w:tcPr>
                  <w:tcW w:w="258" w:type="pct"/>
                  <w:tcBorders>
                    <w:top w:val="nil"/>
                    <w:left w:val="nil"/>
                    <w:bottom w:val="single" w:sz="4" w:space="0" w:color="008080"/>
                    <w:right w:val="single" w:sz="8" w:space="0" w:color="008080"/>
                  </w:tcBorders>
                  <w:shd w:val="clear" w:color="auto" w:fill="auto"/>
                  <w:noWrap/>
                  <w:vAlign w:val="center"/>
                </w:tcPr>
                <w:p w14:paraId="5EFFA622" w14:textId="0C690143" w:rsidR="009F2D21" w:rsidRPr="00702EE3" w:rsidRDefault="009F2D21" w:rsidP="009F2D21">
                  <w:pPr>
                    <w:jc w:val="right"/>
                    <w:rPr>
                      <w:rFonts w:asciiTheme="minorHAnsi" w:hAnsiTheme="minorHAnsi" w:cs="Arial"/>
                      <w:sz w:val="22"/>
                      <w:szCs w:val="22"/>
                      <w:lang w:val="it-IT"/>
                    </w:rPr>
                  </w:pPr>
                </w:p>
              </w:tc>
              <w:tc>
                <w:tcPr>
                  <w:tcW w:w="360" w:type="pct"/>
                  <w:tcBorders>
                    <w:top w:val="nil"/>
                    <w:left w:val="nil"/>
                    <w:bottom w:val="single" w:sz="4" w:space="0" w:color="008080"/>
                    <w:right w:val="single" w:sz="4" w:space="0" w:color="008080"/>
                  </w:tcBorders>
                  <w:shd w:val="clear" w:color="auto" w:fill="auto"/>
                  <w:noWrap/>
                  <w:vAlign w:val="bottom"/>
                </w:tcPr>
                <w:p w14:paraId="10954284" w14:textId="336225E8" w:rsidR="009F2D21" w:rsidRPr="00702EE3" w:rsidRDefault="009F2D21" w:rsidP="009F2D21">
                  <w:pPr>
                    <w:jc w:val="right"/>
                    <w:rPr>
                      <w:rFonts w:asciiTheme="minorHAnsi" w:hAnsiTheme="minorHAnsi" w:cs="Arial"/>
                      <w:sz w:val="22"/>
                      <w:szCs w:val="22"/>
                      <w:lang w:val="it-IT"/>
                    </w:rPr>
                  </w:pPr>
                </w:p>
              </w:tc>
              <w:tc>
                <w:tcPr>
                  <w:tcW w:w="360" w:type="pct"/>
                  <w:tcBorders>
                    <w:top w:val="nil"/>
                    <w:left w:val="nil"/>
                    <w:bottom w:val="single" w:sz="4" w:space="0" w:color="008080"/>
                    <w:right w:val="single" w:sz="8" w:space="0" w:color="008080"/>
                  </w:tcBorders>
                  <w:shd w:val="clear" w:color="auto" w:fill="auto"/>
                  <w:noWrap/>
                  <w:vAlign w:val="bottom"/>
                </w:tcPr>
                <w:p w14:paraId="49258577" w14:textId="57550275" w:rsidR="009F2D21" w:rsidRPr="00702EE3" w:rsidRDefault="009F2D21" w:rsidP="009F2D21">
                  <w:pPr>
                    <w:jc w:val="right"/>
                    <w:rPr>
                      <w:rFonts w:asciiTheme="minorHAnsi" w:hAnsiTheme="minorHAnsi" w:cs="Arial"/>
                      <w:sz w:val="22"/>
                      <w:szCs w:val="22"/>
                      <w:lang w:val="it-IT"/>
                    </w:rPr>
                  </w:pPr>
                </w:p>
              </w:tc>
            </w:tr>
            <w:tr w:rsidR="009F2E63" w:rsidRPr="00702EE3" w14:paraId="3918E933" w14:textId="2D3C7137" w:rsidTr="00130042">
              <w:trPr>
                <w:trHeight w:val="255"/>
              </w:trPr>
              <w:tc>
                <w:tcPr>
                  <w:tcW w:w="2891" w:type="pct"/>
                  <w:tcBorders>
                    <w:top w:val="nil"/>
                    <w:left w:val="single" w:sz="8" w:space="0" w:color="008080"/>
                    <w:bottom w:val="single" w:sz="4" w:space="0" w:color="008080"/>
                    <w:right w:val="nil"/>
                  </w:tcBorders>
                  <w:shd w:val="clear" w:color="auto" w:fill="auto"/>
                  <w:vAlign w:val="center"/>
                </w:tcPr>
                <w:p w14:paraId="5DDE7AD7" w14:textId="210CF2A6" w:rsidR="009F2D21" w:rsidRPr="00702EE3" w:rsidRDefault="009F2D21" w:rsidP="009F2D21">
                  <w:pPr>
                    <w:rPr>
                      <w:rFonts w:asciiTheme="minorHAnsi" w:hAnsiTheme="minorHAnsi" w:cs="Arial"/>
                      <w:sz w:val="22"/>
                      <w:szCs w:val="22"/>
                      <w:lang w:val="it-IT"/>
                    </w:rPr>
                  </w:pPr>
                  <w:r w:rsidRPr="00702EE3">
                    <w:rPr>
                      <w:rFonts w:asciiTheme="minorHAnsi" w:hAnsiTheme="minorHAnsi" w:cs="Arial"/>
                      <w:sz w:val="22"/>
                      <w:szCs w:val="22"/>
                      <w:lang w:val="it-IT"/>
                    </w:rPr>
                    <w:t>5.2 Comisioane, cote, taxe, costul creditului</w:t>
                  </w:r>
                </w:p>
              </w:tc>
              <w:tc>
                <w:tcPr>
                  <w:tcW w:w="411" w:type="pct"/>
                  <w:tcBorders>
                    <w:top w:val="nil"/>
                    <w:left w:val="single" w:sz="8" w:space="0" w:color="008080"/>
                    <w:bottom w:val="single" w:sz="4" w:space="0" w:color="008080"/>
                    <w:right w:val="single" w:sz="4" w:space="0" w:color="008080"/>
                  </w:tcBorders>
                  <w:shd w:val="clear" w:color="auto" w:fill="auto"/>
                  <w:noWrap/>
                  <w:vAlign w:val="bottom"/>
                </w:tcPr>
                <w:p w14:paraId="3B1B8224" w14:textId="08C58D85" w:rsidR="009F2D21" w:rsidRPr="00702EE3" w:rsidRDefault="009F2D21" w:rsidP="009F2D21">
                  <w:pPr>
                    <w:rPr>
                      <w:rFonts w:asciiTheme="minorHAnsi" w:hAnsiTheme="minorHAnsi" w:cs="Arial"/>
                      <w:sz w:val="22"/>
                      <w:szCs w:val="22"/>
                      <w:lang w:val="it-IT"/>
                    </w:rPr>
                  </w:pPr>
                </w:p>
              </w:tc>
              <w:tc>
                <w:tcPr>
                  <w:tcW w:w="310" w:type="pct"/>
                  <w:tcBorders>
                    <w:top w:val="nil"/>
                    <w:left w:val="nil"/>
                    <w:bottom w:val="single" w:sz="4" w:space="0" w:color="008080"/>
                    <w:right w:val="single" w:sz="8" w:space="0" w:color="008080"/>
                  </w:tcBorders>
                  <w:shd w:val="clear" w:color="auto" w:fill="auto"/>
                  <w:noWrap/>
                  <w:vAlign w:val="center"/>
                </w:tcPr>
                <w:p w14:paraId="295C7878" w14:textId="1DD2D82C" w:rsidR="009F2D21" w:rsidRPr="00702EE3" w:rsidRDefault="009F2D21" w:rsidP="009F2D21">
                  <w:pPr>
                    <w:jc w:val="right"/>
                    <w:rPr>
                      <w:rFonts w:asciiTheme="minorHAnsi" w:hAnsiTheme="minorHAnsi" w:cs="Arial"/>
                      <w:sz w:val="22"/>
                      <w:szCs w:val="22"/>
                      <w:lang w:val="it-IT"/>
                    </w:rPr>
                  </w:pPr>
                </w:p>
              </w:tc>
              <w:tc>
                <w:tcPr>
                  <w:tcW w:w="411" w:type="pct"/>
                  <w:tcBorders>
                    <w:top w:val="nil"/>
                    <w:left w:val="nil"/>
                    <w:bottom w:val="single" w:sz="4" w:space="0" w:color="008080"/>
                    <w:right w:val="single" w:sz="4" w:space="0" w:color="008080"/>
                  </w:tcBorders>
                  <w:shd w:val="clear" w:color="auto" w:fill="auto"/>
                  <w:noWrap/>
                  <w:vAlign w:val="bottom"/>
                </w:tcPr>
                <w:p w14:paraId="5B8661D1" w14:textId="3CBBD3F2" w:rsidR="009F2D21" w:rsidRPr="00702EE3" w:rsidRDefault="009F2D21" w:rsidP="009F2D21">
                  <w:pPr>
                    <w:rPr>
                      <w:rFonts w:asciiTheme="minorHAnsi" w:hAnsiTheme="minorHAnsi" w:cs="Arial"/>
                      <w:sz w:val="22"/>
                      <w:szCs w:val="22"/>
                      <w:lang w:val="it-IT"/>
                    </w:rPr>
                  </w:pPr>
                </w:p>
              </w:tc>
              <w:tc>
                <w:tcPr>
                  <w:tcW w:w="258" w:type="pct"/>
                  <w:tcBorders>
                    <w:top w:val="nil"/>
                    <w:left w:val="nil"/>
                    <w:bottom w:val="single" w:sz="4" w:space="0" w:color="008080"/>
                    <w:right w:val="single" w:sz="8" w:space="0" w:color="008080"/>
                  </w:tcBorders>
                  <w:shd w:val="clear" w:color="auto" w:fill="auto"/>
                  <w:noWrap/>
                  <w:vAlign w:val="center"/>
                </w:tcPr>
                <w:p w14:paraId="4D63810B" w14:textId="0CBEBB17" w:rsidR="009F2D21" w:rsidRPr="00702EE3" w:rsidRDefault="009F2D21" w:rsidP="009F2D21">
                  <w:pPr>
                    <w:jc w:val="right"/>
                    <w:rPr>
                      <w:rFonts w:asciiTheme="minorHAnsi" w:hAnsiTheme="minorHAnsi" w:cs="Arial"/>
                      <w:sz w:val="22"/>
                      <w:szCs w:val="22"/>
                      <w:lang w:val="it-IT"/>
                    </w:rPr>
                  </w:pPr>
                </w:p>
              </w:tc>
              <w:tc>
                <w:tcPr>
                  <w:tcW w:w="360" w:type="pct"/>
                  <w:tcBorders>
                    <w:top w:val="nil"/>
                    <w:left w:val="nil"/>
                    <w:bottom w:val="single" w:sz="4" w:space="0" w:color="008080"/>
                    <w:right w:val="single" w:sz="4" w:space="0" w:color="008080"/>
                  </w:tcBorders>
                  <w:shd w:val="clear" w:color="auto" w:fill="auto"/>
                  <w:noWrap/>
                  <w:vAlign w:val="bottom"/>
                </w:tcPr>
                <w:p w14:paraId="7D5A4EF8" w14:textId="0C1C2279" w:rsidR="009F2D21" w:rsidRPr="00702EE3" w:rsidRDefault="009F2D21" w:rsidP="009F2D21">
                  <w:pPr>
                    <w:rPr>
                      <w:rFonts w:asciiTheme="minorHAnsi" w:hAnsiTheme="minorHAnsi" w:cs="Arial"/>
                      <w:sz w:val="22"/>
                      <w:szCs w:val="22"/>
                      <w:lang w:val="it-IT"/>
                    </w:rPr>
                  </w:pPr>
                </w:p>
              </w:tc>
              <w:tc>
                <w:tcPr>
                  <w:tcW w:w="360" w:type="pct"/>
                  <w:tcBorders>
                    <w:top w:val="nil"/>
                    <w:left w:val="nil"/>
                    <w:bottom w:val="single" w:sz="4" w:space="0" w:color="008080"/>
                    <w:right w:val="single" w:sz="8" w:space="0" w:color="008080"/>
                  </w:tcBorders>
                  <w:shd w:val="clear" w:color="auto" w:fill="auto"/>
                  <w:noWrap/>
                  <w:vAlign w:val="bottom"/>
                </w:tcPr>
                <w:p w14:paraId="0C948758" w14:textId="2E632984" w:rsidR="009F2D21" w:rsidRPr="00702EE3" w:rsidRDefault="009F2D21" w:rsidP="009F2D21">
                  <w:pPr>
                    <w:jc w:val="right"/>
                    <w:rPr>
                      <w:rFonts w:asciiTheme="minorHAnsi" w:hAnsiTheme="minorHAnsi" w:cs="Arial"/>
                      <w:sz w:val="22"/>
                      <w:szCs w:val="22"/>
                      <w:lang w:val="it-IT"/>
                    </w:rPr>
                  </w:pPr>
                </w:p>
              </w:tc>
            </w:tr>
            <w:tr w:rsidR="009F2E63" w:rsidRPr="00702EE3" w14:paraId="6A241445" w14:textId="30B8B4E0" w:rsidTr="00130042">
              <w:trPr>
                <w:trHeight w:val="255"/>
              </w:trPr>
              <w:tc>
                <w:tcPr>
                  <w:tcW w:w="2891" w:type="pct"/>
                  <w:tcBorders>
                    <w:top w:val="nil"/>
                    <w:left w:val="single" w:sz="8" w:space="0" w:color="008080"/>
                    <w:bottom w:val="single" w:sz="4" w:space="0" w:color="008080"/>
                    <w:right w:val="nil"/>
                  </w:tcBorders>
                  <w:shd w:val="clear" w:color="auto" w:fill="auto"/>
                  <w:vAlign w:val="center"/>
                </w:tcPr>
                <w:p w14:paraId="0BB72624" w14:textId="3AE7D428" w:rsidR="009F2D21" w:rsidRPr="00702EE3" w:rsidRDefault="009F2D21" w:rsidP="009F2D21">
                  <w:pPr>
                    <w:rPr>
                      <w:rFonts w:asciiTheme="minorHAnsi" w:hAnsiTheme="minorHAnsi" w:cs="Arial"/>
                      <w:sz w:val="22"/>
                      <w:szCs w:val="22"/>
                      <w:lang w:val="it-IT"/>
                    </w:rPr>
                  </w:pPr>
                  <w:r w:rsidRPr="00702EE3">
                    <w:rPr>
                      <w:rFonts w:asciiTheme="minorHAnsi" w:hAnsiTheme="minorHAnsi" w:cs="Arial"/>
                      <w:sz w:val="22"/>
                      <w:szCs w:val="22"/>
                      <w:lang w:val="it-IT"/>
                    </w:rPr>
                    <w:lastRenderedPageBreak/>
                    <w:t>5.2.1 Comisioanele și dobânzile aferente creditului băncii finan</w:t>
                  </w:r>
                  <w:r w:rsidRPr="00702EE3">
                    <w:rPr>
                      <w:rFonts w:asciiTheme="minorHAnsi" w:hAnsiTheme="minorHAnsi" w:cs="Arial"/>
                      <w:sz w:val="22"/>
                      <w:szCs w:val="22"/>
                      <w:lang w:val="en-GB"/>
                    </w:rPr>
                    <w:t>ț</w:t>
                  </w:r>
                  <w:r w:rsidRPr="00702EE3">
                    <w:rPr>
                      <w:rFonts w:asciiTheme="minorHAnsi" w:hAnsiTheme="minorHAnsi" w:cs="Arial"/>
                      <w:sz w:val="22"/>
                      <w:szCs w:val="22"/>
                      <w:lang w:val="it-IT"/>
                    </w:rPr>
                    <w:t>atoare (N)</w:t>
                  </w:r>
                </w:p>
              </w:tc>
              <w:tc>
                <w:tcPr>
                  <w:tcW w:w="411" w:type="pct"/>
                  <w:tcBorders>
                    <w:top w:val="nil"/>
                    <w:left w:val="single" w:sz="8" w:space="0" w:color="008080"/>
                    <w:bottom w:val="single" w:sz="4" w:space="0" w:color="008080"/>
                    <w:right w:val="single" w:sz="4" w:space="0" w:color="008080"/>
                  </w:tcBorders>
                  <w:shd w:val="clear" w:color="auto" w:fill="auto"/>
                  <w:noWrap/>
                  <w:vAlign w:val="bottom"/>
                </w:tcPr>
                <w:p w14:paraId="0C3EFA0A" w14:textId="6AC2D82C" w:rsidR="009F2D21" w:rsidRPr="00702EE3" w:rsidRDefault="009F2D21" w:rsidP="009F2D21">
                  <w:pPr>
                    <w:rPr>
                      <w:rFonts w:asciiTheme="minorHAnsi" w:hAnsiTheme="minorHAnsi" w:cs="Arial"/>
                      <w:sz w:val="22"/>
                      <w:szCs w:val="22"/>
                      <w:lang w:val="it-IT"/>
                    </w:rPr>
                  </w:pPr>
                </w:p>
              </w:tc>
              <w:tc>
                <w:tcPr>
                  <w:tcW w:w="310" w:type="pct"/>
                  <w:tcBorders>
                    <w:top w:val="nil"/>
                    <w:left w:val="nil"/>
                    <w:bottom w:val="single" w:sz="4" w:space="0" w:color="008080"/>
                    <w:right w:val="single" w:sz="8" w:space="0" w:color="008080"/>
                  </w:tcBorders>
                  <w:shd w:val="clear" w:color="auto" w:fill="auto"/>
                  <w:noWrap/>
                  <w:vAlign w:val="center"/>
                </w:tcPr>
                <w:p w14:paraId="670B05A2" w14:textId="4FEC016D" w:rsidR="009F2D21" w:rsidRPr="00702EE3" w:rsidRDefault="009F2D21" w:rsidP="009F2D21">
                  <w:pPr>
                    <w:jc w:val="right"/>
                    <w:rPr>
                      <w:rFonts w:asciiTheme="minorHAnsi" w:hAnsiTheme="minorHAnsi" w:cs="Arial"/>
                      <w:sz w:val="22"/>
                      <w:szCs w:val="22"/>
                      <w:lang w:val="it-IT"/>
                    </w:rPr>
                  </w:pPr>
                </w:p>
              </w:tc>
              <w:tc>
                <w:tcPr>
                  <w:tcW w:w="411" w:type="pct"/>
                  <w:tcBorders>
                    <w:top w:val="nil"/>
                    <w:left w:val="nil"/>
                    <w:bottom w:val="single" w:sz="4" w:space="0" w:color="008080"/>
                    <w:right w:val="single" w:sz="4" w:space="0" w:color="008080"/>
                  </w:tcBorders>
                  <w:shd w:val="clear" w:color="auto" w:fill="auto"/>
                  <w:noWrap/>
                  <w:vAlign w:val="bottom"/>
                </w:tcPr>
                <w:p w14:paraId="2CE3F3F1" w14:textId="2BFF8C97" w:rsidR="009F2D21" w:rsidRPr="00702EE3" w:rsidRDefault="009F2D21" w:rsidP="009F2D21">
                  <w:pPr>
                    <w:rPr>
                      <w:rFonts w:asciiTheme="minorHAnsi" w:hAnsiTheme="minorHAnsi" w:cs="Arial"/>
                      <w:sz w:val="22"/>
                      <w:szCs w:val="22"/>
                      <w:lang w:val="it-IT"/>
                    </w:rPr>
                  </w:pPr>
                </w:p>
              </w:tc>
              <w:tc>
                <w:tcPr>
                  <w:tcW w:w="258" w:type="pct"/>
                  <w:tcBorders>
                    <w:top w:val="nil"/>
                    <w:left w:val="nil"/>
                    <w:bottom w:val="single" w:sz="4" w:space="0" w:color="008080"/>
                    <w:right w:val="single" w:sz="8" w:space="0" w:color="008080"/>
                  </w:tcBorders>
                  <w:shd w:val="clear" w:color="auto" w:fill="auto"/>
                  <w:noWrap/>
                  <w:vAlign w:val="center"/>
                </w:tcPr>
                <w:p w14:paraId="40122118" w14:textId="05C1361B" w:rsidR="009F2D21" w:rsidRPr="00702EE3" w:rsidRDefault="009F2D21" w:rsidP="009F2D21">
                  <w:pPr>
                    <w:jc w:val="right"/>
                    <w:rPr>
                      <w:rFonts w:asciiTheme="minorHAnsi" w:hAnsiTheme="minorHAnsi" w:cs="Arial"/>
                      <w:sz w:val="22"/>
                      <w:szCs w:val="22"/>
                      <w:lang w:val="it-IT"/>
                    </w:rPr>
                  </w:pPr>
                </w:p>
              </w:tc>
              <w:tc>
                <w:tcPr>
                  <w:tcW w:w="360" w:type="pct"/>
                  <w:tcBorders>
                    <w:top w:val="nil"/>
                    <w:left w:val="nil"/>
                    <w:bottom w:val="single" w:sz="4" w:space="0" w:color="008080"/>
                    <w:right w:val="single" w:sz="4" w:space="0" w:color="008080"/>
                  </w:tcBorders>
                  <w:shd w:val="clear" w:color="auto" w:fill="auto"/>
                  <w:noWrap/>
                  <w:vAlign w:val="bottom"/>
                </w:tcPr>
                <w:p w14:paraId="128C6692" w14:textId="60455497" w:rsidR="009F2D21" w:rsidRPr="00702EE3" w:rsidRDefault="009F2D21" w:rsidP="009F2D21">
                  <w:pPr>
                    <w:rPr>
                      <w:rFonts w:asciiTheme="minorHAnsi" w:hAnsiTheme="minorHAnsi" w:cs="Arial"/>
                      <w:sz w:val="22"/>
                      <w:szCs w:val="22"/>
                      <w:lang w:val="it-IT"/>
                    </w:rPr>
                  </w:pPr>
                </w:p>
              </w:tc>
              <w:tc>
                <w:tcPr>
                  <w:tcW w:w="360" w:type="pct"/>
                  <w:tcBorders>
                    <w:top w:val="nil"/>
                    <w:left w:val="nil"/>
                    <w:bottom w:val="single" w:sz="4" w:space="0" w:color="008080"/>
                    <w:right w:val="single" w:sz="8" w:space="0" w:color="008080"/>
                  </w:tcBorders>
                  <w:shd w:val="clear" w:color="auto" w:fill="auto"/>
                  <w:noWrap/>
                  <w:vAlign w:val="bottom"/>
                </w:tcPr>
                <w:p w14:paraId="2F47A224" w14:textId="5ECB1A31" w:rsidR="009F2D21" w:rsidRPr="00702EE3" w:rsidRDefault="009F2D21" w:rsidP="009F2D21">
                  <w:pPr>
                    <w:jc w:val="right"/>
                    <w:rPr>
                      <w:rFonts w:asciiTheme="minorHAnsi" w:hAnsiTheme="minorHAnsi" w:cs="Arial"/>
                      <w:sz w:val="22"/>
                      <w:szCs w:val="22"/>
                      <w:lang w:val="it-IT"/>
                    </w:rPr>
                  </w:pPr>
                </w:p>
              </w:tc>
            </w:tr>
            <w:tr w:rsidR="009F2E63" w:rsidRPr="00702EE3" w14:paraId="5BF810C0" w14:textId="063BBAFE" w:rsidTr="00130042">
              <w:trPr>
                <w:trHeight w:val="255"/>
              </w:trPr>
              <w:tc>
                <w:tcPr>
                  <w:tcW w:w="2891" w:type="pct"/>
                  <w:tcBorders>
                    <w:top w:val="nil"/>
                    <w:left w:val="single" w:sz="8" w:space="0" w:color="008080"/>
                    <w:bottom w:val="single" w:sz="4" w:space="0" w:color="008080"/>
                    <w:right w:val="nil"/>
                  </w:tcBorders>
                  <w:shd w:val="clear" w:color="auto" w:fill="auto"/>
                  <w:vAlign w:val="center"/>
                </w:tcPr>
                <w:p w14:paraId="052A8911" w14:textId="463C3F7E" w:rsidR="009F2D21" w:rsidRPr="00702EE3" w:rsidRDefault="009F2D21" w:rsidP="009F2D21">
                  <w:pPr>
                    <w:rPr>
                      <w:rFonts w:asciiTheme="minorHAnsi" w:hAnsiTheme="minorHAnsi" w:cs="Arial"/>
                      <w:sz w:val="22"/>
                      <w:szCs w:val="22"/>
                      <w:lang w:val="it-IT"/>
                    </w:rPr>
                  </w:pPr>
                  <w:r w:rsidRPr="00702EE3">
                    <w:rPr>
                      <w:rFonts w:asciiTheme="minorHAnsi" w:hAnsiTheme="minorHAnsi" w:cs="Arial"/>
                      <w:sz w:val="22"/>
                      <w:szCs w:val="22"/>
                      <w:lang w:val="it-IT"/>
                    </w:rPr>
                    <w:t>5.2.2 Cota aferentă ISC pentru controlul calității lucrărilor de construcții</w:t>
                  </w:r>
                </w:p>
              </w:tc>
              <w:tc>
                <w:tcPr>
                  <w:tcW w:w="411" w:type="pct"/>
                  <w:tcBorders>
                    <w:top w:val="nil"/>
                    <w:left w:val="single" w:sz="8" w:space="0" w:color="008080"/>
                    <w:bottom w:val="single" w:sz="4" w:space="0" w:color="008080"/>
                    <w:right w:val="single" w:sz="4" w:space="0" w:color="008080"/>
                  </w:tcBorders>
                  <w:shd w:val="clear" w:color="auto" w:fill="auto"/>
                  <w:noWrap/>
                  <w:vAlign w:val="bottom"/>
                </w:tcPr>
                <w:p w14:paraId="4BD8F72A" w14:textId="105C9C71" w:rsidR="009F2D21" w:rsidRPr="00702EE3" w:rsidRDefault="009F2D21" w:rsidP="009F2D21">
                  <w:pPr>
                    <w:rPr>
                      <w:rFonts w:asciiTheme="minorHAnsi" w:hAnsiTheme="minorHAnsi" w:cs="Arial"/>
                      <w:sz w:val="22"/>
                      <w:szCs w:val="22"/>
                      <w:lang w:val="it-IT"/>
                    </w:rPr>
                  </w:pPr>
                </w:p>
              </w:tc>
              <w:tc>
                <w:tcPr>
                  <w:tcW w:w="310" w:type="pct"/>
                  <w:tcBorders>
                    <w:top w:val="nil"/>
                    <w:left w:val="nil"/>
                    <w:bottom w:val="single" w:sz="4" w:space="0" w:color="008080"/>
                    <w:right w:val="single" w:sz="8" w:space="0" w:color="008080"/>
                  </w:tcBorders>
                  <w:shd w:val="clear" w:color="auto" w:fill="auto"/>
                  <w:noWrap/>
                  <w:vAlign w:val="center"/>
                </w:tcPr>
                <w:p w14:paraId="5D8EE39E" w14:textId="4BEA6275" w:rsidR="009F2D21" w:rsidRPr="00702EE3" w:rsidRDefault="009F2D21" w:rsidP="009F2D21">
                  <w:pPr>
                    <w:jc w:val="right"/>
                    <w:rPr>
                      <w:rFonts w:asciiTheme="minorHAnsi" w:hAnsiTheme="minorHAnsi" w:cs="Arial"/>
                      <w:sz w:val="22"/>
                      <w:szCs w:val="22"/>
                      <w:lang w:val="it-IT"/>
                    </w:rPr>
                  </w:pPr>
                </w:p>
              </w:tc>
              <w:tc>
                <w:tcPr>
                  <w:tcW w:w="411" w:type="pct"/>
                  <w:tcBorders>
                    <w:top w:val="nil"/>
                    <w:left w:val="nil"/>
                    <w:bottom w:val="single" w:sz="4" w:space="0" w:color="008080"/>
                    <w:right w:val="single" w:sz="4" w:space="0" w:color="008080"/>
                  </w:tcBorders>
                  <w:shd w:val="clear" w:color="auto" w:fill="auto"/>
                  <w:noWrap/>
                  <w:vAlign w:val="bottom"/>
                </w:tcPr>
                <w:p w14:paraId="4DBF0AAD" w14:textId="79D00050" w:rsidR="009F2D21" w:rsidRPr="00702EE3" w:rsidRDefault="009F2D21" w:rsidP="009F2D21">
                  <w:pPr>
                    <w:rPr>
                      <w:rFonts w:asciiTheme="minorHAnsi" w:hAnsiTheme="minorHAnsi" w:cs="Arial"/>
                      <w:sz w:val="22"/>
                      <w:szCs w:val="22"/>
                      <w:lang w:val="it-IT"/>
                    </w:rPr>
                  </w:pPr>
                </w:p>
              </w:tc>
              <w:tc>
                <w:tcPr>
                  <w:tcW w:w="258" w:type="pct"/>
                  <w:tcBorders>
                    <w:top w:val="nil"/>
                    <w:left w:val="nil"/>
                    <w:bottom w:val="single" w:sz="4" w:space="0" w:color="008080"/>
                    <w:right w:val="single" w:sz="8" w:space="0" w:color="008080"/>
                  </w:tcBorders>
                  <w:shd w:val="clear" w:color="auto" w:fill="auto"/>
                  <w:noWrap/>
                  <w:vAlign w:val="center"/>
                </w:tcPr>
                <w:p w14:paraId="3509665D" w14:textId="3BA8E6C9" w:rsidR="009F2D21" w:rsidRPr="00702EE3" w:rsidRDefault="009F2D21" w:rsidP="009F2D21">
                  <w:pPr>
                    <w:jc w:val="right"/>
                    <w:rPr>
                      <w:rFonts w:asciiTheme="minorHAnsi" w:hAnsiTheme="minorHAnsi" w:cs="Arial"/>
                      <w:sz w:val="22"/>
                      <w:szCs w:val="22"/>
                      <w:lang w:val="it-IT"/>
                    </w:rPr>
                  </w:pPr>
                </w:p>
              </w:tc>
              <w:tc>
                <w:tcPr>
                  <w:tcW w:w="360" w:type="pct"/>
                  <w:tcBorders>
                    <w:top w:val="nil"/>
                    <w:left w:val="nil"/>
                    <w:bottom w:val="single" w:sz="4" w:space="0" w:color="008080"/>
                    <w:right w:val="single" w:sz="4" w:space="0" w:color="008080"/>
                  </w:tcBorders>
                  <w:shd w:val="clear" w:color="auto" w:fill="auto"/>
                  <w:noWrap/>
                  <w:vAlign w:val="bottom"/>
                </w:tcPr>
                <w:p w14:paraId="44A8DD9E" w14:textId="59AA923F" w:rsidR="009F2D21" w:rsidRPr="00702EE3" w:rsidRDefault="009F2D21" w:rsidP="009F2D21">
                  <w:pPr>
                    <w:rPr>
                      <w:rFonts w:asciiTheme="minorHAnsi" w:hAnsiTheme="minorHAnsi" w:cs="Arial"/>
                      <w:sz w:val="22"/>
                      <w:szCs w:val="22"/>
                      <w:lang w:val="it-IT"/>
                    </w:rPr>
                  </w:pPr>
                </w:p>
              </w:tc>
              <w:tc>
                <w:tcPr>
                  <w:tcW w:w="360" w:type="pct"/>
                  <w:tcBorders>
                    <w:top w:val="nil"/>
                    <w:left w:val="nil"/>
                    <w:bottom w:val="single" w:sz="4" w:space="0" w:color="008080"/>
                    <w:right w:val="single" w:sz="8" w:space="0" w:color="008080"/>
                  </w:tcBorders>
                  <w:shd w:val="clear" w:color="auto" w:fill="auto"/>
                  <w:noWrap/>
                  <w:vAlign w:val="bottom"/>
                </w:tcPr>
                <w:p w14:paraId="1D4ADC74" w14:textId="7FB963EF" w:rsidR="009F2D21" w:rsidRPr="00702EE3" w:rsidRDefault="009F2D21" w:rsidP="009F2D21">
                  <w:pPr>
                    <w:jc w:val="right"/>
                    <w:rPr>
                      <w:rFonts w:asciiTheme="minorHAnsi" w:hAnsiTheme="minorHAnsi" w:cs="Arial"/>
                      <w:sz w:val="22"/>
                      <w:szCs w:val="22"/>
                      <w:lang w:val="it-IT"/>
                    </w:rPr>
                  </w:pPr>
                </w:p>
              </w:tc>
            </w:tr>
            <w:tr w:rsidR="009F2E63" w:rsidRPr="00702EE3" w14:paraId="7EE0FA8F" w14:textId="74C51F7B" w:rsidTr="00130042">
              <w:trPr>
                <w:trHeight w:val="255"/>
              </w:trPr>
              <w:tc>
                <w:tcPr>
                  <w:tcW w:w="2891" w:type="pct"/>
                  <w:tcBorders>
                    <w:top w:val="nil"/>
                    <w:left w:val="single" w:sz="8" w:space="0" w:color="008080"/>
                    <w:bottom w:val="single" w:sz="4" w:space="0" w:color="008080"/>
                    <w:right w:val="nil"/>
                  </w:tcBorders>
                  <w:shd w:val="clear" w:color="auto" w:fill="auto"/>
                  <w:vAlign w:val="center"/>
                </w:tcPr>
                <w:p w14:paraId="56A781F2" w14:textId="0BCA825A" w:rsidR="009F2D21" w:rsidRPr="00702EE3" w:rsidRDefault="009F2D21" w:rsidP="009F2D21">
                  <w:pPr>
                    <w:rPr>
                      <w:rFonts w:asciiTheme="minorHAnsi" w:hAnsiTheme="minorHAnsi" w:cs="Arial"/>
                      <w:sz w:val="22"/>
                      <w:szCs w:val="22"/>
                      <w:lang w:val="it-IT"/>
                    </w:rPr>
                  </w:pPr>
                  <w:r w:rsidRPr="00702EE3">
                    <w:rPr>
                      <w:rFonts w:asciiTheme="minorHAnsi" w:hAnsiTheme="minorHAnsi" w:cs="Arial"/>
                      <w:sz w:val="22"/>
                      <w:szCs w:val="22"/>
                      <w:lang w:val="it-IT"/>
                    </w:rPr>
                    <w:t>5.2.3 Cota aferentă ISC pentru controlul statului în amenajarea teritoriului, urbanism și pentru autorizarea lucrărilor de construcții</w:t>
                  </w:r>
                </w:p>
              </w:tc>
              <w:tc>
                <w:tcPr>
                  <w:tcW w:w="411" w:type="pct"/>
                  <w:tcBorders>
                    <w:top w:val="nil"/>
                    <w:left w:val="single" w:sz="8" w:space="0" w:color="008080"/>
                    <w:bottom w:val="single" w:sz="4" w:space="0" w:color="008080"/>
                    <w:right w:val="single" w:sz="4" w:space="0" w:color="008080"/>
                  </w:tcBorders>
                  <w:shd w:val="clear" w:color="auto" w:fill="auto"/>
                  <w:noWrap/>
                  <w:vAlign w:val="bottom"/>
                </w:tcPr>
                <w:p w14:paraId="733105D7" w14:textId="72F75B68" w:rsidR="009F2D21" w:rsidRPr="00702EE3" w:rsidRDefault="009F2D21" w:rsidP="009F2D21">
                  <w:pPr>
                    <w:rPr>
                      <w:rFonts w:asciiTheme="minorHAnsi" w:hAnsiTheme="minorHAnsi" w:cs="Arial"/>
                      <w:sz w:val="22"/>
                      <w:szCs w:val="22"/>
                      <w:lang w:val="it-IT"/>
                    </w:rPr>
                  </w:pPr>
                </w:p>
              </w:tc>
              <w:tc>
                <w:tcPr>
                  <w:tcW w:w="310" w:type="pct"/>
                  <w:tcBorders>
                    <w:top w:val="nil"/>
                    <w:left w:val="nil"/>
                    <w:bottom w:val="single" w:sz="4" w:space="0" w:color="008080"/>
                    <w:right w:val="single" w:sz="8" w:space="0" w:color="008080"/>
                  </w:tcBorders>
                  <w:shd w:val="clear" w:color="auto" w:fill="auto"/>
                  <w:noWrap/>
                  <w:vAlign w:val="center"/>
                </w:tcPr>
                <w:p w14:paraId="3AB9FCA5" w14:textId="167AA523" w:rsidR="009F2D21" w:rsidRPr="00702EE3" w:rsidRDefault="009F2D21" w:rsidP="009F2D21">
                  <w:pPr>
                    <w:jc w:val="right"/>
                    <w:rPr>
                      <w:rFonts w:asciiTheme="minorHAnsi" w:hAnsiTheme="minorHAnsi" w:cs="Arial"/>
                      <w:sz w:val="22"/>
                      <w:szCs w:val="22"/>
                      <w:lang w:val="it-IT"/>
                    </w:rPr>
                  </w:pPr>
                </w:p>
              </w:tc>
              <w:tc>
                <w:tcPr>
                  <w:tcW w:w="411" w:type="pct"/>
                  <w:tcBorders>
                    <w:top w:val="nil"/>
                    <w:left w:val="nil"/>
                    <w:bottom w:val="single" w:sz="4" w:space="0" w:color="008080"/>
                    <w:right w:val="single" w:sz="4" w:space="0" w:color="008080"/>
                  </w:tcBorders>
                  <w:shd w:val="clear" w:color="auto" w:fill="auto"/>
                  <w:noWrap/>
                  <w:vAlign w:val="bottom"/>
                </w:tcPr>
                <w:p w14:paraId="0C1E2361" w14:textId="7A1DE908" w:rsidR="009F2D21" w:rsidRPr="00702EE3" w:rsidRDefault="009F2D21" w:rsidP="009F2D21">
                  <w:pPr>
                    <w:rPr>
                      <w:rFonts w:asciiTheme="minorHAnsi" w:hAnsiTheme="minorHAnsi" w:cs="Arial"/>
                      <w:sz w:val="22"/>
                      <w:szCs w:val="22"/>
                      <w:lang w:val="it-IT"/>
                    </w:rPr>
                  </w:pPr>
                </w:p>
              </w:tc>
              <w:tc>
                <w:tcPr>
                  <w:tcW w:w="258" w:type="pct"/>
                  <w:tcBorders>
                    <w:top w:val="nil"/>
                    <w:left w:val="nil"/>
                    <w:bottom w:val="single" w:sz="4" w:space="0" w:color="008080"/>
                    <w:right w:val="single" w:sz="8" w:space="0" w:color="008080"/>
                  </w:tcBorders>
                  <w:shd w:val="clear" w:color="auto" w:fill="auto"/>
                  <w:noWrap/>
                  <w:vAlign w:val="center"/>
                </w:tcPr>
                <w:p w14:paraId="7B40071E" w14:textId="6881D662" w:rsidR="009F2D21" w:rsidRPr="00702EE3" w:rsidRDefault="009F2D21" w:rsidP="009F2D21">
                  <w:pPr>
                    <w:jc w:val="right"/>
                    <w:rPr>
                      <w:rFonts w:asciiTheme="minorHAnsi" w:hAnsiTheme="minorHAnsi" w:cs="Arial"/>
                      <w:sz w:val="22"/>
                      <w:szCs w:val="22"/>
                      <w:lang w:val="it-IT"/>
                    </w:rPr>
                  </w:pPr>
                </w:p>
              </w:tc>
              <w:tc>
                <w:tcPr>
                  <w:tcW w:w="360" w:type="pct"/>
                  <w:tcBorders>
                    <w:top w:val="nil"/>
                    <w:left w:val="nil"/>
                    <w:bottom w:val="single" w:sz="4" w:space="0" w:color="008080"/>
                    <w:right w:val="single" w:sz="4" w:space="0" w:color="008080"/>
                  </w:tcBorders>
                  <w:shd w:val="clear" w:color="auto" w:fill="auto"/>
                  <w:noWrap/>
                  <w:vAlign w:val="bottom"/>
                </w:tcPr>
                <w:p w14:paraId="625E03A8" w14:textId="580A5ED1" w:rsidR="009F2D21" w:rsidRPr="00702EE3" w:rsidRDefault="009F2D21" w:rsidP="009F2D21">
                  <w:pPr>
                    <w:rPr>
                      <w:rFonts w:asciiTheme="minorHAnsi" w:hAnsiTheme="minorHAnsi" w:cs="Arial"/>
                      <w:sz w:val="22"/>
                      <w:szCs w:val="22"/>
                      <w:lang w:val="it-IT"/>
                    </w:rPr>
                  </w:pPr>
                </w:p>
              </w:tc>
              <w:tc>
                <w:tcPr>
                  <w:tcW w:w="360" w:type="pct"/>
                  <w:tcBorders>
                    <w:top w:val="nil"/>
                    <w:left w:val="nil"/>
                    <w:bottom w:val="single" w:sz="4" w:space="0" w:color="008080"/>
                    <w:right w:val="single" w:sz="8" w:space="0" w:color="008080"/>
                  </w:tcBorders>
                  <w:shd w:val="clear" w:color="auto" w:fill="auto"/>
                  <w:noWrap/>
                  <w:vAlign w:val="bottom"/>
                </w:tcPr>
                <w:p w14:paraId="4BBF2450" w14:textId="20E46360" w:rsidR="009F2D21" w:rsidRPr="00702EE3" w:rsidRDefault="009F2D21" w:rsidP="009F2D21">
                  <w:pPr>
                    <w:jc w:val="right"/>
                    <w:rPr>
                      <w:rFonts w:asciiTheme="minorHAnsi" w:hAnsiTheme="minorHAnsi" w:cs="Arial"/>
                      <w:sz w:val="22"/>
                      <w:szCs w:val="22"/>
                      <w:lang w:val="it-IT"/>
                    </w:rPr>
                  </w:pPr>
                </w:p>
              </w:tc>
            </w:tr>
            <w:tr w:rsidR="009F2E63" w:rsidRPr="00702EE3" w14:paraId="01EFA38D" w14:textId="49351A7C" w:rsidTr="00130042">
              <w:trPr>
                <w:trHeight w:val="255"/>
              </w:trPr>
              <w:tc>
                <w:tcPr>
                  <w:tcW w:w="2891" w:type="pct"/>
                  <w:tcBorders>
                    <w:top w:val="nil"/>
                    <w:left w:val="single" w:sz="8" w:space="0" w:color="008080"/>
                    <w:bottom w:val="single" w:sz="4" w:space="0" w:color="008080"/>
                    <w:right w:val="nil"/>
                  </w:tcBorders>
                  <w:shd w:val="clear" w:color="auto" w:fill="auto"/>
                  <w:vAlign w:val="center"/>
                </w:tcPr>
                <w:p w14:paraId="17F93690" w14:textId="761D9413" w:rsidR="009F2D21" w:rsidRPr="00702EE3" w:rsidRDefault="009F2D21" w:rsidP="009F2D21">
                  <w:pPr>
                    <w:rPr>
                      <w:rFonts w:asciiTheme="minorHAnsi" w:hAnsiTheme="minorHAnsi" w:cs="Arial"/>
                      <w:sz w:val="22"/>
                      <w:szCs w:val="22"/>
                      <w:lang w:val="it-IT"/>
                    </w:rPr>
                  </w:pPr>
                  <w:r w:rsidRPr="00702EE3">
                    <w:rPr>
                      <w:rFonts w:asciiTheme="minorHAnsi" w:hAnsiTheme="minorHAnsi" w:cs="Arial"/>
                      <w:sz w:val="22"/>
                      <w:szCs w:val="22"/>
                      <w:lang w:val="it-IT"/>
                    </w:rPr>
                    <w:t>5.2.4 Cota aferentă Casei sociale a Constructorilor- CSC (N)</w:t>
                  </w:r>
                </w:p>
              </w:tc>
              <w:tc>
                <w:tcPr>
                  <w:tcW w:w="411" w:type="pct"/>
                  <w:tcBorders>
                    <w:top w:val="nil"/>
                    <w:left w:val="single" w:sz="8" w:space="0" w:color="008080"/>
                    <w:bottom w:val="single" w:sz="4" w:space="0" w:color="008080"/>
                    <w:right w:val="single" w:sz="4" w:space="0" w:color="008080"/>
                  </w:tcBorders>
                  <w:shd w:val="clear" w:color="auto" w:fill="auto"/>
                  <w:noWrap/>
                  <w:vAlign w:val="bottom"/>
                </w:tcPr>
                <w:p w14:paraId="4EAEFA78" w14:textId="67C69F6D" w:rsidR="009F2D21" w:rsidRPr="00702EE3" w:rsidRDefault="009F2D21" w:rsidP="009F2D21">
                  <w:pPr>
                    <w:rPr>
                      <w:rFonts w:asciiTheme="minorHAnsi" w:hAnsiTheme="minorHAnsi" w:cs="Arial"/>
                      <w:sz w:val="22"/>
                      <w:szCs w:val="22"/>
                      <w:lang w:val="it-IT"/>
                    </w:rPr>
                  </w:pPr>
                </w:p>
              </w:tc>
              <w:tc>
                <w:tcPr>
                  <w:tcW w:w="310" w:type="pct"/>
                  <w:tcBorders>
                    <w:top w:val="nil"/>
                    <w:left w:val="nil"/>
                    <w:bottom w:val="single" w:sz="4" w:space="0" w:color="008080"/>
                    <w:right w:val="single" w:sz="8" w:space="0" w:color="008080"/>
                  </w:tcBorders>
                  <w:shd w:val="clear" w:color="auto" w:fill="auto"/>
                  <w:noWrap/>
                  <w:vAlign w:val="center"/>
                </w:tcPr>
                <w:p w14:paraId="29CBA45D" w14:textId="49DF029F" w:rsidR="009F2D21" w:rsidRPr="00702EE3" w:rsidRDefault="009F2D21" w:rsidP="009F2D21">
                  <w:pPr>
                    <w:jc w:val="right"/>
                    <w:rPr>
                      <w:rFonts w:asciiTheme="minorHAnsi" w:hAnsiTheme="minorHAnsi" w:cs="Arial"/>
                      <w:sz w:val="22"/>
                      <w:szCs w:val="22"/>
                      <w:lang w:val="it-IT"/>
                    </w:rPr>
                  </w:pPr>
                </w:p>
              </w:tc>
              <w:tc>
                <w:tcPr>
                  <w:tcW w:w="411" w:type="pct"/>
                  <w:tcBorders>
                    <w:top w:val="nil"/>
                    <w:left w:val="nil"/>
                    <w:bottom w:val="single" w:sz="4" w:space="0" w:color="008080"/>
                    <w:right w:val="single" w:sz="4" w:space="0" w:color="008080"/>
                  </w:tcBorders>
                  <w:shd w:val="clear" w:color="auto" w:fill="auto"/>
                  <w:noWrap/>
                  <w:vAlign w:val="bottom"/>
                </w:tcPr>
                <w:p w14:paraId="046D444D" w14:textId="0B74686E" w:rsidR="009F2D21" w:rsidRPr="00702EE3" w:rsidRDefault="009F2D21" w:rsidP="009F2D21">
                  <w:pPr>
                    <w:rPr>
                      <w:rFonts w:asciiTheme="minorHAnsi" w:hAnsiTheme="minorHAnsi" w:cs="Arial"/>
                      <w:sz w:val="22"/>
                      <w:szCs w:val="22"/>
                      <w:lang w:val="it-IT"/>
                    </w:rPr>
                  </w:pPr>
                </w:p>
              </w:tc>
              <w:tc>
                <w:tcPr>
                  <w:tcW w:w="258" w:type="pct"/>
                  <w:tcBorders>
                    <w:top w:val="nil"/>
                    <w:left w:val="nil"/>
                    <w:bottom w:val="single" w:sz="4" w:space="0" w:color="008080"/>
                    <w:right w:val="single" w:sz="8" w:space="0" w:color="008080"/>
                  </w:tcBorders>
                  <w:shd w:val="clear" w:color="auto" w:fill="auto"/>
                  <w:noWrap/>
                  <w:vAlign w:val="center"/>
                </w:tcPr>
                <w:p w14:paraId="6EE20082" w14:textId="0BD6EF33" w:rsidR="009F2D21" w:rsidRPr="00702EE3" w:rsidRDefault="009F2D21" w:rsidP="009F2D21">
                  <w:pPr>
                    <w:jc w:val="right"/>
                    <w:rPr>
                      <w:rFonts w:asciiTheme="minorHAnsi" w:hAnsiTheme="minorHAnsi" w:cs="Arial"/>
                      <w:sz w:val="22"/>
                      <w:szCs w:val="22"/>
                      <w:lang w:val="it-IT"/>
                    </w:rPr>
                  </w:pPr>
                </w:p>
              </w:tc>
              <w:tc>
                <w:tcPr>
                  <w:tcW w:w="360" w:type="pct"/>
                  <w:tcBorders>
                    <w:top w:val="nil"/>
                    <w:left w:val="nil"/>
                    <w:bottom w:val="single" w:sz="4" w:space="0" w:color="008080"/>
                    <w:right w:val="single" w:sz="4" w:space="0" w:color="008080"/>
                  </w:tcBorders>
                  <w:shd w:val="clear" w:color="auto" w:fill="auto"/>
                  <w:noWrap/>
                  <w:vAlign w:val="bottom"/>
                </w:tcPr>
                <w:p w14:paraId="6F3A6074" w14:textId="4FA32396" w:rsidR="009F2D21" w:rsidRPr="00702EE3" w:rsidRDefault="009F2D21" w:rsidP="009F2D21">
                  <w:pPr>
                    <w:rPr>
                      <w:rFonts w:asciiTheme="minorHAnsi" w:hAnsiTheme="minorHAnsi" w:cs="Arial"/>
                      <w:sz w:val="22"/>
                      <w:szCs w:val="22"/>
                      <w:lang w:val="it-IT"/>
                    </w:rPr>
                  </w:pPr>
                </w:p>
              </w:tc>
              <w:tc>
                <w:tcPr>
                  <w:tcW w:w="360" w:type="pct"/>
                  <w:tcBorders>
                    <w:top w:val="nil"/>
                    <w:left w:val="nil"/>
                    <w:bottom w:val="single" w:sz="4" w:space="0" w:color="008080"/>
                    <w:right w:val="single" w:sz="8" w:space="0" w:color="008080"/>
                  </w:tcBorders>
                  <w:shd w:val="clear" w:color="auto" w:fill="auto"/>
                  <w:noWrap/>
                  <w:vAlign w:val="bottom"/>
                </w:tcPr>
                <w:p w14:paraId="2D932B44" w14:textId="409903D7" w:rsidR="009F2D21" w:rsidRPr="00702EE3" w:rsidRDefault="009F2D21" w:rsidP="009F2D21">
                  <w:pPr>
                    <w:jc w:val="right"/>
                    <w:rPr>
                      <w:rFonts w:asciiTheme="minorHAnsi" w:hAnsiTheme="minorHAnsi" w:cs="Arial"/>
                      <w:sz w:val="22"/>
                      <w:szCs w:val="22"/>
                      <w:lang w:val="it-IT"/>
                    </w:rPr>
                  </w:pPr>
                </w:p>
              </w:tc>
            </w:tr>
            <w:tr w:rsidR="009F2E63" w:rsidRPr="00702EE3" w14:paraId="58BF195E" w14:textId="1948B1FD" w:rsidTr="00130042">
              <w:trPr>
                <w:trHeight w:val="255"/>
              </w:trPr>
              <w:tc>
                <w:tcPr>
                  <w:tcW w:w="2891" w:type="pct"/>
                  <w:tcBorders>
                    <w:top w:val="nil"/>
                    <w:left w:val="single" w:sz="8" w:space="0" w:color="008080"/>
                    <w:bottom w:val="single" w:sz="4" w:space="0" w:color="008080"/>
                    <w:right w:val="nil"/>
                  </w:tcBorders>
                  <w:shd w:val="clear" w:color="auto" w:fill="auto"/>
                  <w:vAlign w:val="center"/>
                </w:tcPr>
                <w:p w14:paraId="61621583" w14:textId="7195EB85" w:rsidR="009F2D21" w:rsidRPr="00702EE3" w:rsidRDefault="009F2D21" w:rsidP="009F2D21">
                  <w:pPr>
                    <w:rPr>
                      <w:rFonts w:asciiTheme="minorHAnsi" w:hAnsiTheme="minorHAnsi" w:cs="Arial"/>
                      <w:sz w:val="22"/>
                      <w:szCs w:val="22"/>
                      <w:lang w:val="it-IT"/>
                    </w:rPr>
                  </w:pPr>
                  <w:r w:rsidRPr="00702EE3">
                    <w:rPr>
                      <w:rFonts w:asciiTheme="minorHAnsi" w:hAnsiTheme="minorHAnsi" w:cs="Arial"/>
                      <w:sz w:val="22"/>
                      <w:szCs w:val="22"/>
                      <w:lang w:val="it-IT"/>
                    </w:rPr>
                    <w:t>5.2.5 Taxe pentru acorduri, avi</w:t>
                  </w:r>
                  <w:r w:rsidR="004A532D" w:rsidRPr="00702EE3">
                    <w:rPr>
                      <w:rFonts w:asciiTheme="minorHAnsi" w:hAnsiTheme="minorHAnsi" w:cs="Arial"/>
                      <w:sz w:val="22"/>
                      <w:szCs w:val="22"/>
                      <w:lang w:val="it-IT"/>
                    </w:rPr>
                    <w:t>z</w:t>
                  </w:r>
                  <w:r w:rsidRPr="00702EE3">
                    <w:rPr>
                      <w:rFonts w:asciiTheme="minorHAnsi" w:hAnsiTheme="minorHAnsi" w:cs="Arial"/>
                      <w:sz w:val="22"/>
                      <w:szCs w:val="22"/>
                      <w:lang w:val="it-IT"/>
                    </w:rPr>
                    <w:t>e conforme și autorizația de construire/desființare</w:t>
                  </w:r>
                </w:p>
              </w:tc>
              <w:tc>
                <w:tcPr>
                  <w:tcW w:w="411" w:type="pct"/>
                  <w:tcBorders>
                    <w:top w:val="nil"/>
                    <w:left w:val="single" w:sz="8" w:space="0" w:color="008080"/>
                    <w:bottom w:val="single" w:sz="4" w:space="0" w:color="008080"/>
                    <w:right w:val="single" w:sz="4" w:space="0" w:color="008080"/>
                  </w:tcBorders>
                  <w:shd w:val="clear" w:color="auto" w:fill="auto"/>
                  <w:noWrap/>
                  <w:vAlign w:val="bottom"/>
                </w:tcPr>
                <w:p w14:paraId="0AE032C3" w14:textId="1031BC0E" w:rsidR="009F2D21" w:rsidRPr="00702EE3" w:rsidRDefault="009F2D21" w:rsidP="009F2D21">
                  <w:pPr>
                    <w:rPr>
                      <w:rFonts w:asciiTheme="minorHAnsi" w:hAnsiTheme="minorHAnsi" w:cs="Arial"/>
                      <w:sz w:val="22"/>
                      <w:szCs w:val="22"/>
                      <w:lang w:val="it-IT"/>
                    </w:rPr>
                  </w:pPr>
                </w:p>
              </w:tc>
              <w:tc>
                <w:tcPr>
                  <w:tcW w:w="310" w:type="pct"/>
                  <w:tcBorders>
                    <w:top w:val="nil"/>
                    <w:left w:val="nil"/>
                    <w:bottom w:val="single" w:sz="4" w:space="0" w:color="008080"/>
                    <w:right w:val="single" w:sz="8" w:space="0" w:color="008080"/>
                  </w:tcBorders>
                  <w:shd w:val="clear" w:color="auto" w:fill="auto"/>
                  <w:noWrap/>
                  <w:vAlign w:val="center"/>
                </w:tcPr>
                <w:p w14:paraId="56082A18" w14:textId="5F082419" w:rsidR="009F2D21" w:rsidRPr="00702EE3" w:rsidRDefault="009F2D21" w:rsidP="009F2D21">
                  <w:pPr>
                    <w:jc w:val="right"/>
                    <w:rPr>
                      <w:rFonts w:asciiTheme="minorHAnsi" w:hAnsiTheme="minorHAnsi" w:cs="Arial"/>
                      <w:sz w:val="22"/>
                      <w:szCs w:val="22"/>
                      <w:lang w:val="it-IT"/>
                    </w:rPr>
                  </w:pPr>
                </w:p>
              </w:tc>
              <w:tc>
                <w:tcPr>
                  <w:tcW w:w="411" w:type="pct"/>
                  <w:tcBorders>
                    <w:top w:val="nil"/>
                    <w:left w:val="nil"/>
                    <w:bottom w:val="single" w:sz="4" w:space="0" w:color="008080"/>
                    <w:right w:val="single" w:sz="4" w:space="0" w:color="008080"/>
                  </w:tcBorders>
                  <w:shd w:val="clear" w:color="auto" w:fill="auto"/>
                  <w:noWrap/>
                  <w:vAlign w:val="bottom"/>
                </w:tcPr>
                <w:p w14:paraId="1243D0F5" w14:textId="565DCA11" w:rsidR="009F2D21" w:rsidRPr="00702EE3" w:rsidRDefault="009F2D21" w:rsidP="009F2D21">
                  <w:pPr>
                    <w:rPr>
                      <w:rFonts w:asciiTheme="minorHAnsi" w:hAnsiTheme="minorHAnsi" w:cs="Arial"/>
                      <w:sz w:val="22"/>
                      <w:szCs w:val="22"/>
                      <w:lang w:val="it-IT"/>
                    </w:rPr>
                  </w:pPr>
                </w:p>
              </w:tc>
              <w:tc>
                <w:tcPr>
                  <w:tcW w:w="258" w:type="pct"/>
                  <w:tcBorders>
                    <w:top w:val="nil"/>
                    <w:left w:val="nil"/>
                    <w:bottom w:val="single" w:sz="4" w:space="0" w:color="008080"/>
                    <w:right w:val="single" w:sz="8" w:space="0" w:color="008080"/>
                  </w:tcBorders>
                  <w:shd w:val="clear" w:color="auto" w:fill="auto"/>
                  <w:noWrap/>
                  <w:vAlign w:val="center"/>
                </w:tcPr>
                <w:p w14:paraId="4EB4129B" w14:textId="671DD919" w:rsidR="009F2D21" w:rsidRPr="00702EE3" w:rsidRDefault="009F2D21" w:rsidP="009F2D21">
                  <w:pPr>
                    <w:jc w:val="right"/>
                    <w:rPr>
                      <w:rFonts w:asciiTheme="minorHAnsi" w:hAnsiTheme="minorHAnsi" w:cs="Arial"/>
                      <w:sz w:val="22"/>
                      <w:szCs w:val="22"/>
                      <w:lang w:val="it-IT"/>
                    </w:rPr>
                  </w:pPr>
                </w:p>
              </w:tc>
              <w:tc>
                <w:tcPr>
                  <w:tcW w:w="360" w:type="pct"/>
                  <w:tcBorders>
                    <w:top w:val="nil"/>
                    <w:left w:val="nil"/>
                    <w:bottom w:val="single" w:sz="4" w:space="0" w:color="008080"/>
                    <w:right w:val="single" w:sz="4" w:space="0" w:color="008080"/>
                  </w:tcBorders>
                  <w:shd w:val="clear" w:color="auto" w:fill="auto"/>
                  <w:noWrap/>
                  <w:vAlign w:val="bottom"/>
                </w:tcPr>
                <w:p w14:paraId="6D3AA8B6" w14:textId="7F1E75A3" w:rsidR="009F2D21" w:rsidRPr="00702EE3" w:rsidRDefault="009F2D21" w:rsidP="009F2D21">
                  <w:pPr>
                    <w:rPr>
                      <w:rFonts w:asciiTheme="minorHAnsi" w:hAnsiTheme="minorHAnsi" w:cs="Arial"/>
                      <w:sz w:val="22"/>
                      <w:szCs w:val="22"/>
                      <w:lang w:val="it-IT"/>
                    </w:rPr>
                  </w:pPr>
                </w:p>
              </w:tc>
              <w:tc>
                <w:tcPr>
                  <w:tcW w:w="360" w:type="pct"/>
                  <w:tcBorders>
                    <w:top w:val="nil"/>
                    <w:left w:val="nil"/>
                    <w:bottom w:val="single" w:sz="4" w:space="0" w:color="008080"/>
                    <w:right w:val="single" w:sz="8" w:space="0" w:color="008080"/>
                  </w:tcBorders>
                  <w:shd w:val="clear" w:color="auto" w:fill="auto"/>
                  <w:noWrap/>
                  <w:vAlign w:val="bottom"/>
                </w:tcPr>
                <w:p w14:paraId="7E67373D" w14:textId="4E93DB16" w:rsidR="009F2D21" w:rsidRPr="00702EE3" w:rsidRDefault="009F2D21" w:rsidP="009F2D21">
                  <w:pPr>
                    <w:jc w:val="right"/>
                    <w:rPr>
                      <w:rFonts w:asciiTheme="minorHAnsi" w:hAnsiTheme="minorHAnsi" w:cs="Arial"/>
                      <w:sz w:val="22"/>
                      <w:szCs w:val="22"/>
                      <w:lang w:val="it-IT"/>
                    </w:rPr>
                  </w:pPr>
                </w:p>
              </w:tc>
            </w:tr>
            <w:tr w:rsidR="009F2E63" w:rsidRPr="00702EE3" w14:paraId="5910D302" w14:textId="3143BE9E" w:rsidTr="00130042">
              <w:trPr>
                <w:trHeight w:val="255"/>
              </w:trPr>
              <w:tc>
                <w:tcPr>
                  <w:tcW w:w="2891" w:type="pct"/>
                  <w:tcBorders>
                    <w:top w:val="nil"/>
                    <w:left w:val="single" w:sz="8" w:space="0" w:color="008080"/>
                    <w:bottom w:val="single" w:sz="4" w:space="0" w:color="008080"/>
                    <w:right w:val="nil"/>
                  </w:tcBorders>
                  <w:shd w:val="clear" w:color="auto" w:fill="auto"/>
                  <w:vAlign w:val="center"/>
                </w:tcPr>
                <w:p w14:paraId="363D0EE1" w14:textId="12E31145" w:rsidR="009F2D21" w:rsidRPr="00702EE3" w:rsidRDefault="009F2D21" w:rsidP="009F2D21">
                  <w:pPr>
                    <w:rPr>
                      <w:rFonts w:asciiTheme="minorHAnsi" w:hAnsiTheme="minorHAnsi" w:cs="Arial"/>
                      <w:sz w:val="22"/>
                      <w:szCs w:val="22"/>
                      <w:lang w:val="it-IT"/>
                    </w:rPr>
                  </w:pPr>
                  <w:r w:rsidRPr="00702EE3">
                    <w:rPr>
                      <w:rFonts w:asciiTheme="minorHAnsi" w:hAnsiTheme="minorHAnsi" w:cs="Arial"/>
                      <w:sz w:val="22"/>
                      <w:szCs w:val="22"/>
                      <w:lang w:val="it-IT"/>
                    </w:rPr>
                    <w:t>5.3 Cheltuieli diverse şi neprevăzute</w:t>
                  </w:r>
                </w:p>
              </w:tc>
              <w:tc>
                <w:tcPr>
                  <w:tcW w:w="411" w:type="pct"/>
                  <w:tcBorders>
                    <w:top w:val="nil"/>
                    <w:left w:val="single" w:sz="8" w:space="0" w:color="008080"/>
                    <w:bottom w:val="single" w:sz="4" w:space="0" w:color="008080"/>
                    <w:right w:val="single" w:sz="4" w:space="0" w:color="008080"/>
                  </w:tcBorders>
                  <w:shd w:val="clear" w:color="auto" w:fill="auto"/>
                  <w:noWrap/>
                  <w:vAlign w:val="center"/>
                </w:tcPr>
                <w:p w14:paraId="5F709E82" w14:textId="2C1A440F" w:rsidR="009F2D21" w:rsidRPr="00702EE3" w:rsidRDefault="009F2D21" w:rsidP="009F2D21">
                  <w:pPr>
                    <w:jc w:val="right"/>
                    <w:rPr>
                      <w:rFonts w:asciiTheme="minorHAnsi" w:hAnsiTheme="minorHAnsi" w:cs="Arial"/>
                      <w:sz w:val="22"/>
                      <w:szCs w:val="22"/>
                      <w:lang w:val="it-IT"/>
                    </w:rPr>
                  </w:pPr>
                </w:p>
              </w:tc>
              <w:tc>
                <w:tcPr>
                  <w:tcW w:w="310" w:type="pct"/>
                  <w:tcBorders>
                    <w:top w:val="nil"/>
                    <w:left w:val="nil"/>
                    <w:bottom w:val="single" w:sz="4" w:space="0" w:color="008080"/>
                    <w:right w:val="single" w:sz="8" w:space="0" w:color="008080"/>
                  </w:tcBorders>
                  <w:shd w:val="clear" w:color="auto" w:fill="auto"/>
                  <w:noWrap/>
                  <w:vAlign w:val="center"/>
                </w:tcPr>
                <w:p w14:paraId="7E7DDA15" w14:textId="06B1AB93" w:rsidR="009F2D21" w:rsidRPr="00702EE3" w:rsidRDefault="009F2D21" w:rsidP="009F2D21">
                  <w:pPr>
                    <w:jc w:val="right"/>
                    <w:rPr>
                      <w:rFonts w:asciiTheme="minorHAnsi" w:hAnsiTheme="minorHAnsi" w:cs="Arial"/>
                      <w:sz w:val="22"/>
                      <w:szCs w:val="22"/>
                      <w:lang w:val="it-IT"/>
                    </w:rPr>
                  </w:pPr>
                </w:p>
              </w:tc>
              <w:tc>
                <w:tcPr>
                  <w:tcW w:w="411" w:type="pct"/>
                  <w:tcBorders>
                    <w:top w:val="nil"/>
                    <w:left w:val="nil"/>
                    <w:bottom w:val="single" w:sz="4" w:space="0" w:color="008080"/>
                    <w:right w:val="single" w:sz="4" w:space="0" w:color="008080"/>
                  </w:tcBorders>
                  <w:shd w:val="clear" w:color="auto" w:fill="auto"/>
                  <w:noWrap/>
                  <w:vAlign w:val="center"/>
                </w:tcPr>
                <w:p w14:paraId="3D24574F" w14:textId="690FDBC0" w:rsidR="009F2D21" w:rsidRPr="00702EE3" w:rsidRDefault="009F2D21" w:rsidP="009F2D21">
                  <w:pPr>
                    <w:jc w:val="right"/>
                    <w:rPr>
                      <w:rFonts w:asciiTheme="minorHAnsi" w:hAnsiTheme="minorHAnsi" w:cs="Arial"/>
                      <w:sz w:val="22"/>
                      <w:szCs w:val="22"/>
                      <w:lang w:val="it-IT"/>
                    </w:rPr>
                  </w:pPr>
                </w:p>
              </w:tc>
              <w:tc>
                <w:tcPr>
                  <w:tcW w:w="258" w:type="pct"/>
                  <w:tcBorders>
                    <w:top w:val="nil"/>
                    <w:left w:val="nil"/>
                    <w:bottom w:val="single" w:sz="4" w:space="0" w:color="008080"/>
                    <w:right w:val="single" w:sz="8" w:space="0" w:color="008080"/>
                  </w:tcBorders>
                  <w:shd w:val="clear" w:color="auto" w:fill="auto"/>
                  <w:noWrap/>
                  <w:vAlign w:val="center"/>
                </w:tcPr>
                <w:p w14:paraId="363638F5" w14:textId="206E3B2E" w:rsidR="009F2D21" w:rsidRPr="00702EE3" w:rsidRDefault="009F2D21" w:rsidP="009F2D21">
                  <w:pPr>
                    <w:jc w:val="right"/>
                    <w:rPr>
                      <w:rFonts w:asciiTheme="minorHAnsi" w:hAnsiTheme="minorHAnsi" w:cs="Arial"/>
                      <w:sz w:val="22"/>
                      <w:szCs w:val="22"/>
                      <w:lang w:val="it-IT"/>
                    </w:rPr>
                  </w:pPr>
                </w:p>
              </w:tc>
              <w:tc>
                <w:tcPr>
                  <w:tcW w:w="360" w:type="pct"/>
                  <w:tcBorders>
                    <w:top w:val="nil"/>
                    <w:left w:val="nil"/>
                    <w:bottom w:val="single" w:sz="4" w:space="0" w:color="008080"/>
                    <w:right w:val="single" w:sz="4" w:space="0" w:color="008080"/>
                  </w:tcBorders>
                  <w:shd w:val="clear" w:color="auto" w:fill="auto"/>
                  <w:noWrap/>
                  <w:vAlign w:val="bottom"/>
                </w:tcPr>
                <w:p w14:paraId="5933DEE0" w14:textId="3FE112CD" w:rsidR="009F2D21" w:rsidRPr="00702EE3" w:rsidRDefault="009F2D21" w:rsidP="009F2D21">
                  <w:pPr>
                    <w:jc w:val="right"/>
                    <w:rPr>
                      <w:rFonts w:asciiTheme="minorHAnsi" w:hAnsiTheme="minorHAnsi" w:cs="Arial"/>
                      <w:sz w:val="22"/>
                      <w:szCs w:val="22"/>
                      <w:lang w:val="it-IT"/>
                    </w:rPr>
                  </w:pPr>
                </w:p>
              </w:tc>
              <w:tc>
                <w:tcPr>
                  <w:tcW w:w="360" w:type="pct"/>
                  <w:tcBorders>
                    <w:top w:val="nil"/>
                    <w:left w:val="nil"/>
                    <w:bottom w:val="single" w:sz="4" w:space="0" w:color="008080"/>
                    <w:right w:val="single" w:sz="8" w:space="0" w:color="008080"/>
                  </w:tcBorders>
                  <w:shd w:val="clear" w:color="auto" w:fill="auto"/>
                  <w:noWrap/>
                  <w:vAlign w:val="bottom"/>
                </w:tcPr>
                <w:p w14:paraId="35FA2958" w14:textId="389B1A11" w:rsidR="009F2D21" w:rsidRPr="00702EE3" w:rsidRDefault="009F2D21" w:rsidP="009F2D21">
                  <w:pPr>
                    <w:jc w:val="right"/>
                    <w:rPr>
                      <w:rFonts w:asciiTheme="minorHAnsi" w:hAnsiTheme="minorHAnsi" w:cs="Arial"/>
                      <w:sz w:val="22"/>
                      <w:szCs w:val="22"/>
                      <w:lang w:val="it-IT"/>
                    </w:rPr>
                  </w:pPr>
                </w:p>
              </w:tc>
            </w:tr>
            <w:tr w:rsidR="009F2E63" w:rsidRPr="00702EE3" w14:paraId="14521B6E" w14:textId="379D6977" w:rsidTr="00130042">
              <w:trPr>
                <w:trHeight w:val="255"/>
              </w:trPr>
              <w:tc>
                <w:tcPr>
                  <w:tcW w:w="2891" w:type="pct"/>
                  <w:tcBorders>
                    <w:top w:val="nil"/>
                    <w:left w:val="single" w:sz="8" w:space="0" w:color="008080"/>
                    <w:bottom w:val="single" w:sz="4" w:space="0" w:color="008080"/>
                    <w:right w:val="nil"/>
                  </w:tcBorders>
                  <w:shd w:val="clear" w:color="auto" w:fill="auto"/>
                  <w:vAlign w:val="center"/>
                </w:tcPr>
                <w:p w14:paraId="757BDCD9" w14:textId="5251E314" w:rsidR="009F2D21" w:rsidRPr="00702EE3" w:rsidRDefault="009F2D21" w:rsidP="009F2D21">
                  <w:pPr>
                    <w:rPr>
                      <w:rFonts w:asciiTheme="minorHAnsi" w:hAnsiTheme="minorHAnsi" w:cs="Arial"/>
                      <w:sz w:val="22"/>
                      <w:szCs w:val="22"/>
                      <w:lang w:val="it-IT"/>
                    </w:rPr>
                  </w:pPr>
                  <w:r w:rsidRPr="00702EE3">
                    <w:rPr>
                      <w:rFonts w:asciiTheme="minorHAnsi" w:hAnsiTheme="minorHAnsi" w:cs="Arial"/>
                      <w:sz w:val="22"/>
                      <w:szCs w:val="22"/>
                      <w:lang w:val="it-IT"/>
                    </w:rPr>
                    <w:t>5.4 Cheltuieli pentru informare și publicitate (N)</w:t>
                  </w:r>
                </w:p>
              </w:tc>
              <w:tc>
                <w:tcPr>
                  <w:tcW w:w="411" w:type="pct"/>
                  <w:tcBorders>
                    <w:top w:val="nil"/>
                    <w:left w:val="single" w:sz="8" w:space="0" w:color="008080"/>
                    <w:bottom w:val="single" w:sz="4" w:space="0" w:color="008080"/>
                    <w:right w:val="single" w:sz="4" w:space="0" w:color="008080"/>
                  </w:tcBorders>
                  <w:shd w:val="clear" w:color="auto" w:fill="auto"/>
                  <w:noWrap/>
                  <w:vAlign w:val="center"/>
                </w:tcPr>
                <w:p w14:paraId="2BD46AF7" w14:textId="2A815EF1" w:rsidR="009F2D21" w:rsidRPr="00702EE3" w:rsidRDefault="009F2D21" w:rsidP="009F2D21">
                  <w:pPr>
                    <w:jc w:val="right"/>
                    <w:rPr>
                      <w:rFonts w:asciiTheme="minorHAnsi" w:hAnsiTheme="minorHAnsi" w:cs="Arial"/>
                      <w:sz w:val="22"/>
                      <w:szCs w:val="22"/>
                      <w:lang w:val="it-IT"/>
                    </w:rPr>
                  </w:pPr>
                </w:p>
              </w:tc>
              <w:tc>
                <w:tcPr>
                  <w:tcW w:w="310" w:type="pct"/>
                  <w:tcBorders>
                    <w:top w:val="nil"/>
                    <w:left w:val="nil"/>
                    <w:bottom w:val="single" w:sz="4" w:space="0" w:color="008080"/>
                    <w:right w:val="single" w:sz="8" w:space="0" w:color="008080"/>
                  </w:tcBorders>
                  <w:shd w:val="clear" w:color="auto" w:fill="auto"/>
                  <w:noWrap/>
                  <w:vAlign w:val="center"/>
                </w:tcPr>
                <w:p w14:paraId="0F186292" w14:textId="402413E0" w:rsidR="009F2D21" w:rsidRPr="00702EE3" w:rsidRDefault="009F2D21" w:rsidP="009F2D21">
                  <w:pPr>
                    <w:jc w:val="right"/>
                    <w:rPr>
                      <w:rFonts w:asciiTheme="minorHAnsi" w:hAnsiTheme="minorHAnsi" w:cs="Arial"/>
                      <w:sz w:val="22"/>
                      <w:szCs w:val="22"/>
                      <w:lang w:val="it-IT"/>
                    </w:rPr>
                  </w:pPr>
                </w:p>
              </w:tc>
              <w:tc>
                <w:tcPr>
                  <w:tcW w:w="411" w:type="pct"/>
                  <w:tcBorders>
                    <w:top w:val="nil"/>
                    <w:left w:val="nil"/>
                    <w:bottom w:val="single" w:sz="4" w:space="0" w:color="008080"/>
                    <w:right w:val="single" w:sz="4" w:space="0" w:color="008080"/>
                  </w:tcBorders>
                  <w:shd w:val="clear" w:color="auto" w:fill="auto"/>
                  <w:noWrap/>
                  <w:vAlign w:val="center"/>
                </w:tcPr>
                <w:p w14:paraId="358A308A" w14:textId="431B476D" w:rsidR="009F2D21" w:rsidRPr="00702EE3" w:rsidRDefault="009F2D21" w:rsidP="009F2D21">
                  <w:pPr>
                    <w:jc w:val="right"/>
                    <w:rPr>
                      <w:rFonts w:asciiTheme="minorHAnsi" w:hAnsiTheme="minorHAnsi" w:cs="Arial"/>
                      <w:sz w:val="22"/>
                      <w:szCs w:val="22"/>
                      <w:lang w:val="it-IT"/>
                    </w:rPr>
                  </w:pPr>
                </w:p>
              </w:tc>
              <w:tc>
                <w:tcPr>
                  <w:tcW w:w="258" w:type="pct"/>
                  <w:tcBorders>
                    <w:top w:val="nil"/>
                    <w:left w:val="nil"/>
                    <w:bottom w:val="single" w:sz="4" w:space="0" w:color="008080"/>
                    <w:right w:val="single" w:sz="8" w:space="0" w:color="008080"/>
                  </w:tcBorders>
                  <w:shd w:val="clear" w:color="auto" w:fill="auto"/>
                  <w:noWrap/>
                  <w:vAlign w:val="center"/>
                </w:tcPr>
                <w:p w14:paraId="1174EC23" w14:textId="088FEC47" w:rsidR="009F2D21" w:rsidRPr="00702EE3" w:rsidRDefault="009F2D21" w:rsidP="009F2D21">
                  <w:pPr>
                    <w:jc w:val="right"/>
                    <w:rPr>
                      <w:rFonts w:asciiTheme="minorHAnsi" w:hAnsiTheme="minorHAnsi" w:cs="Arial"/>
                      <w:sz w:val="22"/>
                      <w:szCs w:val="22"/>
                      <w:lang w:val="it-IT"/>
                    </w:rPr>
                  </w:pPr>
                </w:p>
              </w:tc>
              <w:tc>
                <w:tcPr>
                  <w:tcW w:w="360" w:type="pct"/>
                  <w:tcBorders>
                    <w:top w:val="nil"/>
                    <w:left w:val="nil"/>
                    <w:bottom w:val="single" w:sz="4" w:space="0" w:color="008080"/>
                    <w:right w:val="single" w:sz="4" w:space="0" w:color="008080"/>
                  </w:tcBorders>
                  <w:shd w:val="clear" w:color="auto" w:fill="auto"/>
                  <w:noWrap/>
                  <w:vAlign w:val="bottom"/>
                </w:tcPr>
                <w:p w14:paraId="4D93B190" w14:textId="146824CE" w:rsidR="009F2D21" w:rsidRPr="00702EE3" w:rsidRDefault="009F2D21" w:rsidP="009F2D21">
                  <w:pPr>
                    <w:jc w:val="right"/>
                    <w:rPr>
                      <w:rFonts w:asciiTheme="minorHAnsi" w:hAnsiTheme="minorHAnsi" w:cs="Arial"/>
                      <w:sz w:val="22"/>
                      <w:szCs w:val="22"/>
                      <w:lang w:val="it-IT"/>
                    </w:rPr>
                  </w:pPr>
                </w:p>
              </w:tc>
              <w:tc>
                <w:tcPr>
                  <w:tcW w:w="360" w:type="pct"/>
                  <w:tcBorders>
                    <w:top w:val="nil"/>
                    <w:left w:val="nil"/>
                    <w:bottom w:val="single" w:sz="4" w:space="0" w:color="008080"/>
                    <w:right w:val="single" w:sz="8" w:space="0" w:color="008080"/>
                  </w:tcBorders>
                  <w:shd w:val="clear" w:color="auto" w:fill="auto"/>
                  <w:noWrap/>
                  <w:vAlign w:val="bottom"/>
                </w:tcPr>
                <w:p w14:paraId="360FB9A7" w14:textId="7A58B179" w:rsidR="009F2D21" w:rsidRPr="00702EE3" w:rsidRDefault="009F2D21" w:rsidP="009F2D21">
                  <w:pPr>
                    <w:jc w:val="right"/>
                    <w:rPr>
                      <w:rFonts w:asciiTheme="minorHAnsi" w:hAnsiTheme="minorHAnsi" w:cs="Arial"/>
                      <w:sz w:val="22"/>
                      <w:szCs w:val="22"/>
                      <w:lang w:val="it-IT"/>
                    </w:rPr>
                  </w:pPr>
                </w:p>
              </w:tc>
            </w:tr>
            <w:tr w:rsidR="009F2E63" w:rsidRPr="00702EE3" w14:paraId="2933F355" w14:textId="6629F924" w:rsidTr="00130042">
              <w:trPr>
                <w:trHeight w:val="255"/>
              </w:trPr>
              <w:tc>
                <w:tcPr>
                  <w:tcW w:w="2891" w:type="pct"/>
                  <w:tcBorders>
                    <w:top w:val="nil"/>
                    <w:left w:val="single" w:sz="8" w:space="0" w:color="008080"/>
                    <w:bottom w:val="single" w:sz="4" w:space="0" w:color="008080"/>
                    <w:right w:val="nil"/>
                  </w:tcBorders>
                  <w:shd w:val="clear" w:color="auto" w:fill="auto"/>
                  <w:noWrap/>
                  <w:vAlign w:val="bottom"/>
                </w:tcPr>
                <w:p w14:paraId="2CF303AF" w14:textId="3B34893F" w:rsidR="009F2D21" w:rsidRPr="00702EE3" w:rsidRDefault="009F2D21" w:rsidP="009F2D21">
                  <w:pPr>
                    <w:rPr>
                      <w:rFonts w:asciiTheme="minorHAnsi" w:hAnsiTheme="minorHAnsi" w:cs="Arial"/>
                      <w:b/>
                      <w:bCs/>
                      <w:sz w:val="22"/>
                      <w:szCs w:val="22"/>
                      <w:lang w:val="it-IT"/>
                    </w:rPr>
                  </w:pPr>
                  <w:r w:rsidRPr="00702EE3">
                    <w:rPr>
                      <w:rFonts w:asciiTheme="minorHAnsi" w:hAnsiTheme="minorHAnsi" w:cs="Arial"/>
                      <w:b/>
                      <w:bCs/>
                      <w:sz w:val="22"/>
                      <w:szCs w:val="22"/>
                      <w:lang w:val="it-IT"/>
                    </w:rPr>
                    <w:t xml:space="preserve"> Capitolul 6 Cheltuieli pentru probe tehnologice și teste - total, din care: </w:t>
                  </w:r>
                </w:p>
              </w:tc>
              <w:tc>
                <w:tcPr>
                  <w:tcW w:w="411" w:type="pct"/>
                  <w:tcBorders>
                    <w:top w:val="nil"/>
                    <w:left w:val="single" w:sz="8" w:space="0" w:color="008080"/>
                    <w:bottom w:val="single" w:sz="4" w:space="0" w:color="008080"/>
                    <w:right w:val="single" w:sz="4" w:space="0" w:color="008080"/>
                  </w:tcBorders>
                  <w:shd w:val="clear" w:color="auto" w:fill="auto"/>
                  <w:noWrap/>
                  <w:vAlign w:val="center"/>
                </w:tcPr>
                <w:p w14:paraId="01E11750" w14:textId="698209E1" w:rsidR="009F2D21" w:rsidRPr="00702EE3" w:rsidRDefault="009F2D21" w:rsidP="009F2D21">
                  <w:pPr>
                    <w:jc w:val="right"/>
                    <w:rPr>
                      <w:rFonts w:asciiTheme="minorHAnsi" w:hAnsiTheme="minorHAnsi" w:cs="Arial"/>
                      <w:b/>
                      <w:bCs/>
                      <w:sz w:val="22"/>
                      <w:szCs w:val="22"/>
                      <w:lang w:val="it-IT"/>
                    </w:rPr>
                  </w:pPr>
                </w:p>
              </w:tc>
              <w:tc>
                <w:tcPr>
                  <w:tcW w:w="310" w:type="pct"/>
                  <w:tcBorders>
                    <w:top w:val="nil"/>
                    <w:left w:val="nil"/>
                    <w:bottom w:val="single" w:sz="4" w:space="0" w:color="008080"/>
                    <w:right w:val="single" w:sz="8" w:space="0" w:color="008080"/>
                  </w:tcBorders>
                  <w:shd w:val="clear" w:color="auto" w:fill="auto"/>
                  <w:noWrap/>
                  <w:vAlign w:val="center"/>
                </w:tcPr>
                <w:p w14:paraId="3347F729" w14:textId="3CC1EE55" w:rsidR="009F2D21" w:rsidRPr="00702EE3" w:rsidRDefault="009F2D21" w:rsidP="009F2D21">
                  <w:pPr>
                    <w:jc w:val="right"/>
                    <w:rPr>
                      <w:rFonts w:asciiTheme="minorHAnsi" w:hAnsiTheme="minorHAnsi" w:cs="Arial"/>
                      <w:b/>
                      <w:bCs/>
                      <w:sz w:val="22"/>
                      <w:szCs w:val="22"/>
                      <w:lang w:val="it-IT"/>
                    </w:rPr>
                  </w:pPr>
                </w:p>
              </w:tc>
              <w:tc>
                <w:tcPr>
                  <w:tcW w:w="411" w:type="pct"/>
                  <w:tcBorders>
                    <w:top w:val="nil"/>
                    <w:left w:val="nil"/>
                    <w:bottom w:val="single" w:sz="4" w:space="0" w:color="008080"/>
                    <w:right w:val="single" w:sz="4" w:space="0" w:color="008080"/>
                  </w:tcBorders>
                  <w:shd w:val="clear" w:color="auto" w:fill="auto"/>
                  <w:noWrap/>
                  <w:vAlign w:val="center"/>
                </w:tcPr>
                <w:p w14:paraId="6AE1A1FB" w14:textId="76E0F470" w:rsidR="009F2D21" w:rsidRPr="00702EE3" w:rsidRDefault="009F2D21" w:rsidP="009F2D21">
                  <w:pPr>
                    <w:jc w:val="right"/>
                    <w:rPr>
                      <w:rFonts w:asciiTheme="minorHAnsi" w:hAnsiTheme="minorHAnsi" w:cs="Arial"/>
                      <w:b/>
                      <w:bCs/>
                      <w:sz w:val="22"/>
                      <w:szCs w:val="22"/>
                      <w:lang w:val="it-IT"/>
                    </w:rPr>
                  </w:pPr>
                </w:p>
              </w:tc>
              <w:tc>
                <w:tcPr>
                  <w:tcW w:w="258" w:type="pct"/>
                  <w:tcBorders>
                    <w:top w:val="nil"/>
                    <w:left w:val="nil"/>
                    <w:bottom w:val="single" w:sz="4" w:space="0" w:color="008080"/>
                    <w:right w:val="single" w:sz="8" w:space="0" w:color="008080"/>
                  </w:tcBorders>
                  <w:shd w:val="clear" w:color="auto" w:fill="auto"/>
                  <w:noWrap/>
                  <w:vAlign w:val="center"/>
                </w:tcPr>
                <w:p w14:paraId="6D1012F7" w14:textId="2F0E6A6B" w:rsidR="009F2D21" w:rsidRPr="00702EE3" w:rsidRDefault="009F2D21" w:rsidP="009F2D21">
                  <w:pPr>
                    <w:jc w:val="right"/>
                    <w:rPr>
                      <w:rFonts w:asciiTheme="minorHAnsi" w:hAnsiTheme="minorHAnsi" w:cs="Arial"/>
                      <w:b/>
                      <w:bCs/>
                      <w:sz w:val="22"/>
                      <w:szCs w:val="22"/>
                      <w:lang w:val="it-IT"/>
                    </w:rPr>
                  </w:pPr>
                </w:p>
              </w:tc>
              <w:tc>
                <w:tcPr>
                  <w:tcW w:w="360" w:type="pct"/>
                  <w:tcBorders>
                    <w:top w:val="nil"/>
                    <w:left w:val="nil"/>
                    <w:bottom w:val="single" w:sz="4" w:space="0" w:color="008080"/>
                    <w:right w:val="single" w:sz="4" w:space="0" w:color="008080"/>
                  </w:tcBorders>
                  <w:shd w:val="clear" w:color="auto" w:fill="auto"/>
                  <w:noWrap/>
                  <w:vAlign w:val="bottom"/>
                </w:tcPr>
                <w:p w14:paraId="1CB48671" w14:textId="57155CEB" w:rsidR="009F2D21" w:rsidRPr="00702EE3" w:rsidRDefault="009F2D21" w:rsidP="009F2D21">
                  <w:pPr>
                    <w:jc w:val="right"/>
                    <w:rPr>
                      <w:rFonts w:asciiTheme="minorHAnsi" w:hAnsiTheme="minorHAnsi" w:cs="Arial"/>
                      <w:b/>
                      <w:bCs/>
                      <w:sz w:val="22"/>
                      <w:szCs w:val="22"/>
                      <w:lang w:val="it-IT"/>
                    </w:rPr>
                  </w:pPr>
                </w:p>
              </w:tc>
              <w:tc>
                <w:tcPr>
                  <w:tcW w:w="360" w:type="pct"/>
                  <w:tcBorders>
                    <w:top w:val="nil"/>
                    <w:left w:val="nil"/>
                    <w:bottom w:val="single" w:sz="4" w:space="0" w:color="008080"/>
                    <w:right w:val="single" w:sz="8" w:space="0" w:color="008080"/>
                  </w:tcBorders>
                  <w:shd w:val="clear" w:color="auto" w:fill="auto"/>
                  <w:noWrap/>
                  <w:vAlign w:val="bottom"/>
                </w:tcPr>
                <w:p w14:paraId="54966881" w14:textId="699A793D" w:rsidR="009F2D21" w:rsidRPr="00702EE3" w:rsidRDefault="009F2D21" w:rsidP="009F2D21">
                  <w:pPr>
                    <w:jc w:val="right"/>
                    <w:rPr>
                      <w:rFonts w:asciiTheme="minorHAnsi" w:hAnsiTheme="minorHAnsi" w:cs="Arial"/>
                      <w:b/>
                      <w:bCs/>
                      <w:sz w:val="22"/>
                      <w:szCs w:val="22"/>
                      <w:lang w:val="it-IT"/>
                    </w:rPr>
                  </w:pPr>
                </w:p>
              </w:tc>
            </w:tr>
            <w:tr w:rsidR="009F2E63" w:rsidRPr="00702EE3" w14:paraId="7EB90721" w14:textId="47CFAB13" w:rsidTr="00130042">
              <w:trPr>
                <w:trHeight w:val="255"/>
              </w:trPr>
              <w:tc>
                <w:tcPr>
                  <w:tcW w:w="2891" w:type="pct"/>
                  <w:tcBorders>
                    <w:top w:val="nil"/>
                    <w:left w:val="single" w:sz="8" w:space="0" w:color="008080"/>
                    <w:bottom w:val="single" w:sz="4" w:space="0" w:color="008080"/>
                    <w:right w:val="nil"/>
                  </w:tcBorders>
                  <w:vAlign w:val="center"/>
                </w:tcPr>
                <w:p w14:paraId="490ACEE2" w14:textId="7248AB4D" w:rsidR="009F2D21" w:rsidRPr="00702EE3" w:rsidRDefault="009F2D21" w:rsidP="009F2D21">
                  <w:pPr>
                    <w:rPr>
                      <w:rFonts w:asciiTheme="minorHAnsi" w:hAnsiTheme="minorHAnsi" w:cs="Arial"/>
                      <w:sz w:val="22"/>
                      <w:szCs w:val="22"/>
                      <w:lang w:val="pt-BR"/>
                    </w:rPr>
                  </w:pPr>
                  <w:r w:rsidRPr="00702EE3">
                    <w:rPr>
                      <w:rFonts w:asciiTheme="minorHAnsi" w:hAnsiTheme="minorHAnsi" w:cs="Arial"/>
                      <w:sz w:val="22"/>
                      <w:szCs w:val="22"/>
                      <w:lang w:val="pt-BR"/>
                    </w:rPr>
                    <w:t xml:space="preserve">6.1 Pregătirea personalului de exploatare </w:t>
                  </w:r>
                  <w:r w:rsidRPr="00702EE3">
                    <w:rPr>
                      <w:rFonts w:asciiTheme="minorHAnsi" w:hAnsiTheme="minorHAnsi" w:cs="Arial"/>
                      <w:b/>
                      <w:bCs/>
                      <w:sz w:val="22"/>
                      <w:szCs w:val="22"/>
                      <w:lang w:val="pt-BR"/>
                    </w:rPr>
                    <w:t>(N)</w:t>
                  </w:r>
                </w:p>
              </w:tc>
              <w:tc>
                <w:tcPr>
                  <w:tcW w:w="411" w:type="pct"/>
                  <w:tcBorders>
                    <w:top w:val="nil"/>
                    <w:left w:val="single" w:sz="8" w:space="0" w:color="008080"/>
                    <w:bottom w:val="single" w:sz="4" w:space="0" w:color="008080"/>
                    <w:right w:val="single" w:sz="4" w:space="0" w:color="008080"/>
                  </w:tcBorders>
                  <w:shd w:val="clear" w:color="auto" w:fill="00B050"/>
                  <w:noWrap/>
                  <w:vAlign w:val="bottom"/>
                </w:tcPr>
                <w:p w14:paraId="3EAF871F" w14:textId="68E08DD3" w:rsidR="009F2D21" w:rsidRPr="00702EE3" w:rsidRDefault="009F2D21" w:rsidP="009F2D21">
                  <w:pPr>
                    <w:rPr>
                      <w:rFonts w:asciiTheme="minorHAnsi" w:hAnsiTheme="minorHAnsi" w:cs="Arial"/>
                      <w:sz w:val="22"/>
                      <w:szCs w:val="22"/>
                      <w:lang w:val="pt-BR"/>
                    </w:rPr>
                  </w:pPr>
                </w:p>
              </w:tc>
              <w:tc>
                <w:tcPr>
                  <w:tcW w:w="310" w:type="pct"/>
                  <w:tcBorders>
                    <w:top w:val="nil"/>
                    <w:left w:val="nil"/>
                    <w:bottom w:val="single" w:sz="4" w:space="0" w:color="008080"/>
                    <w:right w:val="single" w:sz="8" w:space="0" w:color="008080"/>
                  </w:tcBorders>
                  <w:noWrap/>
                  <w:vAlign w:val="center"/>
                </w:tcPr>
                <w:p w14:paraId="6EDF93FD" w14:textId="09ADC460" w:rsidR="009F2D21" w:rsidRPr="00702EE3" w:rsidRDefault="009F2D21" w:rsidP="009F2D21">
                  <w:pPr>
                    <w:jc w:val="right"/>
                    <w:rPr>
                      <w:rFonts w:asciiTheme="minorHAnsi" w:hAnsiTheme="minorHAnsi" w:cs="Arial"/>
                      <w:sz w:val="22"/>
                      <w:szCs w:val="22"/>
                      <w:lang w:val="pt-BR"/>
                    </w:rPr>
                  </w:pPr>
                </w:p>
              </w:tc>
              <w:tc>
                <w:tcPr>
                  <w:tcW w:w="411" w:type="pct"/>
                  <w:tcBorders>
                    <w:top w:val="nil"/>
                    <w:left w:val="nil"/>
                    <w:bottom w:val="single" w:sz="4" w:space="0" w:color="008080"/>
                    <w:right w:val="single" w:sz="4" w:space="0" w:color="008080"/>
                  </w:tcBorders>
                  <w:shd w:val="clear" w:color="auto" w:fill="00B050"/>
                  <w:noWrap/>
                  <w:vAlign w:val="bottom"/>
                </w:tcPr>
                <w:p w14:paraId="123D480D" w14:textId="6A535FDA" w:rsidR="009F2D21" w:rsidRPr="00702EE3" w:rsidRDefault="009F2D21" w:rsidP="009F2D21">
                  <w:pPr>
                    <w:rPr>
                      <w:rFonts w:asciiTheme="minorHAnsi" w:hAnsiTheme="minorHAnsi" w:cs="Arial"/>
                      <w:sz w:val="22"/>
                      <w:szCs w:val="22"/>
                      <w:lang w:val="pt-BR"/>
                    </w:rPr>
                  </w:pPr>
                </w:p>
              </w:tc>
              <w:tc>
                <w:tcPr>
                  <w:tcW w:w="258" w:type="pct"/>
                  <w:tcBorders>
                    <w:top w:val="nil"/>
                    <w:left w:val="nil"/>
                    <w:bottom w:val="single" w:sz="4" w:space="0" w:color="008080"/>
                    <w:right w:val="single" w:sz="8" w:space="0" w:color="008080"/>
                  </w:tcBorders>
                  <w:noWrap/>
                  <w:vAlign w:val="center"/>
                </w:tcPr>
                <w:p w14:paraId="5401C701" w14:textId="1B912B41" w:rsidR="009F2D21" w:rsidRPr="00702EE3" w:rsidRDefault="009F2D21" w:rsidP="009F2D21">
                  <w:pPr>
                    <w:jc w:val="right"/>
                    <w:rPr>
                      <w:rFonts w:asciiTheme="minorHAnsi" w:hAnsiTheme="minorHAnsi" w:cs="Arial"/>
                      <w:sz w:val="22"/>
                      <w:szCs w:val="22"/>
                      <w:lang w:val="pt-BR"/>
                    </w:rPr>
                  </w:pPr>
                </w:p>
              </w:tc>
              <w:tc>
                <w:tcPr>
                  <w:tcW w:w="360" w:type="pct"/>
                  <w:tcBorders>
                    <w:top w:val="nil"/>
                    <w:left w:val="nil"/>
                    <w:bottom w:val="single" w:sz="4" w:space="0" w:color="008080"/>
                    <w:right w:val="single" w:sz="4" w:space="0" w:color="008080"/>
                  </w:tcBorders>
                  <w:shd w:val="clear" w:color="auto" w:fill="00B050"/>
                  <w:noWrap/>
                  <w:vAlign w:val="bottom"/>
                </w:tcPr>
                <w:p w14:paraId="633C589D" w14:textId="2B351629" w:rsidR="009F2D21" w:rsidRPr="00702EE3" w:rsidRDefault="009F2D21" w:rsidP="009F2D21">
                  <w:pPr>
                    <w:rPr>
                      <w:rFonts w:asciiTheme="minorHAnsi" w:hAnsiTheme="minorHAnsi" w:cs="Arial"/>
                      <w:sz w:val="22"/>
                      <w:szCs w:val="22"/>
                      <w:lang w:val="pt-BR"/>
                    </w:rPr>
                  </w:pPr>
                </w:p>
              </w:tc>
              <w:tc>
                <w:tcPr>
                  <w:tcW w:w="360" w:type="pct"/>
                  <w:tcBorders>
                    <w:top w:val="nil"/>
                    <w:left w:val="nil"/>
                    <w:bottom w:val="single" w:sz="4" w:space="0" w:color="008080"/>
                    <w:right w:val="single" w:sz="8" w:space="0" w:color="008080"/>
                  </w:tcBorders>
                  <w:shd w:val="clear" w:color="auto" w:fill="auto"/>
                  <w:noWrap/>
                  <w:vAlign w:val="bottom"/>
                </w:tcPr>
                <w:p w14:paraId="1D20646A" w14:textId="2E9FE98E" w:rsidR="009F2D21" w:rsidRPr="00702EE3" w:rsidRDefault="009F2D21" w:rsidP="009F2D21">
                  <w:pPr>
                    <w:jc w:val="right"/>
                    <w:rPr>
                      <w:rFonts w:asciiTheme="minorHAnsi" w:hAnsiTheme="minorHAnsi" w:cs="Arial"/>
                      <w:sz w:val="22"/>
                      <w:szCs w:val="22"/>
                      <w:lang w:val="pt-BR"/>
                    </w:rPr>
                  </w:pPr>
                </w:p>
              </w:tc>
            </w:tr>
            <w:tr w:rsidR="009F2E63" w:rsidRPr="00702EE3" w14:paraId="05E8CBA0" w14:textId="19724640" w:rsidTr="00130042">
              <w:trPr>
                <w:trHeight w:val="255"/>
              </w:trPr>
              <w:tc>
                <w:tcPr>
                  <w:tcW w:w="2891" w:type="pct"/>
                  <w:tcBorders>
                    <w:top w:val="nil"/>
                    <w:left w:val="single" w:sz="8" w:space="0" w:color="008080"/>
                    <w:bottom w:val="single" w:sz="4" w:space="0" w:color="008080"/>
                    <w:right w:val="nil"/>
                  </w:tcBorders>
                  <w:shd w:val="clear" w:color="auto" w:fill="auto"/>
                  <w:vAlign w:val="center"/>
                </w:tcPr>
                <w:p w14:paraId="1B5367EA" w14:textId="0F63D75E" w:rsidR="009F2D21" w:rsidRPr="00702EE3" w:rsidRDefault="009F2D21" w:rsidP="009F2D21">
                  <w:pPr>
                    <w:rPr>
                      <w:rFonts w:asciiTheme="minorHAnsi" w:hAnsiTheme="minorHAnsi" w:cs="Arial"/>
                      <w:sz w:val="22"/>
                      <w:szCs w:val="22"/>
                      <w:lang w:val="fr-FR"/>
                    </w:rPr>
                  </w:pPr>
                  <w:r w:rsidRPr="00702EE3">
                    <w:rPr>
                      <w:rFonts w:asciiTheme="minorHAnsi" w:hAnsiTheme="minorHAnsi" w:cs="Arial"/>
                      <w:sz w:val="22"/>
                      <w:szCs w:val="22"/>
                      <w:lang w:val="fr-FR"/>
                    </w:rPr>
                    <w:t>6.2 Probe tehnologice și teste</w:t>
                  </w:r>
                </w:p>
              </w:tc>
              <w:tc>
                <w:tcPr>
                  <w:tcW w:w="411" w:type="pct"/>
                  <w:tcBorders>
                    <w:top w:val="nil"/>
                    <w:left w:val="single" w:sz="8" w:space="0" w:color="008080"/>
                    <w:bottom w:val="single" w:sz="4" w:space="0" w:color="008080"/>
                    <w:right w:val="single" w:sz="4" w:space="0" w:color="008080"/>
                  </w:tcBorders>
                  <w:shd w:val="clear" w:color="auto" w:fill="auto"/>
                  <w:noWrap/>
                  <w:vAlign w:val="center"/>
                </w:tcPr>
                <w:p w14:paraId="69C63746" w14:textId="0449E9B9" w:rsidR="009F2D21" w:rsidRPr="00702EE3" w:rsidRDefault="009F2D21" w:rsidP="009F2D21">
                  <w:pPr>
                    <w:jc w:val="right"/>
                    <w:rPr>
                      <w:rFonts w:asciiTheme="minorHAnsi" w:hAnsiTheme="minorHAnsi" w:cs="Arial"/>
                      <w:sz w:val="22"/>
                      <w:szCs w:val="22"/>
                      <w:lang w:val="fr-FR"/>
                    </w:rPr>
                  </w:pPr>
                </w:p>
              </w:tc>
              <w:tc>
                <w:tcPr>
                  <w:tcW w:w="310" w:type="pct"/>
                  <w:tcBorders>
                    <w:top w:val="nil"/>
                    <w:left w:val="nil"/>
                    <w:bottom w:val="single" w:sz="4" w:space="0" w:color="008080"/>
                    <w:right w:val="single" w:sz="8" w:space="0" w:color="008080"/>
                  </w:tcBorders>
                  <w:shd w:val="clear" w:color="auto" w:fill="auto"/>
                  <w:noWrap/>
                  <w:vAlign w:val="center"/>
                </w:tcPr>
                <w:p w14:paraId="74436C44" w14:textId="22981701" w:rsidR="009F2D21" w:rsidRPr="00702EE3" w:rsidRDefault="009F2D21" w:rsidP="009F2D21">
                  <w:pPr>
                    <w:jc w:val="right"/>
                    <w:rPr>
                      <w:rFonts w:asciiTheme="minorHAnsi" w:hAnsiTheme="minorHAnsi" w:cs="Arial"/>
                      <w:sz w:val="22"/>
                      <w:szCs w:val="22"/>
                      <w:lang w:val="fr-FR"/>
                    </w:rPr>
                  </w:pPr>
                </w:p>
              </w:tc>
              <w:tc>
                <w:tcPr>
                  <w:tcW w:w="411" w:type="pct"/>
                  <w:tcBorders>
                    <w:top w:val="nil"/>
                    <w:left w:val="nil"/>
                    <w:bottom w:val="single" w:sz="4" w:space="0" w:color="008080"/>
                    <w:right w:val="single" w:sz="4" w:space="0" w:color="008080"/>
                  </w:tcBorders>
                  <w:shd w:val="clear" w:color="auto" w:fill="auto"/>
                  <w:noWrap/>
                  <w:vAlign w:val="center"/>
                </w:tcPr>
                <w:p w14:paraId="599D65DC" w14:textId="3FB74F10" w:rsidR="009F2D21" w:rsidRPr="00702EE3" w:rsidRDefault="009F2D21" w:rsidP="009F2D21">
                  <w:pPr>
                    <w:jc w:val="right"/>
                    <w:rPr>
                      <w:rFonts w:asciiTheme="minorHAnsi" w:hAnsiTheme="minorHAnsi" w:cs="Arial"/>
                      <w:sz w:val="22"/>
                      <w:szCs w:val="22"/>
                      <w:lang w:val="fr-FR"/>
                    </w:rPr>
                  </w:pPr>
                </w:p>
              </w:tc>
              <w:tc>
                <w:tcPr>
                  <w:tcW w:w="258" w:type="pct"/>
                  <w:tcBorders>
                    <w:top w:val="nil"/>
                    <w:left w:val="nil"/>
                    <w:bottom w:val="single" w:sz="4" w:space="0" w:color="008080"/>
                    <w:right w:val="single" w:sz="8" w:space="0" w:color="008080"/>
                  </w:tcBorders>
                  <w:shd w:val="clear" w:color="auto" w:fill="auto"/>
                  <w:noWrap/>
                  <w:vAlign w:val="center"/>
                </w:tcPr>
                <w:p w14:paraId="06599E30" w14:textId="76610083" w:rsidR="009F2D21" w:rsidRPr="00702EE3" w:rsidRDefault="009F2D21" w:rsidP="009F2D21">
                  <w:pPr>
                    <w:jc w:val="right"/>
                    <w:rPr>
                      <w:rFonts w:asciiTheme="minorHAnsi" w:hAnsiTheme="minorHAnsi" w:cs="Arial"/>
                      <w:sz w:val="22"/>
                      <w:szCs w:val="22"/>
                      <w:lang w:val="fr-FR"/>
                    </w:rPr>
                  </w:pPr>
                </w:p>
              </w:tc>
              <w:tc>
                <w:tcPr>
                  <w:tcW w:w="360" w:type="pct"/>
                  <w:tcBorders>
                    <w:top w:val="nil"/>
                    <w:left w:val="nil"/>
                    <w:bottom w:val="single" w:sz="4" w:space="0" w:color="008080"/>
                    <w:right w:val="single" w:sz="4" w:space="0" w:color="008080"/>
                  </w:tcBorders>
                  <w:shd w:val="clear" w:color="auto" w:fill="auto"/>
                  <w:noWrap/>
                  <w:vAlign w:val="bottom"/>
                </w:tcPr>
                <w:p w14:paraId="3716552E" w14:textId="025D8A6B" w:rsidR="009F2D21" w:rsidRPr="00702EE3" w:rsidRDefault="009F2D21" w:rsidP="009F2D21">
                  <w:pPr>
                    <w:jc w:val="right"/>
                    <w:rPr>
                      <w:rFonts w:asciiTheme="minorHAnsi" w:hAnsiTheme="minorHAnsi" w:cs="Arial"/>
                      <w:sz w:val="22"/>
                      <w:szCs w:val="22"/>
                      <w:lang w:val="fr-FR"/>
                    </w:rPr>
                  </w:pPr>
                </w:p>
              </w:tc>
              <w:tc>
                <w:tcPr>
                  <w:tcW w:w="360" w:type="pct"/>
                  <w:tcBorders>
                    <w:top w:val="nil"/>
                    <w:left w:val="nil"/>
                    <w:bottom w:val="single" w:sz="4" w:space="0" w:color="008080"/>
                    <w:right w:val="single" w:sz="8" w:space="0" w:color="008080"/>
                  </w:tcBorders>
                  <w:shd w:val="clear" w:color="auto" w:fill="auto"/>
                  <w:noWrap/>
                  <w:vAlign w:val="bottom"/>
                </w:tcPr>
                <w:p w14:paraId="6ECE92F6" w14:textId="5993E2D7" w:rsidR="009F2D21" w:rsidRPr="00702EE3" w:rsidRDefault="009F2D21" w:rsidP="009F2D21">
                  <w:pPr>
                    <w:jc w:val="right"/>
                    <w:rPr>
                      <w:rFonts w:asciiTheme="minorHAnsi" w:hAnsiTheme="minorHAnsi" w:cs="Arial"/>
                      <w:sz w:val="22"/>
                      <w:szCs w:val="22"/>
                      <w:lang w:val="fr-FR"/>
                    </w:rPr>
                  </w:pPr>
                </w:p>
              </w:tc>
            </w:tr>
            <w:tr w:rsidR="004A532D" w:rsidRPr="00702EE3" w14:paraId="71B74462" w14:textId="77777777" w:rsidTr="00130042">
              <w:trPr>
                <w:trHeight w:val="255"/>
              </w:trPr>
              <w:tc>
                <w:tcPr>
                  <w:tcW w:w="2891" w:type="pct"/>
                  <w:tcBorders>
                    <w:top w:val="nil"/>
                    <w:left w:val="single" w:sz="8" w:space="0" w:color="008080"/>
                    <w:bottom w:val="single" w:sz="4" w:space="0" w:color="008080"/>
                    <w:right w:val="nil"/>
                  </w:tcBorders>
                  <w:shd w:val="clear" w:color="auto" w:fill="auto"/>
                  <w:vAlign w:val="center"/>
                </w:tcPr>
                <w:p w14:paraId="218EAD8D" w14:textId="2E4E561B" w:rsidR="004A532D" w:rsidRPr="00702EE3" w:rsidRDefault="004A532D" w:rsidP="009F2D21">
                  <w:pPr>
                    <w:rPr>
                      <w:rFonts w:asciiTheme="minorHAnsi" w:hAnsiTheme="minorHAnsi" w:cs="Arial"/>
                      <w:sz w:val="22"/>
                      <w:szCs w:val="22"/>
                      <w:lang w:val="fr-FR"/>
                    </w:rPr>
                  </w:pPr>
                  <w:r w:rsidRPr="00702EE3">
                    <w:rPr>
                      <w:rFonts w:asciiTheme="minorHAnsi" w:hAnsiTheme="minorHAnsi" w:cstheme="minorHAnsi"/>
                      <w:b/>
                      <w:color w:val="000000"/>
                      <w:sz w:val="22"/>
                      <w:szCs w:val="22"/>
                      <w:lang w:eastAsia="ro-RO"/>
                    </w:rPr>
                    <w:t>CAPITOLUL 7</w:t>
                  </w:r>
                  <w:r w:rsidRPr="00702EE3">
                    <w:rPr>
                      <w:rFonts w:asciiTheme="minorHAnsi" w:hAnsiTheme="minorHAnsi" w:cstheme="minorHAnsi"/>
                      <w:color w:val="000000"/>
                      <w:sz w:val="22"/>
                      <w:szCs w:val="22"/>
                      <w:lang w:eastAsia="ro-RO"/>
                    </w:rPr>
                    <w:t xml:space="preserve"> </w:t>
                  </w:r>
                  <w:r w:rsidRPr="00702EE3">
                    <w:rPr>
                      <w:rFonts w:asciiTheme="minorHAnsi" w:hAnsiTheme="minorHAnsi" w:cstheme="minorHAnsi"/>
                      <w:b/>
                      <w:bCs/>
                      <w:color w:val="000000"/>
                      <w:sz w:val="22"/>
                      <w:szCs w:val="22"/>
                      <w:lang w:eastAsia="ro-RO"/>
                    </w:rPr>
                    <w:t>Cheltuieli aferente marjei de buget şi pentru constituirea rezervei de implementare pentru ajustarea de preţ – total, din care</w:t>
                  </w:r>
                  <w:r w:rsidRPr="00702EE3">
                    <w:rPr>
                      <w:rFonts w:asciiTheme="minorHAnsi" w:hAnsiTheme="minorHAnsi" w:cstheme="minorHAnsi"/>
                      <w:b/>
                      <w:bCs/>
                      <w:color w:val="000000"/>
                      <w:sz w:val="22"/>
                      <w:szCs w:val="22"/>
                      <w:lang w:val="en-GB" w:eastAsia="ro-RO"/>
                    </w:rPr>
                    <w:t>:</w:t>
                  </w:r>
                </w:p>
              </w:tc>
              <w:tc>
                <w:tcPr>
                  <w:tcW w:w="411" w:type="pct"/>
                  <w:tcBorders>
                    <w:top w:val="nil"/>
                    <w:left w:val="single" w:sz="8" w:space="0" w:color="008080"/>
                    <w:bottom w:val="single" w:sz="4" w:space="0" w:color="008080"/>
                    <w:right w:val="single" w:sz="4" w:space="0" w:color="008080"/>
                  </w:tcBorders>
                  <w:shd w:val="clear" w:color="auto" w:fill="auto"/>
                  <w:noWrap/>
                  <w:vAlign w:val="center"/>
                </w:tcPr>
                <w:p w14:paraId="79A4C094" w14:textId="77777777" w:rsidR="004A532D" w:rsidRPr="00702EE3" w:rsidRDefault="004A532D" w:rsidP="009F2D21">
                  <w:pPr>
                    <w:jc w:val="right"/>
                    <w:rPr>
                      <w:rFonts w:asciiTheme="minorHAnsi" w:hAnsiTheme="minorHAnsi" w:cs="Arial"/>
                      <w:sz w:val="22"/>
                      <w:szCs w:val="22"/>
                      <w:lang w:val="fr-FR"/>
                    </w:rPr>
                  </w:pPr>
                </w:p>
              </w:tc>
              <w:tc>
                <w:tcPr>
                  <w:tcW w:w="310" w:type="pct"/>
                  <w:tcBorders>
                    <w:top w:val="nil"/>
                    <w:left w:val="nil"/>
                    <w:bottom w:val="single" w:sz="4" w:space="0" w:color="008080"/>
                    <w:right w:val="single" w:sz="8" w:space="0" w:color="008080"/>
                  </w:tcBorders>
                  <w:shd w:val="clear" w:color="auto" w:fill="auto"/>
                  <w:noWrap/>
                  <w:vAlign w:val="center"/>
                </w:tcPr>
                <w:p w14:paraId="407CDD1C" w14:textId="77777777" w:rsidR="004A532D" w:rsidRPr="00702EE3" w:rsidRDefault="004A532D" w:rsidP="009F2D21">
                  <w:pPr>
                    <w:jc w:val="right"/>
                    <w:rPr>
                      <w:rFonts w:asciiTheme="minorHAnsi" w:hAnsiTheme="minorHAnsi" w:cs="Arial"/>
                      <w:sz w:val="22"/>
                      <w:szCs w:val="22"/>
                      <w:lang w:val="fr-FR"/>
                    </w:rPr>
                  </w:pPr>
                </w:p>
              </w:tc>
              <w:tc>
                <w:tcPr>
                  <w:tcW w:w="411" w:type="pct"/>
                  <w:tcBorders>
                    <w:top w:val="nil"/>
                    <w:left w:val="nil"/>
                    <w:bottom w:val="single" w:sz="4" w:space="0" w:color="008080"/>
                    <w:right w:val="single" w:sz="4" w:space="0" w:color="008080"/>
                  </w:tcBorders>
                  <w:shd w:val="clear" w:color="auto" w:fill="auto"/>
                  <w:noWrap/>
                  <w:vAlign w:val="center"/>
                </w:tcPr>
                <w:p w14:paraId="113B5204" w14:textId="77777777" w:rsidR="004A532D" w:rsidRPr="00702EE3" w:rsidRDefault="004A532D" w:rsidP="009F2D21">
                  <w:pPr>
                    <w:jc w:val="right"/>
                    <w:rPr>
                      <w:rFonts w:asciiTheme="minorHAnsi" w:hAnsiTheme="minorHAnsi" w:cs="Arial"/>
                      <w:sz w:val="22"/>
                      <w:szCs w:val="22"/>
                      <w:lang w:val="fr-FR"/>
                    </w:rPr>
                  </w:pPr>
                </w:p>
              </w:tc>
              <w:tc>
                <w:tcPr>
                  <w:tcW w:w="258" w:type="pct"/>
                  <w:tcBorders>
                    <w:top w:val="nil"/>
                    <w:left w:val="nil"/>
                    <w:bottom w:val="single" w:sz="4" w:space="0" w:color="008080"/>
                    <w:right w:val="single" w:sz="8" w:space="0" w:color="008080"/>
                  </w:tcBorders>
                  <w:shd w:val="clear" w:color="auto" w:fill="auto"/>
                  <w:noWrap/>
                  <w:vAlign w:val="center"/>
                </w:tcPr>
                <w:p w14:paraId="2BC62AF0" w14:textId="77777777" w:rsidR="004A532D" w:rsidRPr="00702EE3" w:rsidRDefault="004A532D" w:rsidP="009F2D21">
                  <w:pPr>
                    <w:jc w:val="right"/>
                    <w:rPr>
                      <w:rFonts w:asciiTheme="minorHAnsi" w:hAnsiTheme="minorHAnsi" w:cs="Arial"/>
                      <w:sz w:val="22"/>
                      <w:szCs w:val="22"/>
                      <w:lang w:val="fr-FR"/>
                    </w:rPr>
                  </w:pPr>
                </w:p>
              </w:tc>
              <w:tc>
                <w:tcPr>
                  <w:tcW w:w="360" w:type="pct"/>
                  <w:tcBorders>
                    <w:top w:val="nil"/>
                    <w:left w:val="nil"/>
                    <w:bottom w:val="single" w:sz="4" w:space="0" w:color="008080"/>
                    <w:right w:val="single" w:sz="4" w:space="0" w:color="008080"/>
                  </w:tcBorders>
                  <w:shd w:val="clear" w:color="auto" w:fill="auto"/>
                  <w:noWrap/>
                  <w:vAlign w:val="bottom"/>
                </w:tcPr>
                <w:p w14:paraId="6C69F79A" w14:textId="77777777" w:rsidR="004A532D" w:rsidRPr="00702EE3" w:rsidRDefault="004A532D" w:rsidP="009F2D21">
                  <w:pPr>
                    <w:jc w:val="right"/>
                    <w:rPr>
                      <w:rFonts w:asciiTheme="minorHAnsi" w:hAnsiTheme="minorHAnsi" w:cs="Arial"/>
                      <w:sz w:val="22"/>
                      <w:szCs w:val="22"/>
                      <w:lang w:val="fr-FR"/>
                    </w:rPr>
                  </w:pPr>
                </w:p>
              </w:tc>
              <w:tc>
                <w:tcPr>
                  <w:tcW w:w="360" w:type="pct"/>
                  <w:tcBorders>
                    <w:top w:val="nil"/>
                    <w:left w:val="nil"/>
                    <w:bottom w:val="single" w:sz="4" w:space="0" w:color="008080"/>
                    <w:right w:val="single" w:sz="8" w:space="0" w:color="008080"/>
                  </w:tcBorders>
                  <w:shd w:val="clear" w:color="auto" w:fill="auto"/>
                  <w:noWrap/>
                  <w:vAlign w:val="bottom"/>
                </w:tcPr>
                <w:p w14:paraId="384CB48D" w14:textId="77777777" w:rsidR="004A532D" w:rsidRPr="00702EE3" w:rsidRDefault="004A532D" w:rsidP="009F2D21">
                  <w:pPr>
                    <w:jc w:val="right"/>
                    <w:rPr>
                      <w:rFonts w:asciiTheme="minorHAnsi" w:hAnsiTheme="minorHAnsi" w:cs="Arial"/>
                      <w:sz w:val="22"/>
                      <w:szCs w:val="22"/>
                      <w:lang w:val="fr-FR"/>
                    </w:rPr>
                  </w:pPr>
                </w:p>
              </w:tc>
            </w:tr>
            <w:tr w:rsidR="004A532D" w:rsidRPr="00702EE3" w14:paraId="44D6FE57" w14:textId="77777777" w:rsidTr="00130042">
              <w:trPr>
                <w:trHeight w:val="255"/>
              </w:trPr>
              <w:tc>
                <w:tcPr>
                  <w:tcW w:w="2891" w:type="pct"/>
                  <w:tcBorders>
                    <w:top w:val="nil"/>
                    <w:left w:val="single" w:sz="8" w:space="0" w:color="008080"/>
                    <w:bottom w:val="single" w:sz="4" w:space="0" w:color="008080"/>
                    <w:right w:val="nil"/>
                  </w:tcBorders>
                  <w:shd w:val="clear" w:color="auto" w:fill="auto"/>
                  <w:vAlign w:val="center"/>
                </w:tcPr>
                <w:p w14:paraId="38B8DC5B" w14:textId="4990EC5F" w:rsidR="004A532D" w:rsidRPr="00702EE3" w:rsidRDefault="004A532D" w:rsidP="009F2D21">
                  <w:pPr>
                    <w:rPr>
                      <w:rFonts w:asciiTheme="minorHAnsi" w:hAnsiTheme="minorHAnsi" w:cs="Arial"/>
                      <w:sz w:val="22"/>
                      <w:szCs w:val="22"/>
                      <w:lang w:val="fr-FR"/>
                    </w:rPr>
                  </w:pPr>
                  <w:r w:rsidRPr="00702EE3">
                    <w:rPr>
                      <w:rFonts w:asciiTheme="minorHAnsi" w:hAnsiTheme="minorHAnsi" w:cstheme="minorHAnsi"/>
                      <w:color w:val="000000"/>
                      <w:sz w:val="22"/>
                      <w:szCs w:val="22"/>
                      <w:lang w:eastAsia="ro-RO"/>
                    </w:rPr>
                    <w:t>7.1 Cheltuieli aferente marjei de buget 25% din (1.2 + 1.3 + 1.4 + 2 + 3.1 + 3.2 + 3.3 + 3.5 + 3.7 + 3.8 + 4 + 5.1.1)</w:t>
                  </w:r>
                </w:p>
              </w:tc>
              <w:tc>
                <w:tcPr>
                  <w:tcW w:w="411" w:type="pct"/>
                  <w:tcBorders>
                    <w:top w:val="nil"/>
                    <w:left w:val="single" w:sz="8" w:space="0" w:color="008080"/>
                    <w:bottom w:val="single" w:sz="4" w:space="0" w:color="008080"/>
                    <w:right w:val="single" w:sz="4" w:space="0" w:color="008080"/>
                  </w:tcBorders>
                  <w:shd w:val="clear" w:color="auto" w:fill="auto"/>
                  <w:noWrap/>
                  <w:vAlign w:val="center"/>
                </w:tcPr>
                <w:p w14:paraId="26EA745D" w14:textId="77777777" w:rsidR="004A532D" w:rsidRPr="00702EE3" w:rsidRDefault="004A532D" w:rsidP="009F2D21">
                  <w:pPr>
                    <w:jc w:val="right"/>
                    <w:rPr>
                      <w:rFonts w:asciiTheme="minorHAnsi" w:hAnsiTheme="minorHAnsi" w:cs="Arial"/>
                      <w:sz w:val="22"/>
                      <w:szCs w:val="22"/>
                      <w:lang w:val="fr-FR"/>
                    </w:rPr>
                  </w:pPr>
                </w:p>
              </w:tc>
              <w:tc>
                <w:tcPr>
                  <w:tcW w:w="310" w:type="pct"/>
                  <w:tcBorders>
                    <w:top w:val="nil"/>
                    <w:left w:val="nil"/>
                    <w:bottom w:val="single" w:sz="4" w:space="0" w:color="008080"/>
                    <w:right w:val="single" w:sz="8" w:space="0" w:color="008080"/>
                  </w:tcBorders>
                  <w:shd w:val="clear" w:color="auto" w:fill="auto"/>
                  <w:noWrap/>
                  <w:vAlign w:val="center"/>
                </w:tcPr>
                <w:p w14:paraId="0B7EDD71" w14:textId="77777777" w:rsidR="004A532D" w:rsidRPr="00702EE3" w:rsidRDefault="004A532D" w:rsidP="009F2D21">
                  <w:pPr>
                    <w:jc w:val="right"/>
                    <w:rPr>
                      <w:rFonts w:asciiTheme="minorHAnsi" w:hAnsiTheme="minorHAnsi" w:cs="Arial"/>
                      <w:sz w:val="22"/>
                      <w:szCs w:val="22"/>
                      <w:lang w:val="fr-FR"/>
                    </w:rPr>
                  </w:pPr>
                </w:p>
              </w:tc>
              <w:tc>
                <w:tcPr>
                  <w:tcW w:w="411" w:type="pct"/>
                  <w:tcBorders>
                    <w:top w:val="nil"/>
                    <w:left w:val="nil"/>
                    <w:bottom w:val="single" w:sz="4" w:space="0" w:color="008080"/>
                    <w:right w:val="single" w:sz="4" w:space="0" w:color="008080"/>
                  </w:tcBorders>
                  <w:shd w:val="clear" w:color="auto" w:fill="auto"/>
                  <w:noWrap/>
                  <w:vAlign w:val="center"/>
                </w:tcPr>
                <w:p w14:paraId="1D0200BC" w14:textId="77777777" w:rsidR="004A532D" w:rsidRPr="00702EE3" w:rsidRDefault="004A532D" w:rsidP="009F2D21">
                  <w:pPr>
                    <w:jc w:val="right"/>
                    <w:rPr>
                      <w:rFonts w:asciiTheme="minorHAnsi" w:hAnsiTheme="minorHAnsi" w:cs="Arial"/>
                      <w:sz w:val="22"/>
                      <w:szCs w:val="22"/>
                      <w:lang w:val="fr-FR"/>
                    </w:rPr>
                  </w:pPr>
                </w:p>
              </w:tc>
              <w:tc>
                <w:tcPr>
                  <w:tcW w:w="258" w:type="pct"/>
                  <w:tcBorders>
                    <w:top w:val="nil"/>
                    <w:left w:val="nil"/>
                    <w:bottom w:val="single" w:sz="4" w:space="0" w:color="008080"/>
                    <w:right w:val="single" w:sz="8" w:space="0" w:color="008080"/>
                  </w:tcBorders>
                  <w:shd w:val="clear" w:color="auto" w:fill="auto"/>
                  <w:noWrap/>
                  <w:vAlign w:val="center"/>
                </w:tcPr>
                <w:p w14:paraId="70E2E71D" w14:textId="77777777" w:rsidR="004A532D" w:rsidRPr="00702EE3" w:rsidRDefault="004A532D" w:rsidP="009F2D21">
                  <w:pPr>
                    <w:jc w:val="right"/>
                    <w:rPr>
                      <w:rFonts w:asciiTheme="minorHAnsi" w:hAnsiTheme="minorHAnsi" w:cs="Arial"/>
                      <w:sz w:val="22"/>
                      <w:szCs w:val="22"/>
                      <w:lang w:val="fr-FR"/>
                    </w:rPr>
                  </w:pPr>
                </w:p>
              </w:tc>
              <w:tc>
                <w:tcPr>
                  <w:tcW w:w="360" w:type="pct"/>
                  <w:tcBorders>
                    <w:top w:val="nil"/>
                    <w:left w:val="nil"/>
                    <w:bottom w:val="single" w:sz="4" w:space="0" w:color="008080"/>
                    <w:right w:val="single" w:sz="4" w:space="0" w:color="008080"/>
                  </w:tcBorders>
                  <w:shd w:val="clear" w:color="auto" w:fill="auto"/>
                  <w:noWrap/>
                  <w:vAlign w:val="bottom"/>
                </w:tcPr>
                <w:p w14:paraId="4BC933ED" w14:textId="77777777" w:rsidR="004A532D" w:rsidRPr="00702EE3" w:rsidRDefault="004A532D" w:rsidP="009F2D21">
                  <w:pPr>
                    <w:jc w:val="right"/>
                    <w:rPr>
                      <w:rFonts w:asciiTheme="minorHAnsi" w:hAnsiTheme="minorHAnsi" w:cs="Arial"/>
                      <w:sz w:val="22"/>
                      <w:szCs w:val="22"/>
                      <w:lang w:val="fr-FR"/>
                    </w:rPr>
                  </w:pPr>
                </w:p>
              </w:tc>
              <w:tc>
                <w:tcPr>
                  <w:tcW w:w="360" w:type="pct"/>
                  <w:tcBorders>
                    <w:top w:val="nil"/>
                    <w:left w:val="nil"/>
                    <w:bottom w:val="single" w:sz="4" w:space="0" w:color="008080"/>
                    <w:right w:val="single" w:sz="8" w:space="0" w:color="008080"/>
                  </w:tcBorders>
                  <w:shd w:val="clear" w:color="auto" w:fill="auto"/>
                  <w:noWrap/>
                  <w:vAlign w:val="bottom"/>
                </w:tcPr>
                <w:p w14:paraId="00D9F6A0" w14:textId="77777777" w:rsidR="004A532D" w:rsidRPr="00702EE3" w:rsidRDefault="004A532D" w:rsidP="009F2D21">
                  <w:pPr>
                    <w:jc w:val="right"/>
                    <w:rPr>
                      <w:rFonts w:asciiTheme="minorHAnsi" w:hAnsiTheme="minorHAnsi" w:cs="Arial"/>
                      <w:sz w:val="22"/>
                      <w:szCs w:val="22"/>
                      <w:lang w:val="fr-FR"/>
                    </w:rPr>
                  </w:pPr>
                </w:p>
              </w:tc>
            </w:tr>
            <w:tr w:rsidR="004A532D" w:rsidRPr="00702EE3" w14:paraId="56634FF0" w14:textId="77777777" w:rsidTr="00130042">
              <w:trPr>
                <w:trHeight w:val="255"/>
              </w:trPr>
              <w:tc>
                <w:tcPr>
                  <w:tcW w:w="2891" w:type="pct"/>
                  <w:tcBorders>
                    <w:top w:val="nil"/>
                    <w:left w:val="single" w:sz="8" w:space="0" w:color="008080"/>
                    <w:bottom w:val="single" w:sz="4" w:space="0" w:color="008080"/>
                    <w:right w:val="nil"/>
                  </w:tcBorders>
                  <w:shd w:val="clear" w:color="auto" w:fill="auto"/>
                  <w:vAlign w:val="center"/>
                </w:tcPr>
                <w:p w14:paraId="49CC1906" w14:textId="0033E1D7" w:rsidR="004A532D" w:rsidRPr="00702EE3" w:rsidRDefault="004A532D" w:rsidP="009F2D21">
                  <w:pPr>
                    <w:rPr>
                      <w:rFonts w:asciiTheme="minorHAnsi" w:hAnsiTheme="minorHAnsi" w:cs="Arial"/>
                      <w:sz w:val="22"/>
                      <w:szCs w:val="22"/>
                      <w:lang w:val="fr-FR"/>
                    </w:rPr>
                  </w:pPr>
                  <w:r w:rsidRPr="00702EE3">
                    <w:rPr>
                      <w:rFonts w:asciiTheme="minorHAnsi" w:hAnsiTheme="minorHAnsi" w:cstheme="minorHAnsi"/>
                      <w:sz w:val="22"/>
                      <w:szCs w:val="22"/>
                      <w:lang w:val="fr-FR"/>
                    </w:rPr>
                    <w:t xml:space="preserve">7.2 </w:t>
                  </w:r>
                  <w:r w:rsidRPr="00702EE3">
                    <w:rPr>
                      <w:rFonts w:asciiTheme="minorHAnsi" w:hAnsiTheme="minorHAnsi" w:cstheme="minorHAnsi"/>
                      <w:color w:val="000000"/>
                      <w:sz w:val="22"/>
                      <w:szCs w:val="22"/>
                      <w:lang w:eastAsia="ro-RO"/>
                    </w:rPr>
                    <w:t>Cheltuieli pentru constituirea rezervei de implementare pentru ajustarea de preţ</w:t>
                  </w:r>
                </w:p>
              </w:tc>
              <w:tc>
                <w:tcPr>
                  <w:tcW w:w="411" w:type="pct"/>
                  <w:tcBorders>
                    <w:top w:val="nil"/>
                    <w:left w:val="single" w:sz="8" w:space="0" w:color="008080"/>
                    <w:bottom w:val="single" w:sz="4" w:space="0" w:color="008080"/>
                    <w:right w:val="single" w:sz="4" w:space="0" w:color="008080"/>
                  </w:tcBorders>
                  <w:shd w:val="clear" w:color="auto" w:fill="auto"/>
                  <w:noWrap/>
                  <w:vAlign w:val="center"/>
                </w:tcPr>
                <w:p w14:paraId="35E8CC41" w14:textId="77777777" w:rsidR="004A532D" w:rsidRPr="00702EE3" w:rsidRDefault="004A532D" w:rsidP="009F2D21">
                  <w:pPr>
                    <w:jc w:val="right"/>
                    <w:rPr>
                      <w:rFonts w:asciiTheme="minorHAnsi" w:hAnsiTheme="minorHAnsi" w:cs="Arial"/>
                      <w:sz w:val="22"/>
                      <w:szCs w:val="22"/>
                      <w:lang w:val="fr-FR"/>
                    </w:rPr>
                  </w:pPr>
                </w:p>
              </w:tc>
              <w:tc>
                <w:tcPr>
                  <w:tcW w:w="310" w:type="pct"/>
                  <w:tcBorders>
                    <w:top w:val="nil"/>
                    <w:left w:val="nil"/>
                    <w:bottom w:val="single" w:sz="4" w:space="0" w:color="008080"/>
                    <w:right w:val="single" w:sz="8" w:space="0" w:color="008080"/>
                  </w:tcBorders>
                  <w:shd w:val="clear" w:color="auto" w:fill="auto"/>
                  <w:noWrap/>
                  <w:vAlign w:val="center"/>
                </w:tcPr>
                <w:p w14:paraId="3EF0B89F" w14:textId="77777777" w:rsidR="004A532D" w:rsidRPr="00702EE3" w:rsidRDefault="004A532D" w:rsidP="009F2D21">
                  <w:pPr>
                    <w:jc w:val="right"/>
                    <w:rPr>
                      <w:rFonts w:asciiTheme="minorHAnsi" w:hAnsiTheme="minorHAnsi" w:cs="Arial"/>
                      <w:sz w:val="22"/>
                      <w:szCs w:val="22"/>
                      <w:lang w:val="fr-FR"/>
                    </w:rPr>
                  </w:pPr>
                </w:p>
              </w:tc>
              <w:tc>
                <w:tcPr>
                  <w:tcW w:w="411" w:type="pct"/>
                  <w:tcBorders>
                    <w:top w:val="nil"/>
                    <w:left w:val="nil"/>
                    <w:bottom w:val="single" w:sz="4" w:space="0" w:color="008080"/>
                    <w:right w:val="single" w:sz="4" w:space="0" w:color="008080"/>
                  </w:tcBorders>
                  <w:shd w:val="clear" w:color="auto" w:fill="auto"/>
                  <w:noWrap/>
                  <w:vAlign w:val="center"/>
                </w:tcPr>
                <w:p w14:paraId="33E791E4" w14:textId="77777777" w:rsidR="004A532D" w:rsidRPr="00702EE3" w:rsidRDefault="004A532D" w:rsidP="009F2D21">
                  <w:pPr>
                    <w:jc w:val="right"/>
                    <w:rPr>
                      <w:rFonts w:asciiTheme="minorHAnsi" w:hAnsiTheme="minorHAnsi" w:cs="Arial"/>
                      <w:sz w:val="22"/>
                      <w:szCs w:val="22"/>
                      <w:lang w:val="fr-FR"/>
                    </w:rPr>
                  </w:pPr>
                </w:p>
              </w:tc>
              <w:tc>
                <w:tcPr>
                  <w:tcW w:w="258" w:type="pct"/>
                  <w:tcBorders>
                    <w:top w:val="nil"/>
                    <w:left w:val="nil"/>
                    <w:bottom w:val="single" w:sz="4" w:space="0" w:color="008080"/>
                    <w:right w:val="single" w:sz="8" w:space="0" w:color="008080"/>
                  </w:tcBorders>
                  <w:shd w:val="clear" w:color="auto" w:fill="auto"/>
                  <w:noWrap/>
                  <w:vAlign w:val="center"/>
                </w:tcPr>
                <w:p w14:paraId="55D4A168" w14:textId="77777777" w:rsidR="004A532D" w:rsidRPr="00702EE3" w:rsidRDefault="004A532D" w:rsidP="009F2D21">
                  <w:pPr>
                    <w:jc w:val="right"/>
                    <w:rPr>
                      <w:rFonts w:asciiTheme="minorHAnsi" w:hAnsiTheme="minorHAnsi" w:cs="Arial"/>
                      <w:sz w:val="22"/>
                      <w:szCs w:val="22"/>
                      <w:lang w:val="fr-FR"/>
                    </w:rPr>
                  </w:pPr>
                </w:p>
              </w:tc>
              <w:tc>
                <w:tcPr>
                  <w:tcW w:w="360" w:type="pct"/>
                  <w:tcBorders>
                    <w:top w:val="nil"/>
                    <w:left w:val="nil"/>
                    <w:bottom w:val="single" w:sz="4" w:space="0" w:color="008080"/>
                    <w:right w:val="single" w:sz="4" w:space="0" w:color="008080"/>
                  </w:tcBorders>
                  <w:shd w:val="clear" w:color="auto" w:fill="auto"/>
                  <w:noWrap/>
                  <w:vAlign w:val="bottom"/>
                </w:tcPr>
                <w:p w14:paraId="5940FADB" w14:textId="77777777" w:rsidR="004A532D" w:rsidRPr="00702EE3" w:rsidRDefault="004A532D" w:rsidP="009F2D21">
                  <w:pPr>
                    <w:jc w:val="right"/>
                    <w:rPr>
                      <w:rFonts w:asciiTheme="minorHAnsi" w:hAnsiTheme="minorHAnsi" w:cs="Arial"/>
                      <w:sz w:val="22"/>
                      <w:szCs w:val="22"/>
                      <w:lang w:val="fr-FR"/>
                    </w:rPr>
                  </w:pPr>
                </w:p>
              </w:tc>
              <w:tc>
                <w:tcPr>
                  <w:tcW w:w="360" w:type="pct"/>
                  <w:tcBorders>
                    <w:top w:val="nil"/>
                    <w:left w:val="nil"/>
                    <w:bottom w:val="single" w:sz="4" w:space="0" w:color="008080"/>
                    <w:right w:val="single" w:sz="8" w:space="0" w:color="008080"/>
                  </w:tcBorders>
                  <w:shd w:val="clear" w:color="auto" w:fill="auto"/>
                  <w:noWrap/>
                  <w:vAlign w:val="bottom"/>
                </w:tcPr>
                <w:p w14:paraId="2CE488DD" w14:textId="77777777" w:rsidR="004A532D" w:rsidRPr="00702EE3" w:rsidRDefault="004A532D" w:rsidP="009F2D21">
                  <w:pPr>
                    <w:jc w:val="right"/>
                    <w:rPr>
                      <w:rFonts w:asciiTheme="minorHAnsi" w:hAnsiTheme="minorHAnsi" w:cs="Arial"/>
                      <w:sz w:val="22"/>
                      <w:szCs w:val="22"/>
                      <w:lang w:val="fr-FR"/>
                    </w:rPr>
                  </w:pPr>
                </w:p>
              </w:tc>
            </w:tr>
            <w:tr w:rsidR="009F2E63" w:rsidRPr="00702EE3" w14:paraId="5DB48864" w14:textId="01A068B9" w:rsidTr="00130042">
              <w:trPr>
                <w:trHeight w:val="255"/>
              </w:trPr>
              <w:tc>
                <w:tcPr>
                  <w:tcW w:w="2891" w:type="pct"/>
                  <w:tcBorders>
                    <w:top w:val="nil"/>
                    <w:left w:val="single" w:sz="8" w:space="0" w:color="008080"/>
                    <w:bottom w:val="single" w:sz="4" w:space="0" w:color="008080"/>
                    <w:right w:val="nil"/>
                  </w:tcBorders>
                  <w:shd w:val="clear" w:color="auto" w:fill="auto"/>
                  <w:noWrap/>
                  <w:vAlign w:val="bottom"/>
                </w:tcPr>
                <w:p w14:paraId="4ED86E19" w14:textId="54765FCD" w:rsidR="009F2D21" w:rsidRPr="00702EE3" w:rsidRDefault="009F2D21" w:rsidP="009F2D21">
                  <w:pPr>
                    <w:jc w:val="center"/>
                    <w:rPr>
                      <w:rFonts w:asciiTheme="minorHAnsi" w:hAnsiTheme="minorHAnsi" w:cs="Arial"/>
                      <w:b/>
                      <w:bCs/>
                      <w:sz w:val="22"/>
                      <w:szCs w:val="22"/>
                    </w:rPr>
                  </w:pPr>
                  <w:r w:rsidRPr="00702EE3">
                    <w:rPr>
                      <w:rFonts w:asciiTheme="minorHAnsi" w:hAnsiTheme="minorHAnsi" w:cs="Arial"/>
                      <w:b/>
                      <w:bCs/>
                      <w:sz w:val="22"/>
                      <w:szCs w:val="22"/>
                    </w:rPr>
                    <w:t xml:space="preserve">TOTAL    </w:t>
                  </w:r>
                </w:p>
              </w:tc>
              <w:tc>
                <w:tcPr>
                  <w:tcW w:w="411" w:type="pct"/>
                  <w:tcBorders>
                    <w:top w:val="nil"/>
                    <w:left w:val="single" w:sz="8" w:space="0" w:color="008080"/>
                    <w:bottom w:val="single" w:sz="4" w:space="0" w:color="008080"/>
                    <w:right w:val="single" w:sz="4" w:space="0" w:color="008080"/>
                  </w:tcBorders>
                  <w:shd w:val="clear" w:color="auto" w:fill="auto"/>
                  <w:noWrap/>
                  <w:vAlign w:val="center"/>
                </w:tcPr>
                <w:p w14:paraId="60049F07" w14:textId="5C461AEE" w:rsidR="009F2D21" w:rsidRPr="00702EE3" w:rsidRDefault="009F2D21" w:rsidP="009F2D21">
                  <w:pPr>
                    <w:jc w:val="right"/>
                    <w:rPr>
                      <w:rFonts w:asciiTheme="minorHAnsi" w:hAnsiTheme="minorHAnsi" w:cs="Arial"/>
                      <w:b/>
                      <w:bCs/>
                      <w:sz w:val="22"/>
                      <w:szCs w:val="22"/>
                    </w:rPr>
                  </w:pPr>
                </w:p>
              </w:tc>
              <w:tc>
                <w:tcPr>
                  <w:tcW w:w="310" w:type="pct"/>
                  <w:tcBorders>
                    <w:top w:val="nil"/>
                    <w:left w:val="nil"/>
                    <w:bottom w:val="single" w:sz="4" w:space="0" w:color="008080"/>
                    <w:right w:val="single" w:sz="8" w:space="0" w:color="008080"/>
                  </w:tcBorders>
                  <w:shd w:val="clear" w:color="auto" w:fill="auto"/>
                  <w:noWrap/>
                  <w:vAlign w:val="center"/>
                </w:tcPr>
                <w:p w14:paraId="2C55C99A" w14:textId="0884060A" w:rsidR="009F2D21" w:rsidRPr="00702EE3" w:rsidRDefault="009F2D21" w:rsidP="009F2D21">
                  <w:pPr>
                    <w:jc w:val="right"/>
                    <w:rPr>
                      <w:rFonts w:asciiTheme="minorHAnsi" w:hAnsiTheme="minorHAnsi" w:cs="Arial"/>
                      <w:b/>
                      <w:bCs/>
                      <w:sz w:val="22"/>
                      <w:szCs w:val="22"/>
                    </w:rPr>
                  </w:pPr>
                </w:p>
              </w:tc>
              <w:tc>
                <w:tcPr>
                  <w:tcW w:w="411" w:type="pct"/>
                  <w:tcBorders>
                    <w:top w:val="nil"/>
                    <w:left w:val="nil"/>
                    <w:bottom w:val="single" w:sz="4" w:space="0" w:color="008080"/>
                    <w:right w:val="single" w:sz="4" w:space="0" w:color="008080"/>
                  </w:tcBorders>
                  <w:shd w:val="clear" w:color="auto" w:fill="auto"/>
                  <w:noWrap/>
                  <w:vAlign w:val="center"/>
                </w:tcPr>
                <w:p w14:paraId="7223EEA9" w14:textId="4BE85E7C" w:rsidR="009F2D21" w:rsidRPr="00702EE3" w:rsidRDefault="009F2D21" w:rsidP="009F2D21">
                  <w:pPr>
                    <w:jc w:val="right"/>
                    <w:rPr>
                      <w:rFonts w:asciiTheme="minorHAnsi" w:hAnsiTheme="minorHAnsi" w:cs="Arial"/>
                      <w:b/>
                      <w:bCs/>
                      <w:sz w:val="22"/>
                      <w:szCs w:val="22"/>
                    </w:rPr>
                  </w:pPr>
                </w:p>
              </w:tc>
              <w:tc>
                <w:tcPr>
                  <w:tcW w:w="258" w:type="pct"/>
                  <w:tcBorders>
                    <w:top w:val="nil"/>
                    <w:left w:val="nil"/>
                    <w:bottom w:val="single" w:sz="4" w:space="0" w:color="008080"/>
                    <w:right w:val="single" w:sz="8" w:space="0" w:color="008080"/>
                  </w:tcBorders>
                  <w:shd w:val="clear" w:color="auto" w:fill="auto"/>
                  <w:noWrap/>
                  <w:vAlign w:val="center"/>
                </w:tcPr>
                <w:p w14:paraId="6787C1CD" w14:textId="2C7DA55F" w:rsidR="009F2D21" w:rsidRPr="00702EE3" w:rsidRDefault="009F2D21" w:rsidP="009F2D21">
                  <w:pPr>
                    <w:jc w:val="right"/>
                    <w:rPr>
                      <w:rFonts w:asciiTheme="minorHAnsi" w:hAnsiTheme="minorHAnsi" w:cs="Arial"/>
                      <w:b/>
                      <w:bCs/>
                      <w:sz w:val="22"/>
                      <w:szCs w:val="22"/>
                    </w:rPr>
                  </w:pPr>
                </w:p>
              </w:tc>
              <w:tc>
                <w:tcPr>
                  <w:tcW w:w="360" w:type="pct"/>
                  <w:tcBorders>
                    <w:top w:val="nil"/>
                    <w:left w:val="nil"/>
                    <w:bottom w:val="single" w:sz="4" w:space="0" w:color="008080"/>
                    <w:right w:val="single" w:sz="4" w:space="0" w:color="008080"/>
                  </w:tcBorders>
                  <w:shd w:val="clear" w:color="auto" w:fill="auto"/>
                  <w:noWrap/>
                  <w:vAlign w:val="bottom"/>
                </w:tcPr>
                <w:p w14:paraId="5E22D1C7" w14:textId="6B3DFDAF" w:rsidR="009F2D21" w:rsidRPr="00702EE3" w:rsidRDefault="009F2D21" w:rsidP="009F2D21">
                  <w:pPr>
                    <w:jc w:val="right"/>
                    <w:rPr>
                      <w:rFonts w:asciiTheme="minorHAnsi" w:hAnsiTheme="minorHAnsi" w:cs="Arial"/>
                      <w:b/>
                      <w:bCs/>
                      <w:sz w:val="22"/>
                      <w:szCs w:val="22"/>
                    </w:rPr>
                  </w:pPr>
                </w:p>
              </w:tc>
              <w:tc>
                <w:tcPr>
                  <w:tcW w:w="360" w:type="pct"/>
                  <w:tcBorders>
                    <w:top w:val="nil"/>
                    <w:left w:val="nil"/>
                    <w:bottom w:val="single" w:sz="4" w:space="0" w:color="008080"/>
                    <w:right w:val="single" w:sz="8" w:space="0" w:color="008080"/>
                  </w:tcBorders>
                  <w:shd w:val="clear" w:color="auto" w:fill="auto"/>
                  <w:noWrap/>
                  <w:vAlign w:val="bottom"/>
                </w:tcPr>
                <w:p w14:paraId="78D6A63E" w14:textId="443A0A0D" w:rsidR="009F2D21" w:rsidRPr="00702EE3" w:rsidRDefault="009F2D21" w:rsidP="009F2D21">
                  <w:pPr>
                    <w:jc w:val="right"/>
                    <w:rPr>
                      <w:rFonts w:asciiTheme="minorHAnsi" w:hAnsiTheme="minorHAnsi" w:cs="Arial"/>
                      <w:b/>
                      <w:bCs/>
                      <w:sz w:val="22"/>
                      <w:szCs w:val="22"/>
                    </w:rPr>
                  </w:pPr>
                </w:p>
              </w:tc>
            </w:tr>
            <w:tr w:rsidR="009F2E63" w:rsidRPr="00702EE3" w14:paraId="6EB25ECD" w14:textId="28D3A0CB" w:rsidTr="00130042">
              <w:trPr>
                <w:trHeight w:val="255"/>
              </w:trPr>
              <w:tc>
                <w:tcPr>
                  <w:tcW w:w="2891" w:type="pct"/>
                  <w:tcBorders>
                    <w:top w:val="nil"/>
                    <w:left w:val="single" w:sz="8" w:space="0" w:color="008080"/>
                    <w:bottom w:val="single" w:sz="4" w:space="0" w:color="008080"/>
                    <w:right w:val="nil"/>
                  </w:tcBorders>
                  <w:shd w:val="clear" w:color="auto" w:fill="auto"/>
                  <w:vAlign w:val="center"/>
                </w:tcPr>
                <w:p w14:paraId="71E14582" w14:textId="42676877" w:rsidR="009F2D21" w:rsidRPr="00702EE3" w:rsidRDefault="009F2D21" w:rsidP="009F2D21">
                  <w:pPr>
                    <w:rPr>
                      <w:rFonts w:asciiTheme="minorHAnsi" w:hAnsiTheme="minorHAnsi" w:cs="Arial"/>
                      <w:sz w:val="22"/>
                      <w:szCs w:val="22"/>
                    </w:rPr>
                  </w:pPr>
                  <w:r w:rsidRPr="00702EE3">
                    <w:rPr>
                      <w:rFonts w:asciiTheme="minorHAnsi" w:hAnsiTheme="minorHAnsi" w:cs="Arial"/>
                      <w:sz w:val="22"/>
                      <w:szCs w:val="22"/>
                    </w:rPr>
                    <w:t> </w:t>
                  </w:r>
                </w:p>
              </w:tc>
              <w:tc>
                <w:tcPr>
                  <w:tcW w:w="411" w:type="pct"/>
                  <w:tcBorders>
                    <w:top w:val="nil"/>
                    <w:left w:val="single" w:sz="8" w:space="0" w:color="008080"/>
                    <w:bottom w:val="single" w:sz="4" w:space="0" w:color="008080"/>
                    <w:right w:val="single" w:sz="4" w:space="0" w:color="008080"/>
                  </w:tcBorders>
                  <w:shd w:val="clear" w:color="auto" w:fill="auto"/>
                  <w:noWrap/>
                  <w:vAlign w:val="bottom"/>
                </w:tcPr>
                <w:p w14:paraId="6A347C9E" w14:textId="141F8019" w:rsidR="009F2D21" w:rsidRPr="00702EE3" w:rsidRDefault="009F2D21" w:rsidP="009F2D21">
                  <w:pPr>
                    <w:rPr>
                      <w:rFonts w:asciiTheme="minorHAnsi" w:hAnsiTheme="minorHAnsi" w:cs="Arial"/>
                      <w:b/>
                      <w:bCs/>
                      <w:sz w:val="22"/>
                      <w:szCs w:val="22"/>
                    </w:rPr>
                  </w:pPr>
                </w:p>
              </w:tc>
              <w:tc>
                <w:tcPr>
                  <w:tcW w:w="310" w:type="pct"/>
                  <w:tcBorders>
                    <w:top w:val="nil"/>
                    <w:left w:val="nil"/>
                    <w:bottom w:val="single" w:sz="4" w:space="0" w:color="008080"/>
                    <w:right w:val="single" w:sz="8" w:space="0" w:color="008080"/>
                  </w:tcBorders>
                  <w:shd w:val="clear" w:color="auto" w:fill="auto"/>
                  <w:noWrap/>
                  <w:vAlign w:val="bottom"/>
                </w:tcPr>
                <w:p w14:paraId="7A9DA4EB" w14:textId="178208AA" w:rsidR="009F2D21" w:rsidRPr="00702EE3" w:rsidRDefault="009F2D21" w:rsidP="009F2D21">
                  <w:pPr>
                    <w:rPr>
                      <w:rFonts w:asciiTheme="minorHAnsi" w:hAnsiTheme="minorHAnsi" w:cs="Arial"/>
                      <w:b/>
                      <w:bCs/>
                      <w:sz w:val="22"/>
                      <w:szCs w:val="22"/>
                    </w:rPr>
                  </w:pPr>
                </w:p>
              </w:tc>
              <w:tc>
                <w:tcPr>
                  <w:tcW w:w="411" w:type="pct"/>
                  <w:tcBorders>
                    <w:top w:val="nil"/>
                    <w:left w:val="nil"/>
                    <w:bottom w:val="single" w:sz="4" w:space="0" w:color="008080"/>
                    <w:right w:val="single" w:sz="4" w:space="0" w:color="008080"/>
                  </w:tcBorders>
                  <w:shd w:val="clear" w:color="auto" w:fill="auto"/>
                  <w:noWrap/>
                  <w:vAlign w:val="bottom"/>
                </w:tcPr>
                <w:p w14:paraId="0CCCBE51" w14:textId="72932378" w:rsidR="009F2D21" w:rsidRPr="00702EE3" w:rsidRDefault="009F2D21" w:rsidP="009F2D21">
                  <w:pPr>
                    <w:rPr>
                      <w:rFonts w:asciiTheme="minorHAnsi" w:hAnsiTheme="minorHAnsi" w:cs="Arial"/>
                      <w:b/>
                      <w:bCs/>
                      <w:sz w:val="22"/>
                      <w:szCs w:val="22"/>
                    </w:rPr>
                  </w:pPr>
                </w:p>
              </w:tc>
              <w:tc>
                <w:tcPr>
                  <w:tcW w:w="258" w:type="pct"/>
                  <w:tcBorders>
                    <w:top w:val="nil"/>
                    <w:left w:val="nil"/>
                    <w:bottom w:val="single" w:sz="4" w:space="0" w:color="008080"/>
                    <w:right w:val="single" w:sz="8" w:space="0" w:color="008080"/>
                  </w:tcBorders>
                  <w:shd w:val="clear" w:color="auto" w:fill="auto"/>
                  <w:noWrap/>
                  <w:vAlign w:val="bottom"/>
                </w:tcPr>
                <w:p w14:paraId="25ADCF1E" w14:textId="11C497E6" w:rsidR="009F2D21" w:rsidRPr="00702EE3" w:rsidRDefault="009F2D21" w:rsidP="009F2D21">
                  <w:pPr>
                    <w:rPr>
                      <w:rFonts w:asciiTheme="minorHAnsi" w:hAnsiTheme="minorHAnsi" w:cs="Arial"/>
                      <w:b/>
                      <w:bCs/>
                      <w:sz w:val="22"/>
                      <w:szCs w:val="22"/>
                    </w:rPr>
                  </w:pPr>
                </w:p>
              </w:tc>
              <w:tc>
                <w:tcPr>
                  <w:tcW w:w="360" w:type="pct"/>
                  <w:tcBorders>
                    <w:top w:val="nil"/>
                    <w:left w:val="nil"/>
                    <w:bottom w:val="single" w:sz="4" w:space="0" w:color="008080"/>
                    <w:right w:val="single" w:sz="4" w:space="0" w:color="008080"/>
                  </w:tcBorders>
                  <w:shd w:val="clear" w:color="auto" w:fill="auto"/>
                  <w:noWrap/>
                  <w:vAlign w:val="bottom"/>
                </w:tcPr>
                <w:p w14:paraId="17EF7363" w14:textId="3E041C36" w:rsidR="009F2D21" w:rsidRPr="00702EE3" w:rsidRDefault="009F2D21" w:rsidP="009F2D21">
                  <w:pPr>
                    <w:rPr>
                      <w:rFonts w:asciiTheme="minorHAnsi" w:hAnsiTheme="minorHAnsi" w:cs="Arial"/>
                      <w:b/>
                      <w:bCs/>
                      <w:sz w:val="22"/>
                      <w:szCs w:val="22"/>
                    </w:rPr>
                  </w:pPr>
                </w:p>
              </w:tc>
              <w:tc>
                <w:tcPr>
                  <w:tcW w:w="360" w:type="pct"/>
                  <w:tcBorders>
                    <w:top w:val="nil"/>
                    <w:left w:val="nil"/>
                    <w:bottom w:val="single" w:sz="4" w:space="0" w:color="008080"/>
                    <w:right w:val="single" w:sz="8" w:space="0" w:color="008080"/>
                  </w:tcBorders>
                  <w:shd w:val="clear" w:color="auto" w:fill="auto"/>
                  <w:noWrap/>
                  <w:vAlign w:val="bottom"/>
                </w:tcPr>
                <w:p w14:paraId="582A6D5D" w14:textId="3EBB0C4C" w:rsidR="009F2D21" w:rsidRPr="00702EE3" w:rsidRDefault="009F2D21" w:rsidP="009F2D21">
                  <w:pPr>
                    <w:rPr>
                      <w:rFonts w:asciiTheme="minorHAnsi" w:hAnsiTheme="minorHAnsi" w:cs="Arial"/>
                      <w:b/>
                      <w:bCs/>
                      <w:sz w:val="22"/>
                      <w:szCs w:val="22"/>
                    </w:rPr>
                  </w:pPr>
                </w:p>
              </w:tc>
            </w:tr>
            <w:tr w:rsidR="009F2E63" w:rsidRPr="00702EE3" w14:paraId="45C60404" w14:textId="1A762A17" w:rsidTr="00130042">
              <w:trPr>
                <w:trHeight w:val="255"/>
              </w:trPr>
              <w:tc>
                <w:tcPr>
                  <w:tcW w:w="2891" w:type="pct"/>
                  <w:tcBorders>
                    <w:top w:val="nil"/>
                    <w:left w:val="single" w:sz="8" w:space="0" w:color="008080"/>
                    <w:bottom w:val="single" w:sz="4" w:space="0" w:color="008080"/>
                    <w:right w:val="nil"/>
                  </w:tcBorders>
                  <w:shd w:val="clear" w:color="auto" w:fill="auto"/>
                  <w:noWrap/>
                  <w:vAlign w:val="bottom"/>
                </w:tcPr>
                <w:p w14:paraId="5972A1B7" w14:textId="734FDABA" w:rsidR="009F2D21" w:rsidRPr="00702EE3" w:rsidRDefault="009F2D21" w:rsidP="009F2D21">
                  <w:pPr>
                    <w:jc w:val="center"/>
                    <w:rPr>
                      <w:rFonts w:asciiTheme="minorHAnsi" w:hAnsiTheme="minorHAnsi" w:cs="Arial"/>
                      <w:b/>
                      <w:bCs/>
                      <w:sz w:val="22"/>
                      <w:szCs w:val="22"/>
                    </w:rPr>
                  </w:pPr>
                  <w:r w:rsidRPr="00702EE3">
                    <w:rPr>
                      <w:rFonts w:asciiTheme="minorHAnsi" w:hAnsiTheme="minorHAnsi" w:cs="Arial"/>
                      <w:b/>
                      <w:bCs/>
                      <w:sz w:val="22"/>
                      <w:szCs w:val="22"/>
                    </w:rPr>
                    <w:t xml:space="preserve"> Valoare TVA  </w:t>
                  </w:r>
                </w:p>
              </w:tc>
              <w:tc>
                <w:tcPr>
                  <w:tcW w:w="411" w:type="pct"/>
                  <w:tcBorders>
                    <w:top w:val="nil"/>
                    <w:left w:val="single" w:sz="8" w:space="0" w:color="008080"/>
                    <w:bottom w:val="single" w:sz="4" w:space="0" w:color="008080"/>
                    <w:right w:val="single" w:sz="4" w:space="0" w:color="008080"/>
                  </w:tcBorders>
                  <w:shd w:val="clear" w:color="auto" w:fill="auto"/>
                  <w:noWrap/>
                  <w:vAlign w:val="bottom"/>
                </w:tcPr>
                <w:p w14:paraId="1DB2CA5D" w14:textId="5986F3F3" w:rsidR="009F2D21" w:rsidRPr="00702EE3" w:rsidRDefault="009F2D21" w:rsidP="009F2D21">
                  <w:pPr>
                    <w:jc w:val="right"/>
                    <w:rPr>
                      <w:rFonts w:asciiTheme="minorHAnsi" w:hAnsiTheme="minorHAnsi" w:cs="Arial"/>
                      <w:b/>
                      <w:bCs/>
                      <w:sz w:val="22"/>
                      <w:szCs w:val="22"/>
                    </w:rPr>
                  </w:pPr>
                </w:p>
              </w:tc>
              <w:tc>
                <w:tcPr>
                  <w:tcW w:w="310" w:type="pct"/>
                  <w:tcBorders>
                    <w:top w:val="nil"/>
                    <w:left w:val="nil"/>
                    <w:bottom w:val="single" w:sz="4" w:space="0" w:color="008080"/>
                    <w:right w:val="single" w:sz="8" w:space="0" w:color="008080"/>
                  </w:tcBorders>
                  <w:shd w:val="clear" w:color="auto" w:fill="auto"/>
                  <w:noWrap/>
                  <w:vAlign w:val="bottom"/>
                </w:tcPr>
                <w:p w14:paraId="6F0A264D" w14:textId="29499E26" w:rsidR="009F2D21" w:rsidRPr="00702EE3" w:rsidRDefault="009F2D21" w:rsidP="009F2D21">
                  <w:pPr>
                    <w:jc w:val="right"/>
                    <w:rPr>
                      <w:rFonts w:asciiTheme="minorHAnsi" w:hAnsiTheme="minorHAnsi" w:cs="Arial"/>
                      <w:b/>
                      <w:bCs/>
                      <w:sz w:val="22"/>
                      <w:szCs w:val="22"/>
                    </w:rPr>
                  </w:pPr>
                </w:p>
              </w:tc>
              <w:tc>
                <w:tcPr>
                  <w:tcW w:w="411" w:type="pct"/>
                  <w:tcBorders>
                    <w:top w:val="nil"/>
                    <w:left w:val="nil"/>
                    <w:bottom w:val="single" w:sz="4" w:space="0" w:color="008080"/>
                    <w:right w:val="single" w:sz="4" w:space="0" w:color="008080"/>
                  </w:tcBorders>
                  <w:shd w:val="clear" w:color="auto" w:fill="auto"/>
                  <w:noWrap/>
                  <w:vAlign w:val="bottom"/>
                </w:tcPr>
                <w:p w14:paraId="736C53FA" w14:textId="0844EEBA" w:rsidR="009F2D21" w:rsidRPr="00702EE3" w:rsidRDefault="009F2D21" w:rsidP="009F2D21">
                  <w:pPr>
                    <w:jc w:val="right"/>
                    <w:rPr>
                      <w:rFonts w:asciiTheme="minorHAnsi" w:hAnsiTheme="minorHAnsi" w:cs="Arial"/>
                      <w:b/>
                      <w:bCs/>
                      <w:sz w:val="22"/>
                      <w:szCs w:val="22"/>
                    </w:rPr>
                  </w:pPr>
                </w:p>
              </w:tc>
              <w:tc>
                <w:tcPr>
                  <w:tcW w:w="258" w:type="pct"/>
                  <w:tcBorders>
                    <w:top w:val="nil"/>
                    <w:left w:val="nil"/>
                    <w:bottom w:val="single" w:sz="4" w:space="0" w:color="008080"/>
                    <w:right w:val="single" w:sz="8" w:space="0" w:color="008080"/>
                  </w:tcBorders>
                  <w:shd w:val="clear" w:color="auto" w:fill="auto"/>
                  <w:noWrap/>
                  <w:vAlign w:val="bottom"/>
                </w:tcPr>
                <w:p w14:paraId="1DDE8F57" w14:textId="5786FDA8" w:rsidR="009F2D21" w:rsidRPr="00702EE3" w:rsidRDefault="009F2D21" w:rsidP="009F2D21">
                  <w:pPr>
                    <w:jc w:val="right"/>
                    <w:rPr>
                      <w:rFonts w:asciiTheme="minorHAnsi" w:hAnsiTheme="minorHAnsi" w:cs="Arial"/>
                      <w:b/>
                      <w:bCs/>
                      <w:sz w:val="22"/>
                      <w:szCs w:val="22"/>
                    </w:rPr>
                  </w:pPr>
                </w:p>
              </w:tc>
              <w:tc>
                <w:tcPr>
                  <w:tcW w:w="360" w:type="pct"/>
                  <w:tcBorders>
                    <w:top w:val="nil"/>
                    <w:left w:val="nil"/>
                    <w:bottom w:val="single" w:sz="4" w:space="0" w:color="008080"/>
                    <w:right w:val="single" w:sz="4" w:space="0" w:color="008080"/>
                  </w:tcBorders>
                  <w:shd w:val="clear" w:color="auto" w:fill="auto"/>
                  <w:noWrap/>
                  <w:vAlign w:val="bottom"/>
                </w:tcPr>
                <w:p w14:paraId="7E2DB745" w14:textId="70BDF6B0" w:rsidR="009F2D21" w:rsidRPr="00702EE3" w:rsidRDefault="009F2D21" w:rsidP="009F2D21">
                  <w:pPr>
                    <w:jc w:val="right"/>
                    <w:rPr>
                      <w:rFonts w:asciiTheme="minorHAnsi" w:hAnsiTheme="minorHAnsi" w:cs="Arial"/>
                      <w:b/>
                      <w:bCs/>
                      <w:sz w:val="22"/>
                      <w:szCs w:val="22"/>
                    </w:rPr>
                  </w:pPr>
                </w:p>
              </w:tc>
              <w:tc>
                <w:tcPr>
                  <w:tcW w:w="360" w:type="pct"/>
                  <w:tcBorders>
                    <w:top w:val="nil"/>
                    <w:left w:val="nil"/>
                    <w:bottom w:val="single" w:sz="4" w:space="0" w:color="008080"/>
                    <w:right w:val="single" w:sz="8" w:space="0" w:color="008080"/>
                  </w:tcBorders>
                  <w:shd w:val="clear" w:color="auto" w:fill="auto"/>
                  <w:noWrap/>
                  <w:vAlign w:val="bottom"/>
                </w:tcPr>
                <w:p w14:paraId="3ADCDAE3" w14:textId="42ADA3EA" w:rsidR="009F2D21" w:rsidRPr="00702EE3" w:rsidRDefault="009F2D21" w:rsidP="009F2D21">
                  <w:pPr>
                    <w:jc w:val="right"/>
                    <w:rPr>
                      <w:rFonts w:asciiTheme="minorHAnsi" w:hAnsiTheme="minorHAnsi" w:cs="Arial"/>
                      <w:b/>
                      <w:bCs/>
                      <w:sz w:val="22"/>
                      <w:szCs w:val="22"/>
                    </w:rPr>
                  </w:pPr>
                </w:p>
              </w:tc>
            </w:tr>
            <w:tr w:rsidR="009F2E63" w:rsidRPr="00702EE3" w14:paraId="7249AE94" w14:textId="4E6A8FED" w:rsidTr="00130042">
              <w:trPr>
                <w:trHeight w:val="255"/>
              </w:trPr>
              <w:tc>
                <w:tcPr>
                  <w:tcW w:w="2891" w:type="pct"/>
                  <w:tcBorders>
                    <w:top w:val="nil"/>
                    <w:left w:val="single" w:sz="8" w:space="0" w:color="008080"/>
                    <w:bottom w:val="single" w:sz="4" w:space="0" w:color="008080"/>
                    <w:right w:val="nil"/>
                  </w:tcBorders>
                  <w:shd w:val="clear" w:color="auto" w:fill="auto"/>
                  <w:noWrap/>
                  <w:vAlign w:val="bottom"/>
                </w:tcPr>
                <w:p w14:paraId="5894E737" w14:textId="33BAD53A" w:rsidR="009F2D21" w:rsidRPr="00702EE3" w:rsidRDefault="009F2D21" w:rsidP="009F2D21">
                  <w:pPr>
                    <w:jc w:val="center"/>
                    <w:rPr>
                      <w:rFonts w:asciiTheme="minorHAnsi" w:hAnsiTheme="minorHAnsi" w:cs="Arial"/>
                      <w:b/>
                      <w:bCs/>
                      <w:sz w:val="22"/>
                      <w:szCs w:val="22"/>
                    </w:rPr>
                  </w:pPr>
                  <w:r w:rsidRPr="00702EE3">
                    <w:rPr>
                      <w:rFonts w:asciiTheme="minorHAnsi" w:hAnsiTheme="minorHAnsi" w:cs="Arial"/>
                      <w:b/>
                      <w:bCs/>
                      <w:sz w:val="22"/>
                      <w:szCs w:val="22"/>
                    </w:rPr>
                    <w:t> </w:t>
                  </w:r>
                </w:p>
              </w:tc>
              <w:tc>
                <w:tcPr>
                  <w:tcW w:w="411" w:type="pct"/>
                  <w:tcBorders>
                    <w:top w:val="nil"/>
                    <w:left w:val="single" w:sz="8" w:space="0" w:color="008080"/>
                    <w:bottom w:val="single" w:sz="4" w:space="0" w:color="008080"/>
                    <w:right w:val="single" w:sz="4" w:space="0" w:color="008080"/>
                  </w:tcBorders>
                  <w:shd w:val="clear" w:color="auto" w:fill="auto"/>
                  <w:noWrap/>
                  <w:vAlign w:val="bottom"/>
                </w:tcPr>
                <w:p w14:paraId="63771A0C" w14:textId="2192E325" w:rsidR="009F2D21" w:rsidRPr="00702EE3" w:rsidRDefault="009F2D21" w:rsidP="009F2D21">
                  <w:pPr>
                    <w:rPr>
                      <w:rFonts w:asciiTheme="minorHAnsi" w:hAnsiTheme="minorHAnsi" w:cs="Arial"/>
                      <w:b/>
                      <w:bCs/>
                      <w:sz w:val="22"/>
                      <w:szCs w:val="22"/>
                    </w:rPr>
                  </w:pPr>
                </w:p>
              </w:tc>
              <w:tc>
                <w:tcPr>
                  <w:tcW w:w="310" w:type="pct"/>
                  <w:tcBorders>
                    <w:top w:val="nil"/>
                    <w:left w:val="nil"/>
                    <w:bottom w:val="single" w:sz="4" w:space="0" w:color="008080"/>
                    <w:right w:val="single" w:sz="8" w:space="0" w:color="008080"/>
                  </w:tcBorders>
                  <w:shd w:val="clear" w:color="auto" w:fill="auto"/>
                  <w:noWrap/>
                  <w:vAlign w:val="bottom"/>
                </w:tcPr>
                <w:p w14:paraId="6B2F1BDE" w14:textId="1B20CA73" w:rsidR="009F2D21" w:rsidRPr="00702EE3" w:rsidRDefault="009F2D21" w:rsidP="009F2D21">
                  <w:pPr>
                    <w:rPr>
                      <w:rFonts w:asciiTheme="minorHAnsi" w:hAnsiTheme="minorHAnsi" w:cs="Arial"/>
                      <w:b/>
                      <w:bCs/>
                      <w:sz w:val="22"/>
                      <w:szCs w:val="22"/>
                    </w:rPr>
                  </w:pPr>
                </w:p>
              </w:tc>
              <w:tc>
                <w:tcPr>
                  <w:tcW w:w="411" w:type="pct"/>
                  <w:tcBorders>
                    <w:top w:val="nil"/>
                    <w:left w:val="nil"/>
                    <w:bottom w:val="single" w:sz="4" w:space="0" w:color="008080"/>
                    <w:right w:val="single" w:sz="4" w:space="0" w:color="008080"/>
                  </w:tcBorders>
                  <w:shd w:val="clear" w:color="auto" w:fill="auto"/>
                  <w:noWrap/>
                  <w:vAlign w:val="bottom"/>
                </w:tcPr>
                <w:p w14:paraId="094D07DE" w14:textId="5403669B" w:rsidR="009F2D21" w:rsidRPr="00702EE3" w:rsidRDefault="009F2D21" w:rsidP="009F2D21">
                  <w:pPr>
                    <w:rPr>
                      <w:rFonts w:asciiTheme="minorHAnsi" w:hAnsiTheme="minorHAnsi" w:cs="Arial"/>
                      <w:b/>
                      <w:bCs/>
                      <w:sz w:val="22"/>
                      <w:szCs w:val="22"/>
                    </w:rPr>
                  </w:pPr>
                </w:p>
              </w:tc>
              <w:tc>
                <w:tcPr>
                  <w:tcW w:w="258" w:type="pct"/>
                  <w:tcBorders>
                    <w:top w:val="nil"/>
                    <w:left w:val="nil"/>
                    <w:bottom w:val="single" w:sz="4" w:space="0" w:color="008080"/>
                    <w:right w:val="single" w:sz="8" w:space="0" w:color="008080"/>
                  </w:tcBorders>
                  <w:shd w:val="clear" w:color="auto" w:fill="auto"/>
                  <w:noWrap/>
                  <w:vAlign w:val="bottom"/>
                </w:tcPr>
                <w:p w14:paraId="6B3378A2" w14:textId="2184376E" w:rsidR="009F2D21" w:rsidRPr="00702EE3" w:rsidRDefault="009F2D21" w:rsidP="009F2D21">
                  <w:pPr>
                    <w:rPr>
                      <w:rFonts w:asciiTheme="minorHAnsi" w:hAnsiTheme="minorHAnsi" w:cs="Arial"/>
                      <w:b/>
                      <w:bCs/>
                      <w:sz w:val="22"/>
                      <w:szCs w:val="22"/>
                    </w:rPr>
                  </w:pPr>
                </w:p>
              </w:tc>
              <w:tc>
                <w:tcPr>
                  <w:tcW w:w="360" w:type="pct"/>
                  <w:tcBorders>
                    <w:top w:val="nil"/>
                    <w:left w:val="nil"/>
                    <w:bottom w:val="single" w:sz="4" w:space="0" w:color="008080"/>
                    <w:right w:val="single" w:sz="4" w:space="0" w:color="008080"/>
                  </w:tcBorders>
                  <w:shd w:val="clear" w:color="auto" w:fill="auto"/>
                  <w:noWrap/>
                  <w:vAlign w:val="bottom"/>
                </w:tcPr>
                <w:p w14:paraId="30A7C667" w14:textId="684F38BF" w:rsidR="009F2D21" w:rsidRPr="00702EE3" w:rsidRDefault="009F2D21" w:rsidP="009F2D21">
                  <w:pPr>
                    <w:rPr>
                      <w:rFonts w:asciiTheme="minorHAnsi" w:hAnsiTheme="minorHAnsi" w:cs="Arial"/>
                      <w:b/>
                      <w:bCs/>
                      <w:sz w:val="22"/>
                      <w:szCs w:val="22"/>
                    </w:rPr>
                  </w:pPr>
                </w:p>
              </w:tc>
              <w:tc>
                <w:tcPr>
                  <w:tcW w:w="360" w:type="pct"/>
                  <w:tcBorders>
                    <w:top w:val="nil"/>
                    <w:left w:val="nil"/>
                    <w:bottom w:val="single" w:sz="4" w:space="0" w:color="008080"/>
                    <w:right w:val="single" w:sz="8" w:space="0" w:color="008080"/>
                  </w:tcBorders>
                  <w:shd w:val="clear" w:color="auto" w:fill="auto"/>
                  <w:noWrap/>
                  <w:vAlign w:val="bottom"/>
                </w:tcPr>
                <w:p w14:paraId="2F733875" w14:textId="4240E3A9" w:rsidR="009F2D21" w:rsidRPr="00702EE3" w:rsidRDefault="009F2D21" w:rsidP="009F2D21">
                  <w:pPr>
                    <w:rPr>
                      <w:rFonts w:asciiTheme="minorHAnsi" w:hAnsiTheme="minorHAnsi" w:cs="Arial"/>
                      <w:b/>
                      <w:bCs/>
                      <w:sz w:val="22"/>
                      <w:szCs w:val="22"/>
                    </w:rPr>
                  </w:pPr>
                </w:p>
              </w:tc>
            </w:tr>
            <w:tr w:rsidR="009F2D21" w:rsidRPr="00702EE3" w14:paraId="6CDB605D" w14:textId="51E2683F" w:rsidTr="00130042">
              <w:trPr>
                <w:trHeight w:val="270"/>
              </w:trPr>
              <w:tc>
                <w:tcPr>
                  <w:tcW w:w="2891" w:type="pct"/>
                  <w:tcBorders>
                    <w:top w:val="nil"/>
                    <w:left w:val="single" w:sz="8" w:space="0" w:color="008080"/>
                    <w:bottom w:val="single" w:sz="8" w:space="0" w:color="008080"/>
                    <w:right w:val="nil"/>
                  </w:tcBorders>
                  <w:shd w:val="clear" w:color="auto" w:fill="auto"/>
                  <w:noWrap/>
                  <w:vAlign w:val="bottom"/>
                </w:tcPr>
                <w:p w14:paraId="0FBB47F3" w14:textId="1B09B39E" w:rsidR="009F2D21" w:rsidRPr="00702EE3" w:rsidRDefault="009F2D21" w:rsidP="009F2D21">
                  <w:pPr>
                    <w:jc w:val="center"/>
                    <w:rPr>
                      <w:rFonts w:asciiTheme="minorHAnsi" w:hAnsiTheme="minorHAnsi" w:cs="Arial"/>
                      <w:b/>
                      <w:bCs/>
                      <w:sz w:val="22"/>
                      <w:szCs w:val="22"/>
                    </w:rPr>
                  </w:pPr>
                  <w:r w:rsidRPr="00702EE3">
                    <w:rPr>
                      <w:rFonts w:asciiTheme="minorHAnsi" w:hAnsiTheme="minorHAnsi" w:cs="Arial"/>
                      <w:b/>
                      <w:bCs/>
                      <w:sz w:val="22"/>
                      <w:szCs w:val="22"/>
                    </w:rPr>
                    <w:t xml:space="preserve"> TOTAL GENERAL inclusiv TVA </w:t>
                  </w:r>
                </w:p>
              </w:tc>
              <w:tc>
                <w:tcPr>
                  <w:tcW w:w="721" w:type="pct"/>
                  <w:gridSpan w:val="2"/>
                  <w:tcBorders>
                    <w:top w:val="single" w:sz="4" w:space="0" w:color="008080"/>
                    <w:left w:val="single" w:sz="8" w:space="0" w:color="008080"/>
                    <w:bottom w:val="single" w:sz="8" w:space="0" w:color="008080"/>
                    <w:right w:val="single" w:sz="8" w:space="0" w:color="008080"/>
                  </w:tcBorders>
                  <w:shd w:val="clear" w:color="auto" w:fill="auto"/>
                  <w:noWrap/>
                  <w:vAlign w:val="bottom"/>
                </w:tcPr>
                <w:p w14:paraId="1EC3E336" w14:textId="5E3C69D2" w:rsidR="009F2D21" w:rsidRPr="00702EE3" w:rsidRDefault="009F2D21" w:rsidP="009F2D21">
                  <w:pPr>
                    <w:jc w:val="center"/>
                    <w:rPr>
                      <w:rFonts w:asciiTheme="minorHAnsi" w:hAnsiTheme="minorHAnsi" w:cs="Arial"/>
                      <w:b/>
                      <w:bCs/>
                      <w:sz w:val="22"/>
                      <w:szCs w:val="22"/>
                    </w:rPr>
                  </w:pPr>
                </w:p>
              </w:tc>
              <w:tc>
                <w:tcPr>
                  <w:tcW w:w="669" w:type="pct"/>
                  <w:gridSpan w:val="2"/>
                  <w:tcBorders>
                    <w:top w:val="single" w:sz="4" w:space="0" w:color="008080"/>
                    <w:left w:val="nil"/>
                    <w:bottom w:val="single" w:sz="8" w:space="0" w:color="008080"/>
                    <w:right w:val="single" w:sz="8" w:space="0" w:color="008080"/>
                  </w:tcBorders>
                  <w:shd w:val="clear" w:color="auto" w:fill="auto"/>
                  <w:noWrap/>
                  <w:vAlign w:val="bottom"/>
                </w:tcPr>
                <w:p w14:paraId="5BF04F5B" w14:textId="4EB48AAF" w:rsidR="009F2D21" w:rsidRPr="00702EE3" w:rsidRDefault="009F2D21" w:rsidP="009F2D21">
                  <w:pPr>
                    <w:jc w:val="center"/>
                    <w:rPr>
                      <w:rFonts w:asciiTheme="minorHAnsi" w:hAnsiTheme="minorHAnsi" w:cs="Arial"/>
                      <w:b/>
                      <w:bCs/>
                      <w:sz w:val="22"/>
                      <w:szCs w:val="22"/>
                    </w:rPr>
                  </w:pPr>
                </w:p>
              </w:tc>
              <w:tc>
                <w:tcPr>
                  <w:tcW w:w="720" w:type="pct"/>
                  <w:gridSpan w:val="2"/>
                  <w:tcBorders>
                    <w:top w:val="single" w:sz="4" w:space="0" w:color="008080"/>
                    <w:left w:val="nil"/>
                    <w:bottom w:val="single" w:sz="8" w:space="0" w:color="008080"/>
                    <w:right w:val="single" w:sz="8" w:space="0" w:color="008080"/>
                  </w:tcBorders>
                  <w:shd w:val="clear" w:color="auto" w:fill="auto"/>
                  <w:noWrap/>
                  <w:vAlign w:val="bottom"/>
                </w:tcPr>
                <w:p w14:paraId="2D212D80" w14:textId="7F393CE7" w:rsidR="009F2D21" w:rsidRPr="00702EE3" w:rsidRDefault="009F2D21" w:rsidP="009F2D21">
                  <w:pPr>
                    <w:jc w:val="center"/>
                    <w:rPr>
                      <w:rFonts w:asciiTheme="minorHAnsi" w:hAnsiTheme="minorHAnsi" w:cs="Arial"/>
                      <w:b/>
                      <w:bCs/>
                      <w:sz w:val="22"/>
                      <w:szCs w:val="22"/>
                    </w:rPr>
                  </w:pPr>
                </w:p>
              </w:tc>
            </w:tr>
          </w:tbl>
          <w:p w14:paraId="370CB9F6" w14:textId="75C61C50" w:rsidR="009F2D21" w:rsidRPr="00702EE3" w:rsidRDefault="009F2D21" w:rsidP="009F2D21">
            <w:pPr>
              <w:rPr>
                <w:rFonts w:asciiTheme="minorHAnsi" w:hAnsiTheme="minorHAnsi" w:cs="Arial"/>
                <w:b/>
                <w:i/>
                <w:iCs/>
                <w:sz w:val="22"/>
                <w:szCs w:val="22"/>
                <w:lang w:val="ro-RO"/>
              </w:rPr>
            </w:pPr>
          </w:p>
          <w:p w14:paraId="7E46D4AD" w14:textId="08DF78D4" w:rsidR="009F2D21" w:rsidRPr="00702EE3" w:rsidRDefault="009F2D21" w:rsidP="009F2D21">
            <w:pPr>
              <w:rPr>
                <w:rFonts w:asciiTheme="minorHAnsi" w:hAnsiTheme="minorHAnsi" w:cs="Arial"/>
                <w:b/>
                <w:i/>
                <w:iCs/>
                <w:caps/>
                <w:sz w:val="22"/>
                <w:szCs w:val="22"/>
                <w:u w:val="single"/>
                <w:lang w:val="ro-RO"/>
              </w:rPr>
            </w:pPr>
            <w:r w:rsidRPr="00702EE3">
              <w:rPr>
                <w:rFonts w:asciiTheme="minorHAnsi" w:hAnsiTheme="minorHAnsi" w:cs="Arial"/>
                <w:b/>
                <w:i/>
                <w:iCs/>
                <w:sz w:val="22"/>
                <w:szCs w:val="22"/>
                <w:lang w:val="ro-RO"/>
              </w:rPr>
              <w:t xml:space="preserve">Toate costurile vor fi exprimate în Euro, şi se vor baza pe </w:t>
            </w:r>
            <w:r w:rsidR="004F5F57" w:rsidRPr="00702EE3">
              <w:rPr>
                <w:rFonts w:asciiTheme="minorHAnsi" w:hAnsiTheme="minorHAnsi" w:cs="Arial"/>
                <w:b/>
                <w:i/>
                <w:iCs/>
                <w:sz w:val="22"/>
                <w:szCs w:val="22"/>
                <w:lang w:val="ro-RO"/>
              </w:rPr>
              <w:t>Bugetul Indicativ</w:t>
            </w:r>
            <w:r w:rsidRPr="00702EE3">
              <w:rPr>
                <w:rFonts w:asciiTheme="minorHAnsi" w:hAnsiTheme="minorHAnsi" w:cs="Arial"/>
                <w:b/>
                <w:i/>
                <w:iCs/>
                <w:sz w:val="22"/>
                <w:szCs w:val="22"/>
                <w:lang w:val="ro-RO"/>
              </w:rPr>
              <w:t xml:space="preserve"> din </w:t>
            </w:r>
            <w:r w:rsidR="004F5F57" w:rsidRPr="00702EE3">
              <w:rPr>
                <w:rFonts w:asciiTheme="minorHAnsi" w:hAnsiTheme="minorHAnsi" w:cs="Arial"/>
                <w:b/>
                <w:i/>
                <w:iCs/>
                <w:sz w:val="22"/>
                <w:szCs w:val="22"/>
                <w:lang w:val="ro-RO"/>
              </w:rPr>
              <w:t>Cererea de finantare</w:t>
            </w:r>
            <w:r w:rsidRPr="00702EE3">
              <w:rPr>
                <w:rFonts w:asciiTheme="minorHAnsi" w:hAnsiTheme="minorHAnsi" w:cs="Arial"/>
                <w:b/>
                <w:i/>
                <w:iCs/>
                <w:sz w:val="22"/>
                <w:szCs w:val="22"/>
                <w:lang w:val="ro-RO"/>
              </w:rPr>
              <w:t xml:space="preserve"> (întocmit în Euro)</w:t>
            </w:r>
          </w:p>
          <w:p w14:paraId="7E59E788" w14:textId="002B03D5" w:rsidR="009F2D21" w:rsidRPr="00702EE3" w:rsidRDefault="009F2D21" w:rsidP="009F2D21">
            <w:pPr>
              <w:rPr>
                <w:rFonts w:asciiTheme="minorHAnsi" w:eastAsia="Arial Unicode MS" w:hAnsiTheme="minorHAnsi" w:cs="Arial"/>
                <w:sz w:val="22"/>
                <w:szCs w:val="22"/>
                <w:lang w:val="ro-RO"/>
              </w:rPr>
            </w:pPr>
            <w:r w:rsidRPr="00702EE3">
              <w:rPr>
                <w:rFonts w:asciiTheme="minorHAnsi" w:hAnsiTheme="minorHAnsi" w:cs="Arial"/>
                <w:sz w:val="22"/>
                <w:szCs w:val="22"/>
                <w:lang w:val="ro-RO"/>
              </w:rPr>
              <w:t xml:space="preserve">1 Euro = ………..LEI </w:t>
            </w:r>
            <w:r w:rsidRPr="00702EE3">
              <w:rPr>
                <w:rFonts w:asciiTheme="minorHAnsi" w:eastAsia="Arial Unicode MS" w:hAnsiTheme="minorHAnsi" w:cs="Arial"/>
                <w:sz w:val="22"/>
                <w:szCs w:val="22"/>
                <w:lang w:val="ro-RO"/>
              </w:rPr>
              <w:t>(</w:t>
            </w:r>
            <w:r w:rsidRPr="00702EE3">
              <w:rPr>
                <w:rFonts w:asciiTheme="minorHAnsi" w:hAnsiTheme="minorHAnsi" w:cs="Arial"/>
                <w:sz w:val="22"/>
                <w:szCs w:val="22"/>
                <w:lang w:val="ro-RO"/>
              </w:rPr>
              <w:t>Rata de conversie între Euro şi moneda naţională pentru România este cea publicată de Banca Central Europeană pe Internet la adresa : &lt;http://www.ecb.int/index.html&gt;</w:t>
            </w:r>
            <w:r w:rsidRPr="00702EE3">
              <w:rPr>
                <w:rFonts w:asciiTheme="minorHAnsi" w:eastAsia="Arial Unicode MS" w:hAnsiTheme="minorHAnsi" w:cs="Arial"/>
                <w:sz w:val="22"/>
                <w:szCs w:val="22"/>
                <w:lang w:val="ro-RO"/>
              </w:rPr>
              <w:t xml:space="preserve">la data întocmirii </w:t>
            </w:r>
            <w:r w:rsidR="00522C3E" w:rsidRPr="00702EE3">
              <w:rPr>
                <w:rFonts w:asciiTheme="minorHAnsi" w:eastAsia="Arial Unicode MS" w:hAnsiTheme="minorHAnsi" w:cs="Arial"/>
                <w:sz w:val="22"/>
                <w:szCs w:val="22"/>
                <w:lang w:val="ro-RO"/>
              </w:rPr>
              <w:t>Bugetului Indicativ</w:t>
            </w:r>
            <w:r w:rsidRPr="00702EE3">
              <w:rPr>
                <w:rFonts w:asciiTheme="minorHAnsi" w:eastAsia="Arial Unicode MS" w:hAnsiTheme="minorHAnsi" w:cs="Arial"/>
                <w:sz w:val="22"/>
                <w:szCs w:val="22"/>
                <w:lang w:val="ro-RO"/>
              </w:rPr>
              <w:t xml:space="preserve">) </w:t>
            </w:r>
          </w:p>
          <w:p w14:paraId="5A1441D1" w14:textId="4CAFE1D5" w:rsidR="009F2D21" w:rsidRPr="00702EE3" w:rsidRDefault="009F2D21" w:rsidP="009F2D21">
            <w:pPr>
              <w:rPr>
                <w:rFonts w:asciiTheme="minorHAnsi" w:hAnsiTheme="minorHAnsi" w:cs="Arial"/>
                <w:sz w:val="22"/>
                <w:szCs w:val="22"/>
                <w:lang w:val="ro-RO"/>
              </w:rPr>
            </w:pPr>
          </w:p>
          <w:p w14:paraId="562DE10A" w14:textId="39536F74" w:rsidR="00FE4D9E" w:rsidRPr="00702EE3" w:rsidRDefault="00FE4D9E" w:rsidP="00BE4CBC">
            <w:pPr>
              <w:pStyle w:val="BodyText3"/>
              <w:jc w:val="left"/>
              <w:rPr>
                <w:rFonts w:asciiTheme="minorHAnsi" w:hAnsiTheme="minorHAnsi" w:cstheme="minorHAnsi"/>
                <w:b w:val="0"/>
                <w:sz w:val="22"/>
                <w:szCs w:val="22"/>
                <w:lang w:val="en-US"/>
              </w:rPr>
            </w:pPr>
          </w:p>
          <w:bookmarkEnd w:id="1"/>
          <w:p w14:paraId="391F2EF9" w14:textId="77777777" w:rsidR="00BE4CBC" w:rsidRPr="00702EE3" w:rsidRDefault="00BE4CBC" w:rsidP="00BE4CBC">
            <w:pPr>
              <w:pStyle w:val="BodyText3"/>
              <w:rPr>
                <w:rFonts w:asciiTheme="minorHAnsi" w:hAnsiTheme="minorHAnsi" w:cstheme="minorHAnsi"/>
                <w:b w:val="0"/>
                <w:sz w:val="22"/>
                <w:szCs w:val="22"/>
                <w:lang w:val="en-US"/>
              </w:rPr>
            </w:pPr>
          </w:p>
        </w:tc>
        <w:tc>
          <w:tcPr>
            <w:tcW w:w="283" w:type="pct"/>
            <w:tcBorders>
              <w:bottom w:val="single" w:sz="4" w:space="0" w:color="auto"/>
            </w:tcBorders>
          </w:tcPr>
          <w:p w14:paraId="7C59E756" w14:textId="77777777" w:rsidR="00BE4CBC" w:rsidRPr="00702EE3" w:rsidRDefault="00BE4CBC" w:rsidP="00796965">
            <w:pPr>
              <w:spacing w:after="200" w:line="276" w:lineRule="auto"/>
              <w:ind w:left="-249"/>
            </w:pPr>
          </w:p>
        </w:tc>
      </w:tr>
      <w:tr w:rsidR="00A4075E" w:rsidRPr="00702EE3" w14:paraId="64E674E1" w14:textId="77777777" w:rsidTr="00A4075E">
        <w:trPr>
          <w:trHeight w:val="773"/>
        </w:trPr>
        <w:tc>
          <w:tcPr>
            <w:tcW w:w="4714" w:type="pct"/>
            <w:tcBorders>
              <w:top w:val="single" w:sz="4" w:space="0" w:color="auto"/>
              <w:left w:val="nil"/>
              <w:bottom w:val="nil"/>
              <w:right w:val="nil"/>
            </w:tcBorders>
            <w:shd w:val="clear" w:color="auto" w:fill="auto"/>
          </w:tcPr>
          <w:p w14:paraId="0414EE96" w14:textId="77777777" w:rsidR="009C0F85" w:rsidRPr="00702EE3" w:rsidRDefault="009C0F85" w:rsidP="009C0F85">
            <w:pPr>
              <w:rPr>
                <w:rFonts w:asciiTheme="minorHAnsi" w:hAnsiTheme="minorHAnsi" w:cstheme="minorHAnsi"/>
                <w:sz w:val="22"/>
                <w:szCs w:val="22"/>
              </w:rPr>
            </w:pPr>
          </w:p>
          <w:p w14:paraId="3F605A41" w14:textId="1389C3B2" w:rsidR="009C0F85" w:rsidRPr="00702EE3" w:rsidRDefault="009C0F85" w:rsidP="009C0F85">
            <w:pPr>
              <w:rPr>
                <w:rFonts w:asciiTheme="minorHAnsi" w:hAnsiTheme="minorHAnsi" w:cstheme="minorHAnsi"/>
                <w:sz w:val="22"/>
                <w:szCs w:val="22"/>
              </w:rPr>
            </w:pPr>
          </w:p>
          <w:p w14:paraId="4777CEC8" w14:textId="1C98DE37" w:rsidR="00A0265E" w:rsidRPr="00702EE3" w:rsidRDefault="00A0265E" w:rsidP="009C0F85">
            <w:pPr>
              <w:rPr>
                <w:rFonts w:asciiTheme="minorHAnsi" w:hAnsiTheme="minorHAnsi" w:cstheme="minorHAnsi"/>
                <w:sz w:val="22"/>
                <w:szCs w:val="22"/>
              </w:rPr>
            </w:pPr>
          </w:p>
          <w:p w14:paraId="2F91ACAA" w14:textId="07470E42" w:rsidR="00A0265E" w:rsidRPr="00702EE3" w:rsidRDefault="00A0265E" w:rsidP="009C0F85">
            <w:pPr>
              <w:rPr>
                <w:rFonts w:asciiTheme="minorHAnsi" w:hAnsiTheme="minorHAnsi" w:cstheme="minorHAnsi"/>
                <w:sz w:val="22"/>
                <w:szCs w:val="22"/>
              </w:rPr>
            </w:pPr>
          </w:p>
          <w:p w14:paraId="4BFAA609" w14:textId="77777777" w:rsidR="00A0265E" w:rsidRPr="00702EE3" w:rsidRDefault="00A0265E" w:rsidP="009C0F85">
            <w:pPr>
              <w:rPr>
                <w:rFonts w:asciiTheme="minorHAnsi" w:hAnsiTheme="minorHAnsi" w:cstheme="minorHAnsi"/>
                <w:sz w:val="22"/>
                <w:szCs w:val="22"/>
              </w:rPr>
            </w:pPr>
          </w:p>
          <w:p w14:paraId="62E724CD" w14:textId="77777777" w:rsidR="009C0F85" w:rsidRPr="00702EE3" w:rsidRDefault="009C0F85" w:rsidP="009C0F85">
            <w:pPr>
              <w:rPr>
                <w:rFonts w:asciiTheme="minorHAnsi" w:hAnsiTheme="minorHAnsi" w:cstheme="minorHAnsi"/>
                <w:sz w:val="22"/>
                <w:szCs w:val="22"/>
              </w:rPr>
            </w:pPr>
          </w:p>
          <w:p w14:paraId="76CC023A" w14:textId="77777777" w:rsidR="009C0F85" w:rsidRPr="00702EE3" w:rsidRDefault="009C0F85" w:rsidP="009C0F85">
            <w:pPr>
              <w:rPr>
                <w:rFonts w:asciiTheme="minorHAnsi" w:hAnsiTheme="minorHAnsi" w:cstheme="minorHAnsi"/>
                <w:sz w:val="22"/>
                <w:szCs w:val="22"/>
              </w:rPr>
            </w:pPr>
          </w:p>
          <w:p w14:paraId="68163591" w14:textId="250974A1" w:rsidR="009C0F85" w:rsidRPr="00702EE3" w:rsidRDefault="009C0F85" w:rsidP="009C0F85">
            <w:pPr>
              <w:rPr>
                <w:lang w:val="ro-RO" w:eastAsia="fr-FR"/>
              </w:rPr>
            </w:pPr>
            <w:r w:rsidRPr="00702EE3">
              <w:rPr>
                <w:rFonts w:asciiTheme="minorHAnsi" w:hAnsiTheme="minorHAnsi" w:cstheme="minorHAnsi"/>
                <w:sz w:val="22"/>
                <w:szCs w:val="22"/>
              </w:rPr>
              <w:t>Matrice de verificare a viabilităţii economico-financiare a proiectului pentru Anexa B ( persoane juridice)</w:t>
            </w:r>
          </w:p>
          <w:p w14:paraId="43C617F2" w14:textId="77777777" w:rsidR="00A4075E" w:rsidRPr="00702EE3" w:rsidRDefault="00A4075E" w:rsidP="00BE4CBC">
            <w:pPr>
              <w:pStyle w:val="BodyText3"/>
              <w:rPr>
                <w:rFonts w:asciiTheme="minorHAnsi" w:hAnsiTheme="minorHAnsi" w:cstheme="minorHAnsi"/>
                <w:b w:val="0"/>
                <w:sz w:val="22"/>
                <w:szCs w:val="22"/>
                <w:lang w:val="en-US"/>
              </w:rPr>
            </w:pPr>
          </w:p>
        </w:tc>
        <w:tc>
          <w:tcPr>
            <w:tcW w:w="283" w:type="pct"/>
            <w:tcBorders>
              <w:top w:val="single" w:sz="4" w:space="0" w:color="auto"/>
              <w:left w:val="nil"/>
              <w:bottom w:val="nil"/>
              <w:right w:val="nil"/>
            </w:tcBorders>
          </w:tcPr>
          <w:p w14:paraId="21917948" w14:textId="77777777" w:rsidR="00A4075E" w:rsidRPr="00702EE3" w:rsidRDefault="00A4075E" w:rsidP="00796965">
            <w:pPr>
              <w:spacing w:after="200" w:line="276" w:lineRule="auto"/>
              <w:ind w:left="-249"/>
            </w:pPr>
          </w:p>
        </w:tc>
      </w:tr>
    </w:tbl>
    <w:tbl>
      <w:tblPr>
        <w:tblpPr w:leftFromText="180" w:rightFromText="180" w:vertAnchor="text" w:horzAnchor="page" w:tblpX="261" w:tblpY="-6496"/>
        <w:tblW w:w="6300" w:type="pct"/>
        <w:tblLayout w:type="fixed"/>
        <w:tblLook w:val="04A0" w:firstRow="1" w:lastRow="0" w:firstColumn="1" w:lastColumn="0" w:noHBand="0" w:noVBand="1"/>
      </w:tblPr>
      <w:tblGrid>
        <w:gridCol w:w="522"/>
        <w:gridCol w:w="1711"/>
        <w:gridCol w:w="989"/>
        <w:gridCol w:w="998"/>
        <w:gridCol w:w="1163"/>
        <w:gridCol w:w="989"/>
        <w:gridCol w:w="998"/>
        <w:gridCol w:w="991"/>
        <w:gridCol w:w="991"/>
        <w:gridCol w:w="1080"/>
        <w:gridCol w:w="989"/>
      </w:tblGrid>
      <w:tr w:rsidR="002C3134" w:rsidRPr="00702EE3" w14:paraId="6E33EDE3" w14:textId="77777777" w:rsidTr="002C3134">
        <w:trPr>
          <w:trHeight w:val="255"/>
        </w:trPr>
        <w:tc>
          <w:tcPr>
            <w:tcW w:w="977" w:type="pct"/>
            <w:gridSpan w:val="2"/>
            <w:tcBorders>
              <w:top w:val="single" w:sz="4" w:space="0" w:color="auto"/>
              <w:left w:val="single" w:sz="8" w:space="0" w:color="008080"/>
              <w:bottom w:val="single" w:sz="4" w:space="0" w:color="008080"/>
              <w:right w:val="single" w:sz="4" w:space="0" w:color="008080"/>
            </w:tcBorders>
            <w:shd w:val="clear" w:color="000000" w:fill="CCFFFF"/>
            <w:noWrap/>
            <w:vAlign w:val="bottom"/>
          </w:tcPr>
          <w:p w14:paraId="5F241F43" w14:textId="77777777" w:rsidR="0018605A" w:rsidRPr="00702EE3" w:rsidRDefault="0018605A" w:rsidP="00A4075E">
            <w:pPr>
              <w:jc w:val="center"/>
              <w:rPr>
                <w:rFonts w:asciiTheme="minorHAnsi" w:hAnsiTheme="minorHAnsi" w:cstheme="minorHAnsi"/>
                <w:b/>
                <w:bCs/>
                <w:color w:val="008080"/>
                <w:sz w:val="20"/>
                <w:szCs w:val="20"/>
                <w:lang w:val="ro-RO"/>
              </w:rPr>
            </w:pPr>
            <w:r w:rsidRPr="00702EE3">
              <w:rPr>
                <w:rFonts w:asciiTheme="minorHAnsi" w:hAnsiTheme="minorHAnsi" w:cstheme="minorHAnsi"/>
                <w:b/>
                <w:bCs/>
                <w:color w:val="008080"/>
                <w:sz w:val="20"/>
                <w:szCs w:val="20"/>
                <w:lang w:val="ro-RO"/>
              </w:rPr>
              <w:lastRenderedPageBreak/>
              <w:t>Anul</w:t>
            </w:r>
          </w:p>
        </w:tc>
        <w:tc>
          <w:tcPr>
            <w:tcW w:w="433" w:type="pct"/>
            <w:vMerge w:val="restart"/>
            <w:tcBorders>
              <w:top w:val="single" w:sz="4" w:space="0" w:color="auto"/>
              <w:left w:val="single" w:sz="4" w:space="0" w:color="008080"/>
              <w:bottom w:val="single" w:sz="4" w:space="0" w:color="008080"/>
              <w:right w:val="single" w:sz="4" w:space="0" w:color="008080"/>
            </w:tcBorders>
            <w:shd w:val="clear" w:color="000000" w:fill="CCFFFF"/>
            <w:vAlign w:val="center"/>
          </w:tcPr>
          <w:p w14:paraId="07D035A5" w14:textId="77777777" w:rsidR="0018605A" w:rsidRPr="00702EE3" w:rsidRDefault="0018605A" w:rsidP="00A4075E">
            <w:pPr>
              <w:jc w:val="center"/>
              <w:rPr>
                <w:rFonts w:asciiTheme="minorHAnsi" w:hAnsiTheme="minorHAnsi" w:cstheme="minorHAnsi"/>
                <w:b/>
                <w:bCs/>
                <w:color w:val="008080"/>
                <w:sz w:val="20"/>
                <w:szCs w:val="20"/>
                <w:lang w:val="ro-RO"/>
              </w:rPr>
            </w:pPr>
            <w:r w:rsidRPr="00702EE3">
              <w:rPr>
                <w:rFonts w:asciiTheme="minorHAnsi" w:hAnsiTheme="minorHAnsi" w:cstheme="minorHAnsi"/>
                <w:b/>
                <w:bCs/>
                <w:color w:val="008080"/>
                <w:sz w:val="20"/>
                <w:szCs w:val="20"/>
                <w:lang w:val="ro-RO"/>
              </w:rPr>
              <w:t>Limita indicat</w:t>
            </w:r>
            <w:r w:rsidRPr="00702EE3">
              <w:rPr>
                <w:rFonts w:asciiTheme="minorHAnsi" w:hAnsiTheme="minorHAnsi" w:cstheme="minorHAnsi"/>
                <w:b/>
                <w:bCs/>
                <w:color w:val="008080"/>
                <w:sz w:val="20"/>
                <w:szCs w:val="20"/>
                <w:lang w:val="ro-RO"/>
              </w:rPr>
              <w:cr/>
              <w:t>or</w:t>
            </w:r>
          </w:p>
        </w:tc>
        <w:tc>
          <w:tcPr>
            <w:tcW w:w="437" w:type="pct"/>
            <w:vMerge w:val="restart"/>
            <w:tcBorders>
              <w:top w:val="single" w:sz="4" w:space="0" w:color="auto"/>
              <w:left w:val="single" w:sz="4" w:space="0" w:color="008080"/>
              <w:bottom w:val="single" w:sz="4" w:space="0" w:color="008080"/>
              <w:right w:val="single" w:sz="4" w:space="0" w:color="008080"/>
            </w:tcBorders>
            <w:shd w:val="clear" w:color="000000" w:fill="CCFFFF"/>
            <w:noWrap/>
            <w:vAlign w:val="bottom"/>
          </w:tcPr>
          <w:p w14:paraId="59A6A86C" w14:textId="77777777" w:rsidR="0018605A" w:rsidRPr="00702EE3" w:rsidRDefault="0018605A" w:rsidP="00A4075E">
            <w:pPr>
              <w:jc w:val="center"/>
              <w:rPr>
                <w:rFonts w:asciiTheme="minorHAnsi" w:hAnsiTheme="minorHAnsi" w:cstheme="minorHAnsi"/>
                <w:b/>
                <w:bCs/>
                <w:color w:val="008080"/>
                <w:sz w:val="20"/>
                <w:szCs w:val="20"/>
                <w:lang w:val="ro-RO"/>
              </w:rPr>
            </w:pPr>
            <w:r w:rsidRPr="00702EE3">
              <w:rPr>
                <w:rFonts w:asciiTheme="minorHAnsi" w:hAnsiTheme="minorHAnsi" w:cstheme="minorHAnsi"/>
                <w:b/>
                <w:bCs/>
                <w:color w:val="008080"/>
                <w:sz w:val="20"/>
                <w:szCs w:val="20"/>
                <w:lang w:val="ro-RO"/>
              </w:rPr>
              <w:t>UM</w:t>
            </w:r>
          </w:p>
        </w:tc>
        <w:tc>
          <w:tcPr>
            <w:tcW w:w="509" w:type="pct"/>
            <w:tcBorders>
              <w:top w:val="single" w:sz="4" w:space="0" w:color="auto"/>
              <w:left w:val="nil"/>
              <w:bottom w:val="single" w:sz="4" w:space="0" w:color="008080"/>
              <w:right w:val="single" w:sz="4" w:space="0" w:color="008080"/>
            </w:tcBorders>
            <w:shd w:val="clear" w:color="000000" w:fill="CCFFFF"/>
            <w:vAlign w:val="center"/>
          </w:tcPr>
          <w:p w14:paraId="568E1231" w14:textId="77777777" w:rsidR="002C3134" w:rsidRPr="00702EE3" w:rsidRDefault="0018605A" w:rsidP="002C3134">
            <w:pPr>
              <w:rPr>
                <w:rFonts w:asciiTheme="minorHAnsi" w:hAnsiTheme="minorHAnsi" w:cstheme="minorHAnsi"/>
                <w:b/>
                <w:bCs/>
                <w:color w:val="008080"/>
                <w:sz w:val="20"/>
                <w:szCs w:val="20"/>
                <w:lang w:val="ro-RO"/>
              </w:rPr>
            </w:pPr>
            <w:r w:rsidRPr="00702EE3">
              <w:rPr>
                <w:rFonts w:asciiTheme="minorHAnsi" w:hAnsiTheme="minorHAnsi" w:cstheme="minorHAnsi"/>
                <w:b/>
                <w:bCs/>
                <w:color w:val="008080"/>
                <w:sz w:val="20"/>
                <w:szCs w:val="20"/>
                <w:lang w:val="ro-RO"/>
              </w:rPr>
              <w:t xml:space="preserve">Total an </w:t>
            </w:r>
          </w:p>
          <w:p w14:paraId="69981AE3" w14:textId="5D17EADF" w:rsidR="0018605A" w:rsidRPr="00702EE3" w:rsidRDefault="002C3134" w:rsidP="002C3134">
            <w:pPr>
              <w:rPr>
                <w:rFonts w:asciiTheme="minorHAnsi" w:hAnsiTheme="minorHAnsi" w:cstheme="minorHAnsi"/>
                <w:b/>
                <w:bCs/>
                <w:color w:val="008080"/>
                <w:sz w:val="20"/>
                <w:szCs w:val="20"/>
                <w:lang w:val="ro-RO"/>
              </w:rPr>
            </w:pPr>
            <w:r w:rsidRPr="00702EE3">
              <w:rPr>
                <w:rFonts w:asciiTheme="minorHAnsi" w:hAnsiTheme="minorHAnsi" w:cstheme="minorHAnsi"/>
                <w:b/>
                <w:bCs/>
                <w:color w:val="008080"/>
                <w:sz w:val="20"/>
                <w:szCs w:val="20"/>
                <w:lang w:val="ro-RO"/>
              </w:rPr>
              <w:t xml:space="preserve">      </w:t>
            </w:r>
            <w:r w:rsidR="0018605A" w:rsidRPr="00702EE3">
              <w:rPr>
                <w:rFonts w:asciiTheme="minorHAnsi" w:hAnsiTheme="minorHAnsi" w:cstheme="minorHAnsi"/>
                <w:b/>
                <w:bCs/>
                <w:color w:val="008080"/>
                <w:sz w:val="20"/>
                <w:szCs w:val="20"/>
                <w:lang w:val="ro-RO"/>
              </w:rPr>
              <w:t>1</w:t>
            </w:r>
          </w:p>
        </w:tc>
        <w:tc>
          <w:tcPr>
            <w:tcW w:w="433" w:type="pct"/>
            <w:tcBorders>
              <w:top w:val="single" w:sz="4" w:space="0" w:color="auto"/>
              <w:left w:val="nil"/>
              <w:bottom w:val="single" w:sz="4" w:space="0" w:color="008080"/>
              <w:right w:val="single" w:sz="4" w:space="0" w:color="008080"/>
            </w:tcBorders>
            <w:shd w:val="clear" w:color="000000" w:fill="CCFFFF"/>
            <w:vAlign w:val="center"/>
          </w:tcPr>
          <w:p w14:paraId="0B4C66A3" w14:textId="77777777" w:rsidR="0018605A" w:rsidRPr="00702EE3" w:rsidRDefault="0018605A" w:rsidP="00A4075E">
            <w:pPr>
              <w:jc w:val="center"/>
              <w:rPr>
                <w:rFonts w:asciiTheme="minorHAnsi" w:hAnsiTheme="minorHAnsi" w:cstheme="minorHAnsi"/>
                <w:b/>
                <w:bCs/>
                <w:color w:val="008080"/>
                <w:sz w:val="20"/>
                <w:szCs w:val="20"/>
                <w:lang w:val="ro-RO"/>
              </w:rPr>
            </w:pPr>
            <w:r w:rsidRPr="00702EE3">
              <w:rPr>
                <w:rFonts w:asciiTheme="minorHAnsi" w:hAnsiTheme="minorHAnsi" w:cstheme="minorHAnsi"/>
                <w:b/>
                <w:bCs/>
                <w:color w:val="008080"/>
                <w:sz w:val="20"/>
                <w:szCs w:val="20"/>
                <w:lang w:val="ro-RO"/>
              </w:rPr>
              <w:t>Total an 2</w:t>
            </w:r>
          </w:p>
        </w:tc>
        <w:tc>
          <w:tcPr>
            <w:tcW w:w="437" w:type="pct"/>
            <w:tcBorders>
              <w:top w:val="single" w:sz="4" w:space="0" w:color="auto"/>
              <w:left w:val="nil"/>
              <w:bottom w:val="single" w:sz="4" w:space="0" w:color="008080"/>
              <w:right w:val="single" w:sz="4" w:space="0" w:color="008080"/>
            </w:tcBorders>
            <w:shd w:val="clear" w:color="000000" w:fill="CCFFFF"/>
            <w:vAlign w:val="center"/>
          </w:tcPr>
          <w:p w14:paraId="0D0A2B79" w14:textId="77777777" w:rsidR="0018605A" w:rsidRPr="00702EE3" w:rsidRDefault="0018605A" w:rsidP="00A4075E">
            <w:pPr>
              <w:jc w:val="center"/>
              <w:rPr>
                <w:rFonts w:asciiTheme="minorHAnsi" w:hAnsiTheme="minorHAnsi" w:cstheme="minorHAnsi"/>
                <w:b/>
                <w:bCs/>
                <w:color w:val="008080"/>
                <w:sz w:val="20"/>
                <w:szCs w:val="20"/>
                <w:lang w:val="ro-RO"/>
              </w:rPr>
            </w:pPr>
            <w:r w:rsidRPr="00702EE3">
              <w:rPr>
                <w:rFonts w:asciiTheme="minorHAnsi" w:hAnsiTheme="minorHAnsi" w:cstheme="minorHAnsi"/>
                <w:b/>
                <w:bCs/>
                <w:color w:val="008080"/>
                <w:sz w:val="20"/>
                <w:szCs w:val="20"/>
                <w:lang w:val="ro-RO"/>
              </w:rPr>
              <w:t>Total an 3</w:t>
            </w:r>
          </w:p>
        </w:tc>
        <w:tc>
          <w:tcPr>
            <w:tcW w:w="434" w:type="pct"/>
            <w:tcBorders>
              <w:top w:val="single" w:sz="4" w:space="0" w:color="auto"/>
              <w:left w:val="nil"/>
              <w:bottom w:val="single" w:sz="4" w:space="0" w:color="008080"/>
              <w:right w:val="single" w:sz="4" w:space="0" w:color="008080"/>
            </w:tcBorders>
            <w:shd w:val="clear" w:color="000000" w:fill="CCFFFF"/>
            <w:vAlign w:val="center"/>
          </w:tcPr>
          <w:p w14:paraId="5A327388" w14:textId="67A0C034" w:rsidR="0018605A" w:rsidRPr="00702EE3" w:rsidRDefault="0018605A" w:rsidP="00A4075E">
            <w:pPr>
              <w:jc w:val="center"/>
              <w:rPr>
                <w:rFonts w:asciiTheme="minorHAnsi" w:hAnsiTheme="minorHAnsi" w:cstheme="minorHAnsi"/>
                <w:b/>
                <w:bCs/>
                <w:color w:val="008080"/>
                <w:sz w:val="20"/>
                <w:szCs w:val="20"/>
                <w:lang w:val="ro-RO"/>
              </w:rPr>
            </w:pPr>
            <w:r w:rsidRPr="00702EE3">
              <w:rPr>
                <w:rFonts w:asciiTheme="minorHAnsi" w:hAnsiTheme="minorHAnsi" w:cstheme="minorHAnsi"/>
                <w:b/>
                <w:bCs/>
                <w:color w:val="008080"/>
                <w:sz w:val="20"/>
                <w:szCs w:val="20"/>
                <w:lang w:val="ro-RO"/>
              </w:rPr>
              <w:t>Total</w:t>
            </w:r>
            <w:r w:rsidR="009C0F85" w:rsidRPr="00702EE3">
              <w:rPr>
                <w:rFonts w:asciiTheme="minorHAnsi" w:hAnsiTheme="minorHAnsi" w:cstheme="minorHAnsi"/>
                <w:b/>
                <w:bCs/>
                <w:color w:val="008080"/>
                <w:sz w:val="20"/>
                <w:szCs w:val="20"/>
                <w:lang w:val="ro-RO"/>
              </w:rPr>
              <w:t xml:space="preserve"> </w:t>
            </w:r>
            <w:r w:rsidRPr="00702EE3">
              <w:rPr>
                <w:rFonts w:asciiTheme="minorHAnsi" w:hAnsiTheme="minorHAnsi" w:cstheme="minorHAnsi"/>
                <w:b/>
                <w:bCs/>
                <w:color w:val="008080"/>
                <w:sz w:val="20"/>
                <w:szCs w:val="20"/>
                <w:lang w:val="ro-RO"/>
              </w:rPr>
              <w:cr/>
              <w:t>an 4</w:t>
            </w:r>
          </w:p>
        </w:tc>
        <w:tc>
          <w:tcPr>
            <w:tcW w:w="433" w:type="pct"/>
            <w:tcBorders>
              <w:top w:val="single" w:sz="4" w:space="0" w:color="auto"/>
              <w:left w:val="nil"/>
              <w:bottom w:val="single" w:sz="4" w:space="0" w:color="008080"/>
              <w:right w:val="single" w:sz="4" w:space="0" w:color="008080"/>
            </w:tcBorders>
            <w:shd w:val="clear" w:color="000000" w:fill="CCFFFF"/>
            <w:vAlign w:val="center"/>
          </w:tcPr>
          <w:p w14:paraId="5C87198C" w14:textId="77777777" w:rsidR="0018605A" w:rsidRPr="00702EE3" w:rsidRDefault="0018605A" w:rsidP="00A4075E">
            <w:pPr>
              <w:jc w:val="center"/>
              <w:rPr>
                <w:rFonts w:asciiTheme="minorHAnsi" w:hAnsiTheme="minorHAnsi" w:cstheme="minorHAnsi"/>
                <w:b/>
                <w:bCs/>
                <w:color w:val="008080"/>
                <w:sz w:val="20"/>
                <w:szCs w:val="20"/>
                <w:lang w:val="ro-RO"/>
              </w:rPr>
            </w:pPr>
            <w:r w:rsidRPr="00702EE3">
              <w:rPr>
                <w:rFonts w:asciiTheme="minorHAnsi" w:hAnsiTheme="minorHAnsi" w:cstheme="minorHAnsi"/>
                <w:b/>
                <w:bCs/>
                <w:color w:val="008080"/>
                <w:sz w:val="20"/>
                <w:szCs w:val="20"/>
                <w:lang w:val="ro-RO"/>
              </w:rPr>
              <w:t>Total an 5</w:t>
            </w:r>
          </w:p>
        </w:tc>
        <w:tc>
          <w:tcPr>
            <w:tcW w:w="473" w:type="pct"/>
            <w:tcBorders>
              <w:top w:val="single" w:sz="4" w:space="0" w:color="auto"/>
              <w:left w:val="single" w:sz="4" w:space="0" w:color="008080"/>
              <w:bottom w:val="single" w:sz="4" w:space="0" w:color="008080"/>
              <w:right w:val="single" w:sz="4" w:space="0" w:color="008080"/>
            </w:tcBorders>
            <w:shd w:val="clear" w:color="000000" w:fill="CCFFFF"/>
            <w:vAlign w:val="center"/>
          </w:tcPr>
          <w:p w14:paraId="45EBF457" w14:textId="77777777" w:rsidR="0018605A" w:rsidRPr="00702EE3" w:rsidRDefault="0018605A" w:rsidP="00A4075E">
            <w:pPr>
              <w:jc w:val="center"/>
              <w:rPr>
                <w:rFonts w:asciiTheme="minorHAnsi" w:hAnsiTheme="minorHAnsi" w:cstheme="minorHAnsi"/>
                <w:b/>
                <w:bCs/>
                <w:color w:val="008080"/>
                <w:sz w:val="20"/>
                <w:szCs w:val="20"/>
                <w:lang w:val="ro-RO"/>
              </w:rPr>
            </w:pPr>
            <w:r w:rsidRPr="00702EE3">
              <w:rPr>
                <w:rFonts w:asciiTheme="minorHAnsi" w:hAnsiTheme="minorHAnsi" w:cstheme="minorHAnsi"/>
                <w:b/>
                <w:bCs/>
                <w:color w:val="008080"/>
                <w:sz w:val="20"/>
                <w:szCs w:val="20"/>
                <w:lang w:val="ro-RO"/>
              </w:rPr>
              <w:t>Diferente</w:t>
            </w:r>
          </w:p>
        </w:tc>
        <w:tc>
          <w:tcPr>
            <w:tcW w:w="433" w:type="pct"/>
            <w:tcBorders>
              <w:top w:val="single" w:sz="4" w:space="0" w:color="auto"/>
              <w:left w:val="single" w:sz="4" w:space="0" w:color="008080"/>
              <w:bottom w:val="single" w:sz="4" w:space="0" w:color="008080"/>
              <w:right w:val="single" w:sz="8" w:space="0" w:color="008080"/>
            </w:tcBorders>
            <w:shd w:val="clear" w:color="000000" w:fill="CCFFFF"/>
            <w:vAlign w:val="center"/>
          </w:tcPr>
          <w:p w14:paraId="08097757" w14:textId="77777777" w:rsidR="0018605A" w:rsidRPr="00702EE3" w:rsidRDefault="0018605A" w:rsidP="00A4075E">
            <w:pPr>
              <w:jc w:val="center"/>
              <w:rPr>
                <w:rFonts w:asciiTheme="minorHAnsi" w:hAnsiTheme="minorHAnsi" w:cstheme="minorHAnsi"/>
                <w:b/>
                <w:bCs/>
                <w:color w:val="008080"/>
                <w:sz w:val="20"/>
                <w:szCs w:val="20"/>
                <w:lang w:val="ro-RO"/>
              </w:rPr>
            </w:pPr>
            <w:r w:rsidRPr="00702EE3">
              <w:rPr>
                <w:rFonts w:asciiTheme="minorHAnsi" w:hAnsiTheme="minorHAnsi" w:cstheme="minorHAnsi"/>
                <w:b/>
                <w:bCs/>
                <w:color w:val="008080"/>
                <w:sz w:val="20"/>
                <w:szCs w:val="20"/>
                <w:lang w:val="ro-RO"/>
              </w:rPr>
              <w:t>Validare criterii</w:t>
            </w:r>
          </w:p>
        </w:tc>
      </w:tr>
      <w:tr w:rsidR="002C3134" w:rsidRPr="00702EE3" w14:paraId="6527ED95" w14:textId="77777777" w:rsidTr="002C3134">
        <w:trPr>
          <w:trHeight w:val="255"/>
        </w:trPr>
        <w:tc>
          <w:tcPr>
            <w:tcW w:w="228" w:type="pct"/>
            <w:tcBorders>
              <w:top w:val="nil"/>
              <w:left w:val="single" w:sz="8" w:space="0" w:color="008080"/>
              <w:bottom w:val="single" w:sz="4" w:space="0" w:color="008080"/>
              <w:right w:val="single" w:sz="4" w:space="0" w:color="008080"/>
            </w:tcBorders>
            <w:shd w:val="clear" w:color="000000" w:fill="CCFFFF"/>
            <w:noWrap/>
            <w:vAlign w:val="center"/>
          </w:tcPr>
          <w:p w14:paraId="774A3C17" w14:textId="77777777" w:rsidR="00A4075E" w:rsidRPr="00702EE3" w:rsidRDefault="0018605A" w:rsidP="00A4075E">
            <w:pPr>
              <w:jc w:val="center"/>
              <w:rPr>
                <w:rFonts w:asciiTheme="minorHAnsi" w:hAnsiTheme="minorHAnsi" w:cstheme="minorHAnsi"/>
                <w:b/>
                <w:bCs/>
                <w:color w:val="008080"/>
                <w:sz w:val="20"/>
                <w:szCs w:val="20"/>
                <w:lang w:val="ro-RO"/>
              </w:rPr>
            </w:pPr>
            <w:r w:rsidRPr="00702EE3">
              <w:rPr>
                <w:rFonts w:asciiTheme="minorHAnsi" w:hAnsiTheme="minorHAnsi" w:cstheme="minorHAnsi"/>
                <w:b/>
                <w:bCs/>
                <w:color w:val="008080"/>
                <w:sz w:val="20"/>
                <w:szCs w:val="20"/>
                <w:lang w:val="ro-RO"/>
              </w:rPr>
              <w:t>Nr.</w:t>
            </w:r>
          </w:p>
          <w:p w14:paraId="593A20E3" w14:textId="3568246D" w:rsidR="0018605A" w:rsidRPr="00702EE3" w:rsidRDefault="0018605A" w:rsidP="00A4075E">
            <w:pPr>
              <w:jc w:val="center"/>
              <w:rPr>
                <w:rFonts w:asciiTheme="minorHAnsi" w:hAnsiTheme="minorHAnsi" w:cstheme="minorHAnsi"/>
                <w:b/>
                <w:bCs/>
                <w:color w:val="008080"/>
                <w:sz w:val="20"/>
                <w:szCs w:val="20"/>
                <w:lang w:val="ro-RO"/>
              </w:rPr>
            </w:pPr>
            <w:r w:rsidRPr="00702EE3">
              <w:rPr>
                <w:rFonts w:asciiTheme="minorHAnsi" w:hAnsiTheme="minorHAnsi" w:cstheme="minorHAnsi"/>
                <w:b/>
                <w:bCs/>
                <w:color w:val="008080"/>
                <w:sz w:val="20"/>
                <w:szCs w:val="20"/>
                <w:lang w:val="ro-RO"/>
              </w:rPr>
              <w:t>crt.</w:t>
            </w:r>
          </w:p>
        </w:tc>
        <w:tc>
          <w:tcPr>
            <w:tcW w:w="749" w:type="pct"/>
            <w:tcBorders>
              <w:top w:val="nil"/>
              <w:left w:val="nil"/>
              <w:bottom w:val="single" w:sz="4" w:space="0" w:color="008080"/>
              <w:right w:val="single" w:sz="4" w:space="0" w:color="008080"/>
            </w:tcBorders>
            <w:shd w:val="clear" w:color="000000" w:fill="CCFFFF"/>
            <w:noWrap/>
            <w:vAlign w:val="center"/>
          </w:tcPr>
          <w:p w14:paraId="260C9562" w14:textId="77777777" w:rsidR="0018605A" w:rsidRPr="00702EE3" w:rsidRDefault="0018605A" w:rsidP="00A4075E">
            <w:pPr>
              <w:jc w:val="center"/>
              <w:rPr>
                <w:rFonts w:asciiTheme="minorHAnsi" w:hAnsiTheme="minorHAnsi" w:cstheme="minorHAnsi"/>
                <w:b/>
                <w:bCs/>
                <w:color w:val="008080"/>
                <w:sz w:val="20"/>
                <w:szCs w:val="20"/>
                <w:lang w:val="ro-RO"/>
              </w:rPr>
            </w:pPr>
            <w:r w:rsidRPr="00702EE3">
              <w:rPr>
                <w:rFonts w:asciiTheme="minorHAnsi" w:hAnsiTheme="minorHAnsi" w:cstheme="minorHAnsi"/>
                <w:b/>
                <w:bCs/>
                <w:color w:val="008080"/>
                <w:sz w:val="20"/>
                <w:szCs w:val="20"/>
                <w:lang w:val="ro-RO"/>
              </w:rPr>
              <w:t>Specificaţie</w:t>
            </w:r>
          </w:p>
        </w:tc>
        <w:tc>
          <w:tcPr>
            <w:tcW w:w="433" w:type="pct"/>
            <w:vMerge/>
            <w:tcBorders>
              <w:top w:val="nil"/>
              <w:left w:val="single" w:sz="4" w:space="0" w:color="008080"/>
              <w:bottom w:val="single" w:sz="4" w:space="0" w:color="008080"/>
              <w:right w:val="single" w:sz="4" w:space="0" w:color="008080"/>
            </w:tcBorders>
            <w:vAlign w:val="center"/>
          </w:tcPr>
          <w:p w14:paraId="4BCBA02D" w14:textId="77777777" w:rsidR="0018605A" w:rsidRPr="00702EE3" w:rsidRDefault="0018605A" w:rsidP="00A4075E">
            <w:pPr>
              <w:rPr>
                <w:rFonts w:asciiTheme="minorHAnsi" w:hAnsiTheme="minorHAnsi" w:cstheme="minorHAnsi"/>
                <w:b/>
                <w:bCs/>
                <w:color w:val="008080"/>
                <w:sz w:val="20"/>
                <w:szCs w:val="20"/>
                <w:lang w:val="ro-RO"/>
              </w:rPr>
            </w:pPr>
          </w:p>
        </w:tc>
        <w:tc>
          <w:tcPr>
            <w:tcW w:w="437" w:type="pct"/>
            <w:vMerge/>
            <w:tcBorders>
              <w:top w:val="nil"/>
              <w:left w:val="single" w:sz="4" w:space="0" w:color="008080"/>
              <w:bottom w:val="single" w:sz="4" w:space="0" w:color="008080"/>
              <w:right w:val="single" w:sz="4" w:space="0" w:color="008080"/>
            </w:tcBorders>
            <w:vAlign w:val="center"/>
          </w:tcPr>
          <w:p w14:paraId="5DCCB470" w14:textId="77777777" w:rsidR="0018605A" w:rsidRPr="00702EE3" w:rsidRDefault="0018605A" w:rsidP="00A4075E">
            <w:pPr>
              <w:rPr>
                <w:rFonts w:asciiTheme="minorHAnsi" w:hAnsiTheme="minorHAnsi" w:cstheme="minorHAnsi"/>
                <w:b/>
                <w:bCs/>
                <w:color w:val="008080"/>
                <w:sz w:val="20"/>
                <w:szCs w:val="20"/>
                <w:lang w:val="ro-RO"/>
              </w:rPr>
            </w:pPr>
          </w:p>
        </w:tc>
        <w:tc>
          <w:tcPr>
            <w:tcW w:w="2247" w:type="pct"/>
            <w:gridSpan w:val="5"/>
            <w:tcBorders>
              <w:top w:val="single" w:sz="4" w:space="0" w:color="008080"/>
              <w:left w:val="nil"/>
              <w:bottom w:val="single" w:sz="4" w:space="0" w:color="008080"/>
              <w:right w:val="single" w:sz="4" w:space="0" w:color="008080"/>
            </w:tcBorders>
            <w:shd w:val="clear" w:color="auto" w:fill="4BACC6" w:themeFill="accent5"/>
            <w:noWrap/>
            <w:vAlign w:val="bottom"/>
          </w:tcPr>
          <w:p w14:paraId="11332194" w14:textId="77777777" w:rsidR="0018605A" w:rsidRPr="00702EE3" w:rsidRDefault="0018605A" w:rsidP="00A4075E">
            <w:pPr>
              <w:jc w:val="center"/>
              <w:rPr>
                <w:rFonts w:asciiTheme="minorHAnsi" w:hAnsiTheme="minorHAnsi" w:cstheme="minorHAnsi"/>
                <w:b/>
                <w:bCs/>
                <w:color w:val="008080"/>
                <w:sz w:val="20"/>
                <w:szCs w:val="20"/>
                <w:lang w:val="ro-RO"/>
              </w:rPr>
            </w:pPr>
            <w:r w:rsidRPr="00702EE3">
              <w:rPr>
                <w:rFonts w:asciiTheme="minorHAnsi" w:hAnsiTheme="minorHAnsi" w:cstheme="minorHAnsi"/>
                <w:b/>
                <w:bCs/>
                <w:color w:val="000000" w:themeColor="text1"/>
                <w:sz w:val="20"/>
                <w:szCs w:val="20"/>
                <w:lang w:val="ro-RO"/>
              </w:rPr>
              <w:t xml:space="preserve"> Va</w:t>
            </w:r>
            <w:r w:rsidRPr="00702EE3">
              <w:rPr>
                <w:rFonts w:asciiTheme="minorHAnsi" w:hAnsiTheme="minorHAnsi" w:cstheme="minorHAnsi"/>
                <w:b/>
                <w:bCs/>
                <w:color w:val="000000" w:themeColor="text1"/>
                <w:sz w:val="20"/>
                <w:szCs w:val="20"/>
                <w:lang w:val="ro-RO"/>
              </w:rPr>
              <w:cr/>
              <w:t xml:space="preserve">loare </w:t>
            </w:r>
          </w:p>
        </w:tc>
        <w:tc>
          <w:tcPr>
            <w:tcW w:w="473" w:type="pct"/>
            <w:tcBorders>
              <w:top w:val="nil"/>
              <w:left w:val="single" w:sz="4" w:space="0" w:color="008080"/>
              <w:bottom w:val="single" w:sz="4" w:space="0" w:color="008080"/>
              <w:right w:val="single" w:sz="4" w:space="0" w:color="008080"/>
            </w:tcBorders>
            <w:shd w:val="clear" w:color="auto" w:fill="4BACC6" w:themeFill="accent5"/>
            <w:vAlign w:val="center"/>
          </w:tcPr>
          <w:p w14:paraId="719BEC07" w14:textId="77777777" w:rsidR="0018605A" w:rsidRPr="00702EE3" w:rsidRDefault="0018605A" w:rsidP="00A4075E">
            <w:pPr>
              <w:rPr>
                <w:rFonts w:asciiTheme="minorHAnsi" w:hAnsiTheme="minorHAnsi" w:cstheme="minorHAnsi"/>
                <w:b/>
                <w:bCs/>
                <w:color w:val="008080"/>
                <w:sz w:val="20"/>
                <w:szCs w:val="20"/>
                <w:lang w:val="ro-RO"/>
              </w:rPr>
            </w:pPr>
          </w:p>
        </w:tc>
        <w:tc>
          <w:tcPr>
            <w:tcW w:w="433" w:type="pct"/>
            <w:tcBorders>
              <w:top w:val="nil"/>
              <w:left w:val="single" w:sz="4" w:space="0" w:color="008080"/>
              <w:bottom w:val="single" w:sz="4" w:space="0" w:color="008080"/>
              <w:right w:val="single" w:sz="8" w:space="0" w:color="008080"/>
            </w:tcBorders>
            <w:shd w:val="clear" w:color="auto" w:fill="4BACC6" w:themeFill="accent5"/>
            <w:vAlign w:val="center"/>
          </w:tcPr>
          <w:p w14:paraId="05BAAA67" w14:textId="77777777" w:rsidR="0018605A" w:rsidRPr="00702EE3" w:rsidRDefault="0018605A" w:rsidP="00A4075E">
            <w:pPr>
              <w:rPr>
                <w:rFonts w:asciiTheme="minorHAnsi" w:hAnsiTheme="minorHAnsi" w:cstheme="minorHAnsi"/>
                <w:b/>
                <w:bCs/>
                <w:color w:val="008080"/>
                <w:sz w:val="20"/>
                <w:szCs w:val="20"/>
                <w:lang w:val="ro-RO"/>
              </w:rPr>
            </w:pPr>
          </w:p>
        </w:tc>
      </w:tr>
      <w:tr w:rsidR="002C3134" w:rsidRPr="00702EE3" w14:paraId="40183AFA" w14:textId="77777777" w:rsidTr="002C3134">
        <w:trPr>
          <w:trHeight w:val="255"/>
        </w:trPr>
        <w:tc>
          <w:tcPr>
            <w:tcW w:w="228" w:type="pct"/>
            <w:tcBorders>
              <w:top w:val="nil"/>
              <w:left w:val="single" w:sz="8" w:space="0" w:color="008080"/>
              <w:bottom w:val="single" w:sz="4" w:space="0" w:color="008080"/>
              <w:right w:val="single" w:sz="4" w:space="0" w:color="008080"/>
            </w:tcBorders>
            <w:shd w:val="clear" w:color="000000" w:fill="CCFFFF"/>
            <w:noWrap/>
            <w:vAlign w:val="center"/>
          </w:tcPr>
          <w:p w14:paraId="47D267DC" w14:textId="77777777" w:rsidR="0018605A" w:rsidRPr="00702EE3" w:rsidRDefault="0018605A" w:rsidP="00A4075E">
            <w:pPr>
              <w:jc w:val="center"/>
              <w:rPr>
                <w:rFonts w:asciiTheme="minorHAnsi" w:hAnsiTheme="minorHAnsi" w:cstheme="minorHAnsi"/>
                <w:b/>
                <w:bCs/>
                <w:color w:val="008080"/>
                <w:sz w:val="20"/>
                <w:szCs w:val="20"/>
                <w:lang w:val="ro-RO"/>
              </w:rPr>
            </w:pPr>
            <w:r w:rsidRPr="00702EE3">
              <w:rPr>
                <w:rFonts w:asciiTheme="minorHAnsi" w:hAnsiTheme="minorHAnsi" w:cstheme="minorHAnsi"/>
                <w:b/>
                <w:bCs/>
                <w:color w:val="008080"/>
                <w:sz w:val="20"/>
                <w:szCs w:val="20"/>
                <w:lang w:val="ro-RO"/>
              </w:rPr>
              <w:t>1</w:t>
            </w:r>
          </w:p>
        </w:tc>
        <w:tc>
          <w:tcPr>
            <w:tcW w:w="749" w:type="pct"/>
            <w:tcBorders>
              <w:top w:val="nil"/>
              <w:left w:val="nil"/>
              <w:bottom w:val="single" w:sz="4" w:space="0" w:color="008080"/>
              <w:right w:val="single" w:sz="4" w:space="0" w:color="008080"/>
            </w:tcBorders>
            <w:shd w:val="clear" w:color="000000" w:fill="CCFFFF"/>
            <w:noWrap/>
            <w:vAlign w:val="center"/>
          </w:tcPr>
          <w:p w14:paraId="6DE750FD" w14:textId="77777777" w:rsidR="0018605A" w:rsidRPr="00702EE3" w:rsidRDefault="0018605A" w:rsidP="00A4075E">
            <w:pPr>
              <w:jc w:val="center"/>
              <w:rPr>
                <w:rFonts w:asciiTheme="minorHAnsi" w:hAnsiTheme="minorHAnsi" w:cstheme="minorHAnsi"/>
                <w:b/>
                <w:bCs/>
                <w:color w:val="008080"/>
                <w:sz w:val="20"/>
                <w:szCs w:val="20"/>
                <w:lang w:val="ro-RO"/>
              </w:rPr>
            </w:pPr>
            <w:r w:rsidRPr="00702EE3">
              <w:rPr>
                <w:rFonts w:asciiTheme="minorHAnsi" w:hAnsiTheme="minorHAnsi" w:cstheme="minorHAnsi"/>
                <w:b/>
                <w:bCs/>
                <w:color w:val="008080"/>
                <w:sz w:val="20"/>
                <w:szCs w:val="20"/>
                <w:lang w:val="ro-RO"/>
              </w:rPr>
              <w:t>2</w:t>
            </w:r>
          </w:p>
        </w:tc>
        <w:tc>
          <w:tcPr>
            <w:tcW w:w="433" w:type="pct"/>
            <w:tcBorders>
              <w:top w:val="nil"/>
              <w:left w:val="nil"/>
              <w:bottom w:val="single" w:sz="4" w:space="0" w:color="008080"/>
              <w:right w:val="single" w:sz="4" w:space="0" w:color="008080"/>
            </w:tcBorders>
            <w:shd w:val="clear" w:color="000000" w:fill="CCFFFF"/>
            <w:vAlign w:val="center"/>
          </w:tcPr>
          <w:p w14:paraId="5E1AF398" w14:textId="77777777" w:rsidR="0018605A" w:rsidRPr="00702EE3" w:rsidRDefault="0018605A" w:rsidP="00A4075E">
            <w:pPr>
              <w:jc w:val="center"/>
              <w:rPr>
                <w:rFonts w:asciiTheme="minorHAnsi" w:hAnsiTheme="minorHAnsi" w:cstheme="minorHAnsi"/>
                <w:b/>
                <w:bCs/>
                <w:color w:val="008080"/>
                <w:sz w:val="20"/>
                <w:szCs w:val="20"/>
                <w:lang w:val="ro-RO"/>
              </w:rPr>
            </w:pPr>
            <w:r w:rsidRPr="00702EE3">
              <w:rPr>
                <w:rFonts w:asciiTheme="minorHAnsi" w:hAnsiTheme="minorHAnsi" w:cstheme="minorHAnsi"/>
                <w:b/>
                <w:bCs/>
                <w:color w:val="008080"/>
                <w:sz w:val="20"/>
                <w:szCs w:val="20"/>
                <w:lang w:val="ro-RO"/>
              </w:rPr>
              <w:t>3</w:t>
            </w:r>
          </w:p>
        </w:tc>
        <w:tc>
          <w:tcPr>
            <w:tcW w:w="437" w:type="pct"/>
            <w:tcBorders>
              <w:top w:val="nil"/>
              <w:left w:val="nil"/>
              <w:bottom w:val="single" w:sz="4" w:space="0" w:color="008080"/>
              <w:right w:val="single" w:sz="4" w:space="0" w:color="008080"/>
            </w:tcBorders>
            <w:shd w:val="clear" w:color="000000" w:fill="CCFFFF"/>
            <w:noWrap/>
            <w:vAlign w:val="bottom"/>
          </w:tcPr>
          <w:p w14:paraId="4AFFE775" w14:textId="77777777" w:rsidR="0018605A" w:rsidRPr="00702EE3" w:rsidRDefault="0018605A" w:rsidP="00A4075E">
            <w:pPr>
              <w:jc w:val="center"/>
              <w:rPr>
                <w:rFonts w:asciiTheme="minorHAnsi" w:hAnsiTheme="minorHAnsi" w:cstheme="minorHAnsi"/>
                <w:b/>
                <w:bCs/>
                <w:color w:val="008080"/>
                <w:sz w:val="20"/>
                <w:szCs w:val="20"/>
                <w:lang w:val="ro-RO"/>
              </w:rPr>
            </w:pPr>
            <w:r w:rsidRPr="00702EE3">
              <w:rPr>
                <w:rFonts w:asciiTheme="minorHAnsi" w:hAnsiTheme="minorHAnsi" w:cstheme="minorHAnsi"/>
                <w:b/>
                <w:bCs/>
                <w:color w:val="008080"/>
                <w:sz w:val="20"/>
                <w:szCs w:val="20"/>
                <w:lang w:val="ro-RO"/>
              </w:rPr>
              <w:t>4</w:t>
            </w:r>
          </w:p>
        </w:tc>
        <w:tc>
          <w:tcPr>
            <w:tcW w:w="509" w:type="pct"/>
            <w:tcBorders>
              <w:top w:val="nil"/>
              <w:left w:val="nil"/>
              <w:bottom w:val="single" w:sz="4" w:space="0" w:color="008080"/>
              <w:right w:val="nil"/>
            </w:tcBorders>
            <w:shd w:val="clear" w:color="000000" w:fill="CCFFFF"/>
            <w:noWrap/>
            <w:vAlign w:val="bottom"/>
          </w:tcPr>
          <w:p w14:paraId="565F5A28" w14:textId="77777777" w:rsidR="0018605A" w:rsidRPr="00702EE3" w:rsidRDefault="0018605A" w:rsidP="00A4075E">
            <w:pPr>
              <w:jc w:val="center"/>
              <w:rPr>
                <w:rFonts w:asciiTheme="minorHAnsi" w:hAnsiTheme="minorHAnsi" w:cstheme="minorHAnsi"/>
                <w:b/>
                <w:bCs/>
                <w:color w:val="008080"/>
                <w:sz w:val="20"/>
                <w:szCs w:val="20"/>
                <w:lang w:val="ro-RO"/>
              </w:rPr>
            </w:pPr>
            <w:r w:rsidRPr="00702EE3">
              <w:rPr>
                <w:rFonts w:asciiTheme="minorHAnsi" w:hAnsiTheme="minorHAnsi" w:cstheme="minorHAnsi"/>
                <w:b/>
                <w:bCs/>
                <w:color w:val="008080"/>
                <w:sz w:val="20"/>
                <w:szCs w:val="20"/>
                <w:lang w:val="ro-RO"/>
              </w:rPr>
              <w:t xml:space="preserve">                       5 </w:t>
            </w:r>
          </w:p>
        </w:tc>
        <w:tc>
          <w:tcPr>
            <w:tcW w:w="433" w:type="pct"/>
            <w:tcBorders>
              <w:top w:val="nil"/>
              <w:left w:val="nil"/>
              <w:bottom w:val="single" w:sz="4" w:space="0" w:color="008080"/>
              <w:right w:val="nil"/>
            </w:tcBorders>
            <w:shd w:val="clear" w:color="000000" w:fill="CCFFFF"/>
            <w:noWrap/>
            <w:vAlign w:val="bottom"/>
          </w:tcPr>
          <w:p w14:paraId="23128487" w14:textId="77777777" w:rsidR="0018605A" w:rsidRPr="00702EE3" w:rsidRDefault="0018605A" w:rsidP="00A4075E">
            <w:pPr>
              <w:jc w:val="center"/>
              <w:rPr>
                <w:rFonts w:asciiTheme="minorHAnsi" w:hAnsiTheme="minorHAnsi" w:cstheme="minorHAnsi"/>
                <w:b/>
                <w:bCs/>
                <w:color w:val="008080"/>
                <w:sz w:val="20"/>
                <w:szCs w:val="20"/>
                <w:lang w:val="ro-RO"/>
              </w:rPr>
            </w:pPr>
            <w:r w:rsidRPr="00702EE3">
              <w:rPr>
                <w:rFonts w:asciiTheme="minorHAnsi" w:hAnsiTheme="minorHAnsi" w:cstheme="minorHAnsi"/>
                <w:b/>
                <w:bCs/>
                <w:color w:val="008080"/>
                <w:sz w:val="20"/>
                <w:szCs w:val="20"/>
                <w:lang w:val="ro-RO"/>
              </w:rPr>
              <w:t xml:space="preserve">                     6 </w:t>
            </w:r>
          </w:p>
        </w:tc>
        <w:tc>
          <w:tcPr>
            <w:tcW w:w="437" w:type="pct"/>
            <w:tcBorders>
              <w:top w:val="nil"/>
              <w:left w:val="nil"/>
              <w:bottom w:val="single" w:sz="4" w:space="0" w:color="008080"/>
              <w:right w:val="nil"/>
            </w:tcBorders>
            <w:shd w:val="clear" w:color="000000" w:fill="CCFFFF"/>
            <w:noWrap/>
            <w:vAlign w:val="bottom"/>
          </w:tcPr>
          <w:p w14:paraId="1872FA46" w14:textId="77777777" w:rsidR="0018605A" w:rsidRPr="00702EE3" w:rsidRDefault="0018605A" w:rsidP="00A4075E">
            <w:pPr>
              <w:jc w:val="center"/>
              <w:rPr>
                <w:rFonts w:asciiTheme="minorHAnsi" w:hAnsiTheme="minorHAnsi" w:cstheme="minorHAnsi"/>
                <w:b/>
                <w:bCs/>
                <w:color w:val="008080"/>
                <w:sz w:val="20"/>
                <w:szCs w:val="20"/>
                <w:lang w:val="ro-RO"/>
              </w:rPr>
            </w:pPr>
            <w:r w:rsidRPr="00702EE3">
              <w:rPr>
                <w:rFonts w:asciiTheme="minorHAnsi" w:hAnsiTheme="minorHAnsi" w:cstheme="minorHAnsi"/>
                <w:b/>
                <w:bCs/>
                <w:color w:val="008080"/>
                <w:sz w:val="20"/>
                <w:szCs w:val="20"/>
                <w:lang w:val="ro-RO"/>
              </w:rPr>
              <w:t xml:space="preserve">                      7 </w:t>
            </w:r>
          </w:p>
        </w:tc>
        <w:tc>
          <w:tcPr>
            <w:tcW w:w="434" w:type="pct"/>
            <w:tcBorders>
              <w:top w:val="nil"/>
              <w:left w:val="nil"/>
              <w:bottom w:val="single" w:sz="4" w:space="0" w:color="008080"/>
              <w:right w:val="nil"/>
            </w:tcBorders>
            <w:shd w:val="clear" w:color="000000" w:fill="CCFFFF"/>
            <w:noWrap/>
            <w:vAlign w:val="bottom"/>
          </w:tcPr>
          <w:p w14:paraId="0DF810FF" w14:textId="77777777" w:rsidR="0018605A" w:rsidRPr="00702EE3" w:rsidRDefault="0018605A" w:rsidP="00A4075E">
            <w:pPr>
              <w:jc w:val="center"/>
              <w:rPr>
                <w:rFonts w:asciiTheme="minorHAnsi" w:hAnsiTheme="minorHAnsi" w:cstheme="minorHAnsi"/>
                <w:b/>
                <w:bCs/>
                <w:color w:val="008080"/>
                <w:sz w:val="20"/>
                <w:szCs w:val="20"/>
                <w:lang w:val="ro-RO"/>
              </w:rPr>
            </w:pPr>
            <w:r w:rsidRPr="00702EE3">
              <w:rPr>
                <w:rFonts w:asciiTheme="minorHAnsi" w:hAnsiTheme="minorHAnsi" w:cstheme="minorHAnsi"/>
                <w:b/>
                <w:bCs/>
                <w:color w:val="008080"/>
                <w:sz w:val="20"/>
                <w:szCs w:val="20"/>
                <w:lang w:val="ro-RO"/>
              </w:rPr>
              <w:t xml:space="preserve">                      8 </w:t>
            </w:r>
          </w:p>
        </w:tc>
        <w:tc>
          <w:tcPr>
            <w:tcW w:w="433" w:type="pct"/>
            <w:tcBorders>
              <w:top w:val="nil"/>
              <w:left w:val="nil"/>
              <w:bottom w:val="single" w:sz="4" w:space="0" w:color="008080"/>
              <w:right w:val="single" w:sz="4" w:space="0" w:color="008080"/>
            </w:tcBorders>
            <w:shd w:val="clear" w:color="000000" w:fill="CCFFFF"/>
            <w:noWrap/>
            <w:vAlign w:val="bottom"/>
          </w:tcPr>
          <w:p w14:paraId="00B0B7A5" w14:textId="77777777" w:rsidR="0018605A" w:rsidRPr="00702EE3" w:rsidRDefault="0018605A" w:rsidP="00A4075E">
            <w:pPr>
              <w:jc w:val="center"/>
              <w:rPr>
                <w:rFonts w:asciiTheme="minorHAnsi" w:hAnsiTheme="minorHAnsi" w:cstheme="minorHAnsi"/>
                <w:b/>
                <w:bCs/>
                <w:color w:val="008080"/>
                <w:sz w:val="20"/>
                <w:szCs w:val="20"/>
                <w:lang w:val="ro-RO"/>
              </w:rPr>
            </w:pPr>
            <w:r w:rsidRPr="00702EE3">
              <w:rPr>
                <w:rFonts w:asciiTheme="minorHAnsi" w:hAnsiTheme="minorHAnsi" w:cstheme="minorHAnsi"/>
                <w:b/>
                <w:bCs/>
                <w:color w:val="008080"/>
                <w:sz w:val="20"/>
                <w:szCs w:val="20"/>
                <w:lang w:val="ro-RO"/>
              </w:rPr>
              <w:t xml:space="preserve">                     </w:t>
            </w:r>
            <w:r w:rsidRPr="00702EE3">
              <w:rPr>
                <w:rFonts w:asciiTheme="minorHAnsi" w:hAnsiTheme="minorHAnsi" w:cstheme="minorHAnsi"/>
                <w:b/>
                <w:bCs/>
                <w:color w:val="008080"/>
                <w:sz w:val="20"/>
                <w:szCs w:val="20"/>
                <w:lang w:val="ro-RO"/>
              </w:rPr>
              <w:cr/>
              <w:t xml:space="preserve">9 </w:t>
            </w:r>
          </w:p>
        </w:tc>
        <w:tc>
          <w:tcPr>
            <w:tcW w:w="473" w:type="pct"/>
            <w:tcBorders>
              <w:top w:val="nil"/>
              <w:left w:val="nil"/>
              <w:bottom w:val="single" w:sz="4" w:space="0" w:color="008080"/>
              <w:right w:val="single" w:sz="4" w:space="0" w:color="008080"/>
            </w:tcBorders>
            <w:shd w:val="clear" w:color="000000" w:fill="CCFFFF"/>
            <w:vAlign w:val="center"/>
          </w:tcPr>
          <w:p w14:paraId="1681E07A" w14:textId="77777777" w:rsidR="0018605A" w:rsidRPr="00702EE3" w:rsidRDefault="0018605A" w:rsidP="00A4075E">
            <w:pPr>
              <w:jc w:val="center"/>
              <w:rPr>
                <w:rFonts w:asciiTheme="minorHAnsi" w:hAnsiTheme="minorHAnsi" w:cstheme="minorHAnsi"/>
                <w:b/>
                <w:bCs/>
                <w:color w:val="008080"/>
                <w:sz w:val="20"/>
                <w:szCs w:val="20"/>
                <w:lang w:val="ro-RO"/>
              </w:rPr>
            </w:pPr>
            <w:r w:rsidRPr="00702EE3">
              <w:rPr>
                <w:rFonts w:asciiTheme="minorHAnsi" w:hAnsiTheme="minorHAnsi" w:cstheme="minorHAnsi"/>
                <w:b/>
                <w:bCs/>
                <w:color w:val="008080"/>
                <w:sz w:val="20"/>
                <w:szCs w:val="20"/>
                <w:lang w:val="ro-RO"/>
              </w:rPr>
              <w:t>10</w:t>
            </w:r>
          </w:p>
        </w:tc>
        <w:tc>
          <w:tcPr>
            <w:tcW w:w="433" w:type="pct"/>
            <w:tcBorders>
              <w:top w:val="nil"/>
              <w:left w:val="nil"/>
              <w:bottom w:val="single" w:sz="4" w:space="0" w:color="008080"/>
              <w:right w:val="single" w:sz="8" w:space="0" w:color="008080"/>
            </w:tcBorders>
            <w:shd w:val="clear" w:color="000000" w:fill="CCFFFF"/>
            <w:vAlign w:val="center"/>
          </w:tcPr>
          <w:p w14:paraId="0F8D7042" w14:textId="77777777" w:rsidR="0018605A" w:rsidRPr="00702EE3" w:rsidRDefault="0018605A" w:rsidP="00A4075E">
            <w:pPr>
              <w:jc w:val="center"/>
              <w:rPr>
                <w:rFonts w:asciiTheme="minorHAnsi" w:hAnsiTheme="minorHAnsi" w:cstheme="minorHAnsi"/>
                <w:b/>
                <w:bCs/>
                <w:color w:val="008080"/>
                <w:sz w:val="20"/>
                <w:szCs w:val="20"/>
                <w:lang w:val="ro-RO"/>
              </w:rPr>
            </w:pPr>
            <w:r w:rsidRPr="00702EE3">
              <w:rPr>
                <w:rFonts w:asciiTheme="minorHAnsi" w:hAnsiTheme="minorHAnsi" w:cstheme="minorHAnsi"/>
                <w:b/>
                <w:bCs/>
                <w:color w:val="008080"/>
                <w:sz w:val="20"/>
                <w:szCs w:val="20"/>
                <w:lang w:val="ro-RO"/>
              </w:rPr>
              <w:t>11</w:t>
            </w:r>
          </w:p>
        </w:tc>
      </w:tr>
      <w:tr w:rsidR="002C3134" w:rsidRPr="00702EE3" w14:paraId="21B16C59" w14:textId="77777777" w:rsidTr="002C3134">
        <w:trPr>
          <w:trHeight w:val="675"/>
        </w:trPr>
        <w:tc>
          <w:tcPr>
            <w:tcW w:w="228" w:type="pct"/>
            <w:vMerge w:val="restart"/>
            <w:tcBorders>
              <w:top w:val="nil"/>
              <w:left w:val="single" w:sz="8" w:space="0" w:color="008080"/>
              <w:bottom w:val="single" w:sz="4" w:space="0" w:color="008080"/>
              <w:right w:val="single" w:sz="4" w:space="0" w:color="008080"/>
            </w:tcBorders>
            <w:shd w:val="clear" w:color="000000" w:fill="CCFFFF"/>
            <w:noWrap/>
            <w:vAlign w:val="center"/>
          </w:tcPr>
          <w:p w14:paraId="7C9B6458" w14:textId="77777777" w:rsidR="0018605A" w:rsidRPr="00702EE3" w:rsidRDefault="0018605A" w:rsidP="00A4075E">
            <w:pPr>
              <w:jc w:val="center"/>
              <w:rPr>
                <w:rFonts w:asciiTheme="minorHAnsi" w:hAnsiTheme="minorHAnsi" w:cstheme="minorHAnsi"/>
                <w:color w:val="008080"/>
                <w:sz w:val="20"/>
                <w:szCs w:val="20"/>
                <w:lang w:val="ro-RO"/>
              </w:rPr>
            </w:pPr>
            <w:r w:rsidRPr="00702EE3">
              <w:rPr>
                <w:rFonts w:asciiTheme="minorHAnsi" w:hAnsiTheme="minorHAnsi" w:cstheme="minorHAnsi"/>
                <w:color w:val="008080"/>
                <w:sz w:val="20"/>
                <w:szCs w:val="20"/>
                <w:lang w:val="ro-RO"/>
              </w:rPr>
              <w:t>1</w:t>
            </w:r>
          </w:p>
        </w:tc>
        <w:tc>
          <w:tcPr>
            <w:tcW w:w="749" w:type="pct"/>
            <w:tcBorders>
              <w:top w:val="nil"/>
              <w:left w:val="nil"/>
              <w:bottom w:val="single" w:sz="4" w:space="0" w:color="008080"/>
              <w:right w:val="single" w:sz="4" w:space="0" w:color="008080"/>
            </w:tcBorders>
            <w:shd w:val="clear" w:color="000000" w:fill="CCFFFF"/>
            <w:vAlign w:val="center"/>
          </w:tcPr>
          <w:p w14:paraId="70656C1E" w14:textId="77777777" w:rsidR="0018605A" w:rsidRPr="00702EE3" w:rsidRDefault="0018605A" w:rsidP="00A4075E">
            <w:pPr>
              <w:jc w:val="both"/>
              <w:rPr>
                <w:rFonts w:asciiTheme="minorHAnsi" w:hAnsiTheme="minorHAnsi" w:cstheme="minorHAnsi"/>
                <w:b/>
                <w:bCs/>
                <w:color w:val="008080"/>
                <w:sz w:val="20"/>
                <w:szCs w:val="20"/>
                <w:lang w:val="ro-RO"/>
              </w:rPr>
            </w:pPr>
            <w:r w:rsidRPr="00702EE3">
              <w:rPr>
                <w:rFonts w:asciiTheme="minorHAnsi" w:hAnsiTheme="minorHAnsi" w:cstheme="minorHAnsi"/>
                <w:b/>
                <w:bCs/>
                <w:color w:val="008080"/>
                <w:sz w:val="20"/>
                <w:szCs w:val="20"/>
                <w:lang w:val="ro-RO"/>
              </w:rPr>
              <w:t xml:space="preserve">Valoare investiţie (VI) - </w:t>
            </w:r>
            <w:r w:rsidRPr="00702EE3">
              <w:rPr>
                <w:rFonts w:asciiTheme="minorHAnsi" w:hAnsiTheme="minorHAnsi" w:cstheme="minorHAnsi"/>
                <w:color w:val="008080"/>
                <w:sz w:val="20"/>
                <w:szCs w:val="20"/>
                <w:lang w:val="ro-RO"/>
              </w:rPr>
              <w:t>valoare totală a proiectului fără TVA, preluată din Bugetul Indicativ Anexa G</w:t>
            </w:r>
          </w:p>
        </w:tc>
        <w:tc>
          <w:tcPr>
            <w:tcW w:w="433" w:type="pct"/>
            <w:tcBorders>
              <w:top w:val="nil"/>
              <w:left w:val="nil"/>
              <w:bottom w:val="single" w:sz="4" w:space="0" w:color="008080"/>
              <w:right w:val="single" w:sz="4" w:space="0" w:color="008080"/>
            </w:tcBorders>
            <w:shd w:val="clear" w:color="000000" w:fill="CCFFFF"/>
            <w:vAlign w:val="center"/>
          </w:tcPr>
          <w:p w14:paraId="7DF1A751" w14:textId="77777777" w:rsidR="0018605A" w:rsidRPr="00702EE3" w:rsidRDefault="0018605A" w:rsidP="00A4075E">
            <w:pPr>
              <w:jc w:val="center"/>
              <w:rPr>
                <w:rFonts w:asciiTheme="minorHAnsi" w:hAnsiTheme="minorHAnsi" w:cstheme="minorHAnsi"/>
                <w:b/>
                <w:bCs/>
                <w:color w:val="008080"/>
                <w:sz w:val="20"/>
                <w:szCs w:val="20"/>
                <w:lang w:val="ro-RO"/>
              </w:rPr>
            </w:pPr>
            <w:r w:rsidRPr="00702EE3">
              <w:rPr>
                <w:rFonts w:asciiTheme="minorHAnsi" w:hAnsiTheme="minorHAnsi" w:cstheme="minorHAnsi"/>
                <w:b/>
                <w:bCs/>
                <w:color w:val="008080"/>
                <w:sz w:val="20"/>
                <w:szCs w:val="20"/>
                <w:lang w:val="ro-RO"/>
              </w:rPr>
              <w:cr/>
              <w:t>/A</w:t>
            </w:r>
          </w:p>
        </w:tc>
        <w:tc>
          <w:tcPr>
            <w:tcW w:w="437" w:type="pct"/>
            <w:tcBorders>
              <w:top w:val="nil"/>
              <w:left w:val="nil"/>
              <w:bottom w:val="single" w:sz="4" w:space="0" w:color="008080"/>
              <w:right w:val="single" w:sz="4" w:space="0" w:color="008080"/>
            </w:tcBorders>
            <w:shd w:val="clear" w:color="000000" w:fill="CCFFFF"/>
            <w:noWrap/>
            <w:vAlign w:val="center"/>
          </w:tcPr>
          <w:p w14:paraId="3AACC856" w14:textId="77777777" w:rsidR="0018605A" w:rsidRPr="00702EE3" w:rsidRDefault="0018605A" w:rsidP="00A4075E">
            <w:pPr>
              <w:jc w:val="center"/>
              <w:rPr>
                <w:rFonts w:asciiTheme="minorHAnsi" w:hAnsiTheme="minorHAnsi" w:cstheme="minorHAnsi"/>
                <w:b/>
                <w:bCs/>
                <w:color w:val="008080"/>
                <w:sz w:val="20"/>
                <w:szCs w:val="20"/>
                <w:lang w:val="ro-RO"/>
              </w:rPr>
            </w:pPr>
            <w:r w:rsidRPr="00702EE3">
              <w:rPr>
                <w:rFonts w:asciiTheme="minorHAnsi" w:hAnsiTheme="minorHAnsi" w:cstheme="minorHAnsi"/>
                <w:b/>
                <w:bCs/>
                <w:color w:val="008080"/>
                <w:sz w:val="20"/>
                <w:szCs w:val="20"/>
                <w:lang w:val="ro-RO"/>
              </w:rPr>
              <w:t>LEI</w:t>
            </w:r>
          </w:p>
        </w:tc>
        <w:tc>
          <w:tcPr>
            <w:tcW w:w="2247" w:type="pct"/>
            <w:gridSpan w:val="5"/>
            <w:tcBorders>
              <w:top w:val="single" w:sz="4" w:space="0" w:color="008080"/>
              <w:left w:val="nil"/>
              <w:bottom w:val="single" w:sz="4" w:space="0" w:color="008080"/>
              <w:right w:val="single" w:sz="4" w:space="0" w:color="008080"/>
            </w:tcBorders>
            <w:shd w:val="clear" w:color="000000" w:fill="CCFFFF"/>
            <w:noWrap/>
            <w:vAlign w:val="center"/>
          </w:tcPr>
          <w:p w14:paraId="118E531A" w14:textId="77777777" w:rsidR="0018605A" w:rsidRPr="00702EE3" w:rsidRDefault="0018605A" w:rsidP="00A4075E">
            <w:pPr>
              <w:jc w:val="center"/>
              <w:rPr>
                <w:rFonts w:asciiTheme="minorHAnsi" w:hAnsiTheme="minorHAnsi" w:cstheme="minorHAnsi"/>
                <w:b/>
                <w:bCs/>
                <w:color w:val="008080"/>
                <w:sz w:val="20"/>
                <w:szCs w:val="20"/>
                <w:lang w:val="ro-RO"/>
              </w:rPr>
            </w:pPr>
            <w:r w:rsidRPr="00702EE3">
              <w:rPr>
                <w:rFonts w:asciiTheme="minorHAnsi" w:hAnsiTheme="minorHAnsi" w:cstheme="minorHAnsi"/>
                <w:b/>
                <w:bCs/>
                <w:color w:val="008080"/>
                <w:sz w:val="20"/>
                <w:szCs w:val="20"/>
                <w:lang w:val="ro-RO"/>
              </w:rPr>
              <w:t> </w:t>
            </w:r>
          </w:p>
        </w:tc>
        <w:tc>
          <w:tcPr>
            <w:tcW w:w="473" w:type="pct"/>
            <w:vMerge w:val="restart"/>
            <w:tcBorders>
              <w:top w:val="nil"/>
              <w:left w:val="single" w:sz="4" w:space="0" w:color="008080"/>
              <w:bottom w:val="single" w:sz="4" w:space="0" w:color="008080"/>
              <w:right w:val="single" w:sz="4" w:space="0" w:color="008080"/>
            </w:tcBorders>
            <w:shd w:val="clear" w:color="000000" w:fill="CCFFFF"/>
            <w:vAlign w:val="center"/>
          </w:tcPr>
          <w:p w14:paraId="1C16C757" w14:textId="77777777" w:rsidR="0018605A" w:rsidRPr="00702EE3" w:rsidRDefault="0018605A" w:rsidP="00A4075E">
            <w:pPr>
              <w:jc w:val="center"/>
              <w:rPr>
                <w:rFonts w:asciiTheme="minorHAnsi" w:hAnsiTheme="minorHAnsi" w:cstheme="minorHAnsi"/>
                <w:b/>
                <w:bCs/>
                <w:color w:val="008080"/>
                <w:sz w:val="20"/>
                <w:szCs w:val="20"/>
                <w:lang w:val="ro-RO"/>
              </w:rPr>
            </w:pPr>
            <w:r w:rsidRPr="00702EE3">
              <w:rPr>
                <w:rFonts w:asciiTheme="minorHAnsi" w:hAnsiTheme="minorHAnsi" w:cstheme="minorHAnsi"/>
                <w:b/>
                <w:bCs/>
                <w:color w:val="008080"/>
                <w:sz w:val="20"/>
                <w:szCs w:val="20"/>
                <w:lang w:val="ro-RO"/>
              </w:rPr>
              <w:t>Nu sunt diferenţe</w:t>
            </w:r>
          </w:p>
        </w:tc>
        <w:tc>
          <w:tcPr>
            <w:tcW w:w="433" w:type="pct"/>
            <w:vMerge w:val="restart"/>
            <w:tcBorders>
              <w:top w:val="nil"/>
              <w:left w:val="single" w:sz="4" w:space="0" w:color="008080"/>
              <w:bottom w:val="single" w:sz="4" w:space="0" w:color="008080"/>
              <w:right w:val="single" w:sz="8" w:space="0" w:color="008080"/>
            </w:tcBorders>
            <w:shd w:val="clear" w:color="000000" w:fill="CCFFFF"/>
            <w:vAlign w:val="center"/>
          </w:tcPr>
          <w:p w14:paraId="30EA259B" w14:textId="77777777" w:rsidR="0018605A" w:rsidRPr="00702EE3" w:rsidRDefault="0018605A" w:rsidP="00A4075E">
            <w:pPr>
              <w:jc w:val="center"/>
              <w:rPr>
                <w:rFonts w:asciiTheme="minorHAnsi" w:hAnsiTheme="minorHAnsi" w:cstheme="minorHAnsi"/>
                <w:b/>
                <w:bCs/>
                <w:color w:val="008080"/>
                <w:sz w:val="20"/>
                <w:szCs w:val="20"/>
                <w:lang w:val="ro-RO"/>
              </w:rPr>
            </w:pPr>
            <w:r w:rsidRPr="00702EE3">
              <w:rPr>
                <w:rFonts w:asciiTheme="minorHAnsi" w:hAnsiTheme="minorHAnsi" w:cstheme="minorHAnsi"/>
                <w:b/>
                <w:bCs/>
                <w:color w:val="008080"/>
                <w:sz w:val="20"/>
                <w:szCs w:val="20"/>
                <w:lang w:val="ro-RO"/>
              </w:rPr>
              <w:t>N/A</w:t>
            </w:r>
          </w:p>
        </w:tc>
      </w:tr>
      <w:tr w:rsidR="002C3134" w:rsidRPr="00702EE3" w14:paraId="4B2631FC" w14:textId="77777777" w:rsidTr="002C3134">
        <w:trPr>
          <w:trHeight w:val="450"/>
        </w:trPr>
        <w:tc>
          <w:tcPr>
            <w:tcW w:w="228" w:type="pct"/>
            <w:vMerge/>
            <w:tcBorders>
              <w:top w:val="nil"/>
              <w:left w:val="single" w:sz="8" w:space="0" w:color="008080"/>
              <w:bottom w:val="single" w:sz="4" w:space="0" w:color="auto"/>
              <w:right w:val="single" w:sz="4" w:space="0" w:color="008080"/>
            </w:tcBorders>
            <w:vAlign w:val="center"/>
          </w:tcPr>
          <w:p w14:paraId="2E965F49" w14:textId="77777777" w:rsidR="0018605A" w:rsidRPr="00702EE3" w:rsidRDefault="0018605A" w:rsidP="00A4075E">
            <w:pPr>
              <w:rPr>
                <w:rFonts w:asciiTheme="minorHAnsi" w:hAnsiTheme="minorHAnsi" w:cstheme="minorHAnsi"/>
                <w:color w:val="008080"/>
                <w:sz w:val="20"/>
                <w:szCs w:val="20"/>
                <w:lang w:val="ro-RO"/>
              </w:rPr>
            </w:pPr>
          </w:p>
        </w:tc>
        <w:tc>
          <w:tcPr>
            <w:tcW w:w="749" w:type="pct"/>
            <w:tcBorders>
              <w:top w:val="nil"/>
              <w:left w:val="nil"/>
              <w:bottom w:val="single" w:sz="4" w:space="0" w:color="auto"/>
              <w:right w:val="single" w:sz="4" w:space="0" w:color="008080"/>
            </w:tcBorders>
            <w:shd w:val="clear" w:color="auto" w:fill="auto"/>
            <w:vAlign w:val="center"/>
          </w:tcPr>
          <w:p w14:paraId="59D23BE6" w14:textId="77777777" w:rsidR="0018605A" w:rsidRPr="00702EE3" w:rsidRDefault="0018605A" w:rsidP="00A4075E">
            <w:pPr>
              <w:jc w:val="center"/>
              <w:rPr>
                <w:rFonts w:asciiTheme="minorHAnsi" w:hAnsiTheme="minorHAnsi" w:cstheme="minorHAnsi"/>
                <w:b/>
                <w:bCs/>
                <w:color w:val="008080"/>
                <w:sz w:val="20"/>
                <w:szCs w:val="20"/>
                <w:lang w:val="ro-RO"/>
              </w:rPr>
            </w:pPr>
            <w:r w:rsidRPr="00702EE3">
              <w:rPr>
                <w:rFonts w:asciiTheme="minorHAnsi" w:hAnsiTheme="minorHAnsi" w:cstheme="minorHAnsi"/>
                <w:b/>
                <w:bCs/>
                <w:color w:val="008080"/>
                <w:sz w:val="20"/>
                <w:szCs w:val="20"/>
                <w:lang w:val="ro-RO"/>
              </w:rPr>
              <w:t xml:space="preserve">Valoare investiţie (VI) - </w:t>
            </w:r>
            <w:r w:rsidRPr="00702EE3">
              <w:rPr>
                <w:rFonts w:asciiTheme="minorHAnsi" w:hAnsiTheme="minorHAnsi" w:cstheme="minorHAnsi"/>
                <w:color w:val="008080"/>
                <w:sz w:val="20"/>
                <w:szCs w:val="20"/>
                <w:lang w:val="ro-RO"/>
              </w:rPr>
              <w:t xml:space="preserve">calculată de solicitant, conform tabelului de indicatori </w:t>
            </w:r>
          </w:p>
        </w:tc>
        <w:tc>
          <w:tcPr>
            <w:tcW w:w="433" w:type="pct"/>
            <w:tcBorders>
              <w:top w:val="nil"/>
              <w:left w:val="nil"/>
              <w:bottom w:val="single" w:sz="4" w:space="0" w:color="auto"/>
              <w:right w:val="single" w:sz="4" w:space="0" w:color="008080"/>
            </w:tcBorders>
            <w:shd w:val="clear" w:color="auto" w:fill="auto"/>
            <w:vAlign w:val="center"/>
          </w:tcPr>
          <w:p w14:paraId="7150D239" w14:textId="77777777" w:rsidR="0018605A" w:rsidRPr="00702EE3" w:rsidRDefault="0018605A" w:rsidP="00A4075E">
            <w:pPr>
              <w:jc w:val="center"/>
              <w:rPr>
                <w:rFonts w:asciiTheme="minorHAnsi" w:hAnsiTheme="minorHAnsi" w:cstheme="minorHAnsi"/>
                <w:b/>
                <w:bCs/>
                <w:color w:val="008080"/>
                <w:sz w:val="20"/>
                <w:szCs w:val="20"/>
                <w:lang w:val="ro-RO"/>
              </w:rPr>
            </w:pPr>
            <w:r w:rsidRPr="00702EE3">
              <w:rPr>
                <w:rFonts w:asciiTheme="minorHAnsi" w:hAnsiTheme="minorHAnsi" w:cstheme="minorHAnsi"/>
                <w:b/>
                <w:bCs/>
                <w:color w:val="008080"/>
                <w:sz w:val="20"/>
                <w:szCs w:val="20"/>
                <w:lang w:val="ro-RO"/>
              </w:rPr>
              <w:t>N/A</w:t>
            </w:r>
          </w:p>
        </w:tc>
        <w:tc>
          <w:tcPr>
            <w:tcW w:w="437" w:type="pct"/>
            <w:tcBorders>
              <w:top w:val="nil"/>
              <w:left w:val="nil"/>
              <w:bottom w:val="single" w:sz="4" w:space="0" w:color="auto"/>
              <w:right w:val="single" w:sz="4" w:space="0" w:color="008080"/>
            </w:tcBorders>
            <w:shd w:val="clear" w:color="auto" w:fill="auto"/>
            <w:noWrap/>
            <w:vAlign w:val="center"/>
          </w:tcPr>
          <w:p w14:paraId="449DD595" w14:textId="77777777" w:rsidR="0018605A" w:rsidRPr="00702EE3" w:rsidRDefault="0018605A" w:rsidP="00A4075E">
            <w:pPr>
              <w:jc w:val="center"/>
              <w:rPr>
                <w:rFonts w:asciiTheme="minorHAnsi" w:hAnsiTheme="minorHAnsi" w:cstheme="minorHAnsi"/>
                <w:b/>
                <w:bCs/>
                <w:color w:val="008080"/>
                <w:sz w:val="20"/>
                <w:szCs w:val="20"/>
                <w:lang w:val="ro-RO"/>
              </w:rPr>
            </w:pPr>
            <w:r w:rsidRPr="00702EE3">
              <w:rPr>
                <w:rFonts w:asciiTheme="minorHAnsi" w:hAnsiTheme="minorHAnsi" w:cstheme="minorHAnsi"/>
                <w:b/>
                <w:bCs/>
                <w:color w:val="008080"/>
                <w:sz w:val="20"/>
                <w:szCs w:val="20"/>
                <w:lang w:val="ro-RO"/>
              </w:rPr>
              <w:t>LEI</w:t>
            </w:r>
          </w:p>
        </w:tc>
        <w:tc>
          <w:tcPr>
            <w:tcW w:w="2247" w:type="pct"/>
            <w:gridSpan w:val="5"/>
            <w:tcBorders>
              <w:top w:val="single" w:sz="4" w:space="0" w:color="008080"/>
              <w:left w:val="nil"/>
              <w:bottom w:val="single" w:sz="4" w:space="0" w:color="auto"/>
              <w:right w:val="single" w:sz="4" w:space="0" w:color="008080"/>
            </w:tcBorders>
            <w:shd w:val="clear" w:color="auto" w:fill="auto"/>
            <w:noWrap/>
            <w:vAlign w:val="center"/>
          </w:tcPr>
          <w:p w14:paraId="76179F26" w14:textId="77777777" w:rsidR="0018605A" w:rsidRPr="00702EE3" w:rsidRDefault="0018605A" w:rsidP="00A4075E">
            <w:pPr>
              <w:jc w:val="center"/>
              <w:rPr>
                <w:rFonts w:asciiTheme="minorHAnsi" w:hAnsiTheme="minorHAnsi" w:cstheme="minorHAnsi"/>
                <w:b/>
                <w:bCs/>
                <w:color w:val="008080"/>
                <w:sz w:val="20"/>
                <w:szCs w:val="20"/>
                <w:lang w:val="ro-RO"/>
              </w:rPr>
            </w:pPr>
            <w:r w:rsidRPr="00702EE3">
              <w:rPr>
                <w:rFonts w:asciiTheme="minorHAnsi" w:hAnsiTheme="minorHAnsi" w:cstheme="minorHAnsi"/>
                <w:b/>
                <w:bCs/>
                <w:color w:val="008080"/>
                <w:sz w:val="20"/>
                <w:szCs w:val="20"/>
                <w:lang w:val="ro-RO"/>
              </w:rPr>
              <w:t> </w:t>
            </w:r>
          </w:p>
        </w:tc>
        <w:tc>
          <w:tcPr>
            <w:tcW w:w="473" w:type="pct"/>
            <w:vMerge/>
            <w:tcBorders>
              <w:top w:val="nil"/>
              <w:left w:val="single" w:sz="4" w:space="0" w:color="008080"/>
              <w:bottom w:val="single" w:sz="4" w:space="0" w:color="auto"/>
              <w:right w:val="single" w:sz="4" w:space="0" w:color="008080"/>
            </w:tcBorders>
            <w:vAlign w:val="center"/>
          </w:tcPr>
          <w:p w14:paraId="034175D6" w14:textId="77777777" w:rsidR="0018605A" w:rsidRPr="00702EE3" w:rsidRDefault="0018605A" w:rsidP="00A4075E">
            <w:pPr>
              <w:rPr>
                <w:rFonts w:asciiTheme="minorHAnsi" w:hAnsiTheme="minorHAnsi" w:cstheme="minorHAnsi"/>
                <w:b/>
                <w:bCs/>
                <w:color w:val="008080"/>
                <w:sz w:val="20"/>
                <w:szCs w:val="20"/>
                <w:lang w:val="ro-RO"/>
              </w:rPr>
            </w:pPr>
          </w:p>
        </w:tc>
        <w:tc>
          <w:tcPr>
            <w:tcW w:w="433" w:type="pct"/>
            <w:vMerge/>
            <w:tcBorders>
              <w:top w:val="nil"/>
              <w:left w:val="single" w:sz="4" w:space="0" w:color="008080"/>
              <w:bottom w:val="single" w:sz="4" w:space="0" w:color="auto"/>
              <w:right w:val="single" w:sz="8" w:space="0" w:color="008080"/>
            </w:tcBorders>
            <w:vAlign w:val="center"/>
          </w:tcPr>
          <w:p w14:paraId="01523E21" w14:textId="77777777" w:rsidR="0018605A" w:rsidRPr="00702EE3" w:rsidRDefault="0018605A" w:rsidP="00A4075E">
            <w:pPr>
              <w:rPr>
                <w:rFonts w:asciiTheme="minorHAnsi" w:hAnsiTheme="minorHAnsi" w:cstheme="minorHAnsi"/>
                <w:b/>
                <w:bCs/>
                <w:color w:val="008080"/>
                <w:sz w:val="20"/>
                <w:szCs w:val="20"/>
                <w:lang w:val="ro-RO"/>
              </w:rPr>
            </w:pPr>
          </w:p>
        </w:tc>
      </w:tr>
      <w:tr w:rsidR="002C3134" w:rsidRPr="00702EE3" w14:paraId="778880E0" w14:textId="77777777" w:rsidTr="002C3134">
        <w:trPr>
          <w:trHeight w:val="900"/>
        </w:trPr>
        <w:tc>
          <w:tcPr>
            <w:tcW w:w="228" w:type="pct"/>
            <w:vMerge w:val="restart"/>
            <w:tcBorders>
              <w:top w:val="single" w:sz="4" w:space="0" w:color="auto"/>
              <w:left w:val="single" w:sz="8" w:space="0" w:color="008080"/>
              <w:bottom w:val="single" w:sz="4" w:space="0" w:color="008080"/>
              <w:right w:val="single" w:sz="4" w:space="0" w:color="008080"/>
            </w:tcBorders>
            <w:shd w:val="clear" w:color="000000" w:fill="CCFFFF"/>
            <w:noWrap/>
            <w:vAlign w:val="center"/>
          </w:tcPr>
          <w:p w14:paraId="135871A7" w14:textId="77777777" w:rsidR="0018605A" w:rsidRPr="00702EE3" w:rsidRDefault="0018605A" w:rsidP="00A4075E">
            <w:pPr>
              <w:jc w:val="center"/>
              <w:rPr>
                <w:rFonts w:asciiTheme="minorHAnsi" w:hAnsiTheme="minorHAnsi" w:cstheme="minorHAnsi"/>
                <w:color w:val="008080"/>
                <w:sz w:val="20"/>
                <w:szCs w:val="20"/>
                <w:lang w:val="ro-RO"/>
              </w:rPr>
            </w:pPr>
            <w:r w:rsidRPr="00702EE3">
              <w:rPr>
                <w:rFonts w:asciiTheme="minorHAnsi" w:hAnsiTheme="minorHAnsi" w:cstheme="minorHAnsi"/>
                <w:color w:val="008080"/>
                <w:sz w:val="20"/>
                <w:szCs w:val="20"/>
                <w:lang w:val="ro-RO"/>
              </w:rPr>
              <w:t>2</w:t>
            </w:r>
          </w:p>
        </w:tc>
        <w:tc>
          <w:tcPr>
            <w:tcW w:w="749" w:type="pct"/>
            <w:tcBorders>
              <w:top w:val="single" w:sz="4" w:space="0" w:color="auto"/>
              <w:left w:val="nil"/>
              <w:bottom w:val="single" w:sz="4" w:space="0" w:color="008080"/>
              <w:right w:val="single" w:sz="4" w:space="0" w:color="008080"/>
            </w:tcBorders>
            <w:shd w:val="clear" w:color="000000" w:fill="CCFFFF"/>
            <w:vAlign w:val="center"/>
          </w:tcPr>
          <w:p w14:paraId="430CC39F" w14:textId="77777777" w:rsidR="0018605A" w:rsidRPr="00702EE3" w:rsidRDefault="0018605A" w:rsidP="00A4075E">
            <w:pPr>
              <w:jc w:val="both"/>
              <w:rPr>
                <w:rFonts w:asciiTheme="minorHAnsi" w:hAnsiTheme="minorHAnsi" w:cstheme="minorHAnsi"/>
                <w:b/>
                <w:bCs/>
                <w:color w:val="008080"/>
                <w:sz w:val="20"/>
                <w:szCs w:val="20"/>
                <w:lang w:val="ro-RO"/>
              </w:rPr>
            </w:pPr>
            <w:r w:rsidRPr="00702EE3">
              <w:rPr>
                <w:rFonts w:asciiTheme="minorHAnsi" w:hAnsiTheme="minorHAnsi" w:cstheme="minorHAnsi"/>
                <w:b/>
                <w:bCs/>
                <w:color w:val="008080"/>
                <w:sz w:val="20"/>
                <w:szCs w:val="20"/>
                <w:lang w:val="ro-RO"/>
              </w:rPr>
              <w:t>Veniturile din exploatare (Ve)</w:t>
            </w:r>
            <w:r w:rsidRPr="00702EE3">
              <w:rPr>
                <w:rFonts w:asciiTheme="minorHAnsi" w:hAnsiTheme="minorHAnsi" w:cstheme="minorHAnsi"/>
                <w:color w:val="008080"/>
                <w:sz w:val="20"/>
                <w:szCs w:val="20"/>
                <w:lang w:val="ro-RO"/>
              </w:rPr>
              <w:t xml:space="preserve"> - se înscriu valorile din proiecţia contului de profit şi pierdere, rândul 5, aferente perioadei respective</w:t>
            </w:r>
          </w:p>
        </w:tc>
        <w:tc>
          <w:tcPr>
            <w:tcW w:w="433" w:type="pct"/>
            <w:tcBorders>
              <w:top w:val="single" w:sz="4" w:space="0" w:color="auto"/>
              <w:left w:val="nil"/>
              <w:bottom w:val="single" w:sz="4" w:space="0" w:color="008080"/>
              <w:right w:val="single" w:sz="4" w:space="0" w:color="008080"/>
            </w:tcBorders>
            <w:shd w:val="clear" w:color="000000" w:fill="CCFFFF"/>
            <w:vAlign w:val="center"/>
          </w:tcPr>
          <w:p w14:paraId="5BB98E31" w14:textId="77777777" w:rsidR="0018605A" w:rsidRPr="00702EE3" w:rsidRDefault="0018605A" w:rsidP="00A4075E">
            <w:pPr>
              <w:jc w:val="center"/>
              <w:rPr>
                <w:rFonts w:asciiTheme="minorHAnsi" w:hAnsiTheme="minorHAnsi" w:cstheme="minorHAnsi"/>
                <w:b/>
                <w:bCs/>
                <w:color w:val="008080"/>
                <w:sz w:val="20"/>
                <w:szCs w:val="20"/>
                <w:lang w:val="ro-RO"/>
              </w:rPr>
            </w:pPr>
            <w:r w:rsidRPr="00702EE3">
              <w:rPr>
                <w:rFonts w:asciiTheme="minorHAnsi" w:hAnsiTheme="minorHAnsi" w:cstheme="minorHAnsi"/>
                <w:b/>
                <w:bCs/>
                <w:color w:val="008080"/>
                <w:sz w:val="20"/>
                <w:szCs w:val="20"/>
                <w:lang w:val="ro-RO"/>
              </w:rPr>
              <w:t>N/A</w:t>
            </w:r>
          </w:p>
        </w:tc>
        <w:tc>
          <w:tcPr>
            <w:tcW w:w="437" w:type="pct"/>
            <w:tcBorders>
              <w:top w:val="single" w:sz="4" w:space="0" w:color="auto"/>
              <w:left w:val="nil"/>
              <w:bottom w:val="single" w:sz="4" w:space="0" w:color="008080"/>
              <w:right w:val="single" w:sz="4" w:space="0" w:color="008080"/>
            </w:tcBorders>
            <w:shd w:val="clear" w:color="000000" w:fill="CCFFFF"/>
            <w:noWrap/>
            <w:vAlign w:val="bottom"/>
          </w:tcPr>
          <w:p w14:paraId="7890C90F" w14:textId="77777777" w:rsidR="0018605A" w:rsidRPr="00702EE3" w:rsidRDefault="0018605A" w:rsidP="00A4075E">
            <w:pPr>
              <w:jc w:val="center"/>
              <w:rPr>
                <w:rFonts w:asciiTheme="minorHAnsi" w:hAnsiTheme="minorHAnsi" w:cstheme="minorHAnsi"/>
                <w:b/>
                <w:bCs/>
                <w:color w:val="008080"/>
                <w:sz w:val="20"/>
                <w:szCs w:val="20"/>
                <w:lang w:val="ro-RO"/>
              </w:rPr>
            </w:pPr>
            <w:r w:rsidRPr="00702EE3">
              <w:rPr>
                <w:rFonts w:asciiTheme="minorHAnsi" w:hAnsiTheme="minorHAnsi" w:cstheme="minorHAnsi"/>
                <w:b/>
                <w:bCs/>
                <w:color w:val="008080"/>
                <w:sz w:val="20"/>
                <w:szCs w:val="20"/>
                <w:lang w:val="ro-RO"/>
              </w:rPr>
              <w:t xml:space="preserve"> LEI </w:t>
            </w:r>
          </w:p>
        </w:tc>
        <w:tc>
          <w:tcPr>
            <w:tcW w:w="509" w:type="pct"/>
            <w:tcBorders>
              <w:top w:val="single" w:sz="4" w:space="0" w:color="auto"/>
              <w:left w:val="nil"/>
              <w:bottom w:val="single" w:sz="4" w:space="0" w:color="008080"/>
              <w:right w:val="single" w:sz="4" w:space="0" w:color="008080"/>
            </w:tcBorders>
            <w:shd w:val="clear" w:color="000000" w:fill="CCFFFF"/>
            <w:noWrap/>
            <w:vAlign w:val="center"/>
          </w:tcPr>
          <w:p w14:paraId="657E4DCA" w14:textId="77777777" w:rsidR="0018605A" w:rsidRPr="00702EE3" w:rsidRDefault="0018605A" w:rsidP="00A4075E">
            <w:pPr>
              <w:jc w:val="center"/>
              <w:rPr>
                <w:rFonts w:asciiTheme="minorHAnsi" w:hAnsiTheme="minorHAnsi" w:cstheme="minorHAnsi"/>
                <w:b/>
                <w:bCs/>
                <w:color w:val="008080"/>
                <w:sz w:val="20"/>
                <w:szCs w:val="20"/>
                <w:lang w:val="ro-RO"/>
              </w:rPr>
            </w:pPr>
            <w:r w:rsidRPr="00702EE3">
              <w:rPr>
                <w:rFonts w:asciiTheme="minorHAnsi" w:hAnsiTheme="minorHAnsi" w:cstheme="minorHAnsi"/>
                <w:b/>
                <w:bCs/>
                <w:color w:val="008080"/>
                <w:sz w:val="20"/>
                <w:szCs w:val="20"/>
                <w:lang w:val="ro-RO"/>
              </w:rPr>
              <w:t> </w:t>
            </w:r>
          </w:p>
        </w:tc>
        <w:tc>
          <w:tcPr>
            <w:tcW w:w="433" w:type="pct"/>
            <w:tcBorders>
              <w:top w:val="single" w:sz="4" w:space="0" w:color="auto"/>
              <w:left w:val="nil"/>
              <w:bottom w:val="single" w:sz="4" w:space="0" w:color="008080"/>
              <w:right w:val="single" w:sz="4" w:space="0" w:color="008080"/>
            </w:tcBorders>
            <w:shd w:val="clear" w:color="000000" w:fill="CCFFFF"/>
            <w:noWrap/>
            <w:vAlign w:val="center"/>
          </w:tcPr>
          <w:p w14:paraId="397B3CA3" w14:textId="77777777" w:rsidR="0018605A" w:rsidRPr="00702EE3" w:rsidRDefault="0018605A" w:rsidP="00A4075E">
            <w:pPr>
              <w:jc w:val="center"/>
              <w:rPr>
                <w:rFonts w:asciiTheme="minorHAnsi" w:hAnsiTheme="minorHAnsi" w:cstheme="minorHAnsi"/>
                <w:b/>
                <w:bCs/>
                <w:color w:val="008080"/>
                <w:sz w:val="20"/>
                <w:szCs w:val="20"/>
                <w:lang w:val="ro-RO"/>
              </w:rPr>
            </w:pPr>
            <w:r w:rsidRPr="00702EE3">
              <w:rPr>
                <w:rFonts w:asciiTheme="minorHAnsi" w:hAnsiTheme="minorHAnsi" w:cstheme="minorHAnsi"/>
                <w:b/>
                <w:bCs/>
                <w:color w:val="008080"/>
                <w:sz w:val="20"/>
                <w:szCs w:val="20"/>
                <w:lang w:val="ro-RO"/>
              </w:rPr>
              <w:t> </w:t>
            </w:r>
          </w:p>
        </w:tc>
        <w:tc>
          <w:tcPr>
            <w:tcW w:w="437" w:type="pct"/>
            <w:tcBorders>
              <w:top w:val="single" w:sz="4" w:space="0" w:color="auto"/>
              <w:left w:val="nil"/>
              <w:bottom w:val="single" w:sz="4" w:space="0" w:color="008080"/>
              <w:right w:val="single" w:sz="4" w:space="0" w:color="008080"/>
            </w:tcBorders>
            <w:shd w:val="clear" w:color="000000" w:fill="CCFFFF"/>
            <w:noWrap/>
            <w:vAlign w:val="center"/>
          </w:tcPr>
          <w:p w14:paraId="47D21587" w14:textId="77777777" w:rsidR="0018605A" w:rsidRPr="00702EE3" w:rsidRDefault="0018605A" w:rsidP="00A4075E">
            <w:pPr>
              <w:jc w:val="center"/>
              <w:rPr>
                <w:rFonts w:asciiTheme="minorHAnsi" w:hAnsiTheme="minorHAnsi" w:cstheme="minorHAnsi"/>
                <w:b/>
                <w:bCs/>
                <w:color w:val="008080"/>
                <w:sz w:val="20"/>
                <w:szCs w:val="20"/>
                <w:lang w:val="ro-RO"/>
              </w:rPr>
            </w:pPr>
            <w:r w:rsidRPr="00702EE3">
              <w:rPr>
                <w:rFonts w:asciiTheme="minorHAnsi" w:hAnsiTheme="minorHAnsi" w:cstheme="minorHAnsi"/>
                <w:b/>
                <w:bCs/>
                <w:color w:val="008080"/>
                <w:sz w:val="20"/>
                <w:szCs w:val="20"/>
                <w:lang w:val="ro-RO"/>
              </w:rPr>
              <w:t> </w:t>
            </w:r>
          </w:p>
        </w:tc>
        <w:tc>
          <w:tcPr>
            <w:tcW w:w="434" w:type="pct"/>
            <w:tcBorders>
              <w:top w:val="single" w:sz="4" w:space="0" w:color="auto"/>
              <w:left w:val="nil"/>
              <w:bottom w:val="single" w:sz="4" w:space="0" w:color="008080"/>
              <w:right w:val="single" w:sz="4" w:space="0" w:color="008080"/>
            </w:tcBorders>
            <w:shd w:val="clear" w:color="000000" w:fill="CCFFFF"/>
            <w:noWrap/>
            <w:vAlign w:val="center"/>
          </w:tcPr>
          <w:p w14:paraId="6190AD7D" w14:textId="77777777" w:rsidR="0018605A" w:rsidRPr="00702EE3" w:rsidRDefault="0018605A" w:rsidP="00A4075E">
            <w:pPr>
              <w:jc w:val="center"/>
              <w:rPr>
                <w:rFonts w:asciiTheme="minorHAnsi" w:hAnsiTheme="minorHAnsi" w:cstheme="minorHAnsi"/>
                <w:b/>
                <w:bCs/>
                <w:color w:val="008080"/>
                <w:sz w:val="20"/>
                <w:szCs w:val="20"/>
                <w:lang w:val="ro-RO"/>
              </w:rPr>
            </w:pPr>
            <w:r w:rsidRPr="00702EE3">
              <w:rPr>
                <w:rFonts w:asciiTheme="minorHAnsi" w:hAnsiTheme="minorHAnsi" w:cstheme="minorHAnsi"/>
                <w:b/>
                <w:bCs/>
                <w:color w:val="008080"/>
                <w:sz w:val="20"/>
                <w:szCs w:val="20"/>
                <w:lang w:val="ro-RO"/>
              </w:rPr>
              <w:t> </w:t>
            </w:r>
          </w:p>
        </w:tc>
        <w:tc>
          <w:tcPr>
            <w:tcW w:w="433" w:type="pct"/>
            <w:tcBorders>
              <w:top w:val="single" w:sz="4" w:space="0" w:color="auto"/>
              <w:left w:val="nil"/>
              <w:bottom w:val="single" w:sz="4" w:space="0" w:color="008080"/>
              <w:right w:val="single" w:sz="4" w:space="0" w:color="008080"/>
            </w:tcBorders>
            <w:shd w:val="clear" w:color="000000" w:fill="CCFFFF"/>
            <w:noWrap/>
            <w:vAlign w:val="center"/>
          </w:tcPr>
          <w:p w14:paraId="065C7F43" w14:textId="77777777" w:rsidR="0018605A" w:rsidRPr="00702EE3" w:rsidRDefault="0018605A" w:rsidP="00A4075E">
            <w:pPr>
              <w:jc w:val="center"/>
              <w:rPr>
                <w:rFonts w:asciiTheme="minorHAnsi" w:hAnsiTheme="minorHAnsi" w:cstheme="minorHAnsi"/>
                <w:b/>
                <w:bCs/>
                <w:color w:val="008080"/>
                <w:sz w:val="20"/>
                <w:szCs w:val="20"/>
                <w:lang w:val="ro-RO"/>
              </w:rPr>
            </w:pPr>
            <w:r w:rsidRPr="00702EE3">
              <w:rPr>
                <w:rFonts w:asciiTheme="minorHAnsi" w:hAnsiTheme="minorHAnsi" w:cstheme="minorHAnsi"/>
                <w:b/>
                <w:bCs/>
                <w:color w:val="008080"/>
                <w:sz w:val="20"/>
                <w:szCs w:val="20"/>
                <w:lang w:val="ro-RO"/>
              </w:rPr>
              <w:t> </w:t>
            </w:r>
          </w:p>
        </w:tc>
        <w:tc>
          <w:tcPr>
            <w:tcW w:w="473" w:type="pct"/>
            <w:vMerge w:val="restart"/>
            <w:tcBorders>
              <w:top w:val="single" w:sz="4" w:space="0" w:color="auto"/>
              <w:left w:val="single" w:sz="4" w:space="0" w:color="008080"/>
              <w:bottom w:val="single" w:sz="4" w:space="0" w:color="008080"/>
              <w:right w:val="single" w:sz="4" w:space="0" w:color="008080"/>
            </w:tcBorders>
            <w:shd w:val="clear" w:color="000000" w:fill="CCFFFF"/>
            <w:vAlign w:val="center"/>
          </w:tcPr>
          <w:p w14:paraId="258AE191" w14:textId="77777777" w:rsidR="0018605A" w:rsidRPr="00702EE3" w:rsidRDefault="0018605A" w:rsidP="00A4075E">
            <w:pPr>
              <w:jc w:val="center"/>
              <w:rPr>
                <w:rFonts w:asciiTheme="minorHAnsi" w:hAnsiTheme="minorHAnsi" w:cstheme="minorHAnsi"/>
                <w:b/>
                <w:bCs/>
                <w:color w:val="008080"/>
                <w:sz w:val="20"/>
                <w:szCs w:val="20"/>
                <w:lang w:val="ro-RO"/>
              </w:rPr>
            </w:pPr>
            <w:r w:rsidRPr="00702EE3">
              <w:rPr>
                <w:rFonts w:asciiTheme="minorHAnsi" w:hAnsiTheme="minorHAnsi" w:cstheme="minorHAnsi"/>
                <w:b/>
                <w:bCs/>
                <w:color w:val="008080"/>
                <w:sz w:val="20"/>
                <w:szCs w:val="20"/>
                <w:lang w:val="ro-RO"/>
              </w:rPr>
              <w:t>Nu sunt diferenţe</w:t>
            </w:r>
          </w:p>
        </w:tc>
        <w:tc>
          <w:tcPr>
            <w:tcW w:w="433" w:type="pct"/>
            <w:vMerge w:val="restart"/>
            <w:tcBorders>
              <w:top w:val="single" w:sz="4" w:space="0" w:color="auto"/>
              <w:left w:val="single" w:sz="4" w:space="0" w:color="008080"/>
              <w:bottom w:val="single" w:sz="4" w:space="0" w:color="008080"/>
              <w:right w:val="single" w:sz="8" w:space="0" w:color="008080"/>
            </w:tcBorders>
            <w:shd w:val="clear" w:color="000000" w:fill="CCFFFF"/>
            <w:vAlign w:val="center"/>
          </w:tcPr>
          <w:p w14:paraId="5BFC424E" w14:textId="77777777" w:rsidR="0018605A" w:rsidRPr="00702EE3" w:rsidRDefault="0018605A" w:rsidP="00A4075E">
            <w:pPr>
              <w:jc w:val="center"/>
              <w:rPr>
                <w:rFonts w:asciiTheme="minorHAnsi" w:hAnsiTheme="minorHAnsi" w:cstheme="minorHAnsi"/>
                <w:b/>
                <w:bCs/>
                <w:color w:val="008080"/>
                <w:sz w:val="20"/>
                <w:szCs w:val="20"/>
                <w:lang w:val="ro-RO"/>
              </w:rPr>
            </w:pPr>
            <w:r w:rsidRPr="00702EE3">
              <w:rPr>
                <w:rFonts w:asciiTheme="minorHAnsi" w:hAnsiTheme="minorHAnsi" w:cstheme="minorHAnsi"/>
                <w:b/>
                <w:bCs/>
                <w:color w:val="008080"/>
                <w:sz w:val="20"/>
                <w:szCs w:val="20"/>
                <w:lang w:val="ro-RO"/>
              </w:rPr>
              <w:t>N/A</w:t>
            </w:r>
          </w:p>
        </w:tc>
      </w:tr>
      <w:tr w:rsidR="002C3134" w:rsidRPr="00702EE3" w14:paraId="05993172" w14:textId="77777777" w:rsidTr="002C3134">
        <w:trPr>
          <w:trHeight w:val="450"/>
        </w:trPr>
        <w:tc>
          <w:tcPr>
            <w:tcW w:w="228" w:type="pct"/>
            <w:vMerge/>
            <w:tcBorders>
              <w:top w:val="nil"/>
              <w:left w:val="single" w:sz="8" w:space="0" w:color="008080"/>
              <w:bottom w:val="single" w:sz="4" w:space="0" w:color="008080"/>
              <w:right w:val="single" w:sz="4" w:space="0" w:color="008080"/>
            </w:tcBorders>
            <w:vAlign w:val="center"/>
          </w:tcPr>
          <w:p w14:paraId="4AC509B6" w14:textId="77777777" w:rsidR="0018605A" w:rsidRPr="00702EE3" w:rsidRDefault="0018605A" w:rsidP="00A4075E">
            <w:pPr>
              <w:rPr>
                <w:rFonts w:asciiTheme="minorHAnsi" w:hAnsiTheme="minorHAnsi" w:cstheme="minorHAnsi"/>
                <w:color w:val="008080"/>
                <w:sz w:val="20"/>
                <w:szCs w:val="20"/>
                <w:lang w:val="ro-RO"/>
              </w:rPr>
            </w:pPr>
          </w:p>
        </w:tc>
        <w:tc>
          <w:tcPr>
            <w:tcW w:w="749" w:type="pct"/>
            <w:tcBorders>
              <w:top w:val="nil"/>
              <w:left w:val="nil"/>
              <w:bottom w:val="single" w:sz="4" w:space="0" w:color="008080"/>
              <w:right w:val="single" w:sz="4" w:space="0" w:color="008080"/>
            </w:tcBorders>
            <w:shd w:val="clear" w:color="auto" w:fill="auto"/>
            <w:vAlign w:val="center"/>
          </w:tcPr>
          <w:p w14:paraId="04125A2C" w14:textId="77777777" w:rsidR="0018605A" w:rsidRPr="00702EE3" w:rsidRDefault="0018605A" w:rsidP="00A4075E">
            <w:pPr>
              <w:jc w:val="both"/>
              <w:rPr>
                <w:rFonts w:asciiTheme="minorHAnsi" w:hAnsiTheme="minorHAnsi" w:cstheme="minorHAnsi"/>
                <w:b/>
                <w:bCs/>
                <w:color w:val="008080"/>
                <w:sz w:val="20"/>
                <w:szCs w:val="20"/>
                <w:lang w:val="ro-RO"/>
              </w:rPr>
            </w:pPr>
            <w:r w:rsidRPr="00702EE3">
              <w:rPr>
                <w:rFonts w:asciiTheme="minorHAnsi" w:hAnsiTheme="minorHAnsi" w:cstheme="minorHAnsi"/>
                <w:b/>
                <w:bCs/>
                <w:color w:val="008080"/>
                <w:sz w:val="20"/>
                <w:szCs w:val="20"/>
                <w:lang w:val="ro-RO"/>
              </w:rPr>
              <w:t>Veniturile din exploatare (Ve)</w:t>
            </w:r>
            <w:r w:rsidRPr="00702EE3">
              <w:rPr>
                <w:rFonts w:asciiTheme="minorHAnsi" w:hAnsiTheme="minorHAnsi" w:cstheme="minorHAnsi"/>
                <w:color w:val="008080"/>
                <w:sz w:val="20"/>
                <w:szCs w:val="20"/>
                <w:lang w:val="ro-RO"/>
              </w:rPr>
              <w:t xml:space="preserve"> - calculată de solicitant, conform tabelului de indicatori </w:t>
            </w:r>
          </w:p>
        </w:tc>
        <w:tc>
          <w:tcPr>
            <w:tcW w:w="433" w:type="pct"/>
            <w:tcBorders>
              <w:top w:val="nil"/>
              <w:left w:val="nil"/>
              <w:bottom w:val="single" w:sz="4" w:space="0" w:color="008080"/>
              <w:right w:val="single" w:sz="4" w:space="0" w:color="008080"/>
            </w:tcBorders>
            <w:shd w:val="clear" w:color="auto" w:fill="auto"/>
            <w:vAlign w:val="center"/>
          </w:tcPr>
          <w:p w14:paraId="4F19EF4C" w14:textId="77777777" w:rsidR="0018605A" w:rsidRPr="00702EE3" w:rsidRDefault="0018605A" w:rsidP="00A4075E">
            <w:pPr>
              <w:jc w:val="center"/>
              <w:rPr>
                <w:rFonts w:asciiTheme="minorHAnsi" w:hAnsiTheme="minorHAnsi" w:cstheme="minorHAnsi"/>
                <w:b/>
                <w:bCs/>
                <w:color w:val="008080"/>
                <w:sz w:val="20"/>
                <w:szCs w:val="20"/>
                <w:lang w:val="ro-RO"/>
              </w:rPr>
            </w:pPr>
            <w:r w:rsidRPr="00702EE3">
              <w:rPr>
                <w:rFonts w:asciiTheme="minorHAnsi" w:hAnsiTheme="minorHAnsi" w:cstheme="minorHAnsi"/>
                <w:b/>
                <w:bCs/>
                <w:color w:val="008080"/>
                <w:sz w:val="20"/>
                <w:szCs w:val="20"/>
                <w:lang w:val="ro-RO"/>
              </w:rPr>
              <w:t>N/A</w:t>
            </w:r>
          </w:p>
        </w:tc>
        <w:tc>
          <w:tcPr>
            <w:tcW w:w="437" w:type="pct"/>
            <w:tcBorders>
              <w:top w:val="nil"/>
              <w:left w:val="nil"/>
              <w:bottom w:val="single" w:sz="4" w:space="0" w:color="008080"/>
              <w:right w:val="single" w:sz="4" w:space="0" w:color="008080"/>
            </w:tcBorders>
            <w:shd w:val="clear" w:color="auto" w:fill="auto"/>
            <w:noWrap/>
            <w:vAlign w:val="center"/>
          </w:tcPr>
          <w:p w14:paraId="30FE21FC" w14:textId="77777777" w:rsidR="0018605A" w:rsidRPr="00702EE3" w:rsidRDefault="0018605A" w:rsidP="00A4075E">
            <w:pPr>
              <w:jc w:val="center"/>
              <w:rPr>
                <w:rFonts w:asciiTheme="minorHAnsi" w:hAnsiTheme="minorHAnsi" w:cstheme="minorHAnsi"/>
                <w:b/>
                <w:bCs/>
                <w:color w:val="008080"/>
                <w:sz w:val="20"/>
                <w:szCs w:val="20"/>
                <w:lang w:val="ro-RO"/>
              </w:rPr>
            </w:pPr>
            <w:r w:rsidRPr="00702EE3">
              <w:rPr>
                <w:rFonts w:asciiTheme="minorHAnsi" w:hAnsiTheme="minorHAnsi" w:cstheme="minorHAnsi"/>
                <w:b/>
                <w:bCs/>
                <w:color w:val="008080"/>
                <w:sz w:val="20"/>
                <w:szCs w:val="20"/>
                <w:lang w:val="ro-RO"/>
              </w:rPr>
              <w:t>LEI</w:t>
            </w:r>
          </w:p>
        </w:tc>
        <w:tc>
          <w:tcPr>
            <w:tcW w:w="509" w:type="pct"/>
            <w:tcBorders>
              <w:top w:val="nil"/>
              <w:left w:val="nil"/>
              <w:bottom w:val="single" w:sz="4" w:space="0" w:color="008080"/>
              <w:right w:val="single" w:sz="4" w:space="0" w:color="008080"/>
            </w:tcBorders>
            <w:shd w:val="clear" w:color="000000" w:fill="FFFFFF"/>
            <w:noWrap/>
            <w:vAlign w:val="center"/>
          </w:tcPr>
          <w:p w14:paraId="206A7F30" w14:textId="77777777" w:rsidR="0018605A" w:rsidRPr="00702EE3" w:rsidRDefault="0018605A" w:rsidP="00A4075E">
            <w:pPr>
              <w:jc w:val="center"/>
              <w:rPr>
                <w:rFonts w:asciiTheme="minorHAnsi" w:hAnsiTheme="minorHAnsi" w:cstheme="minorHAnsi"/>
                <w:b/>
                <w:bCs/>
                <w:color w:val="008080"/>
                <w:sz w:val="20"/>
                <w:szCs w:val="20"/>
                <w:lang w:val="ro-RO"/>
              </w:rPr>
            </w:pPr>
            <w:r w:rsidRPr="00702EE3">
              <w:rPr>
                <w:rFonts w:asciiTheme="minorHAnsi" w:hAnsiTheme="minorHAnsi" w:cstheme="minorHAnsi"/>
                <w:b/>
                <w:bCs/>
                <w:color w:val="008080"/>
                <w:sz w:val="20"/>
                <w:szCs w:val="20"/>
                <w:lang w:val="ro-RO"/>
              </w:rPr>
              <w:t> </w:t>
            </w:r>
          </w:p>
        </w:tc>
        <w:tc>
          <w:tcPr>
            <w:tcW w:w="433" w:type="pct"/>
            <w:tcBorders>
              <w:top w:val="nil"/>
              <w:left w:val="nil"/>
              <w:bottom w:val="single" w:sz="4" w:space="0" w:color="008080"/>
              <w:right w:val="single" w:sz="4" w:space="0" w:color="008080"/>
            </w:tcBorders>
            <w:shd w:val="clear" w:color="000000" w:fill="FFFFFF"/>
            <w:noWrap/>
            <w:vAlign w:val="center"/>
          </w:tcPr>
          <w:p w14:paraId="309E2895" w14:textId="77777777" w:rsidR="0018605A" w:rsidRPr="00702EE3" w:rsidRDefault="0018605A" w:rsidP="00A4075E">
            <w:pPr>
              <w:jc w:val="center"/>
              <w:rPr>
                <w:rFonts w:asciiTheme="minorHAnsi" w:hAnsiTheme="minorHAnsi" w:cstheme="minorHAnsi"/>
                <w:b/>
                <w:bCs/>
                <w:color w:val="008080"/>
                <w:sz w:val="20"/>
                <w:szCs w:val="20"/>
                <w:lang w:val="ro-RO"/>
              </w:rPr>
            </w:pPr>
            <w:r w:rsidRPr="00702EE3">
              <w:rPr>
                <w:rFonts w:asciiTheme="minorHAnsi" w:hAnsiTheme="minorHAnsi" w:cstheme="minorHAnsi"/>
                <w:b/>
                <w:bCs/>
                <w:color w:val="008080"/>
                <w:sz w:val="20"/>
                <w:szCs w:val="20"/>
                <w:lang w:val="ro-RO"/>
              </w:rPr>
              <w:t> </w:t>
            </w:r>
          </w:p>
        </w:tc>
        <w:tc>
          <w:tcPr>
            <w:tcW w:w="437" w:type="pct"/>
            <w:tcBorders>
              <w:top w:val="nil"/>
              <w:left w:val="nil"/>
              <w:bottom w:val="single" w:sz="4" w:space="0" w:color="008080"/>
              <w:right w:val="single" w:sz="4" w:space="0" w:color="008080"/>
            </w:tcBorders>
            <w:shd w:val="clear" w:color="000000" w:fill="FFFFFF"/>
            <w:noWrap/>
            <w:vAlign w:val="center"/>
          </w:tcPr>
          <w:p w14:paraId="3E87B54B" w14:textId="77777777" w:rsidR="0018605A" w:rsidRPr="00702EE3" w:rsidRDefault="0018605A" w:rsidP="00A4075E">
            <w:pPr>
              <w:jc w:val="center"/>
              <w:rPr>
                <w:rFonts w:asciiTheme="minorHAnsi" w:hAnsiTheme="minorHAnsi" w:cstheme="minorHAnsi"/>
                <w:b/>
                <w:bCs/>
                <w:color w:val="008080"/>
                <w:sz w:val="20"/>
                <w:szCs w:val="20"/>
                <w:lang w:val="ro-RO"/>
              </w:rPr>
            </w:pPr>
            <w:r w:rsidRPr="00702EE3">
              <w:rPr>
                <w:rFonts w:asciiTheme="minorHAnsi" w:hAnsiTheme="minorHAnsi" w:cstheme="minorHAnsi"/>
                <w:b/>
                <w:bCs/>
                <w:color w:val="008080"/>
                <w:sz w:val="20"/>
                <w:szCs w:val="20"/>
                <w:lang w:val="ro-RO"/>
              </w:rPr>
              <w:t> </w:t>
            </w:r>
          </w:p>
        </w:tc>
        <w:tc>
          <w:tcPr>
            <w:tcW w:w="434" w:type="pct"/>
            <w:tcBorders>
              <w:top w:val="nil"/>
              <w:left w:val="nil"/>
              <w:bottom w:val="single" w:sz="4" w:space="0" w:color="008080"/>
              <w:right w:val="single" w:sz="4" w:space="0" w:color="008080"/>
            </w:tcBorders>
            <w:shd w:val="clear" w:color="000000" w:fill="FFFFFF"/>
            <w:noWrap/>
            <w:vAlign w:val="center"/>
          </w:tcPr>
          <w:p w14:paraId="7742DDED" w14:textId="77777777" w:rsidR="0018605A" w:rsidRPr="00702EE3" w:rsidRDefault="0018605A" w:rsidP="00A4075E">
            <w:pPr>
              <w:jc w:val="center"/>
              <w:rPr>
                <w:rFonts w:asciiTheme="minorHAnsi" w:hAnsiTheme="minorHAnsi" w:cstheme="minorHAnsi"/>
                <w:b/>
                <w:bCs/>
                <w:color w:val="008080"/>
                <w:sz w:val="20"/>
                <w:szCs w:val="20"/>
                <w:lang w:val="ro-RO"/>
              </w:rPr>
            </w:pPr>
            <w:r w:rsidRPr="00702EE3">
              <w:rPr>
                <w:rFonts w:asciiTheme="minorHAnsi" w:hAnsiTheme="minorHAnsi" w:cstheme="minorHAnsi"/>
                <w:b/>
                <w:bCs/>
                <w:color w:val="008080"/>
                <w:sz w:val="20"/>
                <w:szCs w:val="20"/>
                <w:lang w:val="ro-RO"/>
              </w:rPr>
              <w:t> </w:t>
            </w:r>
          </w:p>
        </w:tc>
        <w:tc>
          <w:tcPr>
            <w:tcW w:w="433" w:type="pct"/>
            <w:tcBorders>
              <w:top w:val="nil"/>
              <w:left w:val="nil"/>
              <w:bottom w:val="single" w:sz="4" w:space="0" w:color="008080"/>
              <w:right w:val="single" w:sz="4" w:space="0" w:color="008080"/>
            </w:tcBorders>
            <w:shd w:val="clear" w:color="000000" w:fill="FFFFFF"/>
            <w:noWrap/>
            <w:vAlign w:val="center"/>
          </w:tcPr>
          <w:p w14:paraId="5B48CB93" w14:textId="77777777" w:rsidR="0018605A" w:rsidRPr="00702EE3" w:rsidRDefault="0018605A" w:rsidP="00A4075E">
            <w:pPr>
              <w:jc w:val="center"/>
              <w:rPr>
                <w:rFonts w:asciiTheme="minorHAnsi" w:hAnsiTheme="minorHAnsi" w:cstheme="minorHAnsi"/>
                <w:b/>
                <w:bCs/>
                <w:color w:val="008080"/>
                <w:sz w:val="20"/>
                <w:szCs w:val="20"/>
                <w:lang w:val="ro-RO"/>
              </w:rPr>
            </w:pPr>
            <w:r w:rsidRPr="00702EE3">
              <w:rPr>
                <w:rFonts w:asciiTheme="minorHAnsi" w:hAnsiTheme="minorHAnsi" w:cstheme="minorHAnsi"/>
                <w:b/>
                <w:bCs/>
                <w:color w:val="008080"/>
                <w:sz w:val="20"/>
                <w:szCs w:val="20"/>
                <w:lang w:val="ro-RO"/>
              </w:rPr>
              <w:t> </w:t>
            </w:r>
          </w:p>
        </w:tc>
        <w:tc>
          <w:tcPr>
            <w:tcW w:w="473" w:type="pct"/>
            <w:vMerge/>
            <w:tcBorders>
              <w:top w:val="nil"/>
              <w:left w:val="single" w:sz="4" w:space="0" w:color="008080"/>
              <w:bottom w:val="single" w:sz="4" w:space="0" w:color="008080"/>
              <w:right w:val="single" w:sz="4" w:space="0" w:color="008080"/>
            </w:tcBorders>
            <w:vAlign w:val="center"/>
          </w:tcPr>
          <w:p w14:paraId="12B6B79F" w14:textId="77777777" w:rsidR="0018605A" w:rsidRPr="00702EE3" w:rsidRDefault="0018605A" w:rsidP="00A4075E">
            <w:pPr>
              <w:rPr>
                <w:rFonts w:asciiTheme="minorHAnsi" w:hAnsiTheme="minorHAnsi" w:cstheme="minorHAnsi"/>
                <w:b/>
                <w:bCs/>
                <w:color w:val="008080"/>
                <w:sz w:val="20"/>
                <w:szCs w:val="20"/>
                <w:lang w:val="ro-RO"/>
              </w:rPr>
            </w:pPr>
          </w:p>
        </w:tc>
        <w:tc>
          <w:tcPr>
            <w:tcW w:w="433" w:type="pct"/>
            <w:vMerge/>
            <w:tcBorders>
              <w:top w:val="nil"/>
              <w:left w:val="single" w:sz="4" w:space="0" w:color="008080"/>
              <w:bottom w:val="single" w:sz="4" w:space="0" w:color="008080"/>
              <w:right w:val="single" w:sz="8" w:space="0" w:color="008080"/>
            </w:tcBorders>
            <w:vAlign w:val="center"/>
          </w:tcPr>
          <w:p w14:paraId="06AF13D9" w14:textId="77777777" w:rsidR="0018605A" w:rsidRPr="00702EE3" w:rsidRDefault="0018605A" w:rsidP="00A4075E">
            <w:pPr>
              <w:rPr>
                <w:rFonts w:asciiTheme="minorHAnsi" w:hAnsiTheme="minorHAnsi" w:cstheme="minorHAnsi"/>
                <w:b/>
                <w:bCs/>
                <w:color w:val="008080"/>
                <w:sz w:val="20"/>
                <w:szCs w:val="20"/>
                <w:lang w:val="ro-RO"/>
              </w:rPr>
            </w:pPr>
          </w:p>
        </w:tc>
      </w:tr>
      <w:tr w:rsidR="002C3134" w:rsidRPr="00702EE3" w14:paraId="61A49856" w14:textId="77777777" w:rsidTr="002C3134">
        <w:trPr>
          <w:trHeight w:val="900"/>
        </w:trPr>
        <w:tc>
          <w:tcPr>
            <w:tcW w:w="228" w:type="pct"/>
            <w:vMerge w:val="restart"/>
            <w:tcBorders>
              <w:top w:val="nil"/>
              <w:left w:val="single" w:sz="8" w:space="0" w:color="008080"/>
              <w:bottom w:val="single" w:sz="4" w:space="0" w:color="008080"/>
              <w:right w:val="single" w:sz="4" w:space="0" w:color="008080"/>
            </w:tcBorders>
            <w:shd w:val="clear" w:color="000000" w:fill="CCFFFF"/>
            <w:noWrap/>
            <w:vAlign w:val="center"/>
          </w:tcPr>
          <w:p w14:paraId="610A8C13" w14:textId="77777777" w:rsidR="0018605A" w:rsidRPr="00702EE3" w:rsidRDefault="0018605A" w:rsidP="00A4075E">
            <w:pPr>
              <w:jc w:val="center"/>
              <w:rPr>
                <w:rFonts w:asciiTheme="minorHAnsi" w:hAnsiTheme="minorHAnsi" w:cstheme="minorHAnsi"/>
                <w:color w:val="008080"/>
                <w:sz w:val="20"/>
                <w:szCs w:val="20"/>
                <w:lang w:val="ro-RO"/>
              </w:rPr>
            </w:pPr>
            <w:r w:rsidRPr="00702EE3">
              <w:rPr>
                <w:rFonts w:asciiTheme="minorHAnsi" w:hAnsiTheme="minorHAnsi" w:cstheme="minorHAnsi"/>
                <w:color w:val="008080"/>
                <w:sz w:val="20"/>
                <w:szCs w:val="20"/>
                <w:lang w:val="ro-RO"/>
              </w:rPr>
              <w:t>3</w:t>
            </w:r>
          </w:p>
        </w:tc>
        <w:tc>
          <w:tcPr>
            <w:tcW w:w="749" w:type="pct"/>
            <w:tcBorders>
              <w:top w:val="nil"/>
              <w:left w:val="nil"/>
              <w:bottom w:val="single" w:sz="4" w:space="0" w:color="008080"/>
              <w:right w:val="single" w:sz="4" w:space="0" w:color="008080"/>
            </w:tcBorders>
            <w:shd w:val="clear" w:color="000000" w:fill="CCFFFF"/>
            <w:vAlign w:val="center"/>
          </w:tcPr>
          <w:p w14:paraId="6CAC8E70" w14:textId="77777777" w:rsidR="0018605A" w:rsidRPr="00702EE3" w:rsidRDefault="0018605A" w:rsidP="00A4075E">
            <w:pPr>
              <w:jc w:val="both"/>
              <w:rPr>
                <w:rFonts w:asciiTheme="minorHAnsi" w:hAnsiTheme="minorHAnsi" w:cstheme="minorHAnsi"/>
                <w:b/>
                <w:bCs/>
                <w:color w:val="008080"/>
                <w:sz w:val="20"/>
                <w:szCs w:val="20"/>
                <w:lang w:val="ro-RO"/>
              </w:rPr>
            </w:pPr>
            <w:r w:rsidRPr="00702EE3">
              <w:rPr>
                <w:rFonts w:asciiTheme="minorHAnsi" w:hAnsiTheme="minorHAnsi" w:cstheme="minorHAnsi"/>
                <w:b/>
                <w:bCs/>
                <w:color w:val="008080"/>
                <w:sz w:val="20"/>
                <w:szCs w:val="20"/>
                <w:lang w:val="ro-RO"/>
              </w:rPr>
              <w:t>Cheltuieli de exploatare (Ce) -</w:t>
            </w:r>
            <w:r w:rsidRPr="00702EE3">
              <w:rPr>
                <w:rFonts w:asciiTheme="minorHAnsi" w:hAnsiTheme="minorHAnsi" w:cstheme="minorHAnsi"/>
                <w:color w:val="008080"/>
                <w:sz w:val="20"/>
                <w:szCs w:val="20"/>
                <w:lang w:val="ro-RO"/>
              </w:rPr>
              <w:t xml:space="preserve"> se înscriu valorile din proiecţia contului de profit şi pierdere, rândul 11, aferente perioadei respective</w:t>
            </w:r>
          </w:p>
        </w:tc>
        <w:tc>
          <w:tcPr>
            <w:tcW w:w="433" w:type="pct"/>
            <w:tcBorders>
              <w:top w:val="nil"/>
              <w:left w:val="nil"/>
              <w:bottom w:val="single" w:sz="4" w:space="0" w:color="008080"/>
              <w:right w:val="single" w:sz="4" w:space="0" w:color="008080"/>
            </w:tcBorders>
            <w:shd w:val="clear" w:color="000000" w:fill="CCFFFF"/>
            <w:vAlign w:val="center"/>
          </w:tcPr>
          <w:p w14:paraId="32E16137" w14:textId="77777777" w:rsidR="0018605A" w:rsidRPr="00702EE3" w:rsidRDefault="0018605A" w:rsidP="00A4075E">
            <w:pPr>
              <w:jc w:val="center"/>
              <w:rPr>
                <w:rFonts w:asciiTheme="minorHAnsi" w:hAnsiTheme="minorHAnsi" w:cstheme="minorHAnsi"/>
                <w:b/>
                <w:bCs/>
                <w:color w:val="008080"/>
                <w:sz w:val="20"/>
                <w:szCs w:val="20"/>
                <w:lang w:val="ro-RO"/>
              </w:rPr>
            </w:pPr>
            <w:r w:rsidRPr="00702EE3">
              <w:rPr>
                <w:rFonts w:asciiTheme="minorHAnsi" w:hAnsiTheme="minorHAnsi" w:cstheme="minorHAnsi"/>
                <w:b/>
                <w:bCs/>
                <w:color w:val="008080"/>
                <w:sz w:val="20"/>
                <w:szCs w:val="20"/>
                <w:lang w:val="ro-RO"/>
              </w:rPr>
              <w:t>N/A</w:t>
            </w:r>
          </w:p>
        </w:tc>
        <w:tc>
          <w:tcPr>
            <w:tcW w:w="437" w:type="pct"/>
            <w:tcBorders>
              <w:top w:val="nil"/>
              <w:left w:val="nil"/>
              <w:bottom w:val="single" w:sz="4" w:space="0" w:color="008080"/>
              <w:right w:val="single" w:sz="4" w:space="0" w:color="008080"/>
            </w:tcBorders>
            <w:shd w:val="clear" w:color="000000" w:fill="CCFFFF"/>
            <w:noWrap/>
            <w:vAlign w:val="center"/>
          </w:tcPr>
          <w:p w14:paraId="0B5B3EA5" w14:textId="77777777" w:rsidR="0018605A" w:rsidRPr="00702EE3" w:rsidRDefault="0018605A" w:rsidP="00A4075E">
            <w:pPr>
              <w:jc w:val="center"/>
              <w:rPr>
                <w:rFonts w:asciiTheme="minorHAnsi" w:hAnsiTheme="minorHAnsi" w:cstheme="minorHAnsi"/>
                <w:b/>
                <w:bCs/>
                <w:color w:val="008080"/>
                <w:sz w:val="20"/>
                <w:szCs w:val="20"/>
                <w:lang w:val="ro-RO"/>
              </w:rPr>
            </w:pPr>
            <w:r w:rsidRPr="00702EE3">
              <w:rPr>
                <w:rFonts w:asciiTheme="minorHAnsi" w:hAnsiTheme="minorHAnsi" w:cstheme="minorHAnsi"/>
                <w:b/>
                <w:bCs/>
                <w:color w:val="008080"/>
                <w:sz w:val="20"/>
                <w:szCs w:val="20"/>
                <w:lang w:val="ro-RO"/>
              </w:rPr>
              <w:t>LEI</w:t>
            </w:r>
          </w:p>
        </w:tc>
        <w:tc>
          <w:tcPr>
            <w:tcW w:w="509" w:type="pct"/>
            <w:tcBorders>
              <w:top w:val="nil"/>
              <w:left w:val="nil"/>
              <w:bottom w:val="single" w:sz="4" w:space="0" w:color="008080"/>
              <w:right w:val="single" w:sz="4" w:space="0" w:color="008080"/>
            </w:tcBorders>
            <w:shd w:val="clear" w:color="000000" w:fill="CCFFFF"/>
            <w:noWrap/>
            <w:vAlign w:val="center"/>
          </w:tcPr>
          <w:p w14:paraId="467EF43E" w14:textId="77777777" w:rsidR="0018605A" w:rsidRPr="00702EE3" w:rsidRDefault="0018605A" w:rsidP="00A4075E">
            <w:pPr>
              <w:jc w:val="center"/>
              <w:rPr>
                <w:rFonts w:asciiTheme="minorHAnsi" w:hAnsiTheme="minorHAnsi" w:cstheme="minorHAnsi"/>
                <w:b/>
                <w:bCs/>
                <w:color w:val="008080"/>
                <w:sz w:val="20"/>
                <w:szCs w:val="20"/>
                <w:lang w:val="ro-RO"/>
              </w:rPr>
            </w:pPr>
            <w:r w:rsidRPr="00702EE3">
              <w:rPr>
                <w:rFonts w:asciiTheme="minorHAnsi" w:hAnsiTheme="minorHAnsi" w:cstheme="minorHAnsi"/>
                <w:b/>
                <w:bCs/>
                <w:color w:val="008080"/>
                <w:sz w:val="20"/>
                <w:szCs w:val="20"/>
                <w:lang w:val="ro-RO"/>
              </w:rPr>
              <w:t> </w:t>
            </w:r>
          </w:p>
        </w:tc>
        <w:tc>
          <w:tcPr>
            <w:tcW w:w="433" w:type="pct"/>
            <w:tcBorders>
              <w:top w:val="nil"/>
              <w:left w:val="nil"/>
              <w:bottom w:val="single" w:sz="4" w:space="0" w:color="008080"/>
              <w:right w:val="single" w:sz="4" w:space="0" w:color="008080"/>
            </w:tcBorders>
            <w:shd w:val="clear" w:color="000000" w:fill="CCFFFF"/>
            <w:noWrap/>
            <w:vAlign w:val="center"/>
          </w:tcPr>
          <w:p w14:paraId="0F6CC020" w14:textId="77777777" w:rsidR="0018605A" w:rsidRPr="00702EE3" w:rsidRDefault="0018605A" w:rsidP="00A4075E">
            <w:pPr>
              <w:jc w:val="center"/>
              <w:rPr>
                <w:rFonts w:asciiTheme="minorHAnsi" w:hAnsiTheme="minorHAnsi" w:cstheme="minorHAnsi"/>
                <w:b/>
                <w:bCs/>
                <w:color w:val="008080"/>
                <w:sz w:val="20"/>
                <w:szCs w:val="20"/>
                <w:lang w:val="ro-RO"/>
              </w:rPr>
            </w:pPr>
            <w:r w:rsidRPr="00702EE3">
              <w:rPr>
                <w:rFonts w:asciiTheme="minorHAnsi" w:hAnsiTheme="minorHAnsi" w:cstheme="minorHAnsi"/>
                <w:b/>
                <w:bCs/>
                <w:color w:val="008080"/>
                <w:sz w:val="20"/>
                <w:szCs w:val="20"/>
                <w:lang w:val="ro-RO"/>
              </w:rPr>
              <w:t> </w:t>
            </w:r>
          </w:p>
        </w:tc>
        <w:tc>
          <w:tcPr>
            <w:tcW w:w="437" w:type="pct"/>
            <w:tcBorders>
              <w:top w:val="nil"/>
              <w:left w:val="nil"/>
              <w:bottom w:val="single" w:sz="4" w:space="0" w:color="008080"/>
              <w:right w:val="single" w:sz="4" w:space="0" w:color="008080"/>
            </w:tcBorders>
            <w:shd w:val="clear" w:color="000000" w:fill="CCFFFF"/>
            <w:noWrap/>
            <w:vAlign w:val="center"/>
          </w:tcPr>
          <w:p w14:paraId="5A1337AE" w14:textId="77777777" w:rsidR="0018605A" w:rsidRPr="00702EE3" w:rsidRDefault="0018605A" w:rsidP="00A4075E">
            <w:pPr>
              <w:jc w:val="center"/>
              <w:rPr>
                <w:rFonts w:asciiTheme="minorHAnsi" w:hAnsiTheme="minorHAnsi" w:cstheme="minorHAnsi"/>
                <w:b/>
                <w:bCs/>
                <w:color w:val="008080"/>
                <w:sz w:val="20"/>
                <w:szCs w:val="20"/>
                <w:lang w:val="ro-RO"/>
              </w:rPr>
            </w:pPr>
            <w:r w:rsidRPr="00702EE3">
              <w:rPr>
                <w:rFonts w:asciiTheme="minorHAnsi" w:hAnsiTheme="minorHAnsi" w:cstheme="minorHAnsi"/>
                <w:b/>
                <w:bCs/>
                <w:color w:val="008080"/>
                <w:sz w:val="20"/>
                <w:szCs w:val="20"/>
                <w:lang w:val="ro-RO"/>
              </w:rPr>
              <w:t> </w:t>
            </w:r>
          </w:p>
        </w:tc>
        <w:tc>
          <w:tcPr>
            <w:tcW w:w="434" w:type="pct"/>
            <w:tcBorders>
              <w:top w:val="nil"/>
              <w:left w:val="nil"/>
              <w:bottom w:val="single" w:sz="4" w:space="0" w:color="008080"/>
              <w:right w:val="single" w:sz="4" w:space="0" w:color="008080"/>
            </w:tcBorders>
            <w:shd w:val="clear" w:color="000000" w:fill="CCFFFF"/>
            <w:noWrap/>
            <w:vAlign w:val="center"/>
          </w:tcPr>
          <w:p w14:paraId="2E4C06EC" w14:textId="77777777" w:rsidR="0018605A" w:rsidRPr="00702EE3" w:rsidRDefault="0018605A" w:rsidP="00A4075E">
            <w:pPr>
              <w:jc w:val="center"/>
              <w:rPr>
                <w:rFonts w:asciiTheme="minorHAnsi" w:hAnsiTheme="minorHAnsi" w:cstheme="minorHAnsi"/>
                <w:b/>
                <w:bCs/>
                <w:color w:val="008080"/>
                <w:sz w:val="20"/>
                <w:szCs w:val="20"/>
                <w:lang w:val="ro-RO"/>
              </w:rPr>
            </w:pPr>
            <w:r w:rsidRPr="00702EE3">
              <w:rPr>
                <w:rFonts w:asciiTheme="minorHAnsi" w:hAnsiTheme="minorHAnsi" w:cstheme="minorHAnsi"/>
                <w:b/>
                <w:bCs/>
                <w:color w:val="008080"/>
                <w:sz w:val="20"/>
                <w:szCs w:val="20"/>
                <w:lang w:val="ro-RO"/>
              </w:rPr>
              <w:t> </w:t>
            </w:r>
          </w:p>
        </w:tc>
        <w:tc>
          <w:tcPr>
            <w:tcW w:w="433" w:type="pct"/>
            <w:tcBorders>
              <w:top w:val="nil"/>
              <w:left w:val="nil"/>
              <w:bottom w:val="single" w:sz="4" w:space="0" w:color="008080"/>
              <w:right w:val="single" w:sz="4" w:space="0" w:color="008080"/>
            </w:tcBorders>
            <w:shd w:val="clear" w:color="000000" w:fill="CCFFFF"/>
            <w:noWrap/>
            <w:vAlign w:val="center"/>
          </w:tcPr>
          <w:p w14:paraId="35B2571D" w14:textId="77777777" w:rsidR="0018605A" w:rsidRPr="00702EE3" w:rsidRDefault="0018605A" w:rsidP="00A4075E">
            <w:pPr>
              <w:jc w:val="center"/>
              <w:rPr>
                <w:rFonts w:asciiTheme="minorHAnsi" w:hAnsiTheme="minorHAnsi" w:cstheme="minorHAnsi"/>
                <w:b/>
                <w:bCs/>
                <w:color w:val="008080"/>
                <w:sz w:val="20"/>
                <w:szCs w:val="20"/>
                <w:lang w:val="ro-RO"/>
              </w:rPr>
            </w:pPr>
            <w:r w:rsidRPr="00702EE3">
              <w:rPr>
                <w:rFonts w:asciiTheme="minorHAnsi" w:hAnsiTheme="minorHAnsi" w:cstheme="minorHAnsi"/>
                <w:b/>
                <w:bCs/>
                <w:color w:val="008080"/>
                <w:sz w:val="20"/>
                <w:szCs w:val="20"/>
                <w:lang w:val="ro-RO"/>
              </w:rPr>
              <w:t> </w:t>
            </w:r>
          </w:p>
        </w:tc>
        <w:tc>
          <w:tcPr>
            <w:tcW w:w="473" w:type="pct"/>
            <w:vMerge w:val="restart"/>
            <w:tcBorders>
              <w:top w:val="nil"/>
              <w:left w:val="single" w:sz="4" w:space="0" w:color="008080"/>
              <w:bottom w:val="single" w:sz="4" w:space="0" w:color="008080"/>
              <w:right w:val="single" w:sz="4" w:space="0" w:color="008080"/>
            </w:tcBorders>
            <w:shd w:val="clear" w:color="000000" w:fill="CCFFFF"/>
            <w:vAlign w:val="center"/>
          </w:tcPr>
          <w:p w14:paraId="15C4C309" w14:textId="77777777" w:rsidR="0018605A" w:rsidRPr="00702EE3" w:rsidRDefault="0018605A" w:rsidP="00A4075E">
            <w:pPr>
              <w:jc w:val="center"/>
              <w:rPr>
                <w:rFonts w:asciiTheme="minorHAnsi" w:hAnsiTheme="minorHAnsi" w:cstheme="minorHAnsi"/>
                <w:b/>
                <w:bCs/>
                <w:color w:val="008080"/>
                <w:sz w:val="20"/>
                <w:szCs w:val="20"/>
                <w:lang w:val="ro-RO"/>
              </w:rPr>
            </w:pPr>
            <w:r w:rsidRPr="00702EE3">
              <w:rPr>
                <w:rFonts w:asciiTheme="minorHAnsi" w:hAnsiTheme="minorHAnsi" w:cstheme="minorHAnsi"/>
                <w:b/>
                <w:bCs/>
                <w:color w:val="008080"/>
                <w:sz w:val="20"/>
                <w:szCs w:val="20"/>
                <w:lang w:val="ro-RO"/>
              </w:rPr>
              <w:t>Nu sunt diferenţe</w:t>
            </w:r>
          </w:p>
        </w:tc>
        <w:tc>
          <w:tcPr>
            <w:tcW w:w="433" w:type="pct"/>
            <w:vMerge w:val="restart"/>
            <w:tcBorders>
              <w:top w:val="nil"/>
              <w:left w:val="single" w:sz="4" w:space="0" w:color="008080"/>
              <w:bottom w:val="single" w:sz="4" w:space="0" w:color="008080"/>
              <w:right w:val="single" w:sz="8" w:space="0" w:color="008080"/>
            </w:tcBorders>
            <w:shd w:val="clear" w:color="000000" w:fill="CCFFFF"/>
            <w:vAlign w:val="center"/>
          </w:tcPr>
          <w:p w14:paraId="387AFF65" w14:textId="77777777" w:rsidR="0018605A" w:rsidRPr="00702EE3" w:rsidRDefault="0018605A" w:rsidP="00A4075E">
            <w:pPr>
              <w:jc w:val="center"/>
              <w:rPr>
                <w:rFonts w:asciiTheme="minorHAnsi" w:hAnsiTheme="minorHAnsi" w:cstheme="minorHAnsi"/>
                <w:b/>
                <w:bCs/>
                <w:color w:val="008080"/>
                <w:sz w:val="20"/>
                <w:szCs w:val="20"/>
                <w:lang w:val="ro-RO"/>
              </w:rPr>
            </w:pPr>
            <w:r w:rsidRPr="00702EE3">
              <w:rPr>
                <w:rFonts w:asciiTheme="minorHAnsi" w:hAnsiTheme="minorHAnsi" w:cstheme="minorHAnsi"/>
                <w:b/>
                <w:bCs/>
                <w:color w:val="008080"/>
                <w:sz w:val="20"/>
                <w:szCs w:val="20"/>
                <w:lang w:val="ro-RO"/>
              </w:rPr>
              <w:t>N/A</w:t>
            </w:r>
          </w:p>
        </w:tc>
      </w:tr>
      <w:tr w:rsidR="002C3134" w:rsidRPr="00702EE3" w14:paraId="508E0611" w14:textId="77777777" w:rsidTr="002C3134">
        <w:trPr>
          <w:trHeight w:val="450"/>
        </w:trPr>
        <w:tc>
          <w:tcPr>
            <w:tcW w:w="228" w:type="pct"/>
            <w:vMerge/>
            <w:tcBorders>
              <w:top w:val="nil"/>
              <w:left w:val="single" w:sz="8" w:space="0" w:color="008080"/>
              <w:bottom w:val="single" w:sz="4" w:space="0" w:color="008080"/>
              <w:right w:val="single" w:sz="4" w:space="0" w:color="008080"/>
            </w:tcBorders>
            <w:vAlign w:val="center"/>
          </w:tcPr>
          <w:p w14:paraId="0275027F" w14:textId="77777777" w:rsidR="0018605A" w:rsidRPr="00702EE3" w:rsidRDefault="0018605A" w:rsidP="00A4075E">
            <w:pPr>
              <w:rPr>
                <w:rFonts w:asciiTheme="minorHAnsi" w:hAnsiTheme="minorHAnsi" w:cstheme="minorHAnsi"/>
                <w:color w:val="008080"/>
                <w:sz w:val="20"/>
                <w:szCs w:val="20"/>
                <w:lang w:val="ro-RO"/>
              </w:rPr>
            </w:pPr>
          </w:p>
        </w:tc>
        <w:tc>
          <w:tcPr>
            <w:tcW w:w="749" w:type="pct"/>
            <w:tcBorders>
              <w:top w:val="nil"/>
              <w:left w:val="nil"/>
              <w:bottom w:val="single" w:sz="4" w:space="0" w:color="008080"/>
              <w:right w:val="single" w:sz="4" w:space="0" w:color="008080"/>
            </w:tcBorders>
            <w:shd w:val="clear" w:color="auto" w:fill="auto"/>
            <w:vAlign w:val="center"/>
          </w:tcPr>
          <w:p w14:paraId="5DED8126" w14:textId="77777777" w:rsidR="0018605A" w:rsidRPr="00702EE3" w:rsidRDefault="0018605A" w:rsidP="00A4075E">
            <w:pPr>
              <w:jc w:val="both"/>
              <w:rPr>
                <w:rFonts w:asciiTheme="minorHAnsi" w:hAnsiTheme="minorHAnsi" w:cstheme="minorHAnsi"/>
                <w:b/>
                <w:bCs/>
                <w:color w:val="008080"/>
                <w:sz w:val="20"/>
                <w:szCs w:val="20"/>
                <w:lang w:val="ro-RO"/>
              </w:rPr>
            </w:pPr>
            <w:r w:rsidRPr="00702EE3">
              <w:rPr>
                <w:rFonts w:asciiTheme="minorHAnsi" w:hAnsiTheme="minorHAnsi" w:cstheme="minorHAnsi"/>
                <w:b/>
                <w:bCs/>
                <w:color w:val="008080"/>
                <w:sz w:val="20"/>
                <w:szCs w:val="20"/>
                <w:lang w:val="ro-RO"/>
              </w:rPr>
              <w:t>Cheltuieli de exploatare (Ce) -</w:t>
            </w:r>
            <w:r w:rsidRPr="00702EE3">
              <w:rPr>
                <w:rFonts w:asciiTheme="minorHAnsi" w:hAnsiTheme="minorHAnsi" w:cstheme="minorHAnsi"/>
                <w:color w:val="008080"/>
                <w:sz w:val="20"/>
                <w:szCs w:val="20"/>
                <w:lang w:val="ro-RO"/>
              </w:rPr>
              <w:t xml:space="preserve">  calculată de solicitant, conform tabelului de indicatori </w:t>
            </w:r>
          </w:p>
        </w:tc>
        <w:tc>
          <w:tcPr>
            <w:tcW w:w="433" w:type="pct"/>
            <w:tcBorders>
              <w:top w:val="nil"/>
              <w:left w:val="nil"/>
              <w:bottom w:val="single" w:sz="4" w:space="0" w:color="008080"/>
              <w:right w:val="single" w:sz="4" w:space="0" w:color="008080"/>
            </w:tcBorders>
            <w:shd w:val="clear" w:color="auto" w:fill="auto"/>
            <w:vAlign w:val="center"/>
          </w:tcPr>
          <w:p w14:paraId="7B8085CA" w14:textId="77777777" w:rsidR="0018605A" w:rsidRPr="00702EE3" w:rsidRDefault="0018605A" w:rsidP="00A4075E">
            <w:pPr>
              <w:jc w:val="center"/>
              <w:rPr>
                <w:rFonts w:asciiTheme="minorHAnsi" w:hAnsiTheme="minorHAnsi" w:cstheme="minorHAnsi"/>
                <w:b/>
                <w:bCs/>
                <w:color w:val="008080"/>
                <w:sz w:val="20"/>
                <w:szCs w:val="20"/>
                <w:lang w:val="ro-RO"/>
              </w:rPr>
            </w:pPr>
            <w:r w:rsidRPr="00702EE3">
              <w:rPr>
                <w:rFonts w:asciiTheme="minorHAnsi" w:hAnsiTheme="minorHAnsi" w:cstheme="minorHAnsi"/>
                <w:b/>
                <w:bCs/>
                <w:color w:val="008080"/>
                <w:sz w:val="20"/>
                <w:szCs w:val="20"/>
                <w:lang w:val="ro-RO"/>
              </w:rPr>
              <w:t>N/A</w:t>
            </w:r>
          </w:p>
        </w:tc>
        <w:tc>
          <w:tcPr>
            <w:tcW w:w="437" w:type="pct"/>
            <w:tcBorders>
              <w:top w:val="nil"/>
              <w:left w:val="nil"/>
              <w:bottom w:val="single" w:sz="4" w:space="0" w:color="008080"/>
              <w:right w:val="single" w:sz="4" w:space="0" w:color="008080"/>
            </w:tcBorders>
            <w:shd w:val="clear" w:color="auto" w:fill="auto"/>
            <w:noWrap/>
            <w:vAlign w:val="bottom"/>
          </w:tcPr>
          <w:p w14:paraId="0C999850" w14:textId="77777777" w:rsidR="0018605A" w:rsidRPr="00702EE3" w:rsidRDefault="0018605A" w:rsidP="00A4075E">
            <w:pPr>
              <w:jc w:val="center"/>
              <w:rPr>
                <w:rFonts w:asciiTheme="minorHAnsi" w:hAnsiTheme="minorHAnsi" w:cstheme="minorHAnsi"/>
                <w:b/>
                <w:bCs/>
                <w:color w:val="008080"/>
                <w:sz w:val="20"/>
                <w:szCs w:val="20"/>
                <w:lang w:val="ro-RO"/>
              </w:rPr>
            </w:pPr>
            <w:r w:rsidRPr="00702EE3">
              <w:rPr>
                <w:rFonts w:asciiTheme="minorHAnsi" w:hAnsiTheme="minorHAnsi" w:cstheme="minorHAnsi"/>
                <w:b/>
                <w:bCs/>
                <w:color w:val="008080"/>
                <w:sz w:val="20"/>
                <w:szCs w:val="20"/>
                <w:lang w:val="ro-RO"/>
              </w:rPr>
              <w:t xml:space="preserve"> LEI </w:t>
            </w:r>
          </w:p>
        </w:tc>
        <w:tc>
          <w:tcPr>
            <w:tcW w:w="509" w:type="pct"/>
            <w:tcBorders>
              <w:top w:val="nil"/>
              <w:left w:val="nil"/>
              <w:bottom w:val="single" w:sz="4" w:space="0" w:color="008080"/>
              <w:right w:val="single" w:sz="4" w:space="0" w:color="008080"/>
            </w:tcBorders>
            <w:shd w:val="clear" w:color="000000" w:fill="FFFFFF"/>
            <w:noWrap/>
            <w:vAlign w:val="center"/>
          </w:tcPr>
          <w:p w14:paraId="7B74E756" w14:textId="77777777" w:rsidR="0018605A" w:rsidRPr="00702EE3" w:rsidRDefault="0018605A" w:rsidP="00A4075E">
            <w:pPr>
              <w:jc w:val="center"/>
              <w:rPr>
                <w:rFonts w:asciiTheme="minorHAnsi" w:hAnsiTheme="minorHAnsi" w:cstheme="minorHAnsi"/>
                <w:b/>
                <w:bCs/>
                <w:color w:val="008080"/>
                <w:sz w:val="20"/>
                <w:szCs w:val="20"/>
                <w:lang w:val="ro-RO"/>
              </w:rPr>
            </w:pPr>
            <w:r w:rsidRPr="00702EE3">
              <w:rPr>
                <w:rFonts w:asciiTheme="minorHAnsi" w:hAnsiTheme="minorHAnsi" w:cstheme="minorHAnsi"/>
                <w:b/>
                <w:bCs/>
                <w:color w:val="008080"/>
                <w:sz w:val="20"/>
                <w:szCs w:val="20"/>
                <w:lang w:val="ro-RO"/>
              </w:rPr>
              <w:t> </w:t>
            </w:r>
          </w:p>
        </w:tc>
        <w:tc>
          <w:tcPr>
            <w:tcW w:w="433" w:type="pct"/>
            <w:tcBorders>
              <w:top w:val="nil"/>
              <w:left w:val="nil"/>
              <w:bottom w:val="single" w:sz="4" w:space="0" w:color="008080"/>
              <w:right w:val="single" w:sz="4" w:space="0" w:color="008080"/>
            </w:tcBorders>
            <w:shd w:val="clear" w:color="000000" w:fill="FFFFFF"/>
            <w:noWrap/>
            <w:vAlign w:val="center"/>
          </w:tcPr>
          <w:p w14:paraId="4EDBC9E0" w14:textId="77777777" w:rsidR="0018605A" w:rsidRPr="00702EE3" w:rsidRDefault="0018605A" w:rsidP="00A4075E">
            <w:pPr>
              <w:jc w:val="center"/>
              <w:rPr>
                <w:rFonts w:asciiTheme="minorHAnsi" w:hAnsiTheme="minorHAnsi" w:cstheme="minorHAnsi"/>
                <w:b/>
                <w:bCs/>
                <w:color w:val="008080"/>
                <w:sz w:val="20"/>
                <w:szCs w:val="20"/>
                <w:lang w:val="ro-RO"/>
              </w:rPr>
            </w:pPr>
            <w:r w:rsidRPr="00702EE3">
              <w:rPr>
                <w:rFonts w:asciiTheme="minorHAnsi" w:hAnsiTheme="minorHAnsi" w:cstheme="minorHAnsi"/>
                <w:b/>
                <w:bCs/>
                <w:color w:val="008080"/>
                <w:sz w:val="20"/>
                <w:szCs w:val="20"/>
                <w:lang w:val="ro-RO"/>
              </w:rPr>
              <w:t> </w:t>
            </w:r>
          </w:p>
        </w:tc>
        <w:tc>
          <w:tcPr>
            <w:tcW w:w="437" w:type="pct"/>
            <w:tcBorders>
              <w:top w:val="nil"/>
              <w:left w:val="nil"/>
              <w:bottom w:val="single" w:sz="4" w:space="0" w:color="008080"/>
              <w:right w:val="single" w:sz="4" w:space="0" w:color="008080"/>
            </w:tcBorders>
            <w:shd w:val="clear" w:color="000000" w:fill="FFFFFF"/>
            <w:noWrap/>
            <w:vAlign w:val="center"/>
          </w:tcPr>
          <w:p w14:paraId="60DC651F" w14:textId="77777777" w:rsidR="0018605A" w:rsidRPr="00702EE3" w:rsidRDefault="0018605A" w:rsidP="00A4075E">
            <w:pPr>
              <w:jc w:val="center"/>
              <w:rPr>
                <w:rFonts w:asciiTheme="minorHAnsi" w:hAnsiTheme="minorHAnsi" w:cstheme="minorHAnsi"/>
                <w:b/>
                <w:bCs/>
                <w:color w:val="008080"/>
                <w:sz w:val="20"/>
                <w:szCs w:val="20"/>
                <w:lang w:val="ro-RO"/>
              </w:rPr>
            </w:pPr>
            <w:r w:rsidRPr="00702EE3">
              <w:rPr>
                <w:rFonts w:asciiTheme="minorHAnsi" w:hAnsiTheme="minorHAnsi" w:cstheme="minorHAnsi"/>
                <w:b/>
                <w:bCs/>
                <w:color w:val="008080"/>
                <w:sz w:val="20"/>
                <w:szCs w:val="20"/>
                <w:lang w:val="ro-RO"/>
              </w:rPr>
              <w:t> </w:t>
            </w:r>
          </w:p>
        </w:tc>
        <w:tc>
          <w:tcPr>
            <w:tcW w:w="434" w:type="pct"/>
            <w:tcBorders>
              <w:top w:val="nil"/>
              <w:left w:val="nil"/>
              <w:bottom w:val="single" w:sz="4" w:space="0" w:color="008080"/>
              <w:right w:val="single" w:sz="4" w:space="0" w:color="008080"/>
            </w:tcBorders>
            <w:shd w:val="clear" w:color="000000" w:fill="FFFFFF"/>
            <w:noWrap/>
            <w:vAlign w:val="center"/>
          </w:tcPr>
          <w:p w14:paraId="022052CC" w14:textId="77777777" w:rsidR="0018605A" w:rsidRPr="00702EE3" w:rsidRDefault="0018605A" w:rsidP="00A4075E">
            <w:pPr>
              <w:jc w:val="center"/>
              <w:rPr>
                <w:rFonts w:asciiTheme="minorHAnsi" w:hAnsiTheme="minorHAnsi" w:cstheme="minorHAnsi"/>
                <w:b/>
                <w:bCs/>
                <w:color w:val="008080"/>
                <w:sz w:val="20"/>
                <w:szCs w:val="20"/>
                <w:lang w:val="ro-RO"/>
              </w:rPr>
            </w:pPr>
            <w:r w:rsidRPr="00702EE3">
              <w:rPr>
                <w:rFonts w:asciiTheme="minorHAnsi" w:hAnsiTheme="minorHAnsi" w:cstheme="minorHAnsi"/>
                <w:b/>
                <w:bCs/>
                <w:color w:val="008080"/>
                <w:sz w:val="20"/>
                <w:szCs w:val="20"/>
                <w:lang w:val="ro-RO"/>
              </w:rPr>
              <w:t> </w:t>
            </w:r>
          </w:p>
        </w:tc>
        <w:tc>
          <w:tcPr>
            <w:tcW w:w="433" w:type="pct"/>
            <w:tcBorders>
              <w:top w:val="nil"/>
              <w:left w:val="nil"/>
              <w:bottom w:val="single" w:sz="4" w:space="0" w:color="008080"/>
              <w:right w:val="single" w:sz="4" w:space="0" w:color="008080"/>
            </w:tcBorders>
            <w:shd w:val="clear" w:color="000000" w:fill="FFFFFF"/>
            <w:noWrap/>
            <w:vAlign w:val="center"/>
          </w:tcPr>
          <w:p w14:paraId="2D150B3E" w14:textId="77777777" w:rsidR="0018605A" w:rsidRPr="00702EE3" w:rsidRDefault="0018605A" w:rsidP="00A4075E">
            <w:pPr>
              <w:jc w:val="center"/>
              <w:rPr>
                <w:rFonts w:asciiTheme="minorHAnsi" w:hAnsiTheme="minorHAnsi" w:cstheme="minorHAnsi"/>
                <w:b/>
                <w:bCs/>
                <w:color w:val="008080"/>
                <w:sz w:val="20"/>
                <w:szCs w:val="20"/>
                <w:lang w:val="ro-RO"/>
              </w:rPr>
            </w:pPr>
            <w:r w:rsidRPr="00702EE3">
              <w:rPr>
                <w:rFonts w:asciiTheme="minorHAnsi" w:hAnsiTheme="minorHAnsi" w:cstheme="minorHAnsi"/>
                <w:b/>
                <w:bCs/>
                <w:color w:val="008080"/>
                <w:sz w:val="20"/>
                <w:szCs w:val="20"/>
                <w:lang w:val="ro-RO"/>
              </w:rPr>
              <w:t> </w:t>
            </w:r>
          </w:p>
        </w:tc>
        <w:tc>
          <w:tcPr>
            <w:tcW w:w="473" w:type="pct"/>
            <w:vMerge/>
            <w:tcBorders>
              <w:top w:val="nil"/>
              <w:left w:val="single" w:sz="4" w:space="0" w:color="008080"/>
              <w:bottom w:val="single" w:sz="4" w:space="0" w:color="008080"/>
              <w:right w:val="single" w:sz="4" w:space="0" w:color="008080"/>
            </w:tcBorders>
            <w:vAlign w:val="center"/>
          </w:tcPr>
          <w:p w14:paraId="1B5D06AB" w14:textId="77777777" w:rsidR="0018605A" w:rsidRPr="00702EE3" w:rsidRDefault="0018605A" w:rsidP="00A4075E">
            <w:pPr>
              <w:rPr>
                <w:rFonts w:asciiTheme="minorHAnsi" w:hAnsiTheme="minorHAnsi" w:cstheme="minorHAnsi"/>
                <w:b/>
                <w:bCs/>
                <w:color w:val="008080"/>
                <w:sz w:val="20"/>
                <w:szCs w:val="20"/>
                <w:lang w:val="ro-RO"/>
              </w:rPr>
            </w:pPr>
          </w:p>
        </w:tc>
        <w:tc>
          <w:tcPr>
            <w:tcW w:w="433" w:type="pct"/>
            <w:vMerge/>
            <w:tcBorders>
              <w:top w:val="nil"/>
              <w:left w:val="single" w:sz="4" w:space="0" w:color="008080"/>
              <w:bottom w:val="single" w:sz="4" w:space="0" w:color="008080"/>
              <w:right w:val="single" w:sz="8" w:space="0" w:color="008080"/>
            </w:tcBorders>
            <w:vAlign w:val="center"/>
          </w:tcPr>
          <w:p w14:paraId="5AD5A0FE" w14:textId="77777777" w:rsidR="0018605A" w:rsidRPr="00702EE3" w:rsidRDefault="0018605A" w:rsidP="00A4075E">
            <w:pPr>
              <w:rPr>
                <w:rFonts w:asciiTheme="minorHAnsi" w:hAnsiTheme="minorHAnsi" w:cstheme="minorHAnsi"/>
                <w:b/>
                <w:bCs/>
                <w:color w:val="008080"/>
                <w:sz w:val="20"/>
                <w:szCs w:val="20"/>
                <w:lang w:val="ro-RO"/>
              </w:rPr>
            </w:pPr>
          </w:p>
        </w:tc>
      </w:tr>
      <w:tr w:rsidR="002C3134" w:rsidRPr="00702EE3" w14:paraId="7E81D1FC" w14:textId="77777777" w:rsidTr="002C3134">
        <w:trPr>
          <w:trHeight w:val="675"/>
        </w:trPr>
        <w:tc>
          <w:tcPr>
            <w:tcW w:w="228" w:type="pct"/>
            <w:vMerge w:val="restart"/>
            <w:tcBorders>
              <w:top w:val="nil"/>
              <w:left w:val="single" w:sz="8" w:space="0" w:color="008080"/>
              <w:bottom w:val="single" w:sz="4" w:space="0" w:color="008080"/>
              <w:right w:val="single" w:sz="4" w:space="0" w:color="008080"/>
            </w:tcBorders>
            <w:shd w:val="clear" w:color="000000" w:fill="CCFFFF"/>
            <w:noWrap/>
            <w:vAlign w:val="center"/>
          </w:tcPr>
          <w:p w14:paraId="738B9330" w14:textId="77777777" w:rsidR="0018605A" w:rsidRPr="00702EE3" w:rsidRDefault="0018605A" w:rsidP="00A4075E">
            <w:pPr>
              <w:jc w:val="center"/>
              <w:rPr>
                <w:rFonts w:asciiTheme="minorHAnsi" w:hAnsiTheme="minorHAnsi" w:cstheme="minorHAnsi"/>
                <w:color w:val="008080"/>
                <w:sz w:val="20"/>
                <w:szCs w:val="20"/>
                <w:lang w:val="ro-RO"/>
              </w:rPr>
            </w:pPr>
            <w:r w:rsidRPr="00702EE3">
              <w:rPr>
                <w:rFonts w:asciiTheme="minorHAnsi" w:hAnsiTheme="minorHAnsi" w:cstheme="minorHAnsi"/>
                <w:color w:val="008080"/>
                <w:sz w:val="20"/>
                <w:szCs w:val="20"/>
                <w:lang w:val="ro-RO"/>
              </w:rPr>
              <w:t>4</w:t>
            </w:r>
          </w:p>
        </w:tc>
        <w:tc>
          <w:tcPr>
            <w:tcW w:w="749" w:type="pct"/>
            <w:tcBorders>
              <w:top w:val="nil"/>
              <w:left w:val="nil"/>
              <w:bottom w:val="single" w:sz="4" w:space="0" w:color="008080"/>
              <w:right w:val="single" w:sz="4" w:space="0" w:color="008080"/>
            </w:tcBorders>
            <w:shd w:val="clear" w:color="000000" w:fill="CCFFFF"/>
            <w:vAlign w:val="center"/>
          </w:tcPr>
          <w:p w14:paraId="4C9A908C" w14:textId="77777777" w:rsidR="0018605A" w:rsidRPr="00702EE3" w:rsidRDefault="0018605A" w:rsidP="00A4075E">
            <w:pPr>
              <w:jc w:val="center"/>
              <w:rPr>
                <w:rFonts w:asciiTheme="minorHAnsi" w:hAnsiTheme="minorHAnsi" w:cstheme="minorHAnsi"/>
                <w:b/>
                <w:bCs/>
                <w:color w:val="008080"/>
                <w:sz w:val="20"/>
                <w:szCs w:val="20"/>
                <w:lang w:val="ro-RO"/>
              </w:rPr>
            </w:pPr>
            <w:r w:rsidRPr="00702EE3">
              <w:rPr>
                <w:rFonts w:asciiTheme="minorHAnsi" w:hAnsiTheme="minorHAnsi" w:cstheme="minorHAnsi"/>
                <w:b/>
                <w:bCs/>
                <w:color w:val="008080"/>
                <w:sz w:val="20"/>
                <w:szCs w:val="20"/>
                <w:lang w:val="ro-RO"/>
              </w:rPr>
              <w:t xml:space="preserve">Rata rezultatului din exploatare (rRe) - </w:t>
            </w:r>
            <w:r w:rsidRPr="00702EE3">
              <w:rPr>
                <w:rFonts w:asciiTheme="minorHAnsi" w:hAnsiTheme="minorHAnsi" w:cstheme="minorHAnsi"/>
                <w:color w:val="008080"/>
                <w:sz w:val="20"/>
                <w:szCs w:val="20"/>
                <w:lang w:val="ro-RO"/>
              </w:rPr>
              <w:t xml:space="preserve">se calculează automat diferenţa dintre Ve şi Ce introduse, raportat la Ve - </w:t>
            </w:r>
            <w:r w:rsidRPr="00702EE3">
              <w:rPr>
                <w:rFonts w:asciiTheme="minorHAnsi" w:hAnsiTheme="minorHAnsi" w:cstheme="minorHAnsi"/>
                <w:b/>
                <w:bCs/>
                <w:color w:val="008080"/>
                <w:sz w:val="20"/>
                <w:szCs w:val="20"/>
                <w:lang w:val="ro-RO"/>
              </w:rPr>
              <w:t>minim 10%</w:t>
            </w:r>
          </w:p>
        </w:tc>
        <w:tc>
          <w:tcPr>
            <w:tcW w:w="433" w:type="pct"/>
            <w:tcBorders>
              <w:top w:val="nil"/>
              <w:left w:val="nil"/>
              <w:bottom w:val="single" w:sz="4" w:space="0" w:color="008080"/>
              <w:right w:val="single" w:sz="4" w:space="0" w:color="008080"/>
            </w:tcBorders>
            <w:shd w:val="clear" w:color="000000" w:fill="CCFFFF"/>
            <w:vAlign w:val="center"/>
          </w:tcPr>
          <w:p w14:paraId="60A82B4A" w14:textId="77777777" w:rsidR="0018605A" w:rsidRPr="00702EE3" w:rsidRDefault="0018605A" w:rsidP="00A4075E">
            <w:pPr>
              <w:jc w:val="center"/>
              <w:rPr>
                <w:rFonts w:asciiTheme="minorHAnsi" w:hAnsiTheme="minorHAnsi" w:cstheme="minorHAnsi"/>
                <w:b/>
                <w:bCs/>
                <w:color w:val="008080"/>
                <w:sz w:val="20"/>
                <w:szCs w:val="20"/>
                <w:lang w:val="ro-RO"/>
              </w:rPr>
            </w:pPr>
            <w:r w:rsidRPr="00702EE3">
              <w:rPr>
                <w:rFonts w:asciiTheme="minorHAnsi" w:hAnsiTheme="minorHAnsi" w:cstheme="minorHAnsi"/>
                <w:b/>
                <w:bCs/>
                <w:color w:val="008080"/>
                <w:sz w:val="20"/>
                <w:szCs w:val="20"/>
                <w:lang w:val="ro-RO"/>
              </w:rPr>
              <w:t>minim 10% din Ve</w:t>
            </w:r>
          </w:p>
        </w:tc>
        <w:tc>
          <w:tcPr>
            <w:tcW w:w="437" w:type="pct"/>
            <w:tcBorders>
              <w:top w:val="nil"/>
              <w:left w:val="nil"/>
              <w:bottom w:val="single" w:sz="4" w:space="0" w:color="008080"/>
              <w:right w:val="single" w:sz="4" w:space="0" w:color="008080"/>
            </w:tcBorders>
            <w:shd w:val="clear" w:color="000000" w:fill="CCFFFF"/>
            <w:noWrap/>
            <w:vAlign w:val="bottom"/>
          </w:tcPr>
          <w:p w14:paraId="2E91AD52" w14:textId="77777777" w:rsidR="0018605A" w:rsidRPr="00702EE3" w:rsidRDefault="0018605A" w:rsidP="00A4075E">
            <w:pPr>
              <w:jc w:val="center"/>
              <w:rPr>
                <w:rFonts w:asciiTheme="minorHAnsi" w:hAnsiTheme="minorHAnsi" w:cstheme="minorHAnsi"/>
                <w:b/>
                <w:bCs/>
                <w:color w:val="008080"/>
                <w:sz w:val="20"/>
                <w:szCs w:val="20"/>
                <w:lang w:val="ro-RO"/>
              </w:rPr>
            </w:pPr>
            <w:r w:rsidRPr="00702EE3">
              <w:rPr>
                <w:rFonts w:asciiTheme="minorHAnsi" w:hAnsiTheme="minorHAnsi" w:cstheme="minorHAnsi"/>
                <w:b/>
                <w:bCs/>
                <w:color w:val="008080"/>
                <w:sz w:val="20"/>
                <w:szCs w:val="20"/>
                <w:lang w:val="ro-RO"/>
              </w:rPr>
              <w:t xml:space="preserve"> % </w:t>
            </w:r>
          </w:p>
        </w:tc>
        <w:tc>
          <w:tcPr>
            <w:tcW w:w="509" w:type="pct"/>
            <w:tcBorders>
              <w:top w:val="nil"/>
              <w:left w:val="nil"/>
              <w:bottom w:val="single" w:sz="4" w:space="0" w:color="008080"/>
              <w:right w:val="single" w:sz="4" w:space="0" w:color="008080"/>
            </w:tcBorders>
            <w:shd w:val="clear" w:color="000000" w:fill="CCFFFF"/>
            <w:noWrap/>
            <w:vAlign w:val="center"/>
          </w:tcPr>
          <w:p w14:paraId="25B2EACC" w14:textId="77777777" w:rsidR="0018605A" w:rsidRPr="00702EE3" w:rsidRDefault="0018605A" w:rsidP="00A4075E">
            <w:pPr>
              <w:jc w:val="center"/>
              <w:rPr>
                <w:rFonts w:asciiTheme="minorHAnsi" w:hAnsiTheme="minorHAnsi" w:cstheme="minorHAnsi"/>
                <w:b/>
                <w:bCs/>
                <w:color w:val="008080"/>
                <w:sz w:val="20"/>
                <w:szCs w:val="20"/>
                <w:lang w:val="ro-RO"/>
              </w:rPr>
            </w:pPr>
            <w:r w:rsidRPr="00702EE3">
              <w:rPr>
                <w:rFonts w:asciiTheme="minorHAnsi" w:hAnsiTheme="minorHAnsi" w:cstheme="minorHAnsi"/>
                <w:b/>
                <w:bCs/>
                <w:color w:val="008080"/>
                <w:sz w:val="20"/>
                <w:szCs w:val="20"/>
                <w:lang w:val="ro-RO"/>
              </w:rPr>
              <w:t>#DIV/0!</w:t>
            </w:r>
          </w:p>
        </w:tc>
        <w:tc>
          <w:tcPr>
            <w:tcW w:w="433" w:type="pct"/>
            <w:tcBorders>
              <w:top w:val="nil"/>
              <w:left w:val="nil"/>
              <w:bottom w:val="single" w:sz="4" w:space="0" w:color="008080"/>
              <w:right w:val="single" w:sz="4" w:space="0" w:color="008080"/>
            </w:tcBorders>
            <w:shd w:val="clear" w:color="000000" w:fill="CCFFFF"/>
            <w:noWrap/>
            <w:vAlign w:val="center"/>
          </w:tcPr>
          <w:p w14:paraId="5BE65CF0" w14:textId="77777777" w:rsidR="0018605A" w:rsidRPr="00702EE3" w:rsidRDefault="0018605A" w:rsidP="00A4075E">
            <w:pPr>
              <w:jc w:val="center"/>
              <w:rPr>
                <w:rFonts w:asciiTheme="minorHAnsi" w:hAnsiTheme="minorHAnsi" w:cstheme="minorHAnsi"/>
                <w:b/>
                <w:bCs/>
                <w:color w:val="008080"/>
                <w:sz w:val="20"/>
                <w:szCs w:val="20"/>
                <w:lang w:val="ro-RO"/>
              </w:rPr>
            </w:pPr>
            <w:r w:rsidRPr="00702EE3">
              <w:rPr>
                <w:rFonts w:asciiTheme="minorHAnsi" w:hAnsiTheme="minorHAnsi" w:cstheme="minorHAnsi"/>
                <w:b/>
                <w:bCs/>
                <w:color w:val="008080"/>
                <w:sz w:val="20"/>
                <w:szCs w:val="20"/>
                <w:lang w:val="ro-RO"/>
              </w:rPr>
              <w:t>#DIV/0!</w:t>
            </w:r>
          </w:p>
        </w:tc>
        <w:tc>
          <w:tcPr>
            <w:tcW w:w="437" w:type="pct"/>
            <w:tcBorders>
              <w:top w:val="nil"/>
              <w:left w:val="nil"/>
              <w:bottom w:val="single" w:sz="4" w:space="0" w:color="008080"/>
              <w:right w:val="single" w:sz="4" w:space="0" w:color="008080"/>
            </w:tcBorders>
            <w:shd w:val="clear" w:color="000000" w:fill="CCFFFF"/>
            <w:noWrap/>
            <w:vAlign w:val="center"/>
          </w:tcPr>
          <w:p w14:paraId="2F88524F" w14:textId="77777777" w:rsidR="0018605A" w:rsidRPr="00702EE3" w:rsidRDefault="0018605A" w:rsidP="00A4075E">
            <w:pPr>
              <w:jc w:val="center"/>
              <w:rPr>
                <w:rFonts w:asciiTheme="minorHAnsi" w:hAnsiTheme="minorHAnsi" w:cstheme="minorHAnsi"/>
                <w:b/>
                <w:bCs/>
                <w:color w:val="008080"/>
                <w:sz w:val="20"/>
                <w:szCs w:val="20"/>
                <w:lang w:val="ro-RO"/>
              </w:rPr>
            </w:pPr>
            <w:r w:rsidRPr="00702EE3">
              <w:rPr>
                <w:rFonts w:asciiTheme="minorHAnsi" w:hAnsiTheme="minorHAnsi" w:cstheme="minorHAnsi"/>
                <w:b/>
                <w:bCs/>
                <w:color w:val="008080"/>
                <w:sz w:val="20"/>
                <w:szCs w:val="20"/>
                <w:lang w:val="ro-RO"/>
              </w:rPr>
              <w:t>#DIV/0!</w:t>
            </w:r>
          </w:p>
        </w:tc>
        <w:tc>
          <w:tcPr>
            <w:tcW w:w="434" w:type="pct"/>
            <w:tcBorders>
              <w:top w:val="nil"/>
              <w:left w:val="nil"/>
              <w:bottom w:val="single" w:sz="4" w:space="0" w:color="008080"/>
              <w:right w:val="single" w:sz="4" w:space="0" w:color="008080"/>
            </w:tcBorders>
            <w:shd w:val="clear" w:color="000000" w:fill="CCFFFF"/>
            <w:noWrap/>
            <w:vAlign w:val="center"/>
          </w:tcPr>
          <w:p w14:paraId="1BCA627D" w14:textId="77777777" w:rsidR="0018605A" w:rsidRPr="00702EE3" w:rsidRDefault="0018605A" w:rsidP="00A4075E">
            <w:pPr>
              <w:jc w:val="center"/>
              <w:rPr>
                <w:rFonts w:asciiTheme="minorHAnsi" w:hAnsiTheme="minorHAnsi" w:cstheme="minorHAnsi"/>
                <w:b/>
                <w:bCs/>
                <w:color w:val="008080"/>
                <w:sz w:val="20"/>
                <w:szCs w:val="20"/>
                <w:lang w:val="ro-RO"/>
              </w:rPr>
            </w:pPr>
            <w:r w:rsidRPr="00702EE3">
              <w:rPr>
                <w:rFonts w:asciiTheme="minorHAnsi" w:hAnsiTheme="minorHAnsi" w:cstheme="minorHAnsi"/>
                <w:b/>
                <w:bCs/>
                <w:color w:val="008080"/>
                <w:sz w:val="20"/>
                <w:szCs w:val="20"/>
                <w:lang w:val="ro-RO"/>
              </w:rPr>
              <w:t>#DIV</w:t>
            </w:r>
            <w:r w:rsidRPr="00702EE3">
              <w:rPr>
                <w:rFonts w:asciiTheme="minorHAnsi" w:hAnsiTheme="minorHAnsi" w:cstheme="minorHAnsi"/>
                <w:b/>
                <w:bCs/>
                <w:color w:val="008080"/>
                <w:sz w:val="20"/>
                <w:szCs w:val="20"/>
                <w:lang w:val="ro-RO"/>
              </w:rPr>
              <w:cr/>
              <w:t>0!</w:t>
            </w:r>
          </w:p>
        </w:tc>
        <w:tc>
          <w:tcPr>
            <w:tcW w:w="433" w:type="pct"/>
            <w:tcBorders>
              <w:top w:val="nil"/>
              <w:left w:val="nil"/>
              <w:bottom w:val="single" w:sz="4" w:space="0" w:color="008080"/>
              <w:right w:val="single" w:sz="4" w:space="0" w:color="008080"/>
            </w:tcBorders>
            <w:shd w:val="clear" w:color="000000" w:fill="CCFFFF"/>
            <w:noWrap/>
            <w:vAlign w:val="center"/>
          </w:tcPr>
          <w:p w14:paraId="3E311B52" w14:textId="77777777" w:rsidR="0018605A" w:rsidRPr="00702EE3" w:rsidRDefault="0018605A" w:rsidP="00A4075E">
            <w:pPr>
              <w:jc w:val="center"/>
              <w:rPr>
                <w:rFonts w:asciiTheme="minorHAnsi" w:hAnsiTheme="minorHAnsi" w:cstheme="minorHAnsi"/>
                <w:b/>
                <w:bCs/>
                <w:color w:val="008080"/>
                <w:sz w:val="20"/>
                <w:szCs w:val="20"/>
                <w:lang w:val="ro-RO"/>
              </w:rPr>
            </w:pPr>
            <w:r w:rsidRPr="00702EE3">
              <w:rPr>
                <w:rFonts w:asciiTheme="minorHAnsi" w:hAnsiTheme="minorHAnsi" w:cstheme="minorHAnsi"/>
                <w:b/>
                <w:bCs/>
                <w:color w:val="008080"/>
                <w:sz w:val="20"/>
                <w:szCs w:val="20"/>
                <w:lang w:val="ro-RO"/>
              </w:rPr>
              <w:t>#DIV/0!</w:t>
            </w:r>
          </w:p>
        </w:tc>
        <w:tc>
          <w:tcPr>
            <w:tcW w:w="473" w:type="pct"/>
            <w:vMerge w:val="restart"/>
            <w:tcBorders>
              <w:top w:val="nil"/>
              <w:left w:val="single" w:sz="4" w:space="0" w:color="008080"/>
              <w:bottom w:val="single" w:sz="4" w:space="0" w:color="008080"/>
              <w:right w:val="single" w:sz="4" w:space="0" w:color="008080"/>
            </w:tcBorders>
            <w:shd w:val="clear" w:color="000000" w:fill="CCFFFF"/>
            <w:vAlign w:val="center"/>
          </w:tcPr>
          <w:p w14:paraId="7CF1DE52" w14:textId="77777777" w:rsidR="0018605A" w:rsidRPr="00702EE3" w:rsidRDefault="0018605A" w:rsidP="00A4075E">
            <w:pPr>
              <w:jc w:val="center"/>
              <w:rPr>
                <w:rFonts w:asciiTheme="minorHAnsi" w:hAnsiTheme="minorHAnsi" w:cstheme="minorHAnsi"/>
                <w:b/>
                <w:bCs/>
                <w:color w:val="008080"/>
                <w:sz w:val="20"/>
                <w:szCs w:val="20"/>
                <w:lang w:val="ro-RO"/>
              </w:rPr>
            </w:pPr>
            <w:r w:rsidRPr="00702EE3">
              <w:rPr>
                <w:rFonts w:asciiTheme="minorHAnsi" w:hAnsiTheme="minorHAnsi" w:cstheme="minorHAnsi"/>
                <w:b/>
                <w:bCs/>
                <w:color w:val="008080"/>
                <w:sz w:val="20"/>
                <w:szCs w:val="20"/>
                <w:lang w:val="ro-RO"/>
              </w:rPr>
              <w:t>#DIV/0!</w:t>
            </w:r>
          </w:p>
        </w:tc>
        <w:tc>
          <w:tcPr>
            <w:tcW w:w="433" w:type="pct"/>
            <w:vMerge w:val="restart"/>
            <w:tcBorders>
              <w:top w:val="nil"/>
              <w:left w:val="single" w:sz="4" w:space="0" w:color="008080"/>
              <w:bottom w:val="single" w:sz="4" w:space="0" w:color="008080"/>
              <w:right w:val="single" w:sz="8" w:space="0" w:color="008080"/>
            </w:tcBorders>
            <w:shd w:val="clear" w:color="000000" w:fill="CCFFFF"/>
            <w:vAlign w:val="center"/>
          </w:tcPr>
          <w:p w14:paraId="65EADF35" w14:textId="77777777" w:rsidR="0018605A" w:rsidRPr="00702EE3" w:rsidRDefault="0018605A" w:rsidP="00A4075E">
            <w:pPr>
              <w:jc w:val="center"/>
              <w:rPr>
                <w:rFonts w:asciiTheme="minorHAnsi" w:hAnsiTheme="minorHAnsi" w:cstheme="minorHAnsi"/>
                <w:b/>
                <w:bCs/>
                <w:color w:val="008080"/>
                <w:sz w:val="20"/>
                <w:szCs w:val="20"/>
                <w:lang w:val="ro-RO"/>
              </w:rPr>
            </w:pPr>
            <w:r w:rsidRPr="00702EE3">
              <w:rPr>
                <w:rFonts w:asciiTheme="minorHAnsi" w:hAnsiTheme="minorHAnsi" w:cstheme="minorHAnsi"/>
                <w:b/>
                <w:bCs/>
                <w:color w:val="008080"/>
                <w:sz w:val="20"/>
                <w:szCs w:val="20"/>
                <w:lang w:val="ro-RO"/>
              </w:rPr>
              <w:t>#DIV/0!</w:t>
            </w:r>
          </w:p>
        </w:tc>
      </w:tr>
      <w:tr w:rsidR="002C3134" w:rsidRPr="00702EE3" w14:paraId="4C2397F6" w14:textId="77777777" w:rsidTr="002C3134">
        <w:trPr>
          <w:trHeight w:val="675"/>
        </w:trPr>
        <w:tc>
          <w:tcPr>
            <w:tcW w:w="228" w:type="pct"/>
            <w:vMerge/>
            <w:tcBorders>
              <w:top w:val="nil"/>
              <w:left w:val="single" w:sz="8" w:space="0" w:color="008080"/>
              <w:bottom w:val="single" w:sz="4" w:space="0" w:color="008080"/>
              <w:right w:val="single" w:sz="4" w:space="0" w:color="008080"/>
            </w:tcBorders>
            <w:vAlign w:val="center"/>
          </w:tcPr>
          <w:p w14:paraId="5561B9AA" w14:textId="77777777" w:rsidR="0018605A" w:rsidRPr="00702EE3" w:rsidRDefault="0018605A" w:rsidP="00A4075E">
            <w:pPr>
              <w:rPr>
                <w:rFonts w:asciiTheme="minorHAnsi" w:hAnsiTheme="minorHAnsi" w:cstheme="minorHAnsi"/>
                <w:color w:val="008080"/>
                <w:sz w:val="20"/>
                <w:szCs w:val="20"/>
                <w:lang w:val="ro-RO"/>
              </w:rPr>
            </w:pPr>
          </w:p>
        </w:tc>
        <w:tc>
          <w:tcPr>
            <w:tcW w:w="749" w:type="pct"/>
            <w:tcBorders>
              <w:top w:val="nil"/>
              <w:left w:val="nil"/>
              <w:bottom w:val="single" w:sz="4" w:space="0" w:color="008080"/>
              <w:right w:val="single" w:sz="4" w:space="0" w:color="008080"/>
            </w:tcBorders>
            <w:shd w:val="clear" w:color="auto" w:fill="auto"/>
            <w:vAlign w:val="center"/>
          </w:tcPr>
          <w:p w14:paraId="211C982F" w14:textId="77777777" w:rsidR="0018605A" w:rsidRPr="00702EE3" w:rsidRDefault="0018605A" w:rsidP="00A4075E">
            <w:pPr>
              <w:jc w:val="center"/>
              <w:rPr>
                <w:rFonts w:asciiTheme="minorHAnsi" w:hAnsiTheme="minorHAnsi" w:cstheme="minorHAnsi"/>
                <w:b/>
                <w:bCs/>
                <w:color w:val="008080"/>
                <w:sz w:val="20"/>
                <w:szCs w:val="20"/>
                <w:lang w:val="ro-RO"/>
              </w:rPr>
            </w:pPr>
            <w:r w:rsidRPr="00702EE3">
              <w:rPr>
                <w:rFonts w:asciiTheme="minorHAnsi" w:hAnsiTheme="minorHAnsi" w:cstheme="minorHAnsi"/>
                <w:b/>
                <w:bCs/>
                <w:color w:val="008080"/>
                <w:sz w:val="20"/>
                <w:szCs w:val="20"/>
                <w:lang w:val="ro-RO"/>
              </w:rPr>
              <w:t xml:space="preserve">Rata rezultatului din exploatare (rRe) - </w:t>
            </w:r>
            <w:r w:rsidRPr="00702EE3">
              <w:rPr>
                <w:rFonts w:asciiTheme="minorHAnsi" w:hAnsiTheme="minorHAnsi" w:cstheme="minorHAnsi"/>
                <w:color w:val="008080"/>
                <w:sz w:val="20"/>
                <w:szCs w:val="20"/>
                <w:lang w:val="ro-RO"/>
              </w:rPr>
              <w:t xml:space="preserve">calculată de solicitant, </w:t>
            </w:r>
            <w:r w:rsidRPr="00702EE3">
              <w:rPr>
                <w:rFonts w:asciiTheme="minorHAnsi" w:hAnsiTheme="minorHAnsi" w:cstheme="minorHAnsi"/>
                <w:color w:val="008080"/>
                <w:sz w:val="20"/>
                <w:szCs w:val="20"/>
                <w:lang w:val="ro-RO"/>
              </w:rPr>
              <w:lastRenderedPageBreak/>
              <w:t xml:space="preserve">conform tabelului de indicatori </w:t>
            </w:r>
          </w:p>
        </w:tc>
        <w:tc>
          <w:tcPr>
            <w:tcW w:w="433" w:type="pct"/>
            <w:tcBorders>
              <w:top w:val="nil"/>
              <w:left w:val="nil"/>
              <w:bottom w:val="single" w:sz="4" w:space="0" w:color="008080"/>
              <w:right w:val="single" w:sz="4" w:space="0" w:color="008080"/>
            </w:tcBorders>
            <w:shd w:val="clear" w:color="auto" w:fill="auto"/>
            <w:vAlign w:val="center"/>
          </w:tcPr>
          <w:p w14:paraId="61070C5A" w14:textId="77777777" w:rsidR="0018605A" w:rsidRPr="00702EE3" w:rsidRDefault="0018605A" w:rsidP="00A4075E">
            <w:pPr>
              <w:jc w:val="center"/>
              <w:rPr>
                <w:rFonts w:asciiTheme="minorHAnsi" w:hAnsiTheme="minorHAnsi" w:cstheme="minorHAnsi"/>
                <w:b/>
                <w:bCs/>
                <w:color w:val="008080"/>
                <w:sz w:val="20"/>
                <w:szCs w:val="20"/>
                <w:lang w:val="ro-RO"/>
              </w:rPr>
            </w:pPr>
            <w:r w:rsidRPr="00702EE3">
              <w:rPr>
                <w:rFonts w:asciiTheme="minorHAnsi" w:hAnsiTheme="minorHAnsi" w:cstheme="minorHAnsi"/>
                <w:b/>
                <w:bCs/>
                <w:color w:val="008080"/>
                <w:sz w:val="20"/>
                <w:szCs w:val="20"/>
                <w:lang w:val="ro-RO"/>
              </w:rPr>
              <w:lastRenderedPageBreak/>
              <w:t>minim 10% din Ve</w:t>
            </w:r>
          </w:p>
        </w:tc>
        <w:tc>
          <w:tcPr>
            <w:tcW w:w="437" w:type="pct"/>
            <w:tcBorders>
              <w:top w:val="nil"/>
              <w:left w:val="nil"/>
              <w:bottom w:val="single" w:sz="4" w:space="0" w:color="008080"/>
              <w:right w:val="single" w:sz="4" w:space="0" w:color="008080"/>
            </w:tcBorders>
            <w:shd w:val="clear" w:color="auto" w:fill="auto"/>
            <w:noWrap/>
            <w:vAlign w:val="bottom"/>
          </w:tcPr>
          <w:p w14:paraId="6671CB42" w14:textId="77777777" w:rsidR="0018605A" w:rsidRPr="00702EE3" w:rsidRDefault="0018605A" w:rsidP="00A4075E">
            <w:pPr>
              <w:jc w:val="center"/>
              <w:rPr>
                <w:rFonts w:asciiTheme="minorHAnsi" w:hAnsiTheme="minorHAnsi" w:cstheme="minorHAnsi"/>
                <w:b/>
                <w:bCs/>
                <w:color w:val="008080"/>
                <w:sz w:val="20"/>
                <w:szCs w:val="20"/>
                <w:lang w:val="ro-RO"/>
              </w:rPr>
            </w:pPr>
            <w:r w:rsidRPr="00702EE3">
              <w:rPr>
                <w:rFonts w:asciiTheme="minorHAnsi" w:hAnsiTheme="minorHAnsi" w:cstheme="minorHAnsi"/>
                <w:b/>
                <w:bCs/>
                <w:color w:val="008080"/>
                <w:sz w:val="20"/>
                <w:szCs w:val="20"/>
                <w:lang w:val="ro-RO"/>
              </w:rPr>
              <w:t xml:space="preserve"> % </w:t>
            </w:r>
          </w:p>
        </w:tc>
        <w:tc>
          <w:tcPr>
            <w:tcW w:w="509" w:type="pct"/>
            <w:tcBorders>
              <w:top w:val="nil"/>
              <w:left w:val="nil"/>
              <w:bottom w:val="single" w:sz="4" w:space="0" w:color="008080"/>
              <w:right w:val="single" w:sz="4" w:space="0" w:color="008080"/>
            </w:tcBorders>
            <w:shd w:val="clear" w:color="auto" w:fill="auto"/>
            <w:noWrap/>
            <w:vAlign w:val="center"/>
          </w:tcPr>
          <w:p w14:paraId="368F98C4" w14:textId="77777777" w:rsidR="0018605A" w:rsidRPr="00702EE3" w:rsidRDefault="0018605A" w:rsidP="00A4075E">
            <w:pPr>
              <w:jc w:val="center"/>
              <w:rPr>
                <w:rFonts w:asciiTheme="minorHAnsi" w:hAnsiTheme="minorHAnsi" w:cstheme="minorHAnsi"/>
                <w:b/>
                <w:bCs/>
                <w:color w:val="008080"/>
                <w:sz w:val="20"/>
                <w:szCs w:val="20"/>
                <w:lang w:val="ro-RO"/>
              </w:rPr>
            </w:pPr>
            <w:r w:rsidRPr="00702EE3">
              <w:rPr>
                <w:rFonts w:asciiTheme="minorHAnsi" w:hAnsiTheme="minorHAnsi" w:cstheme="minorHAnsi"/>
                <w:b/>
                <w:bCs/>
                <w:color w:val="008080"/>
                <w:sz w:val="20"/>
                <w:szCs w:val="20"/>
                <w:lang w:val="ro-RO"/>
              </w:rPr>
              <w:t> </w:t>
            </w:r>
          </w:p>
        </w:tc>
        <w:tc>
          <w:tcPr>
            <w:tcW w:w="433" w:type="pct"/>
            <w:tcBorders>
              <w:top w:val="nil"/>
              <w:left w:val="nil"/>
              <w:bottom w:val="single" w:sz="4" w:space="0" w:color="008080"/>
              <w:right w:val="single" w:sz="4" w:space="0" w:color="008080"/>
            </w:tcBorders>
            <w:shd w:val="clear" w:color="auto" w:fill="auto"/>
            <w:noWrap/>
            <w:vAlign w:val="center"/>
          </w:tcPr>
          <w:p w14:paraId="3DE45F5C" w14:textId="77777777" w:rsidR="0018605A" w:rsidRPr="00702EE3" w:rsidRDefault="0018605A" w:rsidP="00A4075E">
            <w:pPr>
              <w:jc w:val="center"/>
              <w:rPr>
                <w:rFonts w:asciiTheme="minorHAnsi" w:hAnsiTheme="minorHAnsi" w:cstheme="minorHAnsi"/>
                <w:b/>
                <w:bCs/>
                <w:color w:val="008080"/>
                <w:sz w:val="20"/>
                <w:szCs w:val="20"/>
                <w:lang w:val="ro-RO"/>
              </w:rPr>
            </w:pPr>
            <w:r w:rsidRPr="00702EE3">
              <w:rPr>
                <w:rFonts w:asciiTheme="minorHAnsi" w:hAnsiTheme="minorHAnsi" w:cstheme="minorHAnsi"/>
                <w:b/>
                <w:bCs/>
                <w:color w:val="008080"/>
                <w:sz w:val="20"/>
                <w:szCs w:val="20"/>
                <w:lang w:val="ro-RO"/>
              </w:rPr>
              <w:t> </w:t>
            </w:r>
          </w:p>
        </w:tc>
        <w:tc>
          <w:tcPr>
            <w:tcW w:w="437" w:type="pct"/>
            <w:tcBorders>
              <w:top w:val="nil"/>
              <w:left w:val="nil"/>
              <w:bottom w:val="single" w:sz="4" w:space="0" w:color="008080"/>
              <w:right w:val="single" w:sz="4" w:space="0" w:color="008080"/>
            </w:tcBorders>
            <w:shd w:val="clear" w:color="auto" w:fill="auto"/>
            <w:noWrap/>
            <w:vAlign w:val="center"/>
          </w:tcPr>
          <w:p w14:paraId="7D2B232F" w14:textId="77777777" w:rsidR="0018605A" w:rsidRPr="00702EE3" w:rsidRDefault="0018605A" w:rsidP="00A4075E">
            <w:pPr>
              <w:jc w:val="center"/>
              <w:rPr>
                <w:rFonts w:asciiTheme="minorHAnsi" w:hAnsiTheme="minorHAnsi" w:cstheme="minorHAnsi"/>
                <w:b/>
                <w:bCs/>
                <w:color w:val="008080"/>
                <w:sz w:val="20"/>
                <w:szCs w:val="20"/>
                <w:lang w:val="ro-RO"/>
              </w:rPr>
            </w:pPr>
            <w:r w:rsidRPr="00702EE3">
              <w:rPr>
                <w:rFonts w:asciiTheme="minorHAnsi" w:hAnsiTheme="minorHAnsi" w:cstheme="minorHAnsi"/>
                <w:b/>
                <w:bCs/>
                <w:color w:val="008080"/>
                <w:sz w:val="20"/>
                <w:szCs w:val="20"/>
                <w:lang w:val="ro-RO"/>
              </w:rPr>
              <w:t> </w:t>
            </w:r>
          </w:p>
        </w:tc>
        <w:tc>
          <w:tcPr>
            <w:tcW w:w="434" w:type="pct"/>
            <w:tcBorders>
              <w:top w:val="nil"/>
              <w:left w:val="nil"/>
              <w:bottom w:val="single" w:sz="4" w:space="0" w:color="008080"/>
              <w:right w:val="single" w:sz="4" w:space="0" w:color="008080"/>
            </w:tcBorders>
            <w:shd w:val="clear" w:color="auto" w:fill="auto"/>
            <w:noWrap/>
            <w:vAlign w:val="center"/>
          </w:tcPr>
          <w:p w14:paraId="7AF1CF50" w14:textId="77777777" w:rsidR="0018605A" w:rsidRPr="00702EE3" w:rsidRDefault="0018605A" w:rsidP="00A4075E">
            <w:pPr>
              <w:jc w:val="center"/>
              <w:rPr>
                <w:rFonts w:asciiTheme="minorHAnsi" w:hAnsiTheme="minorHAnsi" w:cstheme="minorHAnsi"/>
                <w:b/>
                <w:bCs/>
                <w:color w:val="008080"/>
                <w:sz w:val="20"/>
                <w:szCs w:val="20"/>
                <w:lang w:val="ro-RO"/>
              </w:rPr>
            </w:pPr>
            <w:r w:rsidRPr="00702EE3">
              <w:rPr>
                <w:rFonts w:asciiTheme="minorHAnsi" w:hAnsiTheme="minorHAnsi" w:cstheme="minorHAnsi"/>
                <w:b/>
                <w:bCs/>
                <w:color w:val="008080"/>
                <w:sz w:val="20"/>
                <w:szCs w:val="20"/>
                <w:lang w:val="ro-RO"/>
              </w:rPr>
              <w:t> </w:t>
            </w:r>
          </w:p>
        </w:tc>
        <w:tc>
          <w:tcPr>
            <w:tcW w:w="433" w:type="pct"/>
            <w:tcBorders>
              <w:top w:val="nil"/>
              <w:left w:val="nil"/>
              <w:bottom w:val="single" w:sz="4" w:space="0" w:color="008080"/>
              <w:right w:val="single" w:sz="4" w:space="0" w:color="008080"/>
            </w:tcBorders>
            <w:shd w:val="clear" w:color="auto" w:fill="auto"/>
            <w:noWrap/>
            <w:vAlign w:val="center"/>
          </w:tcPr>
          <w:p w14:paraId="29AB190A" w14:textId="77777777" w:rsidR="0018605A" w:rsidRPr="00702EE3" w:rsidRDefault="0018605A" w:rsidP="00A4075E">
            <w:pPr>
              <w:jc w:val="center"/>
              <w:rPr>
                <w:rFonts w:asciiTheme="minorHAnsi" w:hAnsiTheme="minorHAnsi" w:cstheme="minorHAnsi"/>
                <w:b/>
                <w:bCs/>
                <w:color w:val="008080"/>
                <w:sz w:val="20"/>
                <w:szCs w:val="20"/>
                <w:lang w:val="ro-RO"/>
              </w:rPr>
            </w:pPr>
            <w:r w:rsidRPr="00702EE3">
              <w:rPr>
                <w:rFonts w:asciiTheme="minorHAnsi" w:hAnsiTheme="minorHAnsi" w:cstheme="minorHAnsi"/>
                <w:b/>
                <w:bCs/>
                <w:color w:val="008080"/>
                <w:sz w:val="20"/>
                <w:szCs w:val="20"/>
                <w:lang w:val="ro-RO"/>
              </w:rPr>
              <w:t> </w:t>
            </w:r>
          </w:p>
        </w:tc>
        <w:tc>
          <w:tcPr>
            <w:tcW w:w="473" w:type="pct"/>
            <w:vMerge/>
            <w:tcBorders>
              <w:top w:val="nil"/>
              <w:left w:val="single" w:sz="4" w:space="0" w:color="008080"/>
              <w:bottom w:val="single" w:sz="4" w:space="0" w:color="008080"/>
              <w:right w:val="single" w:sz="4" w:space="0" w:color="008080"/>
            </w:tcBorders>
            <w:vAlign w:val="center"/>
          </w:tcPr>
          <w:p w14:paraId="23EC5A8B" w14:textId="77777777" w:rsidR="0018605A" w:rsidRPr="00702EE3" w:rsidRDefault="0018605A" w:rsidP="00A4075E">
            <w:pPr>
              <w:rPr>
                <w:rFonts w:asciiTheme="minorHAnsi" w:hAnsiTheme="minorHAnsi" w:cstheme="minorHAnsi"/>
                <w:b/>
                <w:bCs/>
                <w:color w:val="008080"/>
                <w:sz w:val="20"/>
                <w:szCs w:val="20"/>
                <w:lang w:val="ro-RO"/>
              </w:rPr>
            </w:pPr>
          </w:p>
        </w:tc>
        <w:tc>
          <w:tcPr>
            <w:tcW w:w="433" w:type="pct"/>
            <w:vMerge/>
            <w:tcBorders>
              <w:top w:val="nil"/>
              <w:left w:val="single" w:sz="4" w:space="0" w:color="008080"/>
              <w:bottom w:val="single" w:sz="4" w:space="0" w:color="008080"/>
              <w:right w:val="single" w:sz="8" w:space="0" w:color="008080"/>
            </w:tcBorders>
            <w:vAlign w:val="center"/>
          </w:tcPr>
          <w:p w14:paraId="3D5A4C08" w14:textId="77777777" w:rsidR="0018605A" w:rsidRPr="00702EE3" w:rsidRDefault="0018605A" w:rsidP="00A4075E">
            <w:pPr>
              <w:rPr>
                <w:rFonts w:asciiTheme="minorHAnsi" w:hAnsiTheme="minorHAnsi" w:cstheme="minorHAnsi"/>
                <w:b/>
                <w:bCs/>
                <w:color w:val="008080"/>
                <w:sz w:val="20"/>
                <w:szCs w:val="20"/>
                <w:lang w:val="ro-RO"/>
              </w:rPr>
            </w:pPr>
          </w:p>
        </w:tc>
      </w:tr>
      <w:tr w:rsidR="002C3134" w:rsidRPr="00702EE3" w14:paraId="33146710" w14:textId="77777777" w:rsidTr="002C3134">
        <w:trPr>
          <w:trHeight w:val="675"/>
        </w:trPr>
        <w:tc>
          <w:tcPr>
            <w:tcW w:w="228" w:type="pct"/>
            <w:tcBorders>
              <w:top w:val="nil"/>
              <w:left w:val="single" w:sz="8" w:space="0" w:color="008080"/>
              <w:bottom w:val="single" w:sz="4" w:space="0" w:color="008080"/>
              <w:right w:val="single" w:sz="4" w:space="0" w:color="008080"/>
            </w:tcBorders>
            <w:shd w:val="clear" w:color="000000" w:fill="CCFFFF"/>
            <w:noWrap/>
            <w:vAlign w:val="center"/>
          </w:tcPr>
          <w:p w14:paraId="0C899608" w14:textId="77777777" w:rsidR="0018605A" w:rsidRPr="00702EE3" w:rsidRDefault="0018605A" w:rsidP="00A4075E">
            <w:pPr>
              <w:jc w:val="center"/>
              <w:rPr>
                <w:rFonts w:asciiTheme="minorHAnsi" w:hAnsiTheme="minorHAnsi" w:cstheme="minorHAnsi"/>
                <w:color w:val="008080"/>
                <w:sz w:val="20"/>
                <w:szCs w:val="20"/>
                <w:lang w:val="ro-RO"/>
              </w:rPr>
            </w:pPr>
            <w:r w:rsidRPr="00702EE3">
              <w:rPr>
                <w:rFonts w:asciiTheme="minorHAnsi" w:hAnsiTheme="minorHAnsi" w:cstheme="minorHAnsi"/>
                <w:color w:val="008080"/>
                <w:sz w:val="20"/>
                <w:szCs w:val="20"/>
                <w:lang w:val="ro-RO"/>
              </w:rPr>
              <w:t>5</w:t>
            </w:r>
          </w:p>
        </w:tc>
        <w:tc>
          <w:tcPr>
            <w:tcW w:w="749" w:type="pct"/>
            <w:tcBorders>
              <w:top w:val="nil"/>
              <w:left w:val="nil"/>
              <w:bottom w:val="single" w:sz="4" w:space="0" w:color="008080"/>
              <w:right w:val="single" w:sz="4" w:space="0" w:color="008080"/>
            </w:tcBorders>
            <w:shd w:val="clear" w:color="000000" w:fill="CCFFFF"/>
            <w:vAlign w:val="center"/>
          </w:tcPr>
          <w:p w14:paraId="154D6655" w14:textId="77777777" w:rsidR="0018605A" w:rsidRPr="00702EE3" w:rsidRDefault="0018605A" w:rsidP="00A4075E">
            <w:pPr>
              <w:jc w:val="center"/>
              <w:rPr>
                <w:rFonts w:asciiTheme="minorHAnsi" w:hAnsiTheme="minorHAnsi" w:cstheme="minorHAnsi"/>
                <w:b/>
                <w:bCs/>
                <w:color w:val="008080"/>
                <w:sz w:val="20"/>
                <w:szCs w:val="20"/>
                <w:lang w:val="ro-RO"/>
              </w:rPr>
            </w:pPr>
            <w:r w:rsidRPr="00702EE3">
              <w:rPr>
                <w:rFonts w:asciiTheme="minorHAnsi" w:hAnsiTheme="minorHAnsi" w:cstheme="minorHAnsi"/>
                <w:b/>
                <w:bCs/>
                <w:color w:val="008080"/>
                <w:sz w:val="20"/>
                <w:szCs w:val="20"/>
                <w:lang w:val="ro-RO"/>
              </w:rPr>
              <w:t xml:space="preserve">Flux de numerar din activitatea de exploatare - </w:t>
            </w:r>
            <w:r w:rsidRPr="00702EE3">
              <w:rPr>
                <w:rFonts w:asciiTheme="minorHAnsi" w:hAnsiTheme="minorHAnsi" w:cstheme="minorHAnsi"/>
                <w:color w:val="008080"/>
                <w:sz w:val="20"/>
                <w:szCs w:val="20"/>
                <w:lang w:val="ro-RO"/>
              </w:rPr>
              <w:t>linia</w:t>
            </w:r>
            <w:r w:rsidRPr="00702EE3">
              <w:rPr>
                <w:rFonts w:asciiTheme="minorHAnsi" w:hAnsiTheme="minorHAnsi" w:cstheme="minorHAnsi"/>
                <w:b/>
                <w:bCs/>
                <w:color w:val="008080"/>
                <w:sz w:val="20"/>
                <w:szCs w:val="20"/>
                <w:lang w:val="ro-RO"/>
              </w:rPr>
              <w:t xml:space="preserve"> P din </w:t>
            </w:r>
            <w:r w:rsidRPr="00702EE3">
              <w:rPr>
                <w:rFonts w:asciiTheme="minorHAnsi" w:hAnsiTheme="minorHAnsi" w:cstheme="minorHAnsi"/>
                <w:color w:val="008080"/>
                <w:sz w:val="20"/>
                <w:szCs w:val="20"/>
                <w:lang w:val="ro-RO"/>
              </w:rPr>
              <w:t>Anexa</w:t>
            </w:r>
            <w:r w:rsidRPr="00702EE3">
              <w:rPr>
                <w:rFonts w:asciiTheme="minorHAnsi" w:hAnsiTheme="minorHAnsi" w:cstheme="minorHAnsi"/>
                <w:b/>
                <w:bCs/>
                <w:color w:val="008080"/>
                <w:sz w:val="20"/>
                <w:szCs w:val="20"/>
                <w:lang w:val="ro-RO"/>
              </w:rPr>
              <w:t xml:space="preserve"> B8</w:t>
            </w:r>
            <w:r w:rsidRPr="00702EE3">
              <w:rPr>
                <w:rFonts w:asciiTheme="minorHAnsi" w:hAnsiTheme="minorHAnsi" w:cstheme="minorHAnsi"/>
                <w:color w:val="008080"/>
                <w:sz w:val="20"/>
                <w:szCs w:val="20"/>
                <w:lang w:val="ro-RO"/>
              </w:rPr>
              <w:t xml:space="preserve"> aferent perioadei respective</w:t>
            </w:r>
          </w:p>
        </w:tc>
        <w:tc>
          <w:tcPr>
            <w:tcW w:w="433" w:type="pct"/>
            <w:tcBorders>
              <w:top w:val="nil"/>
              <w:left w:val="nil"/>
              <w:bottom w:val="single" w:sz="4" w:space="0" w:color="008080"/>
              <w:right w:val="single" w:sz="4" w:space="0" w:color="008080"/>
            </w:tcBorders>
            <w:shd w:val="clear" w:color="000000" w:fill="CCFFFF"/>
            <w:vAlign w:val="center"/>
          </w:tcPr>
          <w:p w14:paraId="555B91E9" w14:textId="77777777" w:rsidR="0018605A" w:rsidRPr="00702EE3" w:rsidRDefault="0018605A" w:rsidP="00A4075E">
            <w:pPr>
              <w:jc w:val="center"/>
              <w:rPr>
                <w:rFonts w:asciiTheme="minorHAnsi" w:hAnsiTheme="minorHAnsi" w:cstheme="minorHAnsi"/>
                <w:b/>
                <w:bCs/>
                <w:color w:val="008080"/>
                <w:sz w:val="20"/>
                <w:szCs w:val="20"/>
                <w:lang w:val="ro-RO"/>
              </w:rPr>
            </w:pPr>
            <w:r w:rsidRPr="00702EE3">
              <w:rPr>
                <w:rFonts w:asciiTheme="minorHAnsi" w:hAnsiTheme="minorHAnsi" w:cstheme="minorHAnsi"/>
                <w:b/>
                <w:bCs/>
                <w:color w:val="008080"/>
                <w:sz w:val="20"/>
                <w:szCs w:val="20"/>
                <w:lang w:val="ro-RO"/>
              </w:rPr>
              <w:t>N/A</w:t>
            </w:r>
          </w:p>
        </w:tc>
        <w:tc>
          <w:tcPr>
            <w:tcW w:w="437" w:type="pct"/>
            <w:tcBorders>
              <w:top w:val="nil"/>
              <w:left w:val="nil"/>
              <w:bottom w:val="single" w:sz="4" w:space="0" w:color="008080"/>
              <w:right w:val="single" w:sz="4" w:space="0" w:color="008080"/>
            </w:tcBorders>
            <w:shd w:val="clear" w:color="000000" w:fill="CCFFFF"/>
            <w:noWrap/>
            <w:vAlign w:val="bottom"/>
          </w:tcPr>
          <w:p w14:paraId="34F978FA" w14:textId="77777777" w:rsidR="0018605A" w:rsidRPr="00702EE3" w:rsidRDefault="0018605A" w:rsidP="00A4075E">
            <w:pPr>
              <w:jc w:val="center"/>
              <w:rPr>
                <w:rFonts w:asciiTheme="minorHAnsi" w:hAnsiTheme="minorHAnsi" w:cstheme="minorHAnsi"/>
                <w:b/>
                <w:bCs/>
                <w:color w:val="008080"/>
                <w:sz w:val="20"/>
                <w:szCs w:val="20"/>
                <w:lang w:val="ro-RO"/>
              </w:rPr>
            </w:pPr>
            <w:r w:rsidRPr="00702EE3">
              <w:rPr>
                <w:rFonts w:asciiTheme="minorHAnsi" w:hAnsiTheme="minorHAnsi" w:cstheme="minorHAnsi"/>
                <w:b/>
                <w:bCs/>
                <w:color w:val="008080"/>
                <w:sz w:val="20"/>
                <w:szCs w:val="20"/>
                <w:lang w:val="ro-RO"/>
              </w:rPr>
              <w:t xml:space="preserve"> LEI </w:t>
            </w:r>
          </w:p>
        </w:tc>
        <w:tc>
          <w:tcPr>
            <w:tcW w:w="509" w:type="pct"/>
            <w:tcBorders>
              <w:top w:val="nil"/>
              <w:left w:val="nil"/>
              <w:bottom w:val="single" w:sz="4" w:space="0" w:color="008080"/>
              <w:right w:val="single" w:sz="4" w:space="0" w:color="008080"/>
            </w:tcBorders>
            <w:shd w:val="clear" w:color="000000" w:fill="CCFFFF"/>
            <w:noWrap/>
            <w:vAlign w:val="center"/>
          </w:tcPr>
          <w:p w14:paraId="61A2E6C9" w14:textId="77777777" w:rsidR="0018605A" w:rsidRPr="00702EE3" w:rsidRDefault="0018605A" w:rsidP="00A4075E">
            <w:pPr>
              <w:jc w:val="center"/>
              <w:rPr>
                <w:rFonts w:asciiTheme="minorHAnsi" w:hAnsiTheme="minorHAnsi" w:cstheme="minorHAnsi"/>
                <w:b/>
                <w:bCs/>
                <w:color w:val="008080"/>
                <w:sz w:val="20"/>
                <w:szCs w:val="20"/>
                <w:lang w:val="ro-RO"/>
              </w:rPr>
            </w:pPr>
            <w:r w:rsidRPr="00702EE3">
              <w:rPr>
                <w:rFonts w:asciiTheme="minorHAnsi" w:hAnsiTheme="minorHAnsi" w:cstheme="minorHAnsi"/>
                <w:b/>
                <w:bCs/>
                <w:color w:val="008080"/>
                <w:sz w:val="20"/>
                <w:szCs w:val="20"/>
                <w:lang w:val="ro-RO"/>
              </w:rPr>
              <w:t> </w:t>
            </w:r>
          </w:p>
        </w:tc>
        <w:tc>
          <w:tcPr>
            <w:tcW w:w="433" w:type="pct"/>
            <w:tcBorders>
              <w:top w:val="nil"/>
              <w:left w:val="nil"/>
              <w:bottom w:val="single" w:sz="4" w:space="0" w:color="008080"/>
              <w:right w:val="single" w:sz="4" w:space="0" w:color="008080"/>
            </w:tcBorders>
            <w:shd w:val="clear" w:color="000000" w:fill="CCFFFF"/>
            <w:noWrap/>
            <w:vAlign w:val="center"/>
          </w:tcPr>
          <w:p w14:paraId="417C904D" w14:textId="77777777" w:rsidR="0018605A" w:rsidRPr="00702EE3" w:rsidRDefault="0018605A" w:rsidP="00A4075E">
            <w:pPr>
              <w:jc w:val="center"/>
              <w:rPr>
                <w:rFonts w:asciiTheme="minorHAnsi" w:hAnsiTheme="minorHAnsi" w:cstheme="minorHAnsi"/>
                <w:b/>
                <w:bCs/>
                <w:color w:val="008080"/>
                <w:sz w:val="20"/>
                <w:szCs w:val="20"/>
                <w:lang w:val="ro-RO"/>
              </w:rPr>
            </w:pPr>
            <w:r w:rsidRPr="00702EE3">
              <w:rPr>
                <w:rFonts w:asciiTheme="minorHAnsi" w:hAnsiTheme="minorHAnsi" w:cstheme="minorHAnsi"/>
                <w:b/>
                <w:bCs/>
                <w:color w:val="008080"/>
                <w:sz w:val="20"/>
                <w:szCs w:val="20"/>
                <w:lang w:val="ro-RO"/>
              </w:rPr>
              <w:t> </w:t>
            </w:r>
          </w:p>
        </w:tc>
        <w:tc>
          <w:tcPr>
            <w:tcW w:w="437" w:type="pct"/>
            <w:tcBorders>
              <w:top w:val="nil"/>
              <w:left w:val="nil"/>
              <w:bottom w:val="single" w:sz="4" w:space="0" w:color="008080"/>
              <w:right w:val="single" w:sz="4" w:space="0" w:color="008080"/>
            </w:tcBorders>
            <w:shd w:val="clear" w:color="000000" w:fill="CCFFFF"/>
            <w:noWrap/>
            <w:vAlign w:val="center"/>
          </w:tcPr>
          <w:p w14:paraId="62B8A74C" w14:textId="77777777" w:rsidR="0018605A" w:rsidRPr="00702EE3" w:rsidRDefault="0018605A" w:rsidP="00A4075E">
            <w:pPr>
              <w:jc w:val="center"/>
              <w:rPr>
                <w:rFonts w:asciiTheme="minorHAnsi" w:hAnsiTheme="minorHAnsi" w:cstheme="minorHAnsi"/>
                <w:b/>
                <w:bCs/>
                <w:color w:val="008080"/>
                <w:sz w:val="20"/>
                <w:szCs w:val="20"/>
                <w:lang w:val="ro-RO"/>
              </w:rPr>
            </w:pPr>
            <w:r w:rsidRPr="00702EE3">
              <w:rPr>
                <w:rFonts w:asciiTheme="minorHAnsi" w:hAnsiTheme="minorHAnsi" w:cstheme="minorHAnsi"/>
                <w:b/>
                <w:bCs/>
                <w:color w:val="008080"/>
                <w:sz w:val="20"/>
                <w:szCs w:val="20"/>
                <w:lang w:val="ro-RO"/>
              </w:rPr>
              <w:t> </w:t>
            </w:r>
          </w:p>
        </w:tc>
        <w:tc>
          <w:tcPr>
            <w:tcW w:w="434" w:type="pct"/>
            <w:tcBorders>
              <w:top w:val="nil"/>
              <w:left w:val="nil"/>
              <w:bottom w:val="single" w:sz="4" w:space="0" w:color="008080"/>
              <w:right w:val="single" w:sz="4" w:space="0" w:color="008080"/>
            </w:tcBorders>
            <w:shd w:val="clear" w:color="000000" w:fill="CCFFFF"/>
            <w:noWrap/>
            <w:vAlign w:val="center"/>
          </w:tcPr>
          <w:p w14:paraId="60F6F9D4" w14:textId="77777777" w:rsidR="0018605A" w:rsidRPr="00702EE3" w:rsidRDefault="0018605A" w:rsidP="00A4075E">
            <w:pPr>
              <w:jc w:val="center"/>
              <w:rPr>
                <w:rFonts w:asciiTheme="minorHAnsi" w:hAnsiTheme="minorHAnsi" w:cstheme="minorHAnsi"/>
                <w:b/>
                <w:bCs/>
                <w:color w:val="008080"/>
                <w:sz w:val="20"/>
                <w:szCs w:val="20"/>
                <w:lang w:val="ro-RO"/>
              </w:rPr>
            </w:pPr>
            <w:r w:rsidRPr="00702EE3">
              <w:rPr>
                <w:rFonts w:asciiTheme="minorHAnsi" w:hAnsiTheme="minorHAnsi" w:cstheme="minorHAnsi"/>
                <w:b/>
                <w:bCs/>
                <w:color w:val="008080"/>
                <w:sz w:val="20"/>
                <w:szCs w:val="20"/>
                <w:lang w:val="ro-RO"/>
              </w:rPr>
              <w:t> </w:t>
            </w:r>
          </w:p>
        </w:tc>
        <w:tc>
          <w:tcPr>
            <w:tcW w:w="433" w:type="pct"/>
            <w:tcBorders>
              <w:top w:val="nil"/>
              <w:left w:val="nil"/>
              <w:bottom w:val="single" w:sz="4" w:space="0" w:color="008080"/>
              <w:right w:val="single" w:sz="4" w:space="0" w:color="008080"/>
            </w:tcBorders>
            <w:shd w:val="clear" w:color="000000" w:fill="CCFFFF"/>
            <w:noWrap/>
            <w:vAlign w:val="center"/>
          </w:tcPr>
          <w:p w14:paraId="7DDB3771" w14:textId="77777777" w:rsidR="0018605A" w:rsidRPr="00702EE3" w:rsidRDefault="0018605A" w:rsidP="00A4075E">
            <w:pPr>
              <w:jc w:val="center"/>
              <w:rPr>
                <w:rFonts w:asciiTheme="minorHAnsi" w:hAnsiTheme="minorHAnsi" w:cstheme="minorHAnsi"/>
                <w:b/>
                <w:bCs/>
                <w:color w:val="008080"/>
                <w:sz w:val="20"/>
                <w:szCs w:val="20"/>
                <w:lang w:val="ro-RO"/>
              </w:rPr>
            </w:pPr>
            <w:r w:rsidRPr="00702EE3">
              <w:rPr>
                <w:rFonts w:asciiTheme="minorHAnsi" w:hAnsiTheme="minorHAnsi" w:cstheme="minorHAnsi"/>
                <w:b/>
                <w:bCs/>
                <w:color w:val="008080"/>
                <w:sz w:val="20"/>
                <w:szCs w:val="20"/>
                <w:lang w:val="ro-RO"/>
              </w:rPr>
              <w:t> </w:t>
            </w:r>
          </w:p>
        </w:tc>
        <w:tc>
          <w:tcPr>
            <w:tcW w:w="473" w:type="pct"/>
            <w:tcBorders>
              <w:top w:val="nil"/>
              <w:left w:val="nil"/>
              <w:bottom w:val="single" w:sz="4" w:space="0" w:color="008080"/>
              <w:right w:val="single" w:sz="4" w:space="0" w:color="008080"/>
            </w:tcBorders>
            <w:shd w:val="clear" w:color="000000" w:fill="CCFFFF"/>
            <w:vAlign w:val="center"/>
          </w:tcPr>
          <w:p w14:paraId="5DEAECCD" w14:textId="77777777" w:rsidR="0018605A" w:rsidRPr="00702EE3" w:rsidRDefault="0018605A" w:rsidP="00A4075E">
            <w:pPr>
              <w:jc w:val="center"/>
              <w:rPr>
                <w:rFonts w:asciiTheme="minorHAnsi" w:hAnsiTheme="minorHAnsi" w:cstheme="minorHAnsi"/>
                <w:b/>
                <w:bCs/>
                <w:color w:val="008080"/>
                <w:sz w:val="20"/>
                <w:szCs w:val="20"/>
                <w:lang w:val="ro-RO"/>
              </w:rPr>
            </w:pPr>
            <w:r w:rsidRPr="00702EE3">
              <w:rPr>
                <w:rFonts w:asciiTheme="minorHAnsi" w:hAnsiTheme="minorHAnsi" w:cstheme="minorHAnsi"/>
                <w:b/>
                <w:bCs/>
                <w:color w:val="008080"/>
                <w:sz w:val="20"/>
                <w:szCs w:val="20"/>
                <w:lang w:val="ro-RO"/>
              </w:rPr>
              <w:t> </w:t>
            </w:r>
          </w:p>
        </w:tc>
        <w:tc>
          <w:tcPr>
            <w:tcW w:w="433" w:type="pct"/>
            <w:tcBorders>
              <w:top w:val="nil"/>
              <w:left w:val="nil"/>
              <w:bottom w:val="single" w:sz="4" w:space="0" w:color="008080"/>
              <w:right w:val="single" w:sz="8" w:space="0" w:color="008080"/>
            </w:tcBorders>
            <w:shd w:val="clear" w:color="000000" w:fill="CCFFFF"/>
            <w:vAlign w:val="center"/>
          </w:tcPr>
          <w:p w14:paraId="188B4CF7" w14:textId="77777777" w:rsidR="0018605A" w:rsidRPr="00702EE3" w:rsidRDefault="0018605A" w:rsidP="00A4075E">
            <w:pPr>
              <w:jc w:val="center"/>
              <w:rPr>
                <w:rFonts w:asciiTheme="minorHAnsi" w:hAnsiTheme="minorHAnsi" w:cstheme="minorHAnsi"/>
                <w:b/>
                <w:bCs/>
                <w:color w:val="008080"/>
                <w:sz w:val="20"/>
                <w:szCs w:val="20"/>
                <w:lang w:val="ro-RO"/>
              </w:rPr>
            </w:pPr>
            <w:r w:rsidRPr="00702EE3">
              <w:rPr>
                <w:rFonts w:asciiTheme="minorHAnsi" w:hAnsiTheme="minorHAnsi" w:cstheme="minorHAnsi"/>
                <w:b/>
                <w:bCs/>
                <w:color w:val="008080"/>
                <w:sz w:val="20"/>
                <w:szCs w:val="20"/>
                <w:lang w:val="ro-RO"/>
              </w:rPr>
              <w:t>N/A</w:t>
            </w:r>
          </w:p>
        </w:tc>
      </w:tr>
      <w:tr w:rsidR="002C3134" w:rsidRPr="00702EE3" w14:paraId="449EB12E" w14:textId="77777777" w:rsidTr="002C3134">
        <w:trPr>
          <w:trHeight w:val="930"/>
        </w:trPr>
        <w:tc>
          <w:tcPr>
            <w:tcW w:w="228" w:type="pct"/>
            <w:vMerge w:val="restart"/>
            <w:tcBorders>
              <w:top w:val="nil"/>
              <w:left w:val="single" w:sz="8" w:space="0" w:color="008080"/>
              <w:bottom w:val="single" w:sz="4" w:space="0" w:color="008080"/>
              <w:right w:val="single" w:sz="4" w:space="0" w:color="008080"/>
            </w:tcBorders>
            <w:shd w:val="clear" w:color="000000" w:fill="CCFFFF"/>
            <w:noWrap/>
            <w:vAlign w:val="center"/>
          </w:tcPr>
          <w:p w14:paraId="30C2A7A8" w14:textId="77777777" w:rsidR="0018605A" w:rsidRPr="00702EE3" w:rsidRDefault="0018605A" w:rsidP="00A4075E">
            <w:pPr>
              <w:jc w:val="center"/>
              <w:rPr>
                <w:rFonts w:asciiTheme="minorHAnsi" w:hAnsiTheme="minorHAnsi" w:cstheme="minorHAnsi"/>
                <w:color w:val="008080"/>
                <w:sz w:val="20"/>
                <w:szCs w:val="20"/>
                <w:lang w:val="ro-RO"/>
              </w:rPr>
            </w:pPr>
            <w:r w:rsidRPr="00702EE3">
              <w:rPr>
                <w:rFonts w:asciiTheme="minorHAnsi" w:hAnsiTheme="minorHAnsi" w:cstheme="minorHAnsi"/>
                <w:color w:val="008080"/>
                <w:sz w:val="20"/>
                <w:szCs w:val="20"/>
                <w:lang w:val="ro-RO"/>
              </w:rPr>
              <w:t>6</w:t>
            </w:r>
          </w:p>
        </w:tc>
        <w:tc>
          <w:tcPr>
            <w:tcW w:w="749" w:type="pct"/>
            <w:tcBorders>
              <w:top w:val="nil"/>
              <w:left w:val="nil"/>
              <w:bottom w:val="single" w:sz="4" w:space="0" w:color="008080"/>
              <w:right w:val="single" w:sz="4" w:space="0" w:color="008080"/>
            </w:tcBorders>
            <w:shd w:val="clear" w:color="000000" w:fill="CCFFFF"/>
            <w:vAlign w:val="center"/>
          </w:tcPr>
          <w:p w14:paraId="36A69F84" w14:textId="77777777" w:rsidR="0018605A" w:rsidRPr="00702EE3" w:rsidRDefault="0018605A" w:rsidP="00A4075E">
            <w:pPr>
              <w:jc w:val="center"/>
              <w:rPr>
                <w:rFonts w:asciiTheme="minorHAnsi" w:hAnsiTheme="minorHAnsi" w:cstheme="minorHAnsi"/>
                <w:b/>
                <w:bCs/>
                <w:color w:val="008080"/>
                <w:sz w:val="20"/>
                <w:szCs w:val="20"/>
                <w:lang w:val="ro-RO"/>
              </w:rPr>
            </w:pPr>
            <w:r w:rsidRPr="00702EE3">
              <w:rPr>
                <w:rFonts w:asciiTheme="minorHAnsi" w:hAnsiTheme="minorHAnsi" w:cstheme="minorHAnsi"/>
                <w:b/>
                <w:bCs/>
                <w:color w:val="008080"/>
                <w:sz w:val="20"/>
                <w:szCs w:val="20"/>
                <w:lang w:val="ro-RO"/>
              </w:rPr>
              <w:t xml:space="preserve">Durata de recuperare a investiţiei (Dr) -  </w:t>
            </w:r>
            <w:r w:rsidRPr="00702EE3">
              <w:rPr>
                <w:rFonts w:asciiTheme="minorHAnsi" w:hAnsiTheme="minorHAnsi" w:cstheme="minorHAnsi"/>
                <w:color w:val="008080"/>
                <w:sz w:val="20"/>
                <w:szCs w:val="20"/>
                <w:lang w:val="ro-RO"/>
              </w:rPr>
              <w:t>se calculează automat ca raport între VI şi Fluxul de numerar net actualizat mediu pe orizontul de 12 ani</w:t>
            </w:r>
          </w:p>
        </w:tc>
        <w:tc>
          <w:tcPr>
            <w:tcW w:w="433" w:type="pct"/>
            <w:tcBorders>
              <w:top w:val="nil"/>
              <w:left w:val="nil"/>
              <w:bottom w:val="single" w:sz="4" w:space="0" w:color="008080"/>
              <w:right w:val="single" w:sz="4" w:space="0" w:color="008080"/>
            </w:tcBorders>
            <w:shd w:val="clear" w:color="000000" w:fill="CCFFFF"/>
            <w:vAlign w:val="center"/>
          </w:tcPr>
          <w:p w14:paraId="3142495F" w14:textId="77777777" w:rsidR="0018605A" w:rsidRPr="00702EE3" w:rsidRDefault="0018605A" w:rsidP="00A4075E">
            <w:pPr>
              <w:jc w:val="center"/>
              <w:rPr>
                <w:rFonts w:asciiTheme="minorHAnsi" w:hAnsiTheme="minorHAnsi" w:cstheme="minorHAnsi"/>
                <w:b/>
                <w:bCs/>
                <w:color w:val="008080"/>
                <w:sz w:val="20"/>
                <w:szCs w:val="20"/>
                <w:lang w:val="ro-RO"/>
              </w:rPr>
            </w:pPr>
            <w:r w:rsidRPr="00702EE3">
              <w:rPr>
                <w:rFonts w:asciiTheme="minorHAnsi" w:hAnsiTheme="minorHAnsi" w:cstheme="minorHAnsi"/>
                <w:b/>
                <w:bCs/>
                <w:color w:val="008080"/>
                <w:sz w:val="20"/>
                <w:szCs w:val="20"/>
                <w:lang w:val="ro-RO"/>
              </w:rPr>
              <w:t xml:space="preserve">maxim 12 </w:t>
            </w:r>
          </w:p>
        </w:tc>
        <w:tc>
          <w:tcPr>
            <w:tcW w:w="437" w:type="pct"/>
            <w:tcBorders>
              <w:top w:val="nil"/>
              <w:left w:val="nil"/>
              <w:bottom w:val="single" w:sz="4" w:space="0" w:color="008080"/>
              <w:right w:val="single" w:sz="4" w:space="0" w:color="008080"/>
            </w:tcBorders>
            <w:shd w:val="clear" w:color="000000" w:fill="CCFFFF"/>
            <w:noWrap/>
            <w:vAlign w:val="bottom"/>
          </w:tcPr>
          <w:p w14:paraId="570580C0" w14:textId="77777777" w:rsidR="0018605A" w:rsidRPr="00702EE3" w:rsidRDefault="0018605A" w:rsidP="00A4075E">
            <w:pPr>
              <w:jc w:val="center"/>
              <w:rPr>
                <w:rFonts w:asciiTheme="minorHAnsi" w:hAnsiTheme="minorHAnsi" w:cstheme="minorHAnsi"/>
                <w:b/>
                <w:bCs/>
                <w:color w:val="008080"/>
                <w:sz w:val="20"/>
                <w:szCs w:val="20"/>
                <w:lang w:val="ro-RO"/>
              </w:rPr>
            </w:pPr>
            <w:r w:rsidRPr="00702EE3">
              <w:rPr>
                <w:rFonts w:asciiTheme="minorHAnsi" w:hAnsiTheme="minorHAnsi" w:cstheme="minorHAnsi"/>
                <w:b/>
                <w:bCs/>
                <w:color w:val="008080"/>
                <w:sz w:val="20"/>
                <w:szCs w:val="20"/>
                <w:lang w:val="ro-RO"/>
              </w:rPr>
              <w:t xml:space="preserve"> ANI </w:t>
            </w:r>
          </w:p>
        </w:tc>
        <w:tc>
          <w:tcPr>
            <w:tcW w:w="2247" w:type="pct"/>
            <w:gridSpan w:val="5"/>
            <w:tcBorders>
              <w:top w:val="single" w:sz="4" w:space="0" w:color="008080"/>
              <w:left w:val="nil"/>
              <w:bottom w:val="single" w:sz="4" w:space="0" w:color="008080"/>
              <w:right w:val="single" w:sz="4" w:space="0" w:color="008080"/>
            </w:tcBorders>
            <w:shd w:val="clear" w:color="000000" w:fill="CCFFFF"/>
            <w:vAlign w:val="center"/>
          </w:tcPr>
          <w:p w14:paraId="09292B48" w14:textId="77777777" w:rsidR="0018605A" w:rsidRPr="00702EE3" w:rsidRDefault="0018605A" w:rsidP="00A4075E">
            <w:pPr>
              <w:jc w:val="center"/>
              <w:rPr>
                <w:rFonts w:asciiTheme="minorHAnsi" w:hAnsiTheme="minorHAnsi" w:cstheme="minorHAnsi"/>
                <w:b/>
                <w:bCs/>
                <w:color w:val="008080"/>
                <w:sz w:val="20"/>
                <w:szCs w:val="20"/>
                <w:lang w:val="ro-RO"/>
              </w:rPr>
            </w:pPr>
            <w:r w:rsidRPr="00702EE3">
              <w:rPr>
                <w:rFonts w:asciiTheme="minorHAnsi" w:hAnsiTheme="minorHAnsi" w:cstheme="minorHAnsi"/>
                <w:b/>
                <w:bCs/>
                <w:color w:val="008080"/>
                <w:sz w:val="20"/>
                <w:szCs w:val="20"/>
                <w:lang w:val="ro-RO"/>
              </w:rPr>
              <w:t>#DIV/0!</w:t>
            </w:r>
          </w:p>
        </w:tc>
        <w:tc>
          <w:tcPr>
            <w:tcW w:w="473" w:type="pct"/>
            <w:vMerge w:val="restart"/>
            <w:tcBorders>
              <w:top w:val="nil"/>
              <w:left w:val="single" w:sz="4" w:space="0" w:color="008080"/>
              <w:bottom w:val="single" w:sz="4" w:space="0" w:color="008080"/>
              <w:right w:val="single" w:sz="4" w:space="0" w:color="008080"/>
            </w:tcBorders>
            <w:shd w:val="clear" w:color="000000" w:fill="CCFFFF"/>
            <w:vAlign w:val="center"/>
          </w:tcPr>
          <w:p w14:paraId="0B6E215B" w14:textId="77777777" w:rsidR="0018605A" w:rsidRPr="00702EE3" w:rsidRDefault="0018605A" w:rsidP="00A4075E">
            <w:pPr>
              <w:jc w:val="center"/>
              <w:rPr>
                <w:rFonts w:asciiTheme="minorHAnsi" w:hAnsiTheme="minorHAnsi" w:cstheme="minorHAnsi"/>
                <w:b/>
                <w:bCs/>
                <w:color w:val="008080"/>
                <w:sz w:val="20"/>
                <w:szCs w:val="20"/>
                <w:lang w:val="ro-RO"/>
              </w:rPr>
            </w:pPr>
            <w:r w:rsidRPr="00702EE3">
              <w:rPr>
                <w:rFonts w:asciiTheme="minorHAnsi" w:hAnsiTheme="minorHAnsi" w:cstheme="minorHAnsi"/>
                <w:b/>
                <w:bCs/>
                <w:color w:val="008080"/>
                <w:sz w:val="20"/>
                <w:szCs w:val="20"/>
                <w:lang w:val="ro-RO"/>
              </w:rPr>
              <w:t>#DIV/0!</w:t>
            </w:r>
          </w:p>
        </w:tc>
        <w:tc>
          <w:tcPr>
            <w:tcW w:w="433" w:type="pct"/>
            <w:vMerge w:val="restart"/>
            <w:tcBorders>
              <w:top w:val="nil"/>
              <w:left w:val="single" w:sz="4" w:space="0" w:color="008080"/>
              <w:bottom w:val="single" w:sz="4" w:space="0" w:color="008080"/>
              <w:right w:val="single" w:sz="8" w:space="0" w:color="008080"/>
            </w:tcBorders>
            <w:shd w:val="clear" w:color="000000" w:fill="CCFFFF"/>
            <w:vAlign w:val="center"/>
          </w:tcPr>
          <w:p w14:paraId="1B025C61" w14:textId="77777777" w:rsidR="0018605A" w:rsidRPr="00702EE3" w:rsidRDefault="0018605A" w:rsidP="00A4075E">
            <w:pPr>
              <w:jc w:val="center"/>
              <w:rPr>
                <w:rFonts w:asciiTheme="minorHAnsi" w:hAnsiTheme="minorHAnsi" w:cstheme="minorHAnsi"/>
                <w:b/>
                <w:bCs/>
                <w:color w:val="008080"/>
                <w:sz w:val="20"/>
                <w:szCs w:val="20"/>
                <w:lang w:val="ro-RO"/>
              </w:rPr>
            </w:pPr>
            <w:r w:rsidRPr="00702EE3">
              <w:rPr>
                <w:rFonts w:asciiTheme="minorHAnsi" w:hAnsiTheme="minorHAnsi" w:cstheme="minorHAnsi"/>
                <w:b/>
                <w:bCs/>
                <w:color w:val="008080"/>
                <w:sz w:val="20"/>
                <w:szCs w:val="20"/>
                <w:lang w:val="ro-RO"/>
              </w:rPr>
              <w:t>#DIV/0!</w:t>
            </w:r>
          </w:p>
        </w:tc>
      </w:tr>
      <w:tr w:rsidR="002C3134" w:rsidRPr="00702EE3" w14:paraId="0FE0CCD9" w14:textId="77777777" w:rsidTr="002C3134">
        <w:trPr>
          <w:trHeight w:val="930"/>
        </w:trPr>
        <w:tc>
          <w:tcPr>
            <w:tcW w:w="228" w:type="pct"/>
            <w:vMerge/>
            <w:tcBorders>
              <w:top w:val="nil"/>
              <w:left w:val="single" w:sz="8" w:space="0" w:color="008080"/>
              <w:bottom w:val="single" w:sz="4" w:space="0" w:color="008080"/>
              <w:right w:val="single" w:sz="4" w:space="0" w:color="008080"/>
            </w:tcBorders>
            <w:vAlign w:val="center"/>
          </w:tcPr>
          <w:p w14:paraId="1700178B" w14:textId="77777777" w:rsidR="0018605A" w:rsidRPr="00702EE3" w:rsidRDefault="0018605A" w:rsidP="00A4075E">
            <w:pPr>
              <w:rPr>
                <w:rFonts w:asciiTheme="minorHAnsi" w:hAnsiTheme="minorHAnsi" w:cstheme="minorHAnsi"/>
                <w:color w:val="008080"/>
                <w:sz w:val="20"/>
                <w:szCs w:val="20"/>
                <w:lang w:val="ro-RO"/>
              </w:rPr>
            </w:pPr>
          </w:p>
        </w:tc>
        <w:tc>
          <w:tcPr>
            <w:tcW w:w="749" w:type="pct"/>
            <w:tcBorders>
              <w:top w:val="nil"/>
              <w:left w:val="nil"/>
              <w:bottom w:val="single" w:sz="4" w:space="0" w:color="008080"/>
              <w:right w:val="single" w:sz="4" w:space="0" w:color="008080"/>
            </w:tcBorders>
            <w:shd w:val="clear" w:color="auto" w:fill="auto"/>
            <w:vAlign w:val="center"/>
          </w:tcPr>
          <w:p w14:paraId="7993DD33" w14:textId="77777777" w:rsidR="0018605A" w:rsidRPr="00702EE3" w:rsidRDefault="0018605A" w:rsidP="00A4075E">
            <w:pPr>
              <w:jc w:val="both"/>
              <w:rPr>
                <w:rFonts w:asciiTheme="minorHAnsi" w:hAnsiTheme="minorHAnsi" w:cstheme="minorHAnsi"/>
                <w:b/>
                <w:bCs/>
                <w:color w:val="008080"/>
                <w:sz w:val="20"/>
                <w:szCs w:val="20"/>
                <w:lang w:val="ro-RO"/>
              </w:rPr>
            </w:pPr>
            <w:r w:rsidRPr="00702EE3">
              <w:rPr>
                <w:rFonts w:asciiTheme="minorHAnsi" w:hAnsiTheme="minorHAnsi" w:cstheme="minorHAnsi"/>
                <w:b/>
                <w:bCs/>
                <w:color w:val="008080"/>
                <w:sz w:val="20"/>
                <w:szCs w:val="20"/>
                <w:lang w:val="ro-RO"/>
              </w:rPr>
              <w:t xml:space="preserve">Durata de recuperare a investiţiei (Dr) - </w:t>
            </w:r>
            <w:r w:rsidRPr="00702EE3">
              <w:rPr>
                <w:rFonts w:asciiTheme="minorHAnsi" w:hAnsiTheme="minorHAnsi" w:cstheme="minorHAnsi"/>
                <w:color w:val="008080"/>
                <w:sz w:val="20"/>
                <w:szCs w:val="20"/>
                <w:lang w:val="ro-RO"/>
              </w:rPr>
              <w:t xml:space="preserve">calculată de solicitant, conform tabelului de indicatori </w:t>
            </w:r>
          </w:p>
        </w:tc>
        <w:tc>
          <w:tcPr>
            <w:tcW w:w="433" w:type="pct"/>
            <w:tcBorders>
              <w:top w:val="nil"/>
              <w:left w:val="nil"/>
              <w:bottom w:val="single" w:sz="4" w:space="0" w:color="008080"/>
              <w:right w:val="single" w:sz="4" w:space="0" w:color="008080"/>
            </w:tcBorders>
            <w:shd w:val="clear" w:color="auto" w:fill="auto"/>
            <w:vAlign w:val="center"/>
          </w:tcPr>
          <w:p w14:paraId="3899E616" w14:textId="77777777" w:rsidR="0018605A" w:rsidRPr="00702EE3" w:rsidRDefault="0018605A" w:rsidP="00A4075E">
            <w:pPr>
              <w:jc w:val="center"/>
              <w:rPr>
                <w:rFonts w:asciiTheme="minorHAnsi" w:hAnsiTheme="minorHAnsi" w:cstheme="minorHAnsi"/>
                <w:b/>
                <w:bCs/>
                <w:color w:val="008080"/>
                <w:sz w:val="20"/>
                <w:szCs w:val="20"/>
                <w:lang w:val="ro-RO"/>
              </w:rPr>
            </w:pPr>
            <w:r w:rsidRPr="00702EE3">
              <w:rPr>
                <w:rFonts w:asciiTheme="minorHAnsi" w:hAnsiTheme="minorHAnsi" w:cstheme="minorHAnsi"/>
                <w:b/>
                <w:bCs/>
                <w:color w:val="008080"/>
                <w:sz w:val="20"/>
                <w:szCs w:val="20"/>
                <w:lang w:val="ro-RO"/>
              </w:rPr>
              <w:t xml:space="preserve">maxim 12 </w:t>
            </w:r>
          </w:p>
        </w:tc>
        <w:tc>
          <w:tcPr>
            <w:tcW w:w="437" w:type="pct"/>
            <w:tcBorders>
              <w:top w:val="nil"/>
              <w:left w:val="nil"/>
              <w:bottom w:val="single" w:sz="4" w:space="0" w:color="008080"/>
              <w:right w:val="single" w:sz="4" w:space="0" w:color="008080"/>
            </w:tcBorders>
            <w:shd w:val="clear" w:color="auto" w:fill="auto"/>
            <w:noWrap/>
            <w:vAlign w:val="bottom"/>
          </w:tcPr>
          <w:p w14:paraId="031CBDE0" w14:textId="77777777" w:rsidR="0018605A" w:rsidRPr="00702EE3" w:rsidRDefault="0018605A" w:rsidP="00A4075E">
            <w:pPr>
              <w:jc w:val="center"/>
              <w:rPr>
                <w:rFonts w:asciiTheme="minorHAnsi" w:hAnsiTheme="minorHAnsi" w:cstheme="minorHAnsi"/>
                <w:b/>
                <w:bCs/>
                <w:color w:val="008080"/>
                <w:sz w:val="20"/>
                <w:szCs w:val="20"/>
                <w:lang w:val="ro-RO"/>
              </w:rPr>
            </w:pPr>
            <w:r w:rsidRPr="00702EE3">
              <w:rPr>
                <w:rFonts w:asciiTheme="minorHAnsi" w:hAnsiTheme="minorHAnsi" w:cstheme="minorHAnsi"/>
                <w:b/>
                <w:bCs/>
                <w:color w:val="008080"/>
                <w:sz w:val="20"/>
                <w:szCs w:val="20"/>
                <w:lang w:val="ro-RO"/>
              </w:rPr>
              <w:t xml:space="preserve"> ANI </w:t>
            </w:r>
          </w:p>
        </w:tc>
        <w:tc>
          <w:tcPr>
            <w:tcW w:w="2247" w:type="pct"/>
            <w:gridSpan w:val="5"/>
            <w:tcBorders>
              <w:top w:val="single" w:sz="4" w:space="0" w:color="008080"/>
              <w:left w:val="nil"/>
              <w:bottom w:val="single" w:sz="4" w:space="0" w:color="008080"/>
              <w:right w:val="single" w:sz="4" w:space="0" w:color="008080"/>
            </w:tcBorders>
            <w:shd w:val="clear" w:color="auto" w:fill="auto"/>
            <w:vAlign w:val="center"/>
          </w:tcPr>
          <w:p w14:paraId="00ACF2BA" w14:textId="77777777" w:rsidR="0018605A" w:rsidRPr="00702EE3" w:rsidRDefault="0018605A" w:rsidP="00A4075E">
            <w:pPr>
              <w:jc w:val="center"/>
              <w:rPr>
                <w:rFonts w:asciiTheme="minorHAnsi" w:hAnsiTheme="minorHAnsi" w:cstheme="minorHAnsi"/>
                <w:b/>
                <w:bCs/>
                <w:color w:val="008080"/>
                <w:sz w:val="20"/>
                <w:szCs w:val="20"/>
                <w:lang w:val="ro-RO"/>
              </w:rPr>
            </w:pPr>
            <w:r w:rsidRPr="00702EE3">
              <w:rPr>
                <w:rFonts w:asciiTheme="minorHAnsi" w:hAnsiTheme="minorHAnsi" w:cstheme="minorHAnsi"/>
                <w:b/>
                <w:bCs/>
                <w:color w:val="008080"/>
                <w:sz w:val="20"/>
                <w:szCs w:val="20"/>
                <w:lang w:val="ro-RO"/>
              </w:rPr>
              <w:t> </w:t>
            </w:r>
          </w:p>
        </w:tc>
        <w:tc>
          <w:tcPr>
            <w:tcW w:w="473" w:type="pct"/>
            <w:vMerge/>
            <w:tcBorders>
              <w:top w:val="nil"/>
              <w:left w:val="single" w:sz="4" w:space="0" w:color="008080"/>
              <w:bottom w:val="single" w:sz="4" w:space="0" w:color="008080"/>
              <w:right w:val="single" w:sz="4" w:space="0" w:color="008080"/>
            </w:tcBorders>
            <w:vAlign w:val="center"/>
          </w:tcPr>
          <w:p w14:paraId="05E86D78" w14:textId="77777777" w:rsidR="0018605A" w:rsidRPr="00702EE3" w:rsidRDefault="0018605A" w:rsidP="00A4075E">
            <w:pPr>
              <w:rPr>
                <w:rFonts w:asciiTheme="minorHAnsi" w:hAnsiTheme="minorHAnsi" w:cstheme="minorHAnsi"/>
                <w:b/>
                <w:bCs/>
                <w:color w:val="008080"/>
                <w:sz w:val="20"/>
                <w:szCs w:val="20"/>
                <w:lang w:val="ro-RO"/>
              </w:rPr>
            </w:pPr>
          </w:p>
        </w:tc>
        <w:tc>
          <w:tcPr>
            <w:tcW w:w="433" w:type="pct"/>
            <w:vMerge/>
            <w:tcBorders>
              <w:top w:val="nil"/>
              <w:left w:val="single" w:sz="4" w:space="0" w:color="008080"/>
              <w:bottom w:val="single" w:sz="4" w:space="0" w:color="008080"/>
              <w:right w:val="single" w:sz="8" w:space="0" w:color="008080"/>
            </w:tcBorders>
            <w:vAlign w:val="center"/>
          </w:tcPr>
          <w:p w14:paraId="40BC38EE" w14:textId="77777777" w:rsidR="0018605A" w:rsidRPr="00702EE3" w:rsidRDefault="0018605A" w:rsidP="00A4075E">
            <w:pPr>
              <w:rPr>
                <w:rFonts w:asciiTheme="minorHAnsi" w:hAnsiTheme="minorHAnsi" w:cstheme="minorHAnsi"/>
                <w:b/>
                <w:bCs/>
                <w:color w:val="008080"/>
                <w:sz w:val="20"/>
                <w:szCs w:val="20"/>
                <w:lang w:val="ro-RO"/>
              </w:rPr>
            </w:pPr>
          </w:p>
        </w:tc>
      </w:tr>
      <w:tr w:rsidR="002C3134" w:rsidRPr="00702EE3" w14:paraId="04035CDF" w14:textId="77777777" w:rsidTr="002C3134">
        <w:trPr>
          <w:trHeight w:val="675"/>
        </w:trPr>
        <w:tc>
          <w:tcPr>
            <w:tcW w:w="228" w:type="pct"/>
            <w:vMerge w:val="restart"/>
            <w:tcBorders>
              <w:top w:val="nil"/>
              <w:left w:val="single" w:sz="8" w:space="0" w:color="008080"/>
              <w:bottom w:val="single" w:sz="4" w:space="0" w:color="008080"/>
              <w:right w:val="single" w:sz="4" w:space="0" w:color="008080"/>
            </w:tcBorders>
            <w:shd w:val="clear" w:color="000000" w:fill="CCFFFF"/>
            <w:noWrap/>
            <w:vAlign w:val="center"/>
          </w:tcPr>
          <w:p w14:paraId="3E1F6A56" w14:textId="77777777" w:rsidR="0018605A" w:rsidRPr="00702EE3" w:rsidRDefault="0018605A" w:rsidP="00A4075E">
            <w:pPr>
              <w:jc w:val="center"/>
              <w:rPr>
                <w:rFonts w:asciiTheme="minorHAnsi" w:hAnsiTheme="minorHAnsi" w:cstheme="minorHAnsi"/>
                <w:color w:val="008080"/>
                <w:sz w:val="20"/>
                <w:szCs w:val="20"/>
                <w:lang w:val="ro-RO"/>
              </w:rPr>
            </w:pPr>
            <w:r w:rsidRPr="00702EE3">
              <w:rPr>
                <w:rFonts w:asciiTheme="minorHAnsi" w:hAnsiTheme="minorHAnsi" w:cstheme="minorHAnsi"/>
                <w:color w:val="008080"/>
                <w:sz w:val="20"/>
                <w:szCs w:val="20"/>
                <w:lang w:val="ro-RO"/>
              </w:rPr>
              <w:t>7</w:t>
            </w:r>
          </w:p>
        </w:tc>
        <w:tc>
          <w:tcPr>
            <w:tcW w:w="749" w:type="pct"/>
            <w:tcBorders>
              <w:top w:val="nil"/>
              <w:left w:val="nil"/>
              <w:bottom w:val="single" w:sz="4" w:space="0" w:color="008080"/>
              <w:right w:val="single" w:sz="4" w:space="0" w:color="008080"/>
            </w:tcBorders>
            <w:shd w:val="clear" w:color="000000" w:fill="CCFFFF"/>
            <w:vAlign w:val="center"/>
          </w:tcPr>
          <w:p w14:paraId="563F4659" w14:textId="77777777" w:rsidR="0018605A" w:rsidRPr="00702EE3" w:rsidRDefault="0018605A" w:rsidP="00A4075E">
            <w:pPr>
              <w:jc w:val="center"/>
              <w:rPr>
                <w:rFonts w:asciiTheme="minorHAnsi" w:hAnsiTheme="minorHAnsi" w:cstheme="minorHAnsi"/>
                <w:b/>
                <w:bCs/>
                <w:color w:val="008080"/>
                <w:sz w:val="20"/>
                <w:szCs w:val="20"/>
                <w:lang w:val="ro-RO"/>
              </w:rPr>
            </w:pPr>
            <w:r w:rsidRPr="00702EE3">
              <w:rPr>
                <w:rFonts w:asciiTheme="minorHAnsi" w:hAnsiTheme="minorHAnsi" w:cstheme="minorHAnsi"/>
                <w:b/>
                <w:bCs/>
                <w:color w:val="008080"/>
                <w:sz w:val="20"/>
                <w:szCs w:val="20"/>
                <w:lang w:val="ro-RO"/>
              </w:rPr>
              <w:t xml:space="preserve">Rata rentabilităţii capitalului investit (rRc) - </w:t>
            </w:r>
            <w:r w:rsidRPr="00702EE3">
              <w:rPr>
                <w:rFonts w:asciiTheme="minorHAnsi" w:hAnsiTheme="minorHAnsi" w:cstheme="minorHAnsi"/>
                <w:color w:val="008080"/>
                <w:sz w:val="20"/>
                <w:szCs w:val="20"/>
                <w:lang w:val="ro-RO"/>
              </w:rPr>
              <w:t>se calculează automat ca raport între Fluxul de numerar din activitatea de exploatare şi (VI)</w:t>
            </w:r>
          </w:p>
        </w:tc>
        <w:tc>
          <w:tcPr>
            <w:tcW w:w="433" w:type="pct"/>
            <w:tcBorders>
              <w:top w:val="nil"/>
              <w:left w:val="nil"/>
              <w:bottom w:val="single" w:sz="4" w:space="0" w:color="008080"/>
              <w:right w:val="single" w:sz="4" w:space="0" w:color="008080"/>
            </w:tcBorders>
            <w:shd w:val="clear" w:color="000000" w:fill="CCFFFF"/>
            <w:vAlign w:val="center"/>
          </w:tcPr>
          <w:p w14:paraId="547AADC1" w14:textId="77777777" w:rsidR="0018605A" w:rsidRPr="00702EE3" w:rsidRDefault="0018605A" w:rsidP="00A4075E">
            <w:pPr>
              <w:jc w:val="center"/>
              <w:rPr>
                <w:rFonts w:asciiTheme="minorHAnsi" w:hAnsiTheme="minorHAnsi" w:cstheme="minorHAnsi"/>
                <w:b/>
                <w:bCs/>
                <w:color w:val="008080"/>
                <w:sz w:val="20"/>
                <w:szCs w:val="20"/>
                <w:lang w:val="ro-RO"/>
              </w:rPr>
            </w:pPr>
            <w:r w:rsidRPr="00702EE3">
              <w:rPr>
                <w:rFonts w:asciiTheme="minorHAnsi" w:hAnsiTheme="minorHAnsi" w:cstheme="minorHAnsi"/>
                <w:b/>
                <w:bCs/>
                <w:color w:val="008080"/>
                <w:sz w:val="20"/>
                <w:szCs w:val="20"/>
                <w:lang w:val="ro-RO"/>
              </w:rPr>
              <w:t>minim 5%</w:t>
            </w:r>
          </w:p>
        </w:tc>
        <w:tc>
          <w:tcPr>
            <w:tcW w:w="437" w:type="pct"/>
            <w:tcBorders>
              <w:top w:val="nil"/>
              <w:left w:val="nil"/>
              <w:bottom w:val="single" w:sz="4" w:space="0" w:color="008080"/>
              <w:right w:val="single" w:sz="4" w:space="0" w:color="008080"/>
            </w:tcBorders>
            <w:shd w:val="clear" w:color="000000" w:fill="CCFFFF"/>
            <w:noWrap/>
            <w:vAlign w:val="bottom"/>
          </w:tcPr>
          <w:p w14:paraId="0168B4C3" w14:textId="77777777" w:rsidR="0018605A" w:rsidRPr="00702EE3" w:rsidRDefault="0018605A" w:rsidP="00A4075E">
            <w:pPr>
              <w:jc w:val="center"/>
              <w:rPr>
                <w:rFonts w:asciiTheme="minorHAnsi" w:hAnsiTheme="minorHAnsi" w:cstheme="minorHAnsi"/>
                <w:b/>
                <w:bCs/>
                <w:color w:val="008080"/>
                <w:sz w:val="20"/>
                <w:szCs w:val="20"/>
                <w:lang w:val="ro-RO"/>
              </w:rPr>
            </w:pPr>
            <w:r w:rsidRPr="00702EE3">
              <w:rPr>
                <w:rFonts w:asciiTheme="minorHAnsi" w:hAnsiTheme="minorHAnsi" w:cstheme="minorHAnsi"/>
                <w:b/>
                <w:bCs/>
                <w:color w:val="008080"/>
                <w:sz w:val="20"/>
                <w:szCs w:val="20"/>
                <w:lang w:val="ro-RO"/>
              </w:rPr>
              <w:t xml:space="preserve"> % </w:t>
            </w:r>
          </w:p>
        </w:tc>
        <w:tc>
          <w:tcPr>
            <w:tcW w:w="509" w:type="pct"/>
            <w:tcBorders>
              <w:top w:val="nil"/>
              <w:left w:val="nil"/>
              <w:bottom w:val="single" w:sz="4" w:space="0" w:color="008080"/>
              <w:right w:val="single" w:sz="4" w:space="0" w:color="008080"/>
            </w:tcBorders>
            <w:shd w:val="clear" w:color="000000" w:fill="CCFFFF"/>
            <w:noWrap/>
            <w:vAlign w:val="center"/>
          </w:tcPr>
          <w:p w14:paraId="28EB42AE" w14:textId="77777777" w:rsidR="0018605A" w:rsidRPr="00702EE3" w:rsidRDefault="0018605A" w:rsidP="00A4075E">
            <w:pPr>
              <w:jc w:val="center"/>
              <w:rPr>
                <w:rFonts w:asciiTheme="minorHAnsi" w:hAnsiTheme="minorHAnsi" w:cstheme="minorHAnsi"/>
                <w:b/>
                <w:bCs/>
                <w:color w:val="008080"/>
                <w:sz w:val="20"/>
                <w:szCs w:val="20"/>
                <w:lang w:val="ro-RO"/>
              </w:rPr>
            </w:pPr>
            <w:r w:rsidRPr="00702EE3">
              <w:rPr>
                <w:rFonts w:asciiTheme="minorHAnsi" w:hAnsiTheme="minorHAnsi" w:cstheme="minorHAnsi"/>
                <w:b/>
                <w:bCs/>
                <w:color w:val="008080"/>
                <w:sz w:val="20"/>
                <w:szCs w:val="20"/>
                <w:lang w:val="ro-RO"/>
              </w:rPr>
              <w:t>#DIV/0</w:t>
            </w:r>
          </w:p>
        </w:tc>
        <w:tc>
          <w:tcPr>
            <w:tcW w:w="433" w:type="pct"/>
            <w:tcBorders>
              <w:top w:val="nil"/>
              <w:left w:val="nil"/>
              <w:bottom w:val="single" w:sz="4" w:space="0" w:color="008080"/>
              <w:right w:val="single" w:sz="4" w:space="0" w:color="008080"/>
            </w:tcBorders>
            <w:shd w:val="clear" w:color="000000" w:fill="CCFFFF"/>
            <w:noWrap/>
            <w:vAlign w:val="center"/>
          </w:tcPr>
          <w:p w14:paraId="6469DCA2" w14:textId="77777777" w:rsidR="0018605A" w:rsidRPr="00702EE3" w:rsidRDefault="0018605A" w:rsidP="00A4075E">
            <w:pPr>
              <w:jc w:val="center"/>
              <w:rPr>
                <w:rFonts w:asciiTheme="minorHAnsi" w:hAnsiTheme="minorHAnsi" w:cstheme="minorHAnsi"/>
                <w:b/>
                <w:bCs/>
                <w:color w:val="008080"/>
                <w:sz w:val="20"/>
                <w:szCs w:val="20"/>
                <w:lang w:val="ro-RO"/>
              </w:rPr>
            </w:pPr>
            <w:r w:rsidRPr="00702EE3">
              <w:rPr>
                <w:rFonts w:asciiTheme="minorHAnsi" w:hAnsiTheme="minorHAnsi" w:cstheme="minorHAnsi"/>
                <w:b/>
                <w:bCs/>
                <w:color w:val="008080"/>
                <w:sz w:val="20"/>
                <w:szCs w:val="20"/>
                <w:lang w:val="ro-RO"/>
              </w:rPr>
              <w:t>#DIV/0!</w:t>
            </w:r>
          </w:p>
        </w:tc>
        <w:tc>
          <w:tcPr>
            <w:tcW w:w="437" w:type="pct"/>
            <w:tcBorders>
              <w:top w:val="nil"/>
              <w:left w:val="nil"/>
              <w:bottom w:val="single" w:sz="4" w:space="0" w:color="008080"/>
              <w:right w:val="single" w:sz="4" w:space="0" w:color="008080"/>
            </w:tcBorders>
            <w:shd w:val="clear" w:color="000000" w:fill="CCFFFF"/>
            <w:noWrap/>
            <w:vAlign w:val="center"/>
          </w:tcPr>
          <w:p w14:paraId="4C422CDF" w14:textId="77777777" w:rsidR="0018605A" w:rsidRPr="00702EE3" w:rsidRDefault="0018605A" w:rsidP="00A4075E">
            <w:pPr>
              <w:jc w:val="center"/>
              <w:rPr>
                <w:rFonts w:asciiTheme="minorHAnsi" w:hAnsiTheme="minorHAnsi" w:cstheme="minorHAnsi"/>
                <w:b/>
                <w:bCs/>
                <w:color w:val="008080"/>
                <w:sz w:val="20"/>
                <w:szCs w:val="20"/>
                <w:lang w:val="ro-RO"/>
              </w:rPr>
            </w:pPr>
            <w:r w:rsidRPr="00702EE3">
              <w:rPr>
                <w:rFonts w:asciiTheme="minorHAnsi" w:hAnsiTheme="minorHAnsi" w:cstheme="minorHAnsi"/>
                <w:b/>
                <w:bCs/>
                <w:color w:val="008080"/>
                <w:sz w:val="20"/>
                <w:szCs w:val="20"/>
                <w:lang w:val="ro-RO"/>
              </w:rPr>
              <w:t>#DIV/0!</w:t>
            </w:r>
          </w:p>
        </w:tc>
        <w:tc>
          <w:tcPr>
            <w:tcW w:w="434" w:type="pct"/>
            <w:tcBorders>
              <w:top w:val="nil"/>
              <w:left w:val="nil"/>
              <w:bottom w:val="single" w:sz="4" w:space="0" w:color="008080"/>
              <w:right w:val="single" w:sz="4" w:space="0" w:color="008080"/>
            </w:tcBorders>
            <w:shd w:val="clear" w:color="000000" w:fill="CCFFFF"/>
            <w:noWrap/>
            <w:vAlign w:val="center"/>
          </w:tcPr>
          <w:p w14:paraId="21C04C77" w14:textId="77777777" w:rsidR="0018605A" w:rsidRPr="00702EE3" w:rsidRDefault="0018605A" w:rsidP="00A4075E">
            <w:pPr>
              <w:jc w:val="center"/>
              <w:rPr>
                <w:rFonts w:asciiTheme="minorHAnsi" w:hAnsiTheme="minorHAnsi" w:cstheme="minorHAnsi"/>
                <w:b/>
                <w:bCs/>
                <w:color w:val="008080"/>
                <w:sz w:val="20"/>
                <w:szCs w:val="20"/>
                <w:lang w:val="ro-RO"/>
              </w:rPr>
            </w:pPr>
            <w:r w:rsidRPr="00702EE3">
              <w:rPr>
                <w:rFonts w:asciiTheme="minorHAnsi" w:hAnsiTheme="minorHAnsi" w:cstheme="minorHAnsi"/>
                <w:b/>
                <w:bCs/>
                <w:color w:val="008080"/>
                <w:sz w:val="20"/>
                <w:szCs w:val="20"/>
                <w:lang w:val="ro-RO"/>
              </w:rPr>
              <w:t>#DIV/0!</w:t>
            </w:r>
          </w:p>
        </w:tc>
        <w:tc>
          <w:tcPr>
            <w:tcW w:w="433" w:type="pct"/>
            <w:tcBorders>
              <w:top w:val="nil"/>
              <w:left w:val="nil"/>
              <w:bottom w:val="single" w:sz="4" w:space="0" w:color="008080"/>
              <w:right w:val="single" w:sz="4" w:space="0" w:color="008080"/>
            </w:tcBorders>
            <w:shd w:val="clear" w:color="000000" w:fill="CCFFFF"/>
            <w:noWrap/>
            <w:vAlign w:val="center"/>
          </w:tcPr>
          <w:p w14:paraId="694248D2" w14:textId="77777777" w:rsidR="0018605A" w:rsidRPr="00702EE3" w:rsidRDefault="0018605A" w:rsidP="00A4075E">
            <w:pPr>
              <w:jc w:val="center"/>
              <w:rPr>
                <w:rFonts w:asciiTheme="minorHAnsi" w:hAnsiTheme="minorHAnsi" w:cstheme="minorHAnsi"/>
                <w:b/>
                <w:bCs/>
                <w:color w:val="008080"/>
                <w:sz w:val="20"/>
                <w:szCs w:val="20"/>
                <w:lang w:val="ro-RO"/>
              </w:rPr>
            </w:pPr>
            <w:r w:rsidRPr="00702EE3">
              <w:rPr>
                <w:rFonts w:asciiTheme="minorHAnsi" w:hAnsiTheme="minorHAnsi" w:cstheme="minorHAnsi"/>
                <w:b/>
                <w:bCs/>
                <w:color w:val="008080"/>
                <w:sz w:val="20"/>
                <w:szCs w:val="20"/>
                <w:lang w:val="ro-RO"/>
              </w:rPr>
              <w:t>#DIV/0!</w:t>
            </w:r>
          </w:p>
        </w:tc>
        <w:tc>
          <w:tcPr>
            <w:tcW w:w="473" w:type="pct"/>
            <w:vMerge w:val="restart"/>
            <w:tcBorders>
              <w:top w:val="nil"/>
              <w:left w:val="single" w:sz="4" w:space="0" w:color="008080"/>
              <w:bottom w:val="single" w:sz="4" w:space="0" w:color="008080"/>
              <w:right w:val="single" w:sz="4" w:space="0" w:color="008080"/>
            </w:tcBorders>
            <w:shd w:val="clear" w:color="000000" w:fill="CCFFFF"/>
            <w:vAlign w:val="center"/>
          </w:tcPr>
          <w:p w14:paraId="2EF08718" w14:textId="77777777" w:rsidR="0018605A" w:rsidRPr="00702EE3" w:rsidRDefault="0018605A" w:rsidP="00A4075E">
            <w:pPr>
              <w:jc w:val="center"/>
              <w:rPr>
                <w:rFonts w:asciiTheme="minorHAnsi" w:hAnsiTheme="minorHAnsi" w:cstheme="minorHAnsi"/>
                <w:b/>
                <w:bCs/>
                <w:color w:val="008080"/>
                <w:sz w:val="20"/>
                <w:szCs w:val="20"/>
                <w:lang w:val="ro-RO"/>
              </w:rPr>
            </w:pPr>
            <w:r w:rsidRPr="00702EE3">
              <w:rPr>
                <w:rFonts w:asciiTheme="minorHAnsi" w:hAnsiTheme="minorHAnsi" w:cstheme="minorHAnsi"/>
                <w:b/>
                <w:bCs/>
                <w:color w:val="008080"/>
                <w:sz w:val="20"/>
                <w:szCs w:val="20"/>
                <w:lang w:val="ro-RO"/>
              </w:rPr>
              <w:t>#DIV/</w:t>
            </w:r>
            <w:r w:rsidRPr="00702EE3">
              <w:rPr>
                <w:rFonts w:asciiTheme="minorHAnsi" w:hAnsiTheme="minorHAnsi" w:cstheme="minorHAnsi"/>
                <w:b/>
                <w:bCs/>
                <w:color w:val="008080"/>
                <w:sz w:val="20"/>
                <w:szCs w:val="20"/>
                <w:lang w:val="ro-RO"/>
              </w:rPr>
              <w:cr/>
              <w:t>!</w:t>
            </w:r>
          </w:p>
        </w:tc>
        <w:tc>
          <w:tcPr>
            <w:tcW w:w="433" w:type="pct"/>
            <w:vMerge w:val="restart"/>
            <w:tcBorders>
              <w:top w:val="nil"/>
              <w:left w:val="single" w:sz="4" w:space="0" w:color="008080"/>
              <w:bottom w:val="single" w:sz="4" w:space="0" w:color="008080"/>
              <w:right w:val="single" w:sz="8" w:space="0" w:color="008080"/>
            </w:tcBorders>
            <w:shd w:val="clear" w:color="000000" w:fill="CCFFFF"/>
            <w:vAlign w:val="center"/>
          </w:tcPr>
          <w:p w14:paraId="5C7B5F49" w14:textId="77777777" w:rsidR="0018605A" w:rsidRPr="00702EE3" w:rsidRDefault="0018605A" w:rsidP="00A4075E">
            <w:pPr>
              <w:jc w:val="center"/>
              <w:rPr>
                <w:rFonts w:asciiTheme="minorHAnsi" w:hAnsiTheme="minorHAnsi" w:cstheme="minorHAnsi"/>
                <w:b/>
                <w:bCs/>
                <w:color w:val="008080"/>
                <w:sz w:val="20"/>
                <w:szCs w:val="20"/>
                <w:lang w:val="ro-RO"/>
              </w:rPr>
            </w:pPr>
            <w:r w:rsidRPr="00702EE3">
              <w:rPr>
                <w:rFonts w:asciiTheme="minorHAnsi" w:hAnsiTheme="minorHAnsi" w:cstheme="minorHAnsi"/>
                <w:b/>
                <w:bCs/>
                <w:color w:val="008080"/>
                <w:sz w:val="20"/>
                <w:szCs w:val="20"/>
                <w:lang w:val="ro-RO"/>
              </w:rPr>
              <w:t>#DI</w:t>
            </w:r>
            <w:r w:rsidRPr="00702EE3">
              <w:rPr>
                <w:rFonts w:asciiTheme="minorHAnsi" w:hAnsiTheme="minorHAnsi" w:cstheme="minorHAnsi"/>
                <w:b/>
                <w:bCs/>
                <w:color w:val="008080"/>
                <w:sz w:val="20"/>
                <w:szCs w:val="20"/>
                <w:lang w:val="ro-RO"/>
              </w:rPr>
              <w:cr/>
              <w:t>/0!</w:t>
            </w:r>
          </w:p>
        </w:tc>
      </w:tr>
      <w:tr w:rsidR="002C3134" w:rsidRPr="00702EE3" w14:paraId="57C5FCFF" w14:textId="77777777" w:rsidTr="002C3134">
        <w:trPr>
          <w:trHeight w:val="675"/>
        </w:trPr>
        <w:tc>
          <w:tcPr>
            <w:tcW w:w="228" w:type="pct"/>
            <w:vMerge/>
            <w:tcBorders>
              <w:top w:val="nil"/>
              <w:left w:val="single" w:sz="8" w:space="0" w:color="008080"/>
              <w:bottom w:val="single" w:sz="4" w:space="0" w:color="008080"/>
              <w:right w:val="single" w:sz="4" w:space="0" w:color="008080"/>
            </w:tcBorders>
            <w:vAlign w:val="center"/>
          </w:tcPr>
          <w:p w14:paraId="100E9954" w14:textId="77777777" w:rsidR="0018605A" w:rsidRPr="00702EE3" w:rsidRDefault="0018605A" w:rsidP="00A4075E">
            <w:pPr>
              <w:rPr>
                <w:rFonts w:asciiTheme="minorHAnsi" w:hAnsiTheme="minorHAnsi" w:cstheme="minorHAnsi"/>
                <w:color w:val="008080"/>
                <w:sz w:val="20"/>
                <w:szCs w:val="20"/>
                <w:lang w:val="ro-RO"/>
              </w:rPr>
            </w:pPr>
          </w:p>
        </w:tc>
        <w:tc>
          <w:tcPr>
            <w:tcW w:w="749" w:type="pct"/>
            <w:tcBorders>
              <w:top w:val="nil"/>
              <w:left w:val="nil"/>
              <w:bottom w:val="single" w:sz="4" w:space="0" w:color="008080"/>
              <w:right w:val="single" w:sz="4" w:space="0" w:color="008080"/>
            </w:tcBorders>
            <w:shd w:val="clear" w:color="auto" w:fill="auto"/>
            <w:vAlign w:val="center"/>
          </w:tcPr>
          <w:p w14:paraId="1B1CD57A" w14:textId="77777777" w:rsidR="0018605A" w:rsidRPr="00702EE3" w:rsidRDefault="0018605A" w:rsidP="00A4075E">
            <w:pPr>
              <w:jc w:val="center"/>
              <w:rPr>
                <w:rFonts w:asciiTheme="minorHAnsi" w:hAnsiTheme="minorHAnsi" w:cstheme="minorHAnsi"/>
                <w:b/>
                <w:bCs/>
                <w:color w:val="008080"/>
                <w:sz w:val="20"/>
                <w:szCs w:val="20"/>
                <w:lang w:val="ro-RO"/>
              </w:rPr>
            </w:pPr>
            <w:r w:rsidRPr="00702EE3">
              <w:rPr>
                <w:rFonts w:asciiTheme="minorHAnsi" w:hAnsiTheme="minorHAnsi" w:cstheme="minorHAnsi"/>
                <w:b/>
                <w:bCs/>
                <w:color w:val="008080"/>
                <w:sz w:val="20"/>
                <w:szCs w:val="20"/>
                <w:lang w:val="ro-RO"/>
              </w:rPr>
              <w:t xml:space="preserve">Rata rentabilităţii capitalului investit (rRc) - </w:t>
            </w:r>
            <w:r w:rsidRPr="00702EE3">
              <w:rPr>
                <w:rFonts w:asciiTheme="minorHAnsi" w:hAnsiTheme="minorHAnsi" w:cstheme="minorHAnsi"/>
                <w:color w:val="008080"/>
                <w:sz w:val="20"/>
                <w:szCs w:val="20"/>
                <w:lang w:val="ro-RO"/>
              </w:rPr>
              <w:t xml:space="preserve">calculată de solicitant, conform tabelului de indicatori </w:t>
            </w:r>
          </w:p>
        </w:tc>
        <w:tc>
          <w:tcPr>
            <w:tcW w:w="433" w:type="pct"/>
            <w:tcBorders>
              <w:top w:val="nil"/>
              <w:left w:val="nil"/>
              <w:bottom w:val="single" w:sz="4" w:space="0" w:color="008080"/>
              <w:right w:val="single" w:sz="4" w:space="0" w:color="008080"/>
            </w:tcBorders>
            <w:shd w:val="clear" w:color="auto" w:fill="auto"/>
            <w:vAlign w:val="center"/>
          </w:tcPr>
          <w:p w14:paraId="3C36785F" w14:textId="77777777" w:rsidR="0018605A" w:rsidRPr="00702EE3" w:rsidRDefault="0018605A" w:rsidP="00A4075E">
            <w:pPr>
              <w:jc w:val="center"/>
              <w:rPr>
                <w:rFonts w:asciiTheme="minorHAnsi" w:hAnsiTheme="minorHAnsi" w:cstheme="minorHAnsi"/>
                <w:b/>
                <w:bCs/>
                <w:color w:val="008080"/>
                <w:sz w:val="20"/>
                <w:szCs w:val="20"/>
                <w:lang w:val="ro-RO"/>
              </w:rPr>
            </w:pPr>
            <w:r w:rsidRPr="00702EE3">
              <w:rPr>
                <w:rFonts w:asciiTheme="minorHAnsi" w:hAnsiTheme="minorHAnsi" w:cstheme="minorHAnsi"/>
                <w:b/>
                <w:bCs/>
                <w:color w:val="008080"/>
                <w:sz w:val="20"/>
                <w:szCs w:val="20"/>
                <w:lang w:val="ro-RO"/>
              </w:rPr>
              <w:t>minim 5%</w:t>
            </w:r>
          </w:p>
        </w:tc>
        <w:tc>
          <w:tcPr>
            <w:tcW w:w="437" w:type="pct"/>
            <w:tcBorders>
              <w:top w:val="nil"/>
              <w:left w:val="nil"/>
              <w:bottom w:val="single" w:sz="4" w:space="0" w:color="008080"/>
              <w:right w:val="single" w:sz="4" w:space="0" w:color="008080"/>
            </w:tcBorders>
            <w:shd w:val="clear" w:color="auto" w:fill="auto"/>
            <w:noWrap/>
            <w:vAlign w:val="bottom"/>
          </w:tcPr>
          <w:p w14:paraId="10B4A031" w14:textId="77777777" w:rsidR="0018605A" w:rsidRPr="00702EE3" w:rsidRDefault="0018605A" w:rsidP="00A4075E">
            <w:pPr>
              <w:jc w:val="center"/>
              <w:rPr>
                <w:rFonts w:asciiTheme="minorHAnsi" w:hAnsiTheme="minorHAnsi" w:cstheme="minorHAnsi"/>
                <w:b/>
                <w:bCs/>
                <w:color w:val="008080"/>
                <w:sz w:val="20"/>
                <w:szCs w:val="20"/>
                <w:lang w:val="ro-RO"/>
              </w:rPr>
            </w:pPr>
            <w:r w:rsidRPr="00702EE3">
              <w:rPr>
                <w:rFonts w:asciiTheme="minorHAnsi" w:hAnsiTheme="minorHAnsi" w:cstheme="minorHAnsi"/>
                <w:b/>
                <w:bCs/>
                <w:color w:val="008080"/>
                <w:sz w:val="20"/>
                <w:szCs w:val="20"/>
                <w:lang w:val="ro-RO"/>
              </w:rPr>
              <w:t xml:space="preserve"> % </w:t>
            </w:r>
          </w:p>
        </w:tc>
        <w:tc>
          <w:tcPr>
            <w:tcW w:w="509" w:type="pct"/>
            <w:tcBorders>
              <w:top w:val="nil"/>
              <w:left w:val="nil"/>
              <w:bottom w:val="single" w:sz="4" w:space="0" w:color="008080"/>
              <w:right w:val="single" w:sz="4" w:space="0" w:color="008080"/>
            </w:tcBorders>
            <w:shd w:val="clear" w:color="auto" w:fill="auto"/>
            <w:noWrap/>
            <w:vAlign w:val="center"/>
          </w:tcPr>
          <w:p w14:paraId="7C723CCE" w14:textId="77777777" w:rsidR="0018605A" w:rsidRPr="00702EE3" w:rsidRDefault="0018605A" w:rsidP="00A4075E">
            <w:pPr>
              <w:jc w:val="center"/>
              <w:rPr>
                <w:rFonts w:asciiTheme="minorHAnsi" w:hAnsiTheme="minorHAnsi" w:cstheme="minorHAnsi"/>
                <w:b/>
                <w:bCs/>
                <w:color w:val="008080"/>
                <w:sz w:val="20"/>
                <w:szCs w:val="20"/>
                <w:lang w:val="ro-RO"/>
              </w:rPr>
            </w:pPr>
            <w:r w:rsidRPr="00702EE3">
              <w:rPr>
                <w:rFonts w:asciiTheme="minorHAnsi" w:hAnsiTheme="minorHAnsi" w:cstheme="minorHAnsi"/>
                <w:b/>
                <w:bCs/>
                <w:color w:val="008080"/>
                <w:sz w:val="20"/>
                <w:szCs w:val="20"/>
                <w:lang w:val="ro-RO"/>
              </w:rPr>
              <w:t> </w:t>
            </w:r>
          </w:p>
        </w:tc>
        <w:tc>
          <w:tcPr>
            <w:tcW w:w="433" w:type="pct"/>
            <w:tcBorders>
              <w:top w:val="nil"/>
              <w:left w:val="nil"/>
              <w:bottom w:val="single" w:sz="4" w:space="0" w:color="008080"/>
              <w:right w:val="single" w:sz="4" w:space="0" w:color="008080"/>
            </w:tcBorders>
            <w:shd w:val="clear" w:color="auto" w:fill="auto"/>
            <w:noWrap/>
            <w:vAlign w:val="center"/>
          </w:tcPr>
          <w:p w14:paraId="4593B634" w14:textId="77777777" w:rsidR="0018605A" w:rsidRPr="00702EE3" w:rsidRDefault="0018605A" w:rsidP="00A4075E">
            <w:pPr>
              <w:jc w:val="center"/>
              <w:rPr>
                <w:rFonts w:asciiTheme="minorHAnsi" w:hAnsiTheme="minorHAnsi" w:cstheme="minorHAnsi"/>
                <w:b/>
                <w:bCs/>
                <w:color w:val="008080"/>
                <w:sz w:val="20"/>
                <w:szCs w:val="20"/>
                <w:lang w:val="ro-RO"/>
              </w:rPr>
            </w:pPr>
            <w:r w:rsidRPr="00702EE3">
              <w:rPr>
                <w:rFonts w:asciiTheme="minorHAnsi" w:hAnsiTheme="minorHAnsi" w:cstheme="minorHAnsi"/>
                <w:b/>
                <w:bCs/>
                <w:color w:val="008080"/>
                <w:sz w:val="20"/>
                <w:szCs w:val="20"/>
                <w:lang w:val="ro-RO"/>
              </w:rPr>
              <w:t> </w:t>
            </w:r>
          </w:p>
        </w:tc>
        <w:tc>
          <w:tcPr>
            <w:tcW w:w="437" w:type="pct"/>
            <w:tcBorders>
              <w:top w:val="nil"/>
              <w:left w:val="nil"/>
              <w:bottom w:val="single" w:sz="4" w:space="0" w:color="008080"/>
              <w:right w:val="single" w:sz="4" w:space="0" w:color="008080"/>
            </w:tcBorders>
            <w:shd w:val="clear" w:color="auto" w:fill="auto"/>
            <w:noWrap/>
            <w:vAlign w:val="center"/>
          </w:tcPr>
          <w:p w14:paraId="4EC1BD09" w14:textId="77777777" w:rsidR="0018605A" w:rsidRPr="00702EE3" w:rsidRDefault="0018605A" w:rsidP="00A4075E">
            <w:pPr>
              <w:jc w:val="center"/>
              <w:rPr>
                <w:rFonts w:asciiTheme="minorHAnsi" w:hAnsiTheme="minorHAnsi" w:cstheme="minorHAnsi"/>
                <w:b/>
                <w:bCs/>
                <w:color w:val="008080"/>
                <w:sz w:val="20"/>
                <w:szCs w:val="20"/>
                <w:lang w:val="ro-RO"/>
              </w:rPr>
            </w:pPr>
            <w:r w:rsidRPr="00702EE3">
              <w:rPr>
                <w:rFonts w:asciiTheme="minorHAnsi" w:hAnsiTheme="minorHAnsi" w:cstheme="minorHAnsi"/>
                <w:b/>
                <w:bCs/>
                <w:color w:val="008080"/>
                <w:sz w:val="20"/>
                <w:szCs w:val="20"/>
                <w:lang w:val="ro-RO"/>
              </w:rPr>
              <w:t> </w:t>
            </w:r>
          </w:p>
        </w:tc>
        <w:tc>
          <w:tcPr>
            <w:tcW w:w="434" w:type="pct"/>
            <w:tcBorders>
              <w:top w:val="nil"/>
              <w:left w:val="nil"/>
              <w:bottom w:val="single" w:sz="4" w:space="0" w:color="008080"/>
              <w:right w:val="single" w:sz="4" w:space="0" w:color="008080"/>
            </w:tcBorders>
            <w:shd w:val="clear" w:color="auto" w:fill="auto"/>
            <w:noWrap/>
            <w:vAlign w:val="center"/>
          </w:tcPr>
          <w:p w14:paraId="797DDB6E" w14:textId="77777777" w:rsidR="0018605A" w:rsidRPr="00702EE3" w:rsidRDefault="0018605A" w:rsidP="00A4075E">
            <w:pPr>
              <w:jc w:val="center"/>
              <w:rPr>
                <w:rFonts w:asciiTheme="minorHAnsi" w:hAnsiTheme="minorHAnsi" w:cstheme="minorHAnsi"/>
                <w:b/>
                <w:bCs/>
                <w:color w:val="008080"/>
                <w:sz w:val="20"/>
                <w:szCs w:val="20"/>
                <w:lang w:val="ro-RO"/>
              </w:rPr>
            </w:pPr>
            <w:r w:rsidRPr="00702EE3">
              <w:rPr>
                <w:rFonts w:asciiTheme="minorHAnsi" w:hAnsiTheme="minorHAnsi" w:cstheme="minorHAnsi"/>
                <w:b/>
                <w:bCs/>
                <w:color w:val="008080"/>
                <w:sz w:val="20"/>
                <w:szCs w:val="20"/>
                <w:lang w:val="ro-RO"/>
              </w:rPr>
              <w:t> </w:t>
            </w:r>
          </w:p>
        </w:tc>
        <w:tc>
          <w:tcPr>
            <w:tcW w:w="433" w:type="pct"/>
            <w:tcBorders>
              <w:top w:val="nil"/>
              <w:left w:val="nil"/>
              <w:bottom w:val="single" w:sz="4" w:space="0" w:color="008080"/>
              <w:right w:val="single" w:sz="4" w:space="0" w:color="008080"/>
            </w:tcBorders>
            <w:shd w:val="clear" w:color="auto" w:fill="auto"/>
            <w:noWrap/>
            <w:vAlign w:val="center"/>
          </w:tcPr>
          <w:p w14:paraId="6C581101" w14:textId="77777777" w:rsidR="0018605A" w:rsidRPr="00702EE3" w:rsidRDefault="0018605A" w:rsidP="00A4075E">
            <w:pPr>
              <w:jc w:val="center"/>
              <w:rPr>
                <w:rFonts w:asciiTheme="minorHAnsi" w:hAnsiTheme="minorHAnsi" w:cstheme="minorHAnsi"/>
                <w:b/>
                <w:bCs/>
                <w:color w:val="008080"/>
                <w:sz w:val="20"/>
                <w:szCs w:val="20"/>
                <w:lang w:val="ro-RO"/>
              </w:rPr>
            </w:pPr>
            <w:r w:rsidRPr="00702EE3">
              <w:rPr>
                <w:rFonts w:asciiTheme="minorHAnsi" w:hAnsiTheme="minorHAnsi" w:cstheme="minorHAnsi"/>
                <w:b/>
                <w:bCs/>
                <w:color w:val="008080"/>
                <w:sz w:val="20"/>
                <w:szCs w:val="20"/>
                <w:lang w:val="ro-RO"/>
              </w:rPr>
              <w:t> </w:t>
            </w:r>
          </w:p>
        </w:tc>
        <w:tc>
          <w:tcPr>
            <w:tcW w:w="473" w:type="pct"/>
            <w:vMerge/>
            <w:tcBorders>
              <w:top w:val="nil"/>
              <w:left w:val="single" w:sz="4" w:space="0" w:color="008080"/>
              <w:bottom w:val="single" w:sz="4" w:space="0" w:color="008080"/>
              <w:right w:val="single" w:sz="4" w:space="0" w:color="008080"/>
            </w:tcBorders>
            <w:vAlign w:val="center"/>
          </w:tcPr>
          <w:p w14:paraId="099151EC" w14:textId="77777777" w:rsidR="0018605A" w:rsidRPr="00702EE3" w:rsidRDefault="0018605A" w:rsidP="00A4075E">
            <w:pPr>
              <w:rPr>
                <w:rFonts w:asciiTheme="minorHAnsi" w:hAnsiTheme="minorHAnsi" w:cstheme="minorHAnsi"/>
                <w:b/>
                <w:bCs/>
                <w:color w:val="008080"/>
                <w:sz w:val="20"/>
                <w:szCs w:val="20"/>
                <w:lang w:val="ro-RO"/>
              </w:rPr>
            </w:pPr>
          </w:p>
        </w:tc>
        <w:tc>
          <w:tcPr>
            <w:tcW w:w="433" w:type="pct"/>
            <w:vMerge/>
            <w:tcBorders>
              <w:top w:val="nil"/>
              <w:left w:val="single" w:sz="4" w:space="0" w:color="008080"/>
              <w:bottom w:val="single" w:sz="4" w:space="0" w:color="008080"/>
              <w:right w:val="single" w:sz="8" w:space="0" w:color="008080"/>
            </w:tcBorders>
            <w:vAlign w:val="center"/>
          </w:tcPr>
          <w:p w14:paraId="27007645" w14:textId="77777777" w:rsidR="0018605A" w:rsidRPr="00702EE3" w:rsidRDefault="0018605A" w:rsidP="00A4075E">
            <w:pPr>
              <w:rPr>
                <w:rFonts w:asciiTheme="minorHAnsi" w:hAnsiTheme="minorHAnsi" w:cstheme="minorHAnsi"/>
                <w:b/>
                <w:bCs/>
                <w:color w:val="008080"/>
                <w:sz w:val="20"/>
                <w:szCs w:val="20"/>
                <w:lang w:val="ro-RO"/>
              </w:rPr>
            </w:pPr>
          </w:p>
        </w:tc>
      </w:tr>
      <w:tr w:rsidR="002C3134" w:rsidRPr="00702EE3" w14:paraId="3DEADBF9" w14:textId="77777777" w:rsidTr="002C3134">
        <w:trPr>
          <w:trHeight w:val="675"/>
        </w:trPr>
        <w:tc>
          <w:tcPr>
            <w:tcW w:w="228" w:type="pct"/>
            <w:vMerge w:val="restart"/>
            <w:tcBorders>
              <w:top w:val="nil"/>
              <w:left w:val="single" w:sz="8" w:space="0" w:color="008080"/>
              <w:bottom w:val="single" w:sz="4" w:space="0" w:color="008080"/>
              <w:right w:val="single" w:sz="4" w:space="0" w:color="008080"/>
            </w:tcBorders>
            <w:shd w:val="clear" w:color="000000" w:fill="CCFFFF"/>
            <w:noWrap/>
            <w:vAlign w:val="center"/>
          </w:tcPr>
          <w:p w14:paraId="6187AADC" w14:textId="77777777" w:rsidR="0018605A" w:rsidRPr="00702EE3" w:rsidRDefault="0018605A" w:rsidP="00A4075E">
            <w:pPr>
              <w:jc w:val="center"/>
              <w:rPr>
                <w:rFonts w:asciiTheme="minorHAnsi" w:hAnsiTheme="minorHAnsi" w:cstheme="minorHAnsi"/>
                <w:color w:val="008080"/>
                <w:sz w:val="20"/>
                <w:szCs w:val="20"/>
                <w:lang w:val="ro-RO"/>
              </w:rPr>
            </w:pPr>
            <w:r w:rsidRPr="00702EE3">
              <w:rPr>
                <w:rFonts w:asciiTheme="minorHAnsi" w:hAnsiTheme="minorHAnsi" w:cstheme="minorHAnsi"/>
                <w:color w:val="008080"/>
                <w:sz w:val="20"/>
                <w:szCs w:val="20"/>
                <w:lang w:val="ro-RO"/>
              </w:rPr>
              <w:t>8</w:t>
            </w:r>
          </w:p>
        </w:tc>
        <w:tc>
          <w:tcPr>
            <w:tcW w:w="749" w:type="pct"/>
            <w:tcBorders>
              <w:top w:val="nil"/>
              <w:left w:val="nil"/>
              <w:bottom w:val="single" w:sz="4" w:space="0" w:color="008080"/>
              <w:right w:val="single" w:sz="4" w:space="0" w:color="008080"/>
            </w:tcBorders>
            <w:shd w:val="clear" w:color="000000" w:fill="CCFFFF"/>
            <w:vAlign w:val="center"/>
          </w:tcPr>
          <w:p w14:paraId="2CB2AD2A" w14:textId="77777777" w:rsidR="0018605A" w:rsidRPr="00702EE3" w:rsidRDefault="0018605A" w:rsidP="00A4075E">
            <w:pPr>
              <w:jc w:val="center"/>
              <w:rPr>
                <w:rFonts w:asciiTheme="minorHAnsi" w:hAnsiTheme="minorHAnsi" w:cstheme="minorHAnsi"/>
                <w:b/>
                <w:bCs/>
                <w:color w:val="008080"/>
                <w:sz w:val="20"/>
                <w:szCs w:val="20"/>
                <w:lang w:val="ro-RO"/>
              </w:rPr>
            </w:pPr>
            <w:r w:rsidRPr="00702EE3">
              <w:rPr>
                <w:rFonts w:asciiTheme="minorHAnsi" w:hAnsiTheme="minorHAnsi" w:cstheme="minorHAnsi"/>
                <w:b/>
                <w:bCs/>
                <w:color w:val="008080"/>
                <w:sz w:val="20"/>
                <w:szCs w:val="20"/>
                <w:lang w:val="ro-RO"/>
              </w:rPr>
              <w:t xml:space="preserve">Flux de lichidităţi net al perioadei - </w:t>
            </w:r>
            <w:r w:rsidRPr="00702EE3">
              <w:rPr>
                <w:rFonts w:asciiTheme="minorHAnsi" w:hAnsiTheme="minorHAnsi" w:cstheme="minorHAnsi"/>
                <w:color w:val="008080"/>
                <w:sz w:val="20"/>
                <w:szCs w:val="20"/>
                <w:lang w:val="ro-RO"/>
              </w:rPr>
              <w:t>linia Q</w:t>
            </w:r>
            <w:r w:rsidRPr="00702EE3">
              <w:rPr>
                <w:rFonts w:asciiTheme="minorHAnsi" w:hAnsiTheme="minorHAnsi" w:cstheme="minorHAnsi"/>
                <w:b/>
                <w:bCs/>
                <w:color w:val="008080"/>
                <w:sz w:val="20"/>
                <w:szCs w:val="20"/>
                <w:lang w:val="ro-RO"/>
              </w:rPr>
              <w:t xml:space="preserve"> </w:t>
            </w:r>
            <w:r w:rsidRPr="00702EE3">
              <w:rPr>
                <w:rFonts w:asciiTheme="minorHAnsi" w:hAnsiTheme="minorHAnsi" w:cstheme="minorHAnsi"/>
                <w:color w:val="008080"/>
                <w:sz w:val="20"/>
                <w:szCs w:val="20"/>
                <w:lang w:val="ro-RO"/>
              </w:rPr>
              <w:t>din fluxul de numerar pentru anii 1-5, se introduce pentru perioada aferentă</w:t>
            </w:r>
          </w:p>
        </w:tc>
        <w:tc>
          <w:tcPr>
            <w:tcW w:w="433" w:type="pct"/>
            <w:tcBorders>
              <w:top w:val="nil"/>
              <w:left w:val="nil"/>
              <w:bottom w:val="single" w:sz="4" w:space="0" w:color="008080"/>
              <w:right w:val="single" w:sz="4" w:space="0" w:color="008080"/>
            </w:tcBorders>
            <w:shd w:val="clear" w:color="000000" w:fill="CCFFFF"/>
            <w:vAlign w:val="center"/>
          </w:tcPr>
          <w:p w14:paraId="5DA9E5AB" w14:textId="77777777" w:rsidR="0018605A" w:rsidRPr="00702EE3" w:rsidRDefault="0018605A" w:rsidP="00A4075E">
            <w:pPr>
              <w:jc w:val="center"/>
              <w:rPr>
                <w:rFonts w:asciiTheme="minorHAnsi" w:hAnsiTheme="minorHAnsi" w:cstheme="minorHAnsi"/>
                <w:b/>
                <w:bCs/>
                <w:color w:val="008080"/>
                <w:sz w:val="20"/>
                <w:szCs w:val="20"/>
                <w:lang w:val="ro-RO"/>
              </w:rPr>
            </w:pPr>
            <w:r w:rsidRPr="00702EE3">
              <w:rPr>
                <w:rFonts w:asciiTheme="minorHAnsi" w:hAnsiTheme="minorHAnsi" w:cstheme="minorHAnsi"/>
                <w:b/>
                <w:bCs/>
                <w:color w:val="008080"/>
                <w:sz w:val="20"/>
                <w:szCs w:val="20"/>
                <w:lang w:val="ro-RO"/>
              </w:rPr>
              <w:t>N/A</w:t>
            </w:r>
          </w:p>
        </w:tc>
        <w:tc>
          <w:tcPr>
            <w:tcW w:w="437" w:type="pct"/>
            <w:tcBorders>
              <w:top w:val="nil"/>
              <w:left w:val="nil"/>
              <w:bottom w:val="single" w:sz="4" w:space="0" w:color="008080"/>
              <w:right w:val="single" w:sz="4" w:space="0" w:color="008080"/>
            </w:tcBorders>
            <w:shd w:val="clear" w:color="000000" w:fill="CCFFFF"/>
            <w:noWrap/>
            <w:vAlign w:val="bottom"/>
          </w:tcPr>
          <w:p w14:paraId="59DCC0EA" w14:textId="77777777" w:rsidR="0018605A" w:rsidRPr="00702EE3" w:rsidRDefault="0018605A" w:rsidP="00A4075E">
            <w:pPr>
              <w:jc w:val="center"/>
              <w:rPr>
                <w:rFonts w:asciiTheme="minorHAnsi" w:hAnsiTheme="minorHAnsi" w:cstheme="minorHAnsi"/>
                <w:b/>
                <w:bCs/>
                <w:color w:val="008080"/>
                <w:sz w:val="20"/>
                <w:szCs w:val="20"/>
                <w:lang w:val="ro-RO"/>
              </w:rPr>
            </w:pPr>
            <w:r w:rsidRPr="00702EE3">
              <w:rPr>
                <w:rFonts w:asciiTheme="minorHAnsi" w:hAnsiTheme="minorHAnsi" w:cstheme="minorHAnsi"/>
                <w:b/>
                <w:bCs/>
                <w:color w:val="008080"/>
                <w:sz w:val="20"/>
                <w:szCs w:val="20"/>
                <w:lang w:val="ro-RO"/>
              </w:rPr>
              <w:t xml:space="preserve"> Numeric </w:t>
            </w:r>
          </w:p>
        </w:tc>
        <w:tc>
          <w:tcPr>
            <w:tcW w:w="509" w:type="pct"/>
            <w:tcBorders>
              <w:top w:val="nil"/>
              <w:left w:val="nil"/>
              <w:bottom w:val="single" w:sz="4" w:space="0" w:color="008080"/>
              <w:right w:val="single" w:sz="4" w:space="0" w:color="008080"/>
            </w:tcBorders>
            <w:shd w:val="clear" w:color="000000" w:fill="CCFFFF"/>
            <w:noWrap/>
            <w:vAlign w:val="center"/>
          </w:tcPr>
          <w:p w14:paraId="04E1AB27" w14:textId="77777777" w:rsidR="0018605A" w:rsidRPr="00702EE3" w:rsidRDefault="0018605A" w:rsidP="00A4075E">
            <w:pPr>
              <w:jc w:val="center"/>
              <w:rPr>
                <w:rFonts w:asciiTheme="minorHAnsi" w:hAnsiTheme="minorHAnsi" w:cstheme="minorHAnsi"/>
                <w:color w:val="008080"/>
                <w:sz w:val="20"/>
                <w:szCs w:val="20"/>
                <w:lang w:val="ro-RO"/>
              </w:rPr>
            </w:pPr>
            <w:r w:rsidRPr="00702EE3">
              <w:rPr>
                <w:rFonts w:asciiTheme="minorHAnsi" w:hAnsiTheme="minorHAnsi" w:cstheme="minorHAnsi"/>
                <w:color w:val="008080"/>
                <w:sz w:val="20"/>
                <w:szCs w:val="20"/>
                <w:lang w:val="ro-RO"/>
              </w:rPr>
              <w:t> </w:t>
            </w:r>
          </w:p>
        </w:tc>
        <w:tc>
          <w:tcPr>
            <w:tcW w:w="433" w:type="pct"/>
            <w:tcBorders>
              <w:top w:val="nil"/>
              <w:left w:val="nil"/>
              <w:bottom w:val="single" w:sz="4" w:space="0" w:color="008080"/>
              <w:right w:val="single" w:sz="4" w:space="0" w:color="008080"/>
            </w:tcBorders>
            <w:shd w:val="clear" w:color="000000" w:fill="CCFFFF"/>
            <w:noWrap/>
            <w:vAlign w:val="center"/>
          </w:tcPr>
          <w:p w14:paraId="606F97FC" w14:textId="77777777" w:rsidR="0018605A" w:rsidRPr="00702EE3" w:rsidRDefault="0018605A" w:rsidP="00A4075E">
            <w:pPr>
              <w:jc w:val="center"/>
              <w:rPr>
                <w:rFonts w:asciiTheme="minorHAnsi" w:hAnsiTheme="minorHAnsi" w:cstheme="minorHAnsi"/>
                <w:color w:val="008080"/>
                <w:sz w:val="20"/>
                <w:szCs w:val="20"/>
                <w:lang w:val="ro-RO"/>
              </w:rPr>
            </w:pPr>
            <w:r w:rsidRPr="00702EE3">
              <w:rPr>
                <w:rFonts w:asciiTheme="minorHAnsi" w:hAnsiTheme="minorHAnsi" w:cstheme="minorHAnsi"/>
                <w:color w:val="008080"/>
                <w:sz w:val="20"/>
                <w:szCs w:val="20"/>
                <w:lang w:val="ro-RO"/>
              </w:rPr>
              <w:t> </w:t>
            </w:r>
          </w:p>
        </w:tc>
        <w:tc>
          <w:tcPr>
            <w:tcW w:w="437" w:type="pct"/>
            <w:tcBorders>
              <w:top w:val="nil"/>
              <w:left w:val="nil"/>
              <w:bottom w:val="single" w:sz="4" w:space="0" w:color="008080"/>
              <w:right w:val="single" w:sz="4" w:space="0" w:color="008080"/>
            </w:tcBorders>
            <w:shd w:val="clear" w:color="000000" w:fill="CCFFFF"/>
            <w:noWrap/>
            <w:vAlign w:val="center"/>
          </w:tcPr>
          <w:p w14:paraId="34268DD1" w14:textId="77777777" w:rsidR="0018605A" w:rsidRPr="00702EE3" w:rsidRDefault="0018605A" w:rsidP="00A4075E">
            <w:pPr>
              <w:jc w:val="center"/>
              <w:rPr>
                <w:rFonts w:asciiTheme="minorHAnsi" w:hAnsiTheme="minorHAnsi" w:cstheme="minorHAnsi"/>
                <w:color w:val="008080"/>
                <w:sz w:val="20"/>
                <w:szCs w:val="20"/>
                <w:lang w:val="ro-RO"/>
              </w:rPr>
            </w:pPr>
            <w:r w:rsidRPr="00702EE3">
              <w:rPr>
                <w:rFonts w:asciiTheme="minorHAnsi" w:hAnsiTheme="minorHAnsi" w:cstheme="minorHAnsi"/>
                <w:color w:val="008080"/>
                <w:sz w:val="20"/>
                <w:szCs w:val="20"/>
                <w:lang w:val="ro-RO"/>
              </w:rPr>
              <w:t> </w:t>
            </w:r>
          </w:p>
        </w:tc>
        <w:tc>
          <w:tcPr>
            <w:tcW w:w="434" w:type="pct"/>
            <w:tcBorders>
              <w:top w:val="nil"/>
              <w:left w:val="nil"/>
              <w:bottom w:val="single" w:sz="4" w:space="0" w:color="008080"/>
              <w:right w:val="single" w:sz="4" w:space="0" w:color="008080"/>
            </w:tcBorders>
            <w:shd w:val="clear" w:color="000000" w:fill="CCFFFF"/>
            <w:noWrap/>
            <w:vAlign w:val="center"/>
          </w:tcPr>
          <w:p w14:paraId="461B5AA6" w14:textId="77777777" w:rsidR="0018605A" w:rsidRPr="00702EE3" w:rsidRDefault="0018605A" w:rsidP="00A4075E">
            <w:pPr>
              <w:jc w:val="center"/>
              <w:rPr>
                <w:rFonts w:asciiTheme="minorHAnsi" w:hAnsiTheme="minorHAnsi" w:cstheme="minorHAnsi"/>
                <w:color w:val="008080"/>
                <w:sz w:val="20"/>
                <w:szCs w:val="20"/>
                <w:lang w:val="ro-RO"/>
              </w:rPr>
            </w:pPr>
            <w:r w:rsidRPr="00702EE3">
              <w:rPr>
                <w:rFonts w:asciiTheme="minorHAnsi" w:hAnsiTheme="minorHAnsi" w:cstheme="minorHAnsi"/>
                <w:color w:val="008080"/>
                <w:sz w:val="20"/>
                <w:szCs w:val="20"/>
                <w:lang w:val="ro-RO"/>
              </w:rPr>
              <w:t> </w:t>
            </w:r>
          </w:p>
        </w:tc>
        <w:tc>
          <w:tcPr>
            <w:tcW w:w="433" w:type="pct"/>
            <w:tcBorders>
              <w:top w:val="nil"/>
              <w:left w:val="nil"/>
              <w:bottom w:val="single" w:sz="4" w:space="0" w:color="008080"/>
              <w:right w:val="single" w:sz="4" w:space="0" w:color="008080"/>
            </w:tcBorders>
            <w:shd w:val="clear" w:color="000000" w:fill="CCFFFF"/>
            <w:noWrap/>
            <w:vAlign w:val="center"/>
          </w:tcPr>
          <w:p w14:paraId="22717656" w14:textId="77777777" w:rsidR="0018605A" w:rsidRPr="00702EE3" w:rsidRDefault="0018605A" w:rsidP="00A4075E">
            <w:pPr>
              <w:jc w:val="center"/>
              <w:rPr>
                <w:rFonts w:asciiTheme="minorHAnsi" w:hAnsiTheme="minorHAnsi" w:cstheme="minorHAnsi"/>
                <w:color w:val="008080"/>
                <w:sz w:val="20"/>
                <w:szCs w:val="20"/>
                <w:lang w:val="ro-RO"/>
              </w:rPr>
            </w:pPr>
            <w:r w:rsidRPr="00702EE3">
              <w:rPr>
                <w:rFonts w:asciiTheme="minorHAnsi" w:hAnsiTheme="minorHAnsi" w:cstheme="minorHAnsi"/>
                <w:color w:val="008080"/>
                <w:sz w:val="20"/>
                <w:szCs w:val="20"/>
                <w:lang w:val="ro-RO"/>
              </w:rPr>
              <w:t> </w:t>
            </w:r>
          </w:p>
        </w:tc>
        <w:tc>
          <w:tcPr>
            <w:tcW w:w="473" w:type="pct"/>
            <w:vMerge w:val="restart"/>
            <w:tcBorders>
              <w:top w:val="nil"/>
              <w:left w:val="single" w:sz="4" w:space="0" w:color="008080"/>
              <w:bottom w:val="single" w:sz="4" w:space="0" w:color="008080"/>
              <w:right w:val="single" w:sz="4" w:space="0" w:color="008080"/>
            </w:tcBorders>
            <w:shd w:val="clear" w:color="000000" w:fill="CCFFFF"/>
            <w:vAlign w:val="center"/>
          </w:tcPr>
          <w:p w14:paraId="75D58786" w14:textId="77777777" w:rsidR="0018605A" w:rsidRPr="00702EE3" w:rsidRDefault="0018605A" w:rsidP="00A4075E">
            <w:pPr>
              <w:jc w:val="center"/>
              <w:rPr>
                <w:rFonts w:asciiTheme="minorHAnsi" w:hAnsiTheme="minorHAnsi" w:cstheme="minorHAnsi"/>
                <w:b/>
                <w:bCs/>
                <w:color w:val="008080"/>
                <w:sz w:val="20"/>
                <w:szCs w:val="20"/>
                <w:lang w:val="ro-RO"/>
              </w:rPr>
            </w:pPr>
            <w:r w:rsidRPr="00702EE3">
              <w:rPr>
                <w:rFonts w:asciiTheme="minorHAnsi" w:hAnsiTheme="minorHAnsi" w:cstheme="minorHAnsi"/>
                <w:b/>
                <w:bCs/>
                <w:color w:val="008080"/>
                <w:sz w:val="20"/>
                <w:szCs w:val="20"/>
                <w:lang w:val="ro-RO"/>
              </w:rPr>
              <w:t>#DIV/0!</w:t>
            </w:r>
          </w:p>
        </w:tc>
        <w:tc>
          <w:tcPr>
            <w:tcW w:w="433" w:type="pct"/>
            <w:vMerge w:val="restart"/>
            <w:tcBorders>
              <w:top w:val="nil"/>
              <w:left w:val="single" w:sz="4" w:space="0" w:color="008080"/>
              <w:bottom w:val="single" w:sz="4" w:space="0" w:color="008080"/>
              <w:right w:val="single" w:sz="8" w:space="0" w:color="008080"/>
            </w:tcBorders>
            <w:shd w:val="clear" w:color="000000" w:fill="CCFFFF"/>
            <w:vAlign w:val="center"/>
          </w:tcPr>
          <w:p w14:paraId="1BBD080F" w14:textId="77777777" w:rsidR="0018605A" w:rsidRPr="00702EE3" w:rsidRDefault="0018605A" w:rsidP="00A4075E">
            <w:pPr>
              <w:jc w:val="center"/>
              <w:rPr>
                <w:rFonts w:asciiTheme="minorHAnsi" w:hAnsiTheme="minorHAnsi" w:cstheme="minorHAnsi"/>
                <w:b/>
                <w:bCs/>
                <w:color w:val="008080"/>
                <w:sz w:val="20"/>
                <w:szCs w:val="20"/>
                <w:lang w:val="ro-RO"/>
              </w:rPr>
            </w:pPr>
            <w:r w:rsidRPr="00702EE3">
              <w:rPr>
                <w:rFonts w:asciiTheme="minorHAnsi" w:hAnsiTheme="minorHAnsi" w:cstheme="minorHAnsi"/>
                <w:b/>
                <w:bCs/>
                <w:color w:val="008080"/>
                <w:sz w:val="20"/>
                <w:szCs w:val="20"/>
                <w:lang w:val="ro-RO"/>
              </w:rPr>
              <w:t>#DIV/0!</w:t>
            </w:r>
          </w:p>
        </w:tc>
      </w:tr>
      <w:tr w:rsidR="002C3134" w:rsidRPr="00702EE3" w14:paraId="255244BA" w14:textId="77777777" w:rsidTr="002C3134">
        <w:trPr>
          <w:trHeight w:val="900"/>
        </w:trPr>
        <w:tc>
          <w:tcPr>
            <w:tcW w:w="228" w:type="pct"/>
            <w:vMerge/>
            <w:tcBorders>
              <w:top w:val="nil"/>
              <w:left w:val="single" w:sz="8" w:space="0" w:color="008080"/>
              <w:bottom w:val="single" w:sz="4" w:space="0" w:color="008080"/>
              <w:right w:val="single" w:sz="4" w:space="0" w:color="008080"/>
            </w:tcBorders>
            <w:vAlign w:val="center"/>
          </w:tcPr>
          <w:p w14:paraId="7605C5F5" w14:textId="77777777" w:rsidR="0018605A" w:rsidRPr="00702EE3" w:rsidRDefault="0018605A" w:rsidP="00A4075E">
            <w:pPr>
              <w:rPr>
                <w:rFonts w:asciiTheme="minorHAnsi" w:hAnsiTheme="minorHAnsi" w:cstheme="minorHAnsi"/>
                <w:color w:val="008080"/>
                <w:sz w:val="20"/>
                <w:szCs w:val="20"/>
                <w:lang w:val="ro-RO"/>
              </w:rPr>
            </w:pPr>
          </w:p>
        </w:tc>
        <w:tc>
          <w:tcPr>
            <w:tcW w:w="749" w:type="pct"/>
            <w:tcBorders>
              <w:top w:val="nil"/>
              <w:left w:val="nil"/>
              <w:bottom w:val="single" w:sz="4" w:space="0" w:color="008080"/>
              <w:right w:val="single" w:sz="4" w:space="0" w:color="008080"/>
            </w:tcBorders>
            <w:shd w:val="clear" w:color="000000" w:fill="CCFFFF"/>
            <w:vAlign w:val="center"/>
          </w:tcPr>
          <w:p w14:paraId="5688346D" w14:textId="77777777" w:rsidR="0018605A" w:rsidRPr="00702EE3" w:rsidRDefault="0018605A" w:rsidP="00A4075E">
            <w:pPr>
              <w:jc w:val="center"/>
              <w:rPr>
                <w:rFonts w:asciiTheme="minorHAnsi" w:hAnsiTheme="minorHAnsi" w:cstheme="minorHAnsi"/>
                <w:b/>
                <w:bCs/>
                <w:color w:val="008080"/>
                <w:sz w:val="20"/>
                <w:szCs w:val="20"/>
                <w:lang w:val="ro-RO"/>
              </w:rPr>
            </w:pPr>
            <w:r w:rsidRPr="00702EE3">
              <w:rPr>
                <w:rFonts w:asciiTheme="minorHAnsi" w:hAnsiTheme="minorHAnsi" w:cstheme="minorHAnsi"/>
                <w:b/>
                <w:bCs/>
                <w:color w:val="008080"/>
                <w:sz w:val="20"/>
                <w:szCs w:val="20"/>
                <w:lang w:val="ro-RO"/>
              </w:rPr>
              <w:t xml:space="preserve">(PDCTML) Plăţi de dobânzi la credite pe termen mediu şi lung - </w:t>
            </w:r>
            <w:r w:rsidRPr="00702EE3">
              <w:rPr>
                <w:rFonts w:asciiTheme="minorHAnsi" w:hAnsiTheme="minorHAnsi" w:cstheme="minorHAnsi"/>
                <w:color w:val="008080"/>
                <w:sz w:val="20"/>
                <w:szCs w:val="20"/>
                <w:lang w:val="ro-RO"/>
              </w:rPr>
              <w:t xml:space="preserve">linia </w:t>
            </w:r>
            <w:r w:rsidRPr="00702EE3">
              <w:rPr>
                <w:rFonts w:asciiTheme="minorHAnsi" w:hAnsiTheme="minorHAnsi" w:cstheme="minorHAnsi"/>
                <w:b/>
                <w:bCs/>
                <w:color w:val="008080"/>
                <w:sz w:val="20"/>
                <w:szCs w:val="20"/>
                <w:lang w:val="ro-RO"/>
              </w:rPr>
              <w:t xml:space="preserve">C2 </w:t>
            </w:r>
            <w:r w:rsidRPr="00702EE3">
              <w:rPr>
                <w:rFonts w:asciiTheme="minorHAnsi" w:hAnsiTheme="minorHAnsi" w:cstheme="minorHAnsi"/>
                <w:color w:val="008080"/>
                <w:sz w:val="20"/>
                <w:szCs w:val="20"/>
                <w:lang w:val="ro-RO"/>
              </w:rPr>
              <w:t xml:space="preserve">din fluxul de numerar pentru anii 1-5, se </w:t>
            </w:r>
            <w:r w:rsidRPr="00702EE3">
              <w:rPr>
                <w:rFonts w:asciiTheme="minorHAnsi" w:hAnsiTheme="minorHAnsi" w:cstheme="minorHAnsi"/>
                <w:color w:val="008080"/>
                <w:sz w:val="20"/>
                <w:szCs w:val="20"/>
                <w:lang w:val="ro-RO"/>
              </w:rPr>
              <w:lastRenderedPageBreak/>
              <w:t>introduce pentru perioada aferentă</w:t>
            </w:r>
          </w:p>
        </w:tc>
        <w:tc>
          <w:tcPr>
            <w:tcW w:w="433" w:type="pct"/>
            <w:tcBorders>
              <w:top w:val="nil"/>
              <w:left w:val="nil"/>
              <w:bottom w:val="single" w:sz="4" w:space="0" w:color="008080"/>
              <w:right w:val="single" w:sz="4" w:space="0" w:color="008080"/>
            </w:tcBorders>
            <w:shd w:val="clear" w:color="000000" w:fill="CCFFFF"/>
            <w:vAlign w:val="center"/>
          </w:tcPr>
          <w:p w14:paraId="42500D25" w14:textId="77777777" w:rsidR="0018605A" w:rsidRPr="00702EE3" w:rsidRDefault="0018605A" w:rsidP="00A4075E">
            <w:pPr>
              <w:jc w:val="center"/>
              <w:rPr>
                <w:rFonts w:asciiTheme="minorHAnsi" w:hAnsiTheme="minorHAnsi" w:cstheme="minorHAnsi"/>
                <w:b/>
                <w:bCs/>
                <w:color w:val="008080"/>
                <w:sz w:val="20"/>
                <w:szCs w:val="20"/>
                <w:lang w:val="ro-RO"/>
              </w:rPr>
            </w:pPr>
            <w:r w:rsidRPr="00702EE3">
              <w:rPr>
                <w:rFonts w:asciiTheme="minorHAnsi" w:hAnsiTheme="minorHAnsi" w:cstheme="minorHAnsi"/>
                <w:b/>
                <w:bCs/>
                <w:color w:val="008080"/>
                <w:sz w:val="20"/>
                <w:szCs w:val="20"/>
                <w:lang w:val="ro-RO"/>
              </w:rPr>
              <w:lastRenderedPageBreak/>
              <w:t>N/A</w:t>
            </w:r>
          </w:p>
        </w:tc>
        <w:tc>
          <w:tcPr>
            <w:tcW w:w="437" w:type="pct"/>
            <w:tcBorders>
              <w:top w:val="nil"/>
              <w:left w:val="nil"/>
              <w:bottom w:val="single" w:sz="4" w:space="0" w:color="008080"/>
              <w:right w:val="single" w:sz="4" w:space="0" w:color="008080"/>
            </w:tcBorders>
            <w:shd w:val="clear" w:color="000000" w:fill="CCFFFF"/>
            <w:noWrap/>
            <w:vAlign w:val="bottom"/>
          </w:tcPr>
          <w:p w14:paraId="14150C3A" w14:textId="03E68654" w:rsidR="0018605A" w:rsidRPr="00702EE3" w:rsidRDefault="0018605A" w:rsidP="00A4075E">
            <w:pPr>
              <w:jc w:val="center"/>
              <w:rPr>
                <w:rFonts w:asciiTheme="minorHAnsi" w:hAnsiTheme="minorHAnsi" w:cstheme="minorHAnsi"/>
                <w:b/>
                <w:bCs/>
                <w:color w:val="008080"/>
                <w:sz w:val="20"/>
                <w:szCs w:val="20"/>
                <w:lang w:val="ro-RO"/>
              </w:rPr>
            </w:pPr>
            <w:r w:rsidRPr="00702EE3">
              <w:rPr>
                <w:rFonts w:asciiTheme="minorHAnsi" w:hAnsiTheme="minorHAnsi" w:cstheme="minorHAnsi"/>
                <w:b/>
                <w:bCs/>
                <w:color w:val="008080"/>
                <w:sz w:val="20"/>
                <w:szCs w:val="20"/>
                <w:lang w:val="ro-RO"/>
              </w:rPr>
              <w:t xml:space="preserve"> Numer</w:t>
            </w:r>
            <w:r w:rsidRPr="00702EE3">
              <w:rPr>
                <w:rFonts w:asciiTheme="minorHAnsi" w:hAnsiTheme="minorHAnsi" w:cstheme="minorHAnsi"/>
                <w:b/>
                <w:bCs/>
                <w:color w:val="008080"/>
                <w:sz w:val="20"/>
                <w:szCs w:val="20"/>
                <w:lang w:val="ro-RO"/>
              </w:rPr>
              <w:cr/>
            </w:r>
            <w:r w:rsidR="009C0F85" w:rsidRPr="00702EE3">
              <w:rPr>
                <w:rFonts w:asciiTheme="minorHAnsi" w:hAnsiTheme="minorHAnsi" w:cstheme="minorHAnsi"/>
                <w:b/>
                <w:bCs/>
                <w:color w:val="008080"/>
                <w:sz w:val="20"/>
                <w:szCs w:val="20"/>
                <w:lang w:val="ro-RO"/>
              </w:rPr>
              <w:t>i</w:t>
            </w:r>
            <w:r w:rsidRPr="00702EE3">
              <w:rPr>
                <w:rFonts w:asciiTheme="minorHAnsi" w:hAnsiTheme="minorHAnsi" w:cstheme="minorHAnsi"/>
                <w:b/>
                <w:bCs/>
                <w:color w:val="008080"/>
                <w:sz w:val="20"/>
                <w:szCs w:val="20"/>
                <w:lang w:val="ro-RO"/>
              </w:rPr>
              <w:t xml:space="preserve">c </w:t>
            </w:r>
          </w:p>
        </w:tc>
        <w:tc>
          <w:tcPr>
            <w:tcW w:w="509" w:type="pct"/>
            <w:tcBorders>
              <w:top w:val="nil"/>
              <w:left w:val="nil"/>
              <w:bottom w:val="single" w:sz="4" w:space="0" w:color="008080"/>
              <w:right w:val="single" w:sz="4" w:space="0" w:color="008080"/>
            </w:tcBorders>
            <w:shd w:val="clear" w:color="000000" w:fill="CCFFFF"/>
            <w:noWrap/>
            <w:vAlign w:val="center"/>
          </w:tcPr>
          <w:p w14:paraId="0682C100" w14:textId="77777777" w:rsidR="0018605A" w:rsidRPr="00702EE3" w:rsidRDefault="0018605A" w:rsidP="00A4075E">
            <w:pPr>
              <w:jc w:val="center"/>
              <w:rPr>
                <w:rFonts w:asciiTheme="minorHAnsi" w:hAnsiTheme="minorHAnsi" w:cstheme="minorHAnsi"/>
                <w:color w:val="008080"/>
                <w:sz w:val="20"/>
                <w:szCs w:val="20"/>
                <w:lang w:val="ro-RO"/>
              </w:rPr>
            </w:pPr>
            <w:r w:rsidRPr="00702EE3">
              <w:rPr>
                <w:rFonts w:asciiTheme="minorHAnsi" w:hAnsiTheme="minorHAnsi" w:cstheme="minorHAnsi"/>
                <w:color w:val="008080"/>
                <w:sz w:val="20"/>
                <w:szCs w:val="20"/>
                <w:lang w:val="ro-RO"/>
              </w:rPr>
              <w:t> </w:t>
            </w:r>
          </w:p>
        </w:tc>
        <w:tc>
          <w:tcPr>
            <w:tcW w:w="433" w:type="pct"/>
            <w:tcBorders>
              <w:top w:val="nil"/>
              <w:left w:val="nil"/>
              <w:bottom w:val="single" w:sz="4" w:space="0" w:color="008080"/>
              <w:right w:val="single" w:sz="4" w:space="0" w:color="008080"/>
            </w:tcBorders>
            <w:shd w:val="clear" w:color="000000" w:fill="CCFFFF"/>
            <w:noWrap/>
            <w:vAlign w:val="center"/>
          </w:tcPr>
          <w:p w14:paraId="6132CBC1" w14:textId="77777777" w:rsidR="0018605A" w:rsidRPr="00702EE3" w:rsidRDefault="0018605A" w:rsidP="00A4075E">
            <w:pPr>
              <w:jc w:val="center"/>
              <w:rPr>
                <w:rFonts w:asciiTheme="minorHAnsi" w:hAnsiTheme="minorHAnsi" w:cstheme="minorHAnsi"/>
                <w:color w:val="008080"/>
                <w:sz w:val="20"/>
                <w:szCs w:val="20"/>
                <w:lang w:val="ro-RO"/>
              </w:rPr>
            </w:pPr>
            <w:r w:rsidRPr="00702EE3">
              <w:rPr>
                <w:rFonts w:asciiTheme="minorHAnsi" w:hAnsiTheme="minorHAnsi" w:cstheme="minorHAnsi"/>
                <w:color w:val="008080"/>
                <w:sz w:val="20"/>
                <w:szCs w:val="20"/>
                <w:lang w:val="ro-RO"/>
              </w:rPr>
              <w:t> </w:t>
            </w:r>
          </w:p>
        </w:tc>
        <w:tc>
          <w:tcPr>
            <w:tcW w:w="437" w:type="pct"/>
            <w:tcBorders>
              <w:top w:val="nil"/>
              <w:left w:val="nil"/>
              <w:bottom w:val="single" w:sz="4" w:space="0" w:color="008080"/>
              <w:right w:val="single" w:sz="4" w:space="0" w:color="008080"/>
            </w:tcBorders>
            <w:shd w:val="clear" w:color="000000" w:fill="CCFFFF"/>
            <w:noWrap/>
            <w:vAlign w:val="center"/>
          </w:tcPr>
          <w:p w14:paraId="74BF9223" w14:textId="77777777" w:rsidR="0018605A" w:rsidRPr="00702EE3" w:rsidRDefault="0018605A" w:rsidP="00A4075E">
            <w:pPr>
              <w:jc w:val="center"/>
              <w:rPr>
                <w:rFonts w:asciiTheme="minorHAnsi" w:hAnsiTheme="minorHAnsi" w:cstheme="minorHAnsi"/>
                <w:color w:val="008080"/>
                <w:sz w:val="20"/>
                <w:szCs w:val="20"/>
                <w:lang w:val="ro-RO"/>
              </w:rPr>
            </w:pPr>
            <w:r w:rsidRPr="00702EE3">
              <w:rPr>
                <w:rFonts w:asciiTheme="minorHAnsi" w:hAnsiTheme="minorHAnsi" w:cstheme="minorHAnsi"/>
                <w:color w:val="008080"/>
                <w:sz w:val="20"/>
                <w:szCs w:val="20"/>
                <w:lang w:val="ro-RO"/>
              </w:rPr>
              <w:t> </w:t>
            </w:r>
          </w:p>
        </w:tc>
        <w:tc>
          <w:tcPr>
            <w:tcW w:w="434" w:type="pct"/>
            <w:tcBorders>
              <w:top w:val="nil"/>
              <w:left w:val="nil"/>
              <w:bottom w:val="single" w:sz="4" w:space="0" w:color="008080"/>
              <w:right w:val="single" w:sz="4" w:space="0" w:color="008080"/>
            </w:tcBorders>
            <w:shd w:val="clear" w:color="000000" w:fill="CCFFFF"/>
            <w:noWrap/>
            <w:vAlign w:val="center"/>
          </w:tcPr>
          <w:p w14:paraId="74563F8C" w14:textId="77777777" w:rsidR="0018605A" w:rsidRPr="00702EE3" w:rsidRDefault="0018605A" w:rsidP="00A4075E">
            <w:pPr>
              <w:jc w:val="center"/>
              <w:rPr>
                <w:rFonts w:asciiTheme="minorHAnsi" w:hAnsiTheme="minorHAnsi" w:cstheme="minorHAnsi"/>
                <w:color w:val="008080"/>
                <w:sz w:val="20"/>
                <w:szCs w:val="20"/>
                <w:lang w:val="ro-RO"/>
              </w:rPr>
            </w:pPr>
            <w:r w:rsidRPr="00702EE3">
              <w:rPr>
                <w:rFonts w:asciiTheme="minorHAnsi" w:hAnsiTheme="minorHAnsi" w:cstheme="minorHAnsi"/>
                <w:color w:val="008080"/>
                <w:sz w:val="20"/>
                <w:szCs w:val="20"/>
                <w:lang w:val="ro-RO"/>
              </w:rPr>
              <w:t> </w:t>
            </w:r>
          </w:p>
        </w:tc>
        <w:tc>
          <w:tcPr>
            <w:tcW w:w="433" w:type="pct"/>
            <w:tcBorders>
              <w:top w:val="nil"/>
              <w:left w:val="nil"/>
              <w:bottom w:val="single" w:sz="4" w:space="0" w:color="008080"/>
              <w:right w:val="single" w:sz="4" w:space="0" w:color="008080"/>
            </w:tcBorders>
            <w:shd w:val="clear" w:color="000000" w:fill="CCFFFF"/>
            <w:noWrap/>
            <w:vAlign w:val="center"/>
          </w:tcPr>
          <w:p w14:paraId="2BD0E15C" w14:textId="77777777" w:rsidR="0018605A" w:rsidRPr="00702EE3" w:rsidRDefault="0018605A" w:rsidP="00A4075E">
            <w:pPr>
              <w:jc w:val="center"/>
              <w:rPr>
                <w:rFonts w:asciiTheme="minorHAnsi" w:hAnsiTheme="minorHAnsi" w:cstheme="minorHAnsi"/>
                <w:color w:val="008080"/>
                <w:sz w:val="20"/>
                <w:szCs w:val="20"/>
                <w:lang w:val="ro-RO"/>
              </w:rPr>
            </w:pPr>
            <w:r w:rsidRPr="00702EE3">
              <w:rPr>
                <w:rFonts w:asciiTheme="minorHAnsi" w:hAnsiTheme="minorHAnsi" w:cstheme="minorHAnsi"/>
                <w:color w:val="008080"/>
                <w:sz w:val="20"/>
                <w:szCs w:val="20"/>
                <w:lang w:val="ro-RO"/>
              </w:rPr>
              <w:t> </w:t>
            </w:r>
          </w:p>
        </w:tc>
        <w:tc>
          <w:tcPr>
            <w:tcW w:w="473" w:type="pct"/>
            <w:vMerge/>
            <w:tcBorders>
              <w:top w:val="nil"/>
              <w:left w:val="single" w:sz="4" w:space="0" w:color="008080"/>
              <w:bottom w:val="single" w:sz="4" w:space="0" w:color="008080"/>
              <w:right w:val="single" w:sz="4" w:space="0" w:color="008080"/>
            </w:tcBorders>
            <w:vAlign w:val="center"/>
          </w:tcPr>
          <w:p w14:paraId="076257DF" w14:textId="77777777" w:rsidR="0018605A" w:rsidRPr="00702EE3" w:rsidRDefault="0018605A" w:rsidP="00A4075E">
            <w:pPr>
              <w:rPr>
                <w:rFonts w:asciiTheme="minorHAnsi" w:hAnsiTheme="minorHAnsi" w:cstheme="minorHAnsi"/>
                <w:b/>
                <w:bCs/>
                <w:color w:val="008080"/>
                <w:sz w:val="20"/>
                <w:szCs w:val="20"/>
                <w:lang w:val="ro-RO"/>
              </w:rPr>
            </w:pPr>
          </w:p>
        </w:tc>
        <w:tc>
          <w:tcPr>
            <w:tcW w:w="433" w:type="pct"/>
            <w:vMerge/>
            <w:tcBorders>
              <w:top w:val="nil"/>
              <w:left w:val="single" w:sz="4" w:space="0" w:color="008080"/>
              <w:bottom w:val="single" w:sz="4" w:space="0" w:color="008080"/>
              <w:right w:val="single" w:sz="8" w:space="0" w:color="008080"/>
            </w:tcBorders>
            <w:vAlign w:val="center"/>
          </w:tcPr>
          <w:p w14:paraId="62D1CA7F" w14:textId="77777777" w:rsidR="0018605A" w:rsidRPr="00702EE3" w:rsidRDefault="0018605A" w:rsidP="00A4075E">
            <w:pPr>
              <w:rPr>
                <w:rFonts w:asciiTheme="minorHAnsi" w:hAnsiTheme="minorHAnsi" w:cstheme="minorHAnsi"/>
                <w:b/>
                <w:bCs/>
                <w:color w:val="008080"/>
                <w:sz w:val="20"/>
                <w:szCs w:val="20"/>
                <w:lang w:val="ro-RO"/>
              </w:rPr>
            </w:pPr>
          </w:p>
        </w:tc>
      </w:tr>
      <w:tr w:rsidR="002C3134" w:rsidRPr="00702EE3" w14:paraId="217351DC" w14:textId="77777777" w:rsidTr="002C3134">
        <w:trPr>
          <w:trHeight w:val="900"/>
        </w:trPr>
        <w:tc>
          <w:tcPr>
            <w:tcW w:w="228" w:type="pct"/>
            <w:vMerge/>
            <w:tcBorders>
              <w:top w:val="nil"/>
              <w:left w:val="single" w:sz="8" w:space="0" w:color="008080"/>
              <w:bottom w:val="single" w:sz="4" w:space="0" w:color="008080"/>
              <w:right w:val="single" w:sz="4" w:space="0" w:color="008080"/>
            </w:tcBorders>
            <w:vAlign w:val="center"/>
          </w:tcPr>
          <w:p w14:paraId="60235E32" w14:textId="77777777" w:rsidR="0018605A" w:rsidRPr="00702EE3" w:rsidRDefault="0018605A" w:rsidP="00A4075E">
            <w:pPr>
              <w:rPr>
                <w:rFonts w:asciiTheme="minorHAnsi" w:hAnsiTheme="minorHAnsi" w:cstheme="minorHAnsi"/>
                <w:color w:val="008080"/>
                <w:sz w:val="20"/>
                <w:szCs w:val="20"/>
                <w:lang w:val="ro-RO"/>
              </w:rPr>
            </w:pPr>
          </w:p>
        </w:tc>
        <w:tc>
          <w:tcPr>
            <w:tcW w:w="749" w:type="pct"/>
            <w:tcBorders>
              <w:top w:val="nil"/>
              <w:left w:val="nil"/>
              <w:bottom w:val="single" w:sz="4" w:space="0" w:color="008080"/>
              <w:right w:val="single" w:sz="4" w:space="0" w:color="008080"/>
            </w:tcBorders>
            <w:shd w:val="clear" w:color="000000" w:fill="CCFFFF"/>
            <w:vAlign w:val="center"/>
          </w:tcPr>
          <w:p w14:paraId="47E1A112" w14:textId="77777777" w:rsidR="0018605A" w:rsidRPr="00702EE3" w:rsidRDefault="0018605A" w:rsidP="00A4075E">
            <w:pPr>
              <w:jc w:val="center"/>
              <w:rPr>
                <w:rFonts w:asciiTheme="minorHAnsi" w:hAnsiTheme="minorHAnsi" w:cstheme="minorHAnsi"/>
                <w:b/>
                <w:bCs/>
                <w:color w:val="008080"/>
                <w:sz w:val="20"/>
                <w:szCs w:val="20"/>
                <w:lang w:val="ro-RO"/>
              </w:rPr>
            </w:pPr>
            <w:r w:rsidRPr="00702EE3">
              <w:rPr>
                <w:rFonts w:asciiTheme="minorHAnsi" w:hAnsiTheme="minorHAnsi" w:cstheme="minorHAnsi"/>
                <w:b/>
                <w:bCs/>
                <w:color w:val="008080"/>
                <w:sz w:val="20"/>
                <w:szCs w:val="20"/>
                <w:lang w:val="ro-RO"/>
              </w:rPr>
              <w:t>(RCTML) Rambursări de credite pe termen mediu şi lung -</w:t>
            </w:r>
            <w:r w:rsidRPr="00702EE3">
              <w:rPr>
                <w:rFonts w:asciiTheme="minorHAnsi" w:hAnsiTheme="minorHAnsi" w:cstheme="minorHAnsi"/>
                <w:color w:val="008080"/>
                <w:sz w:val="20"/>
                <w:szCs w:val="20"/>
                <w:lang w:val="ro-RO"/>
              </w:rPr>
              <w:t xml:space="preserve"> linia </w:t>
            </w:r>
            <w:r w:rsidRPr="00702EE3">
              <w:rPr>
                <w:rFonts w:asciiTheme="minorHAnsi" w:hAnsiTheme="minorHAnsi" w:cstheme="minorHAnsi"/>
                <w:b/>
                <w:bCs/>
                <w:color w:val="008080"/>
                <w:sz w:val="20"/>
                <w:szCs w:val="20"/>
                <w:lang w:val="ro-RO"/>
              </w:rPr>
              <w:t>C1</w:t>
            </w:r>
            <w:r w:rsidRPr="00702EE3">
              <w:rPr>
                <w:rFonts w:asciiTheme="minorHAnsi" w:hAnsiTheme="minorHAnsi" w:cstheme="minorHAnsi"/>
                <w:color w:val="008080"/>
                <w:sz w:val="20"/>
                <w:szCs w:val="20"/>
                <w:lang w:val="ro-RO"/>
              </w:rPr>
              <w:t xml:space="preserve"> din fluxul de numerar pentru anii 1-5, se introduce pentru perioada aferentă</w:t>
            </w:r>
          </w:p>
        </w:tc>
        <w:tc>
          <w:tcPr>
            <w:tcW w:w="433" w:type="pct"/>
            <w:tcBorders>
              <w:top w:val="nil"/>
              <w:left w:val="nil"/>
              <w:bottom w:val="single" w:sz="4" w:space="0" w:color="008080"/>
              <w:right w:val="single" w:sz="4" w:space="0" w:color="008080"/>
            </w:tcBorders>
            <w:shd w:val="clear" w:color="000000" w:fill="CCFFFF"/>
            <w:vAlign w:val="center"/>
          </w:tcPr>
          <w:p w14:paraId="35ED0183" w14:textId="77777777" w:rsidR="0018605A" w:rsidRPr="00702EE3" w:rsidRDefault="0018605A" w:rsidP="00A4075E">
            <w:pPr>
              <w:jc w:val="center"/>
              <w:rPr>
                <w:rFonts w:asciiTheme="minorHAnsi" w:hAnsiTheme="minorHAnsi" w:cstheme="minorHAnsi"/>
                <w:b/>
                <w:bCs/>
                <w:color w:val="008080"/>
                <w:sz w:val="20"/>
                <w:szCs w:val="20"/>
                <w:lang w:val="ro-RO"/>
              </w:rPr>
            </w:pPr>
            <w:r w:rsidRPr="00702EE3">
              <w:rPr>
                <w:rFonts w:asciiTheme="minorHAnsi" w:hAnsiTheme="minorHAnsi" w:cstheme="minorHAnsi"/>
                <w:b/>
                <w:bCs/>
                <w:color w:val="008080"/>
                <w:sz w:val="20"/>
                <w:szCs w:val="20"/>
                <w:lang w:val="ro-RO"/>
              </w:rPr>
              <w:t>N/A</w:t>
            </w:r>
          </w:p>
        </w:tc>
        <w:tc>
          <w:tcPr>
            <w:tcW w:w="437" w:type="pct"/>
            <w:tcBorders>
              <w:top w:val="nil"/>
              <w:left w:val="nil"/>
              <w:bottom w:val="single" w:sz="4" w:space="0" w:color="008080"/>
              <w:right w:val="single" w:sz="4" w:space="0" w:color="008080"/>
            </w:tcBorders>
            <w:shd w:val="clear" w:color="000000" w:fill="CCFFFF"/>
            <w:noWrap/>
            <w:vAlign w:val="bottom"/>
          </w:tcPr>
          <w:p w14:paraId="605FCD7D" w14:textId="77777777" w:rsidR="0018605A" w:rsidRPr="00702EE3" w:rsidRDefault="0018605A" w:rsidP="00A4075E">
            <w:pPr>
              <w:jc w:val="center"/>
              <w:rPr>
                <w:rFonts w:asciiTheme="minorHAnsi" w:hAnsiTheme="minorHAnsi" w:cstheme="minorHAnsi"/>
                <w:b/>
                <w:bCs/>
                <w:color w:val="008080"/>
                <w:sz w:val="20"/>
                <w:szCs w:val="20"/>
                <w:lang w:val="ro-RO"/>
              </w:rPr>
            </w:pPr>
            <w:r w:rsidRPr="00702EE3">
              <w:rPr>
                <w:rFonts w:asciiTheme="minorHAnsi" w:hAnsiTheme="minorHAnsi" w:cstheme="minorHAnsi"/>
                <w:b/>
                <w:bCs/>
                <w:color w:val="008080"/>
                <w:sz w:val="20"/>
                <w:szCs w:val="20"/>
                <w:lang w:val="ro-RO"/>
              </w:rPr>
              <w:t xml:space="preserve"> Numeric </w:t>
            </w:r>
          </w:p>
        </w:tc>
        <w:tc>
          <w:tcPr>
            <w:tcW w:w="509" w:type="pct"/>
            <w:tcBorders>
              <w:top w:val="nil"/>
              <w:left w:val="nil"/>
              <w:bottom w:val="single" w:sz="4" w:space="0" w:color="008080"/>
              <w:right w:val="single" w:sz="4" w:space="0" w:color="008080"/>
            </w:tcBorders>
            <w:shd w:val="clear" w:color="000000" w:fill="CCFFFF"/>
            <w:noWrap/>
            <w:vAlign w:val="center"/>
          </w:tcPr>
          <w:p w14:paraId="565B1883" w14:textId="77777777" w:rsidR="0018605A" w:rsidRPr="00702EE3" w:rsidRDefault="0018605A" w:rsidP="00A4075E">
            <w:pPr>
              <w:jc w:val="center"/>
              <w:rPr>
                <w:rFonts w:asciiTheme="minorHAnsi" w:hAnsiTheme="minorHAnsi" w:cstheme="minorHAnsi"/>
                <w:color w:val="008080"/>
                <w:sz w:val="20"/>
                <w:szCs w:val="20"/>
                <w:lang w:val="ro-RO"/>
              </w:rPr>
            </w:pPr>
            <w:r w:rsidRPr="00702EE3">
              <w:rPr>
                <w:rFonts w:asciiTheme="minorHAnsi" w:hAnsiTheme="minorHAnsi" w:cstheme="minorHAnsi"/>
                <w:color w:val="008080"/>
                <w:sz w:val="20"/>
                <w:szCs w:val="20"/>
                <w:lang w:val="ro-RO"/>
              </w:rPr>
              <w:t> </w:t>
            </w:r>
          </w:p>
        </w:tc>
        <w:tc>
          <w:tcPr>
            <w:tcW w:w="433" w:type="pct"/>
            <w:tcBorders>
              <w:top w:val="nil"/>
              <w:left w:val="nil"/>
              <w:bottom w:val="single" w:sz="4" w:space="0" w:color="008080"/>
              <w:right w:val="single" w:sz="4" w:space="0" w:color="008080"/>
            </w:tcBorders>
            <w:shd w:val="clear" w:color="000000" w:fill="CCFFFF"/>
            <w:noWrap/>
            <w:vAlign w:val="center"/>
          </w:tcPr>
          <w:p w14:paraId="7FC84D33" w14:textId="77777777" w:rsidR="0018605A" w:rsidRPr="00702EE3" w:rsidRDefault="0018605A" w:rsidP="00A4075E">
            <w:pPr>
              <w:jc w:val="center"/>
              <w:rPr>
                <w:rFonts w:asciiTheme="minorHAnsi" w:hAnsiTheme="minorHAnsi" w:cstheme="minorHAnsi"/>
                <w:color w:val="008080"/>
                <w:sz w:val="20"/>
                <w:szCs w:val="20"/>
                <w:lang w:val="ro-RO"/>
              </w:rPr>
            </w:pPr>
            <w:r w:rsidRPr="00702EE3">
              <w:rPr>
                <w:rFonts w:asciiTheme="minorHAnsi" w:hAnsiTheme="minorHAnsi" w:cstheme="minorHAnsi"/>
                <w:color w:val="008080"/>
                <w:sz w:val="20"/>
                <w:szCs w:val="20"/>
                <w:lang w:val="ro-RO"/>
              </w:rPr>
              <w:t> </w:t>
            </w:r>
          </w:p>
        </w:tc>
        <w:tc>
          <w:tcPr>
            <w:tcW w:w="437" w:type="pct"/>
            <w:tcBorders>
              <w:top w:val="nil"/>
              <w:left w:val="nil"/>
              <w:bottom w:val="single" w:sz="4" w:space="0" w:color="008080"/>
              <w:right w:val="single" w:sz="4" w:space="0" w:color="008080"/>
            </w:tcBorders>
            <w:shd w:val="clear" w:color="000000" w:fill="CCFFFF"/>
            <w:noWrap/>
            <w:vAlign w:val="center"/>
          </w:tcPr>
          <w:p w14:paraId="4246A825" w14:textId="77777777" w:rsidR="0018605A" w:rsidRPr="00702EE3" w:rsidRDefault="0018605A" w:rsidP="00A4075E">
            <w:pPr>
              <w:jc w:val="center"/>
              <w:rPr>
                <w:rFonts w:asciiTheme="minorHAnsi" w:hAnsiTheme="minorHAnsi" w:cstheme="minorHAnsi"/>
                <w:color w:val="008080"/>
                <w:sz w:val="20"/>
                <w:szCs w:val="20"/>
                <w:lang w:val="ro-RO"/>
              </w:rPr>
            </w:pPr>
            <w:r w:rsidRPr="00702EE3">
              <w:rPr>
                <w:rFonts w:asciiTheme="minorHAnsi" w:hAnsiTheme="minorHAnsi" w:cstheme="minorHAnsi"/>
                <w:color w:val="008080"/>
                <w:sz w:val="20"/>
                <w:szCs w:val="20"/>
                <w:lang w:val="ro-RO"/>
              </w:rPr>
              <w:t> </w:t>
            </w:r>
          </w:p>
        </w:tc>
        <w:tc>
          <w:tcPr>
            <w:tcW w:w="434" w:type="pct"/>
            <w:tcBorders>
              <w:top w:val="nil"/>
              <w:left w:val="nil"/>
              <w:bottom w:val="single" w:sz="4" w:space="0" w:color="008080"/>
              <w:right w:val="single" w:sz="4" w:space="0" w:color="008080"/>
            </w:tcBorders>
            <w:shd w:val="clear" w:color="000000" w:fill="CCFFFF"/>
            <w:noWrap/>
            <w:vAlign w:val="center"/>
          </w:tcPr>
          <w:p w14:paraId="2BAD6EC8" w14:textId="77777777" w:rsidR="0018605A" w:rsidRPr="00702EE3" w:rsidRDefault="0018605A" w:rsidP="00A4075E">
            <w:pPr>
              <w:jc w:val="center"/>
              <w:rPr>
                <w:rFonts w:asciiTheme="minorHAnsi" w:hAnsiTheme="minorHAnsi" w:cstheme="minorHAnsi"/>
                <w:color w:val="008080"/>
                <w:sz w:val="20"/>
                <w:szCs w:val="20"/>
                <w:lang w:val="ro-RO"/>
              </w:rPr>
            </w:pPr>
            <w:r w:rsidRPr="00702EE3">
              <w:rPr>
                <w:rFonts w:asciiTheme="minorHAnsi" w:hAnsiTheme="minorHAnsi" w:cstheme="minorHAnsi"/>
                <w:color w:val="008080"/>
                <w:sz w:val="20"/>
                <w:szCs w:val="20"/>
                <w:lang w:val="ro-RO"/>
              </w:rPr>
              <w:t> </w:t>
            </w:r>
          </w:p>
        </w:tc>
        <w:tc>
          <w:tcPr>
            <w:tcW w:w="433" w:type="pct"/>
            <w:tcBorders>
              <w:top w:val="nil"/>
              <w:left w:val="nil"/>
              <w:bottom w:val="single" w:sz="4" w:space="0" w:color="008080"/>
              <w:right w:val="single" w:sz="4" w:space="0" w:color="008080"/>
            </w:tcBorders>
            <w:shd w:val="clear" w:color="000000" w:fill="CCFFFF"/>
            <w:noWrap/>
            <w:vAlign w:val="center"/>
          </w:tcPr>
          <w:p w14:paraId="377FB23E" w14:textId="77777777" w:rsidR="0018605A" w:rsidRPr="00702EE3" w:rsidRDefault="0018605A" w:rsidP="00A4075E">
            <w:pPr>
              <w:jc w:val="center"/>
              <w:rPr>
                <w:rFonts w:asciiTheme="minorHAnsi" w:hAnsiTheme="minorHAnsi" w:cstheme="minorHAnsi"/>
                <w:color w:val="008080"/>
                <w:sz w:val="20"/>
                <w:szCs w:val="20"/>
                <w:lang w:val="ro-RO"/>
              </w:rPr>
            </w:pPr>
            <w:r w:rsidRPr="00702EE3">
              <w:rPr>
                <w:rFonts w:asciiTheme="minorHAnsi" w:hAnsiTheme="minorHAnsi" w:cstheme="minorHAnsi"/>
                <w:color w:val="008080"/>
                <w:sz w:val="20"/>
                <w:szCs w:val="20"/>
                <w:lang w:val="ro-RO"/>
              </w:rPr>
              <w:t> </w:t>
            </w:r>
          </w:p>
        </w:tc>
        <w:tc>
          <w:tcPr>
            <w:tcW w:w="473" w:type="pct"/>
            <w:vMerge/>
            <w:tcBorders>
              <w:top w:val="nil"/>
              <w:left w:val="single" w:sz="4" w:space="0" w:color="008080"/>
              <w:bottom w:val="single" w:sz="4" w:space="0" w:color="008080"/>
              <w:right w:val="single" w:sz="4" w:space="0" w:color="008080"/>
            </w:tcBorders>
            <w:vAlign w:val="center"/>
          </w:tcPr>
          <w:p w14:paraId="38E5C838" w14:textId="77777777" w:rsidR="0018605A" w:rsidRPr="00702EE3" w:rsidRDefault="0018605A" w:rsidP="00A4075E">
            <w:pPr>
              <w:rPr>
                <w:rFonts w:asciiTheme="minorHAnsi" w:hAnsiTheme="minorHAnsi" w:cstheme="minorHAnsi"/>
                <w:b/>
                <w:bCs/>
                <w:color w:val="008080"/>
                <w:sz w:val="20"/>
                <w:szCs w:val="20"/>
                <w:lang w:val="ro-RO"/>
              </w:rPr>
            </w:pPr>
          </w:p>
        </w:tc>
        <w:tc>
          <w:tcPr>
            <w:tcW w:w="433" w:type="pct"/>
            <w:vMerge/>
            <w:tcBorders>
              <w:top w:val="nil"/>
              <w:left w:val="single" w:sz="4" w:space="0" w:color="008080"/>
              <w:bottom w:val="single" w:sz="4" w:space="0" w:color="008080"/>
              <w:right w:val="single" w:sz="8" w:space="0" w:color="008080"/>
            </w:tcBorders>
            <w:vAlign w:val="center"/>
          </w:tcPr>
          <w:p w14:paraId="623EE20F" w14:textId="77777777" w:rsidR="0018605A" w:rsidRPr="00702EE3" w:rsidRDefault="0018605A" w:rsidP="00A4075E">
            <w:pPr>
              <w:rPr>
                <w:rFonts w:asciiTheme="minorHAnsi" w:hAnsiTheme="minorHAnsi" w:cstheme="minorHAnsi"/>
                <w:b/>
                <w:bCs/>
                <w:color w:val="008080"/>
                <w:sz w:val="20"/>
                <w:szCs w:val="20"/>
                <w:lang w:val="ro-RO"/>
              </w:rPr>
            </w:pPr>
          </w:p>
        </w:tc>
      </w:tr>
      <w:tr w:rsidR="002C3134" w:rsidRPr="00702EE3" w14:paraId="234B4B75" w14:textId="77777777" w:rsidTr="002C3134">
        <w:trPr>
          <w:trHeight w:val="1125"/>
        </w:trPr>
        <w:tc>
          <w:tcPr>
            <w:tcW w:w="228" w:type="pct"/>
            <w:vMerge/>
            <w:tcBorders>
              <w:top w:val="nil"/>
              <w:left w:val="single" w:sz="8" w:space="0" w:color="008080"/>
              <w:bottom w:val="single" w:sz="4" w:space="0" w:color="008080"/>
              <w:right w:val="single" w:sz="4" w:space="0" w:color="008080"/>
            </w:tcBorders>
            <w:vAlign w:val="center"/>
          </w:tcPr>
          <w:p w14:paraId="60183ACA" w14:textId="77777777" w:rsidR="0018605A" w:rsidRPr="00702EE3" w:rsidRDefault="0018605A" w:rsidP="00A4075E">
            <w:pPr>
              <w:rPr>
                <w:rFonts w:asciiTheme="minorHAnsi" w:hAnsiTheme="minorHAnsi" w:cstheme="minorHAnsi"/>
                <w:color w:val="008080"/>
                <w:sz w:val="20"/>
                <w:szCs w:val="20"/>
                <w:lang w:val="ro-RO"/>
              </w:rPr>
            </w:pPr>
          </w:p>
        </w:tc>
        <w:tc>
          <w:tcPr>
            <w:tcW w:w="749" w:type="pct"/>
            <w:tcBorders>
              <w:top w:val="nil"/>
              <w:left w:val="nil"/>
              <w:bottom w:val="single" w:sz="4" w:space="0" w:color="008080"/>
              <w:right w:val="single" w:sz="4" w:space="0" w:color="008080"/>
            </w:tcBorders>
            <w:shd w:val="clear" w:color="000000" w:fill="CCFFFF"/>
            <w:vAlign w:val="center"/>
          </w:tcPr>
          <w:p w14:paraId="1C94375E" w14:textId="77777777" w:rsidR="0018605A" w:rsidRPr="00702EE3" w:rsidRDefault="0018605A" w:rsidP="00A4075E">
            <w:pPr>
              <w:rPr>
                <w:rFonts w:asciiTheme="minorHAnsi" w:hAnsiTheme="minorHAnsi" w:cstheme="minorHAnsi"/>
                <w:b/>
                <w:bCs/>
                <w:color w:val="008080"/>
                <w:sz w:val="20"/>
                <w:szCs w:val="20"/>
                <w:lang w:val="ro-RO"/>
              </w:rPr>
            </w:pPr>
            <w:r w:rsidRPr="00702EE3">
              <w:rPr>
                <w:rFonts w:asciiTheme="minorHAnsi" w:hAnsiTheme="minorHAnsi" w:cstheme="minorHAnsi"/>
                <w:b/>
                <w:bCs/>
                <w:color w:val="008080"/>
                <w:sz w:val="20"/>
                <w:szCs w:val="20"/>
                <w:lang w:val="ro-RO"/>
              </w:rPr>
              <w:t xml:space="preserve">Rata acoperirii prin fluxul de numerar (RAFN) - </w:t>
            </w:r>
            <w:r w:rsidRPr="00702EE3">
              <w:rPr>
                <w:rFonts w:asciiTheme="minorHAnsi" w:hAnsiTheme="minorHAnsi" w:cstheme="minorHAnsi"/>
                <w:color w:val="008080"/>
                <w:sz w:val="20"/>
                <w:szCs w:val="20"/>
                <w:lang w:val="ro-RO"/>
              </w:rPr>
              <w:t xml:space="preserve">se calculează automat ca raport între Fluxul de numerar din exploatare aferent perioadei respective şi suma (PDCTML+RCTML) -  trebuie să fie &gt;= cu </w:t>
            </w:r>
            <w:r w:rsidRPr="00702EE3">
              <w:rPr>
                <w:rFonts w:asciiTheme="minorHAnsi" w:hAnsiTheme="minorHAnsi" w:cstheme="minorHAnsi"/>
                <w:b/>
                <w:bCs/>
                <w:color w:val="008080"/>
                <w:sz w:val="20"/>
                <w:szCs w:val="20"/>
                <w:lang w:val="ro-RO"/>
              </w:rPr>
              <w:t>1.2</w:t>
            </w:r>
          </w:p>
        </w:tc>
        <w:tc>
          <w:tcPr>
            <w:tcW w:w="433" w:type="pct"/>
            <w:tcBorders>
              <w:top w:val="nil"/>
              <w:left w:val="nil"/>
              <w:bottom w:val="single" w:sz="4" w:space="0" w:color="008080"/>
              <w:right w:val="single" w:sz="4" w:space="0" w:color="008080"/>
            </w:tcBorders>
            <w:shd w:val="clear" w:color="000000" w:fill="CCFFFF"/>
            <w:vAlign w:val="center"/>
          </w:tcPr>
          <w:p w14:paraId="7D1CDEC5" w14:textId="77777777" w:rsidR="0018605A" w:rsidRPr="00702EE3" w:rsidRDefault="0018605A" w:rsidP="00A4075E">
            <w:pPr>
              <w:jc w:val="center"/>
              <w:rPr>
                <w:rFonts w:asciiTheme="minorHAnsi" w:hAnsiTheme="minorHAnsi" w:cstheme="minorHAnsi"/>
                <w:b/>
                <w:bCs/>
                <w:color w:val="008080"/>
                <w:sz w:val="20"/>
                <w:szCs w:val="20"/>
                <w:lang w:val="ro-RO"/>
              </w:rPr>
            </w:pPr>
            <w:r w:rsidRPr="00702EE3">
              <w:rPr>
                <w:rFonts w:asciiTheme="minorHAnsi" w:hAnsiTheme="minorHAnsi" w:cstheme="minorHAnsi"/>
                <w:b/>
                <w:bCs/>
                <w:color w:val="008080"/>
                <w:sz w:val="20"/>
                <w:szCs w:val="20"/>
                <w:lang w:val="ro-RO"/>
              </w:rPr>
              <w:t>&gt;=1,2</w:t>
            </w:r>
          </w:p>
        </w:tc>
        <w:tc>
          <w:tcPr>
            <w:tcW w:w="437" w:type="pct"/>
            <w:tcBorders>
              <w:top w:val="nil"/>
              <w:left w:val="nil"/>
              <w:bottom w:val="single" w:sz="4" w:space="0" w:color="008080"/>
              <w:right w:val="single" w:sz="4" w:space="0" w:color="008080"/>
            </w:tcBorders>
            <w:shd w:val="clear" w:color="000000" w:fill="CCFFFF"/>
            <w:noWrap/>
            <w:vAlign w:val="bottom"/>
          </w:tcPr>
          <w:p w14:paraId="579B32A9" w14:textId="77777777" w:rsidR="0018605A" w:rsidRPr="00702EE3" w:rsidRDefault="0018605A" w:rsidP="00A4075E">
            <w:pPr>
              <w:jc w:val="center"/>
              <w:rPr>
                <w:rFonts w:asciiTheme="minorHAnsi" w:hAnsiTheme="minorHAnsi" w:cstheme="minorHAnsi"/>
                <w:b/>
                <w:bCs/>
                <w:color w:val="008080"/>
                <w:sz w:val="20"/>
                <w:szCs w:val="20"/>
                <w:lang w:val="ro-RO"/>
              </w:rPr>
            </w:pPr>
            <w:r w:rsidRPr="00702EE3">
              <w:rPr>
                <w:rFonts w:asciiTheme="minorHAnsi" w:hAnsiTheme="minorHAnsi" w:cstheme="minorHAnsi"/>
                <w:b/>
                <w:bCs/>
                <w:color w:val="008080"/>
                <w:sz w:val="20"/>
                <w:szCs w:val="20"/>
                <w:lang w:val="ro-RO"/>
              </w:rPr>
              <w:t xml:space="preserve"> Numeric </w:t>
            </w:r>
          </w:p>
        </w:tc>
        <w:tc>
          <w:tcPr>
            <w:tcW w:w="509" w:type="pct"/>
            <w:tcBorders>
              <w:top w:val="nil"/>
              <w:left w:val="nil"/>
              <w:bottom w:val="single" w:sz="4" w:space="0" w:color="008080"/>
              <w:right w:val="single" w:sz="4" w:space="0" w:color="008080"/>
            </w:tcBorders>
            <w:shd w:val="clear" w:color="000000" w:fill="CCFFFF"/>
            <w:noWrap/>
            <w:vAlign w:val="center"/>
          </w:tcPr>
          <w:p w14:paraId="77F36A69" w14:textId="77777777" w:rsidR="0018605A" w:rsidRPr="00702EE3" w:rsidRDefault="0018605A" w:rsidP="00A4075E">
            <w:pPr>
              <w:jc w:val="center"/>
              <w:rPr>
                <w:rFonts w:asciiTheme="minorHAnsi" w:hAnsiTheme="minorHAnsi" w:cstheme="minorHAnsi"/>
                <w:b/>
                <w:bCs/>
                <w:color w:val="008080"/>
                <w:sz w:val="20"/>
                <w:szCs w:val="20"/>
                <w:lang w:val="ro-RO"/>
              </w:rPr>
            </w:pPr>
            <w:r w:rsidRPr="00702EE3">
              <w:rPr>
                <w:rFonts w:asciiTheme="minorHAnsi" w:hAnsiTheme="minorHAnsi" w:cstheme="minorHAnsi"/>
                <w:b/>
                <w:bCs/>
                <w:color w:val="008080"/>
                <w:sz w:val="20"/>
                <w:szCs w:val="20"/>
                <w:lang w:val="ro-RO"/>
              </w:rPr>
              <w:t>#DIV/0!</w:t>
            </w:r>
          </w:p>
        </w:tc>
        <w:tc>
          <w:tcPr>
            <w:tcW w:w="433" w:type="pct"/>
            <w:tcBorders>
              <w:top w:val="nil"/>
              <w:left w:val="nil"/>
              <w:bottom w:val="single" w:sz="4" w:space="0" w:color="008080"/>
              <w:right w:val="single" w:sz="4" w:space="0" w:color="008080"/>
            </w:tcBorders>
            <w:shd w:val="clear" w:color="000000" w:fill="CCFFFF"/>
            <w:noWrap/>
            <w:vAlign w:val="center"/>
          </w:tcPr>
          <w:p w14:paraId="5046495C" w14:textId="77777777" w:rsidR="0018605A" w:rsidRPr="00702EE3" w:rsidRDefault="0018605A" w:rsidP="00A4075E">
            <w:pPr>
              <w:jc w:val="center"/>
              <w:rPr>
                <w:rFonts w:asciiTheme="minorHAnsi" w:hAnsiTheme="minorHAnsi" w:cstheme="minorHAnsi"/>
                <w:b/>
                <w:bCs/>
                <w:color w:val="008080"/>
                <w:sz w:val="20"/>
                <w:szCs w:val="20"/>
                <w:lang w:val="ro-RO"/>
              </w:rPr>
            </w:pPr>
            <w:r w:rsidRPr="00702EE3">
              <w:rPr>
                <w:rFonts w:asciiTheme="minorHAnsi" w:hAnsiTheme="minorHAnsi" w:cstheme="minorHAnsi"/>
                <w:b/>
                <w:bCs/>
                <w:color w:val="008080"/>
                <w:sz w:val="20"/>
                <w:szCs w:val="20"/>
                <w:lang w:val="ro-RO"/>
              </w:rPr>
              <w:t>#DIV/0!</w:t>
            </w:r>
          </w:p>
        </w:tc>
        <w:tc>
          <w:tcPr>
            <w:tcW w:w="437" w:type="pct"/>
            <w:tcBorders>
              <w:top w:val="nil"/>
              <w:left w:val="nil"/>
              <w:bottom w:val="single" w:sz="4" w:space="0" w:color="008080"/>
              <w:right w:val="single" w:sz="4" w:space="0" w:color="008080"/>
            </w:tcBorders>
            <w:shd w:val="clear" w:color="000000" w:fill="CCFFFF"/>
            <w:noWrap/>
            <w:vAlign w:val="center"/>
          </w:tcPr>
          <w:p w14:paraId="33793B25" w14:textId="77777777" w:rsidR="0018605A" w:rsidRPr="00702EE3" w:rsidRDefault="0018605A" w:rsidP="00A4075E">
            <w:pPr>
              <w:jc w:val="center"/>
              <w:rPr>
                <w:rFonts w:asciiTheme="minorHAnsi" w:hAnsiTheme="minorHAnsi" w:cstheme="minorHAnsi"/>
                <w:b/>
                <w:bCs/>
                <w:color w:val="008080"/>
                <w:sz w:val="20"/>
                <w:szCs w:val="20"/>
                <w:lang w:val="ro-RO"/>
              </w:rPr>
            </w:pPr>
            <w:r w:rsidRPr="00702EE3">
              <w:rPr>
                <w:rFonts w:asciiTheme="minorHAnsi" w:hAnsiTheme="minorHAnsi" w:cstheme="minorHAnsi"/>
                <w:b/>
                <w:bCs/>
                <w:color w:val="008080"/>
                <w:sz w:val="20"/>
                <w:szCs w:val="20"/>
                <w:lang w:val="ro-RO"/>
              </w:rPr>
              <w:t>#DIV/0!</w:t>
            </w:r>
          </w:p>
        </w:tc>
        <w:tc>
          <w:tcPr>
            <w:tcW w:w="434" w:type="pct"/>
            <w:tcBorders>
              <w:top w:val="nil"/>
              <w:left w:val="nil"/>
              <w:bottom w:val="single" w:sz="4" w:space="0" w:color="008080"/>
              <w:right w:val="single" w:sz="4" w:space="0" w:color="008080"/>
            </w:tcBorders>
            <w:shd w:val="clear" w:color="000000" w:fill="CCFFFF"/>
            <w:noWrap/>
            <w:vAlign w:val="center"/>
          </w:tcPr>
          <w:p w14:paraId="4CDEC36C" w14:textId="77777777" w:rsidR="0018605A" w:rsidRPr="00702EE3" w:rsidRDefault="0018605A" w:rsidP="00A4075E">
            <w:pPr>
              <w:jc w:val="center"/>
              <w:rPr>
                <w:rFonts w:asciiTheme="minorHAnsi" w:hAnsiTheme="minorHAnsi" w:cstheme="minorHAnsi"/>
                <w:b/>
                <w:bCs/>
                <w:color w:val="008080"/>
                <w:sz w:val="20"/>
                <w:szCs w:val="20"/>
                <w:lang w:val="ro-RO"/>
              </w:rPr>
            </w:pPr>
            <w:r w:rsidRPr="00702EE3">
              <w:rPr>
                <w:rFonts w:asciiTheme="minorHAnsi" w:hAnsiTheme="minorHAnsi" w:cstheme="minorHAnsi"/>
                <w:b/>
                <w:bCs/>
                <w:color w:val="008080"/>
                <w:sz w:val="20"/>
                <w:szCs w:val="20"/>
                <w:lang w:val="ro-RO"/>
              </w:rPr>
              <w:t>#DIV/0!</w:t>
            </w:r>
          </w:p>
        </w:tc>
        <w:tc>
          <w:tcPr>
            <w:tcW w:w="433" w:type="pct"/>
            <w:tcBorders>
              <w:top w:val="nil"/>
              <w:left w:val="nil"/>
              <w:bottom w:val="single" w:sz="4" w:space="0" w:color="008080"/>
              <w:right w:val="single" w:sz="4" w:space="0" w:color="008080"/>
            </w:tcBorders>
            <w:shd w:val="clear" w:color="000000" w:fill="CCFFFF"/>
            <w:noWrap/>
            <w:vAlign w:val="center"/>
          </w:tcPr>
          <w:p w14:paraId="18FBDCEE" w14:textId="77777777" w:rsidR="0018605A" w:rsidRPr="00702EE3" w:rsidRDefault="0018605A" w:rsidP="00A4075E">
            <w:pPr>
              <w:jc w:val="center"/>
              <w:rPr>
                <w:rFonts w:asciiTheme="minorHAnsi" w:hAnsiTheme="minorHAnsi" w:cstheme="minorHAnsi"/>
                <w:b/>
                <w:bCs/>
                <w:color w:val="008080"/>
                <w:sz w:val="20"/>
                <w:szCs w:val="20"/>
                <w:lang w:val="ro-RO"/>
              </w:rPr>
            </w:pPr>
            <w:r w:rsidRPr="00702EE3">
              <w:rPr>
                <w:rFonts w:asciiTheme="minorHAnsi" w:hAnsiTheme="minorHAnsi" w:cstheme="minorHAnsi"/>
                <w:b/>
                <w:bCs/>
                <w:color w:val="008080"/>
                <w:sz w:val="20"/>
                <w:szCs w:val="20"/>
                <w:lang w:val="ro-RO"/>
              </w:rPr>
              <w:t>#DIV/0!</w:t>
            </w:r>
          </w:p>
        </w:tc>
        <w:tc>
          <w:tcPr>
            <w:tcW w:w="473" w:type="pct"/>
            <w:vMerge/>
            <w:tcBorders>
              <w:top w:val="nil"/>
              <w:left w:val="single" w:sz="4" w:space="0" w:color="008080"/>
              <w:bottom w:val="single" w:sz="4" w:space="0" w:color="008080"/>
              <w:right w:val="single" w:sz="4" w:space="0" w:color="008080"/>
            </w:tcBorders>
            <w:vAlign w:val="center"/>
          </w:tcPr>
          <w:p w14:paraId="11575002" w14:textId="77777777" w:rsidR="0018605A" w:rsidRPr="00702EE3" w:rsidRDefault="0018605A" w:rsidP="00A4075E">
            <w:pPr>
              <w:rPr>
                <w:rFonts w:asciiTheme="minorHAnsi" w:hAnsiTheme="minorHAnsi" w:cstheme="minorHAnsi"/>
                <w:b/>
                <w:bCs/>
                <w:color w:val="008080"/>
                <w:sz w:val="20"/>
                <w:szCs w:val="20"/>
                <w:lang w:val="ro-RO"/>
              </w:rPr>
            </w:pPr>
          </w:p>
        </w:tc>
        <w:tc>
          <w:tcPr>
            <w:tcW w:w="433" w:type="pct"/>
            <w:vMerge/>
            <w:tcBorders>
              <w:top w:val="nil"/>
              <w:left w:val="single" w:sz="4" w:space="0" w:color="008080"/>
              <w:bottom w:val="single" w:sz="4" w:space="0" w:color="008080"/>
              <w:right w:val="single" w:sz="8" w:space="0" w:color="008080"/>
            </w:tcBorders>
            <w:vAlign w:val="center"/>
          </w:tcPr>
          <w:p w14:paraId="5DA52362" w14:textId="77777777" w:rsidR="0018605A" w:rsidRPr="00702EE3" w:rsidRDefault="0018605A" w:rsidP="00A4075E">
            <w:pPr>
              <w:rPr>
                <w:rFonts w:asciiTheme="minorHAnsi" w:hAnsiTheme="minorHAnsi" w:cstheme="minorHAnsi"/>
                <w:b/>
                <w:bCs/>
                <w:color w:val="008080"/>
                <w:sz w:val="20"/>
                <w:szCs w:val="20"/>
                <w:lang w:val="ro-RO"/>
              </w:rPr>
            </w:pPr>
          </w:p>
        </w:tc>
      </w:tr>
      <w:tr w:rsidR="002C3134" w:rsidRPr="00702EE3" w14:paraId="62C92B2F" w14:textId="77777777" w:rsidTr="002C3134">
        <w:trPr>
          <w:trHeight w:val="675"/>
        </w:trPr>
        <w:tc>
          <w:tcPr>
            <w:tcW w:w="228" w:type="pct"/>
            <w:vMerge/>
            <w:tcBorders>
              <w:top w:val="nil"/>
              <w:left w:val="single" w:sz="8" w:space="0" w:color="008080"/>
              <w:bottom w:val="single" w:sz="4" w:space="0" w:color="008080"/>
              <w:right w:val="single" w:sz="4" w:space="0" w:color="008080"/>
            </w:tcBorders>
            <w:vAlign w:val="center"/>
          </w:tcPr>
          <w:p w14:paraId="1A9A8DB7" w14:textId="77777777" w:rsidR="0018605A" w:rsidRPr="00702EE3" w:rsidRDefault="0018605A" w:rsidP="00A4075E">
            <w:pPr>
              <w:rPr>
                <w:rFonts w:asciiTheme="minorHAnsi" w:hAnsiTheme="minorHAnsi" w:cstheme="minorHAnsi"/>
                <w:color w:val="008080"/>
                <w:sz w:val="20"/>
                <w:szCs w:val="20"/>
                <w:lang w:val="ro-RO"/>
              </w:rPr>
            </w:pPr>
          </w:p>
        </w:tc>
        <w:tc>
          <w:tcPr>
            <w:tcW w:w="749" w:type="pct"/>
            <w:tcBorders>
              <w:top w:val="nil"/>
              <w:left w:val="nil"/>
              <w:bottom w:val="single" w:sz="4" w:space="0" w:color="008080"/>
              <w:right w:val="single" w:sz="4" w:space="0" w:color="008080"/>
            </w:tcBorders>
            <w:shd w:val="clear" w:color="auto" w:fill="auto"/>
            <w:vAlign w:val="center"/>
          </w:tcPr>
          <w:p w14:paraId="363B6086" w14:textId="77777777" w:rsidR="0018605A" w:rsidRPr="00702EE3" w:rsidRDefault="0018605A" w:rsidP="00A4075E">
            <w:pPr>
              <w:rPr>
                <w:rFonts w:asciiTheme="minorHAnsi" w:hAnsiTheme="minorHAnsi" w:cstheme="minorHAnsi"/>
                <w:b/>
                <w:bCs/>
                <w:color w:val="008080"/>
                <w:sz w:val="20"/>
                <w:szCs w:val="20"/>
                <w:lang w:val="ro-RO"/>
              </w:rPr>
            </w:pPr>
            <w:r w:rsidRPr="00702EE3">
              <w:rPr>
                <w:rFonts w:asciiTheme="minorHAnsi" w:hAnsiTheme="minorHAnsi" w:cstheme="minorHAnsi"/>
                <w:b/>
                <w:bCs/>
                <w:color w:val="008080"/>
                <w:sz w:val="20"/>
                <w:szCs w:val="20"/>
                <w:lang w:val="ro-RO"/>
              </w:rPr>
              <w:t xml:space="preserve">Rata acoperirii prin fluxul de numerar (RAFN) - </w:t>
            </w:r>
            <w:r w:rsidRPr="00702EE3">
              <w:rPr>
                <w:rFonts w:asciiTheme="minorHAnsi" w:hAnsiTheme="minorHAnsi" w:cstheme="minorHAnsi"/>
                <w:color w:val="008080"/>
                <w:sz w:val="20"/>
                <w:szCs w:val="20"/>
                <w:lang w:val="ro-RO"/>
              </w:rPr>
              <w:t xml:space="preserve">calculată de solicitant, conform tabelului de indicatori </w:t>
            </w:r>
          </w:p>
        </w:tc>
        <w:tc>
          <w:tcPr>
            <w:tcW w:w="433" w:type="pct"/>
            <w:tcBorders>
              <w:top w:val="nil"/>
              <w:left w:val="nil"/>
              <w:bottom w:val="single" w:sz="4" w:space="0" w:color="008080"/>
              <w:right w:val="single" w:sz="4" w:space="0" w:color="008080"/>
            </w:tcBorders>
            <w:shd w:val="clear" w:color="auto" w:fill="auto"/>
            <w:vAlign w:val="center"/>
          </w:tcPr>
          <w:p w14:paraId="1EF2D39E" w14:textId="77777777" w:rsidR="0018605A" w:rsidRPr="00702EE3" w:rsidRDefault="0018605A" w:rsidP="00A4075E">
            <w:pPr>
              <w:jc w:val="center"/>
              <w:rPr>
                <w:rFonts w:asciiTheme="minorHAnsi" w:hAnsiTheme="minorHAnsi" w:cstheme="minorHAnsi"/>
                <w:b/>
                <w:bCs/>
                <w:color w:val="008080"/>
                <w:sz w:val="20"/>
                <w:szCs w:val="20"/>
                <w:lang w:val="ro-RO"/>
              </w:rPr>
            </w:pPr>
            <w:r w:rsidRPr="00702EE3">
              <w:rPr>
                <w:rFonts w:asciiTheme="minorHAnsi" w:hAnsiTheme="minorHAnsi" w:cstheme="minorHAnsi"/>
                <w:b/>
                <w:bCs/>
                <w:color w:val="008080"/>
                <w:sz w:val="20"/>
                <w:szCs w:val="20"/>
                <w:lang w:val="ro-RO"/>
              </w:rPr>
              <w:t>&gt;=1,</w:t>
            </w:r>
          </w:p>
        </w:tc>
        <w:tc>
          <w:tcPr>
            <w:tcW w:w="437" w:type="pct"/>
            <w:tcBorders>
              <w:top w:val="nil"/>
              <w:left w:val="nil"/>
              <w:bottom w:val="single" w:sz="4" w:space="0" w:color="008080"/>
              <w:right w:val="single" w:sz="4" w:space="0" w:color="008080"/>
            </w:tcBorders>
            <w:shd w:val="clear" w:color="auto" w:fill="auto"/>
            <w:noWrap/>
            <w:vAlign w:val="bottom"/>
          </w:tcPr>
          <w:p w14:paraId="64AD0D31" w14:textId="77777777" w:rsidR="0018605A" w:rsidRPr="00702EE3" w:rsidRDefault="0018605A" w:rsidP="00A4075E">
            <w:pPr>
              <w:jc w:val="center"/>
              <w:rPr>
                <w:rFonts w:asciiTheme="minorHAnsi" w:hAnsiTheme="minorHAnsi" w:cstheme="minorHAnsi"/>
                <w:b/>
                <w:bCs/>
                <w:color w:val="008080"/>
                <w:sz w:val="20"/>
                <w:szCs w:val="20"/>
                <w:lang w:val="ro-RO"/>
              </w:rPr>
            </w:pPr>
            <w:r w:rsidRPr="00702EE3">
              <w:rPr>
                <w:rFonts w:asciiTheme="minorHAnsi" w:hAnsiTheme="minorHAnsi" w:cstheme="minorHAnsi"/>
                <w:b/>
                <w:bCs/>
                <w:color w:val="008080"/>
                <w:sz w:val="20"/>
                <w:szCs w:val="20"/>
                <w:lang w:val="ro-RO"/>
              </w:rPr>
              <w:t xml:space="preserve"> Numeric </w:t>
            </w:r>
          </w:p>
        </w:tc>
        <w:tc>
          <w:tcPr>
            <w:tcW w:w="509" w:type="pct"/>
            <w:tcBorders>
              <w:top w:val="nil"/>
              <w:left w:val="nil"/>
              <w:bottom w:val="single" w:sz="4" w:space="0" w:color="008080"/>
              <w:right w:val="single" w:sz="4" w:space="0" w:color="008080"/>
            </w:tcBorders>
            <w:shd w:val="clear" w:color="auto" w:fill="auto"/>
            <w:noWrap/>
            <w:vAlign w:val="center"/>
          </w:tcPr>
          <w:p w14:paraId="5DE004DD" w14:textId="77777777" w:rsidR="0018605A" w:rsidRPr="00702EE3" w:rsidRDefault="0018605A" w:rsidP="00A4075E">
            <w:pPr>
              <w:jc w:val="right"/>
              <w:rPr>
                <w:rFonts w:asciiTheme="minorHAnsi" w:hAnsiTheme="minorHAnsi" w:cstheme="minorHAnsi"/>
                <w:color w:val="008080"/>
                <w:sz w:val="20"/>
                <w:szCs w:val="20"/>
                <w:lang w:val="ro-RO"/>
              </w:rPr>
            </w:pPr>
            <w:r w:rsidRPr="00702EE3">
              <w:rPr>
                <w:rFonts w:asciiTheme="minorHAnsi" w:hAnsiTheme="minorHAnsi" w:cstheme="minorHAnsi"/>
                <w:color w:val="008080"/>
                <w:sz w:val="20"/>
                <w:szCs w:val="20"/>
                <w:lang w:val="ro-RO"/>
              </w:rPr>
              <w:t> </w:t>
            </w:r>
          </w:p>
        </w:tc>
        <w:tc>
          <w:tcPr>
            <w:tcW w:w="433" w:type="pct"/>
            <w:tcBorders>
              <w:top w:val="nil"/>
              <w:left w:val="nil"/>
              <w:bottom w:val="single" w:sz="4" w:space="0" w:color="008080"/>
              <w:right w:val="single" w:sz="4" w:space="0" w:color="008080"/>
            </w:tcBorders>
            <w:shd w:val="clear" w:color="auto" w:fill="auto"/>
            <w:noWrap/>
            <w:vAlign w:val="center"/>
          </w:tcPr>
          <w:p w14:paraId="762779FC" w14:textId="77777777" w:rsidR="0018605A" w:rsidRPr="00702EE3" w:rsidRDefault="0018605A" w:rsidP="00A4075E">
            <w:pPr>
              <w:jc w:val="right"/>
              <w:rPr>
                <w:rFonts w:asciiTheme="minorHAnsi" w:hAnsiTheme="minorHAnsi" w:cstheme="minorHAnsi"/>
                <w:color w:val="008080"/>
                <w:sz w:val="20"/>
                <w:szCs w:val="20"/>
                <w:lang w:val="ro-RO"/>
              </w:rPr>
            </w:pPr>
            <w:r w:rsidRPr="00702EE3">
              <w:rPr>
                <w:rFonts w:asciiTheme="minorHAnsi" w:hAnsiTheme="minorHAnsi" w:cstheme="minorHAnsi"/>
                <w:color w:val="008080"/>
                <w:sz w:val="20"/>
                <w:szCs w:val="20"/>
                <w:lang w:val="ro-RO"/>
              </w:rPr>
              <w:t> </w:t>
            </w:r>
          </w:p>
        </w:tc>
        <w:tc>
          <w:tcPr>
            <w:tcW w:w="437" w:type="pct"/>
            <w:tcBorders>
              <w:top w:val="nil"/>
              <w:left w:val="nil"/>
              <w:bottom w:val="single" w:sz="4" w:space="0" w:color="008080"/>
              <w:right w:val="single" w:sz="4" w:space="0" w:color="008080"/>
            </w:tcBorders>
            <w:shd w:val="clear" w:color="auto" w:fill="auto"/>
            <w:noWrap/>
            <w:vAlign w:val="center"/>
          </w:tcPr>
          <w:p w14:paraId="637FA15F" w14:textId="77777777" w:rsidR="0018605A" w:rsidRPr="00702EE3" w:rsidRDefault="0018605A" w:rsidP="00A4075E">
            <w:pPr>
              <w:jc w:val="right"/>
              <w:rPr>
                <w:rFonts w:asciiTheme="minorHAnsi" w:hAnsiTheme="minorHAnsi" w:cstheme="minorHAnsi"/>
                <w:color w:val="008080"/>
                <w:sz w:val="20"/>
                <w:szCs w:val="20"/>
                <w:lang w:val="ro-RO"/>
              </w:rPr>
            </w:pPr>
            <w:r w:rsidRPr="00702EE3">
              <w:rPr>
                <w:rFonts w:asciiTheme="minorHAnsi" w:hAnsiTheme="minorHAnsi" w:cstheme="minorHAnsi"/>
                <w:color w:val="008080"/>
                <w:sz w:val="20"/>
                <w:szCs w:val="20"/>
                <w:lang w:val="ro-RO"/>
              </w:rPr>
              <w:t> </w:t>
            </w:r>
          </w:p>
        </w:tc>
        <w:tc>
          <w:tcPr>
            <w:tcW w:w="434" w:type="pct"/>
            <w:tcBorders>
              <w:top w:val="nil"/>
              <w:left w:val="nil"/>
              <w:bottom w:val="single" w:sz="4" w:space="0" w:color="008080"/>
              <w:right w:val="single" w:sz="4" w:space="0" w:color="008080"/>
            </w:tcBorders>
            <w:shd w:val="clear" w:color="auto" w:fill="auto"/>
            <w:noWrap/>
            <w:vAlign w:val="center"/>
          </w:tcPr>
          <w:p w14:paraId="325E97D9" w14:textId="77777777" w:rsidR="0018605A" w:rsidRPr="00702EE3" w:rsidRDefault="0018605A" w:rsidP="00A4075E">
            <w:pPr>
              <w:jc w:val="right"/>
              <w:rPr>
                <w:rFonts w:asciiTheme="minorHAnsi" w:hAnsiTheme="minorHAnsi" w:cstheme="minorHAnsi"/>
                <w:color w:val="008080"/>
                <w:sz w:val="20"/>
                <w:szCs w:val="20"/>
                <w:lang w:val="ro-RO"/>
              </w:rPr>
            </w:pPr>
            <w:r w:rsidRPr="00702EE3">
              <w:rPr>
                <w:rFonts w:asciiTheme="minorHAnsi" w:hAnsiTheme="minorHAnsi" w:cstheme="minorHAnsi"/>
                <w:color w:val="008080"/>
                <w:sz w:val="20"/>
                <w:szCs w:val="20"/>
                <w:lang w:val="ro-RO"/>
              </w:rPr>
              <w:t> </w:t>
            </w:r>
          </w:p>
        </w:tc>
        <w:tc>
          <w:tcPr>
            <w:tcW w:w="433" w:type="pct"/>
            <w:tcBorders>
              <w:top w:val="nil"/>
              <w:left w:val="nil"/>
              <w:bottom w:val="single" w:sz="4" w:space="0" w:color="008080"/>
              <w:right w:val="single" w:sz="4" w:space="0" w:color="008080"/>
            </w:tcBorders>
            <w:shd w:val="clear" w:color="auto" w:fill="auto"/>
            <w:noWrap/>
            <w:vAlign w:val="center"/>
          </w:tcPr>
          <w:p w14:paraId="71F42D9B" w14:textId="77777777" w:rsidR="0018605A" w:rsidRPr="00702EE3" w:rsidRDefault="0018605A" w:rsidP="00A4075E">
            <w:pPr>
              <w:jc w:val="right"/>
              <w:rPr>
                <w:rFonts w:asciiTheme="minorHAnsi" w:hAnsiTheme="minorHAnsi" w:cstheme="minorHAnsi"/>
                <w:color w:val="008080"/>
                <w:sz w:val="20"/>
                <w:szCs w:val="20"/>
                <w:lang w:val="ro-RO"/>
              </w:rPr>
            </w:pPr>
            <w:r w:rsidRPr="00702EE3">
              <w:rPr>
                <w:rFonts w:asciiTheme="minorHAnsi" w:hAnsiTheme="minorHAnsi" w:cstheme="minorHAnsi"/>
                <w:color w:val="008080"/>
                <w:sz w:val="20"/>
                <w:szCs w:val="20"/>
                <w:lang w:val="ro-RO"/>
              </w:rPr>
              <w:t> </w:t>
            </w:r>
          </w:p>
        </w:tc>
        <w:tc>
          <w:tcPr>
            <w:tcW w:w="473" w:type="pct"/>
            <w:vMerge/>
            <w:tcBorders>
              <w:top w:val="nil"/>
              <w:left w:val="single" w:sz="4" w:space="0" w:color="008080"/>
              <w:bottom w:val="single" w:sz="4" w:space="0" w:color="008080"/>
              <w:right w:val="single" w:sz="4" w:space="0" w:color="008080"/>
            </w:tcBorders>
            <w:vAlign w:val="center"/>
          </w:tcPr>
          <w:p w14:paraId="3F8681FA" w14:textId="77777777" w:rsidR="0018605A" w:rsidRPr="00702EE3" w:rsidRDefault="0018605A" w:rsidP="00A4075E">
            <w:pPr>
              <w:rPr>
                <w:rFonts w:asciiTheme="minorHAnsi" w:hAnsiTheme="minorHAnsi" w:cstheme="minorHAnsi"/>
                <w:b/>
                <w:bCs/>
                <w:color w:val="008080"/>
                <w:sz w:val="20"/>
                <w:szCs w:val="20"/>
                <w:lang w:val="ro-RO"/>
              </w:rPr>
            </w:pPr>
          </w:p>
        </w:tc>
        <w:tc>
          <w:tcPr>
            <w:tcW w:w="433" w:type="pct"/>
            <w:vMerge/>
            <w:tcBorders>
              <w:top w:val="nil"/>
              <w:left w:val="single" w:sz="4" w:space="0" w:color="008080"/>
              <w:bottom w:val="single" w:sz="4" w:space="0" w:color="008080"/>
              <w:right w:val="single" w:sz="8" w:space="0" w:color="008080"/>
            </w:tcBorders>
            <w:vAlign w:val="center"/>
          </w:tcPr>
          <w:p w14:paraId="2635389A" w14:textId="77777777" w:rsidR="0018605A" w:rsidRPr="00702EE3" w:rsidRDefault="0018605A" w:rsidP="00A4075E">
            <w:pPr>
              <w:rPr>
                <w:rFonts w:asciiTheme="minorHAnsi" w:hAnsiTheme="minorHAnsi" w:cstheme="minorHAnsi"/>
                <w:b/>
                <w:bCs/>
                <w:color w:val="008080"/>
                <w:sz w:val="20"/>
                <w:szCs w:val="20"/>
                <w:lang w:val="ro-RO"/>
              </w:rPr>
            </w:pPr>
          </w:p>
        </w:tc>
      </w:tr>
      <w:tr w:rsidR="002C3134" w:rsidRPr="00702EE3" w14:paraId="40C42FAA" w14:textId="77777777" w:rsidTr="002C3134">
        <w:trPr>
          <w:trHeight w:val="900"/>
        </w:trPr>
        <w:tc>
          <w:tcPr>
            <w:tcW w:w="228" w:type="pct"/>
            <w:vMerge w:val="restart"/>
            <w:tcBorders>
              <w:top w:val="nil"/>
              <w:left w:val="single" w:sz="8" w:space="0" w:color="008080"/>
              <w:bottom w:val="single" w:sz="4" w:space="0" w:color="008080"/>
              <w:right w:val="single" w:sz="4" w:space="0" w:color="008080"/>
            </w:tcBorders>
            <w:shd w:val="clear" w:color="000000" w:fill="CCFFFF"/>
            <w:noWrap/>
            <w:vAlign w:val="center"/>
          </w:tcPr>
          <w:p w14:paraId="5A8A8F9A" w14:textId="77777777" w:rsidR="0018605A" w:rsidRPr="00702EE3" w:rsidRDefault="0018605A" w:rsidP="00A4075E">
            <w:pPr>
              <w:jc w:val="center"/>
              <w:rPr>
                <w:rFonts w:asciiTheme="minorHAnsi" w:hAnsiTheme="minorHAnsi" w:cstheme="minorHAnsi"/>
                <w:color w:val="008080"/>
                <w:sz w:val="20"/>
                <w:szCs w:val="20"/>
                <w:lang w:val="ro-RO"/>
              </w:rPr>
            </w:pPr>
            <w:r w:rsidRPr="00702EE3">
              <w:rPr>
                <w:rFonts w:asciiTheme="minorHAnsi" w:hAnsiTheme="minorHAnsi" w:cstheme="minorHAnsi"/>
                <w:color w:val="008080"/>
                <w:sz w:val="20"/>
                <w:szCs w:val="20"/>
                <w:lang w:val="ro-RO"/>
              </w:rPr>
              <w:t> </w:t>
            </w:r>
          </w:p>
        </w:tc>
        <w:tc>
          <w:tcPr>
            <w:tcW w:w="749" w:type="pct"/>
            <w:tcBorders>
              <w:top w:val="nil"/>
              <w:left w:val="nil"/>
              <w:bottom w:val="single" w:sz="4" w:space="0" w:color="008080"/>
              <w:right w:val="single" w:sz="4" w:space="0" w:color="008080"/>
            </w:tcBorders>
            <w:shd w:val="clear" w:color="000000" w:fill="CCFFFF"/>
            <w:vAlign w:val="center"/>
          </w:tcPr>
          <w:p w14:paraId="10B3E582" w14:textId="77777777" w:rsidR="0018605A" w:rsidRPr="00702EE3" w:rsidRDefault="0018605A" w:rsidP="00A4075E">
            <w:pPr>
              <w:rPr>
                <w:rFonts w:asciiTheme="minorHAnsi" w:hAnsiTheme="minorHAnsi" w:cstheme="minorHAnsi"/>
                <w:b/>
                <w:bCs/>
                <w:color w:val="008080"/>
                <w:sz w:val="20"/>
                <w:szCs w:val="20"/>
                <w:lang w:val="ro-RO"/>
              </w:rPr>
            </w:pPr>
            <w:r w:rsidRPr="00702EE3">
              <w:rPr>
                <w:rFonts w:asciiTheme="minorHAnsi" w:hAnsiTheme="minorHAnsi" w:cstheme="minorHAnsi"/>
                <w:b/>
                <w:bCs/>
                <w:color w:val="008080"/>
                <w:sz w:val="20"/>
                <w:szCs w:val="20"/>
                <w:lang w:val="ro-RO"/>
              </w:rPr>
              <w:t>(D&gt;1)Datorii ce trebuie plătite într-o perioadă mai mare de un an -</w:t>
            </w:r>
            <w:r w:rsidRPr="00702EE3">
              <w:rPr>
                <w:rFonts w:asciiTheme="minorHAnsi" w:hAnsiTheme="minorHAnsi" w:cstheme="minorHAnsi"/>
                <w:color w:val="008080"/>
                <w:sz w:val="20"/>
                <w:szCs w:val="20"/>
                <w:lang w:val="ro-RO"/>
              </w:rPr>
              <w:t xml:space="preserve"> linia IV din sheetul bilanţ - se introduce pentru perioada aferentă</w:t>
            </w:r>
          </w:p>
        </w:tc>
        <w:tc>
          <w:tcPr>
            <w:tcW w:w="433" w:type="pct"/>
            <w:tcBorders>
              <w:top w:val="nil"/>
              <w:left w:val="nil"/>
              <w:bottom w:val="single" w:sz="4" w:space="0" w:color="008080"/>
              <w:right w:val="single" w:sz="4" w:space="0" w:color="008080"/>
            </w:tcBorders>
            <w:shd w:val="clear" w:color="000000" w:fill="CCFFFF"/>
            <w:vAlign w:val="center"/>
          </w:tcPr>
          <w:p w14:paraId="6078688B" w14:textId="77777777" w:rsidR="0018605A" w:rsidRPr="00702EE3" w:rsidRDefault="0018605A" w:rsidP="00A4075E">
            <w:pPr>
              <w:jc w:val="center"/>
              <w:rPr>
                <w:rFonts w:asciiTheme="minorHAnsi" w:hAnsiTheme="minorHAnsi" w:cstheme="minorHAnsi"/>
                <w:b/>
                <w:bCs/>
                <w:color w:val="008080"/>
                <w:sz w:val="20"/>
                <w:szCs w:val="20"/>
                <w:lang w:val="ro-RO"/>
              </w:rPr>
            </w:pPr>
            <w:r w:rsidRPr="00702EE3">
              <w:rPr>
                <w:rFonts w:asciiTheme="minorHAnsi" w:hAnsiTheme="minorHAnsi" w:cstheme="minorHAnsi"/>
                <w:b/>
                <w:bCs/>
                <w:color w:val="008080"/>
                <w:sz w:val="20"/>
                <w:szCs w:val="20"/>
                <w:lang w:val="ro-RO"/>
              </w:rPr>
              <w:t>N/A</w:t>
            </w:r>
          </w:p>
        </w:tc>
        <w:tc>
          <w:tcPr>
            <w:tcW w:w="437" w:type="pct"/>
            <w:tcBorders>
              <w:top w:val="nil"/>
              <w:left w:val="nil"/>
              <w:bottom w:val="single" w:sz="4" w:space="0" w:color="008080"/>
              <w:right w:val="single" w:sz="4" w:space="0" w:color="008080"/>
            </w:tcBorders>
            <w:shd w:val="clear" w:color="000000" w:fill="CCFFFF"/>
            <w:noWrap/>
            <w:vAlign w:val="bottom"/>
          </w:tcPr>
          <w:p w14:paraId="064F7ECE" w14:textId="77777777" w:rsidR="0018605A" w:rsidRPr="00702EE3" w:rsidRDefault="0018605A" w:rsidP="00A4075E">
            <w:pPr>
              <w:jc w:val="center"/>
              <w:rPr>
                <w:rFonts w:asciiTheme="minorHAnsi" w:hAnsiTheme="minorHAnsi" w:cstheme="minorHAnsi"/>
                <w:b/>
                <w:bCs/>
                <w:color w:val="008080"/>
                <w:sz w:val="20"/>
                <w:szCs w:val="20"/>
                <w:lang w:val="ro-RO"/>
              </w:rPr>
            </w:pPr>
            <w:r w:rsidRPr="00702EE3">
              <w:rPr>
                <w:rFonts w:asciiTheme="minorHAnsi" w:hAnsiTheme="minorHAnsi" w:cstheme="minorHAnsi"/>
                <w:b/>
                <w:bCs/>
                <w:color w:val="008080"/>
                <w:sz w:val="20"/>
                <w:szCs w:val="20"/>
                <w:lang w:val="ro-RO"/>
              </w:rPr>
              <w:t xml:space="preserve"> Numeric </w:t>
            </w:r>
          </w:p>
        </w:tc>
        <w:tc>
          <w:tcPr>
            <w:tcW w:w="509" w:type="pct"/>
            <w:tcBorders>
              <w:top w:val="nil"/>
              <w:left w:val="nil"/>
              <w:bottom w:val="single" w:sz="4" w:space="0" w:color="008080"/>
              <w:right w:val="single" w:sz="4" w:space="0" w:color="008080"/>
            </w:tcBorders>
            <w:shd w:val="clear" w:color="000000" w:fill="CCFFFF"/>
            <w:noWrap/>
            <w:vAlign w:val="center"/>
          </w:tcPr>
          <w:p w14:paraId="32C0644D" w14:textId="77777777" w:rsidR="0018605A" w:rsidRPr="00702EE3" w:rsidRDefault="0018605A" w:rsidP="00A4075E">
            <w:pPr>
              <w:jc w:val="center"/>
              <w:rPr>
                <w:rFonts w:asciiTheme="minorHAnsi" w:hAnsiTheme="minorHAnsi" w:cstheme="minorHAnsi"/>
                <w:color w:val="008080"/>
                <w:sz w:val="20"/>
                <w:szCs w:val="20"/>
                <w:lang w:val="ro-RO"/>
              </w:rPr>
            </w:pPr>
            <w:r w:rsidRPr="00702EE3">
              <w:rPr>
                <w:rFonts w:asciiTheme="minorHAnsi" w:hAnsiTheme="minorHAnsi" w:cstheme="minorHAnsi"/>
                <w:color w:val="008080"/>
                <w:sz w:val="20"/>
                <w:szCs w:val="20"/>
                <w:lang w:val="ro-RO"/>
              </w:rPr>
              <w:t> </w:t>
            </w:r>
          </w:p>
        </w:tc>
        <w:tc>
          <w:tcPr>
            <w:tcW w:w="433" w:type="pct"/>
            <w:tcBorders>
              <w:top w:val="nil"/>
              <w:left w:val="nil"/>
              <w:bottom w:val="single" w:sz="4" w:space="0" w:color="008080"/>
              <w:right w:val="single" w:sz="4" w:space="0" w:color="008080"/>
            </w:tcBorders>
            <w:shd w:val="clear" w:color="000000" w:fill="CCFFFF"/>
            <w:noWrap/>
            <w:vAlign w:val="center"/>
          </w:tcPr>
          <w:p w14:paraId="19D4B20B" w14:textId="77777777" w:rsidR="0018605A" w:rsidRPr="00702EE3" w:rsidRDefault="0018605A" w:rsidP="00A4075E">
            <w:pPr>
              <w:jc w:val="center"/>
              <w:rPr>
                <w:rFonts w:asciiTheme="minorHAnsi" w:hAnsiTheme="minorHAnsi" w:cstheme="minorHAnsi"/>
                <w:color w:val="008080"/>
                <w:sz w:val="20"/>
                <w:szCs w:val="20"/>
                <w:lang w:val="ro-RO"/>
              </w:rPr>
            </w:pPr>
            <w:r w:rsidRPr="00702EE3">
              <w:rPr>
                <w:rFonts w:asciiTheme="minorHAnsi" w:hAnsiTheme="minorHAnsi" w:cstheme="minorHAnsi"/>
                <w:color w:val="008080"/>
                <w:sz w:val="20"/>
                <w:szCs w:val="20"/>
                <w:lang w:val="ro-RO"/>
              </w:rPr>
              <w:t> </w:t>
            </w:r>
          </w:p>
        </w:tc>
        <w:tc>
          <w:tcPr>
            <w:tcW w:w="437" w:type="pct"/>
            <w:tcBorders>
              <w:top w:val="nil"/>
              <w:left w:val="nil"/>
              <w:bottom w:val="single" w:sz="4" w:space="0" w:color="008080"/>
              <w:right w:val="single" w:sz="4" w:space="0" w:color="008080"/>
            </w:tcBorders>
            <w:shd w:val="clear" w:color="000000" w:fill="CCFFFF"/>
            <w:noWrap/>
            <w:vAlign w:val="center"/>
          </w:tcPr>
          <w:p w14:paraId="0FBF2232" w14:textId="77777777" w:rsidR="0018605A" w:rsidRPr="00702EE3" w:rsidRDefault="0018605A" w:rsidP="00A4075E">
            <w:pPr>
              <w:jc w:val="center"/>
              <w:rPr>
                <w:rFonts w:asciiTheme="minorHAnsi" w:hAnsiTheme="minorHAnsi" w:cstheme="minorHAnsi"/>
                <w:color w:val="008080"/>
                <w:sz w:val="20"/>
                <w:szCs w:val="20"/>
                <w:lang w:val="ro-RO"/>
              </w:rPr>
            </w:pPr>
            <w:r w:rsidRPr="00702EE3">
              <w:rPr>
                <w:rFonts w:asciiTheme="minorHAnsi" w:hAnsiTheme="minorHAnsi" w:cstheme="minorHAnsi"/>
                <w:color w:val="008080"/>
                <w:sz w:val="20"/>
                <w:szCs w:val="20"/>
                <w:lang w:val="ro-RO"/>
              </w:rPr>
              <w:t> </w:t>
            </w:r>
          </w:p>
        </w:tc>
        <w:tc>
          <w:tcPr>
            <w:tcW w:w="434" w:type="pct"/>
            <w:tcBorders>
              <w:top w:val="nil"/>
              <w:left w:val="nil"/>
              <w:bottom w:val="single" w:sz="4" w:space="0" w:color="008080"/>
              <w:right w:val="single" w:sz="4" w:space="0" w:color="008080"/>
            </w:tcBorders>
            <w:shd w:val="clear" w:color="000000" w:fill="CCFFFF"/>
            <w:noWrap/>
            <w:vAlign w:val="center"/>
          </w:tcPr>
          <w:p w14:paraId="328F959B" w14:textId="77777777" w:rsidR="0018605A" w:rsidRPr="00702EE3" w:rsidRDefault="0018605A" w:rsidP="00A4075E">
            <w:pPr>
              <w:jc w:val="center"/>
              <w:rPr>
                <w:rFonts w:asciiTheme="minorHAnsi" w:hAnsiTheme="minorHAnsi" w:cstheme="minorHAnsi"/>
                <w:color w:val="008080"/>
                <w:sz w:val="20"/>
                <w:szCs w:val="20"/>
                <w:lang w:val="ro-RO"/>
              </w:rPr>
            </w:pPr>
            <w:r w:rsidRPr="00702EE3">
              <w:rPr>
                <w:rFonts w:asciiTheme="minorHAnsi" w:hAnsiTheme="minorHAnsi" w:cstheme="minorHAnsi"/>
                <w:color w:val="008080"/>
                <w:sz w:val="20"/>
                <w:szCs w:val="20"/>
                <w:lang w:val="ro-RO"/>
              </w:rPr>
              <w:t> </w:t>
            </w:r>
          </w:p>
        </w:tc>
        <w:tc>
          <w:tcPr>
            <w:tcW w:w="433" w:type="pct"/>
            <w:tcBorders>
              <w:top w:val="nil"/>
              <w:left w:val="nil"/>
              <w:bottom w:val="single" w:sz="4" w:space="0" w:color="008080"/>
              <w:right w:val="single" w:sz="4" w:space="0" w:color="008080"/>
            </w:tcBorders>
            <w:shd w:val="clear" w:color="000000" w:fill="CCFFFF"/>
            <w:noWrap/>
            <w:vAlign w:val="center"/>
          </w:tcPr>
          <w:p w14:paraId="496B330D" w14:textId="77777777" w:rsidR="0018605A" w:rsidRPr="00702EE3" w:rsidRDefault="0018605A" w:rsidP="00A4075E">
            <w:pPr>
              <w:jc w:val="center"/>
              <w:rPr>
                <w:rFonts w:asciiTheme="minorHAnsi" w:hAnsiTheme="minorHAnsi" w:cstheme="minorHAnsi"/>
                <w:color w:val="008080"/>
                <w:sz w:val="20"/>
                <w:szCs w:val="20"/>
                <w:lang w:val="ro-RO"/>
              </w:rPr>
            </w:pPr>
            <w:r w:rsidRPr="00702EE3">
              <w:rPr>
                <w:rFonts w:asciiTheme="minorHAnsi" w:hAnsiTheme="minorHAnsi" w:cstheme="minorHAnsi"/>
                <w:color w:val="008080"/>
                <w:sz w:val="20"/>
                <w:szCs w:val="20"/>
                <w:lang w:val="ro-RO"/>
              </w:rPr>
              <w:t> </w:t>
            </w:r>
          </w:p>
        </w:tc>
        <w:tc>
          <w:tcPr>
            <w:tcW w:w="473" w:type="pct"/>
            <w:vMerge w:val="restart"/>
            <w:tcBorders>
              <w:top w:val="nil"/>
              <w:left w:val="single" w:sz="4" w:space="0" w:color="008080"/>
              <w:bottom w:val="single" w:sz="4" w:space="0" w:color="008080"/>
              <w:right w:val="single" w:sz="4" w:space="0" w:color="008080"/>
            </w:tcBorders>
            <w:shd w:val="clear" w:color="000000" w:fill="CCFFFF"/>
            <w:vAlign w:val="center"/>
          </w:tcPr>
          <w:p w14:paraId="30924819" w14:textId="77777777" w:rsidR="0018605A" w:rsidRPr="00702EE3" w:rsidRDefault="0018605A" w:rsidP="00A4075E">
            <w:pPr>
              <w:jc w:val="center"/>
              <w:rPr>
                <w:rFonts w:asciiTheme="minorHAnsi" w:hAnsiTheme="minorHAnsi" w:cstheme="minorHAnsi"/>
                <w:b/>
                <w:bCs/>
                <w:color w:val="008080"/>
                <w:sz w:val="20"/>
                <w:szCs w:val="20"/>
                <w:lang w:val="ro-RO"/>
              </w:rPr>
            </w:pPr>
            <w:r w:rsidRPr="00702EE3">
              <w:rPr>
                <w:rFonts w:asciiTheme="minorHAnsi" w:hAnsiTheme="minorHAnsi" w:cstheme="minorHAnsi"/>
                <w:b/>
                <w:bCs/>
                <w:color w:val="008080"/>
                <w:sz w:val="20"/>
                <w:szCs w:val="20"/>
                <w:lang w:val="ro-RO"/>
              </w:rPr>
              <w:t>#DIV/0!</w:t>
            </w:r>
          </w:p>
        </w:tc>
        <w:tc>
          <w:tcPr>
            <w:tcW w:w="433" w:type="pct"/>
            <w:vMerge w:val="restart"/>
            <w:tcBorders>
              <w:top w:val="nil"/>
              <w:left w:val="single" w:sz="4" w:space="0" w:color="008080"/>
              <w:bottom w:val="single" w:sz="4" w:space="0" w:color="008080"/>
              <w:right w:val="single" w:sz="8" w:space="0" w:color="008080"/>
            </w:tcBorders>
            <w:shd w:val="clear" w:color="000000" w:fill="CCFFFF"/>
            <w:vAlign w:val="center"/>
          </w:tcPr>
          <w:p w14:paraId="76E4C0C5" w14:textId="77777777" w:rsidR="0018605A" w:rsidRPr="00702EE3" w:rsidRDefault="0018605A" w:rsidP="00A4075E">
            <w:pPr>
              <w:jc w:val="center"/>
              <w:rPr>
                <w:rFonts w:asciiTheme="minorHAnsi" w:hAnsiTheme="minorHAnsi" w:cstheme="minorHAnsi"/>
                <w:b/>
                <w:bCs/>
                <w:color w:val="008080"/>
                <w:sz w:val="20"/>
                <w:szCs w:val="20"/>
                <w:lang w:val="ro-RO"/>
              </w:rPr>
            </w:pPr>
            <w:r w:rsidRPr="00702EE3">
              <w:rPr>
                <w:rFonts w:asciiTheme="minorHAnsi" w:hAnsiTheme="minorHAnsi" w:cstheme="minorHAnsi"/>
                <w:b/>
                <w:bCs/>
                <w:color w:val="008080"/>
                <w:sz w:val="20"/>
                <w:szCs w:val="20"/>
                <w:lang w:val="ro-RO"/>
              </w:rPr>
              <w:t>#DIV/0!</w:t>
            </w:r>
          </w:p>
        </w:tc>
      </w:tr>
      <w:tr w:rsidR="002C3134" w:rsidRPr="00702EE3" w14:paraId="0A7EA42B" w14:textId="77777777" w:rsidTr="002C3134">
        <w:trPr>
          <w:trHeight w:val="450"/>
        </w:trPr>
        <w:tc>
          <w:tcPr>
            <w:tcW w:w="228" w:type="pct"/>
            <w:vMerge/>
            <w:tcBorders>
              <w:top w:val="nil"/>
              <w:left w:val="single" w:sz="8" w:space="0" w:color="008080"/>
              <w:bottom w:val="single" w:sz="4" w:space="0" w:color="008080"/>
              <w:right w:val="single" w:sz="4" w:space="0" w:color="008080"/>
            </w:tcBorders>
            <w:vAlign w:val="center"/>
          </w:tcPr>
          <w:p w14:paraId="41656E64" w14:textId="77777777" w:rsidR="0018605A" w:rsidRPr="00702EE3" w:rsidRDefault="0018605A" w:rsidP="00A4075E">
            <w:pPr>
              <w:rPr>
                <w:rFonts w:asciiTheme="minorHAnsi" w:hAnsiTheme="minorHAnsi" w:cstheme="minorHAnsi"/>
                <w:color w:val="008080"/>
                <w:sz w:val="20"/>
                <w:szCs w:val="20"/>
                <w:lang w:val="ro-RO"/>
              </w:rPr>
            </w:pPr>
          </w:p>
        </w:tc>
        <w:tc>
          <w:tcPr>
            <w:tcW w:w="749" w:type="pct"/>
            <w:tcBorders>
              <w:top w:val="nil"/>
              <w:left w:val="nil"/>
              <w:bottom w:val="single" w:sz="4" w:space="0" w:color="008080"/>
              <w:right w:val="single" w:sz="4" w:space="0" w:color="008080"/>
            </w:tcBorders>
            <w:shd w:val="clear" w:color="000000" w:fill="CCFFFF"/>
            <w:vAlign w:val="center"/>
          </w:tcPr>
          <w:p w14:paraId="6B48BFCD" w14:textId="77777777" w:rsidR="0018605A" w:rsidRPr="00702EE3" w:rsidRDefault="0018605A" w:rsidP="00A4075E">
            <w:pPr>
              <w:rPr>
                <w:rFonts w:asciiTheme="minorHAnsi" w:hAnsiTheme="minorHAnsi" w:cstheme="minorHAnsi"/>
                <w:b/>
                <w:bCs/>
                <w:color w:val="008080"/>
                <w:sz w:val="20"/>
                <w:szCs w:val="20"/>
                <w:lang w:val="ro-RO"/>
              </w:rPr>
            </w:pPr>
            <w:r w:rsidRPr="00702EE3">
              <w:rPr>
                <w:rFonts w:asciiTheme="minorHAnsi" w:hAnsiTheme="minorHAnsi" w:cstheme="minorHAnsi"/>
                <w:b/>
                <w:bCs/>
                <w:color w:val="008080"/>
                <w:sz w:val="20"/>
                <w:szCs w:val="20"/>
                <w:lang w:val="ro-RO"/>
              </w:rPr>
              <w:t xml:space="preserve">(A) Total activ  </w:t>
            </w:r>
            <w:r w:rsidRPr="00702EE3">
              <w:rPr>
                <w:rFonts w:asciiTheme="minorHAnsi" w:hAnsiTheme="minorHAnsi" w:cstheme="minorHAnsi"/>
                <w:color w:val="008080"/>
                <w:sz w:val="20"/>
                <w:szCs w:val="20"/>
                <w:lang w:val="ro-RO"/>
              </w:rPr>
              <w:t>- din sheetul bilanţ şi se introduce pentru perioada aferentă</w:t>
            </w:r>
          </w:p>
        </w:tc>
        <w:tc>
          <w:tcPr>
            <w:tcW w:w="433" w:type="pct"/>
            <w:tcBorders>
              <w:top w:val="nil"/>
              <w:left w:val="nil"/>
              <w:bottom w:val="single" w:sz="4" w:space="0" w:color="008080"/>
              <w:right w:val="single" w:sz="4" w:space="0" w:color="008080"/>
            </w:tcBorders>
            <w:shd w:val="clear" w:color="000000" w:fill="CCFFFF"/>
            <w:vAlign w:val="center"/>
          </w:tcPr>
          <w:p w14:paraId="60F314A1" w14:textId="77777777" w:rsidR="0018605A" w:rsidRPr="00702EE3" w:rsidRDefault="0018605A" w:rsidP="00A4075E">
            <w:pPr>
              <w:jc w:val="center"/>
              <w:rPr>
                <w:rFonts w:asciiTheme="minorHAnsi" w:hAnsiTheme="minorHAnsi" w:cstheme="minorHAnsi"/>
                <w:b/>
                <w:bCs/>
                <w:color w:val="008080"/>
                <w:sz w:val="20"/>
                <w:szCs w:val="20"/>
                <w:lang w:val="ro-RO"/>
              </w:rPr>
            </w:pPr>
            <w:r w:rsidRPr="00702EE3">
              <w:rPr>
                <w:rFonts w:asciiTheme="minorHAnsi" w:hAnsiTheme="minorHAnsi" w:cstheme="minorHAnsi"/>
                <w:b/>
                <w:bCs/>
                <w:color w:val="008080"/>
                <w:sz w:val="20"/>
                <w:szCs w:val="20"/>
                <w:lang w:val="ro-RO"/>
              </w:rPr>
              <w:t>N/</w:t>
            </w:r>
          </w:p>
        </w:tc>
        <w:tc>
          <w:tcPr>
            <w:tcW w:w="437" w:type="pct"/>
            <w:tcBorders>
              <w:top w:val="nil"/>
              <w:left w:val="nil"/>
              <w:bottom w:val="single" w:sz="4" w:space="0" w:color="008080"/>
              <w:right w:val="single" w:sz="4" w:space="0" w:color="008080"/>
            </w:tcBorders>
            <w:shd w:val="clear" w:color="000000" w:fill="CCFFFF"/>
            <w:noWrap/>
            <w:vAlign w:val="bottom"/>
          </w:tcPr>
          <w:p w14:paraId="686B59C0" w14:textId="77777777" w:rsidR="0018605A" w:rsidRPr="00702EE3" w:rsidRDefault="0018605A" w:rsidP="00A4075E">
            <w:pPr>
              <w:jc w:val="center"/>
              <w:rPr>
                <w:rFonts w:asciiTheme="minorHAnsi" w:hAnsiTheme="minorHAnsi" w:cstheme="minorHAnsi"/>
                <w:b/>
                <w:bCs/>
                <w:color w:val="008080"/>
                <w:sz w:val="20"/>
                <w:szCs w:val="20"/>
                <w:lang w:val="ro-RO"/>
              </w:rPr>
            </w:pPr>
            <w:r w:rsidRPr="00702EE3">
              <w:rPr>
                <w:rFonts w:asciiTheme="minorHAnsi" w:hAnsiTheme="minorHAnsi" w:cstheme="minorHAnsi"/>
                <w:b/>
                <w:bCs/>
                <w:color w:val="008080"/>
                <w:sz w:val="20"/>
                <w:szCs w:val="20"/>
                <w:lang w:val="ro-RO"/>
              </w:rPr>
              <w:t xml:space="preserve"> Numeric </w:t>
            </w:r>
          </w:p>
        </w:tc>
        <w:tc>
          <w:tcPr>
            <w:tcW w:w="509" w:type="pct"/>
            <w:tcBorders>
              <w:top w:val="nil"/>
              <w:left w:val="nil"/>
              <w:bottom w:val="single" w:sz="4" w:space="0" w:color="008080"/>
              <w:right w:val="single" w:sz="4" w:space="0" w:color="008080"/>
            </w:tcBorders>
            <w:shd w:val="clear" w:color="000000" w:fill="CCFFFF"/>
            <w:noWrap/>
            <w:vAlign w:val="center"/>
          </w:tcPr>
          <w:p w14:paraId="795EFEDA" w14:textId="77777777" w:rsidR="0018605A" w:rsidRPr="00702EE3" w:rsidRDefault="0018605A" w:rsidP="00A4075E">
            <w:pPr>
              <w:jc w:val="center"/>
              <w:rPr>
                <w:rFonts w:asciiTheme="minorHAnsi" w:hAnsiTheme="minorHAnsi" w:cstheme="minorHAnsi"/>
                <w:color w:val="008080"/>
                <w:sz w:val="20"/>
                <w:szCs w:val="20"/>
                <w:lang w:val="ro-RO"/>
              </w:rPr>
            </w:pPr>
            <w:r w:rsidRPr="00702EE3">
              <w:rPr>
                <w:rFonts w:asciiTheme="minorHAnsi" w:hAnsiTheme="minorHAnsi" w:cstheme="minorHAnsi"/>
                <w:color w:val="008080"/>
                <w:sz w:val="20"/>
                <w:szCs w:val="20"/>
                <w:lang w:val="ro-RO"/>
              </w:rPr>
              <w:t> </w:t>
            </w:r>
          </w:p>
        </w:tc>
        <w:tc>
          <w:tcPr>
            <w:tcW w:w="433" w:type="pct"/>
            <w:tcBorders>
              <w:top w:val="nil"/>
              <w:left w:val="nil"/>
              <w:bottom w:val="single" w:sz="4" w:space="0" w:color="008080"/>
              <w:right w:val="single" w:sz="4" w:space="0" w:color="008080"/>
            </w:tcBorders>
            <w:shd w:val="clear" w:color="000000" w:fill="CCFFFF"/>
            <w:noWrap/>
            <w:vAlign w:val="center"/>
          </w:tcPr>
          <w:p w14:paraId="4C63E4CF" w14:textId="77777777" w:rsidR="0018605A" w:rsidRPr="00702EE3" w:rsidRDefault="0018605A" w:rsidP="00A4075E">
            <w:pPr>
              <w:jc w:val="center"/>
              <w:rPr>
                <w:rFonts w:asciiTheme="minorHAnsi" w:hAnsiTheme="minorHAnsi" w:cstheme="minorHAnsi"/>
                <w:color w:val="008080"/>
                <w:sz w:val="20"/>
                <w:szCs w:val="20"/>
                <w:lang w:val="ro-RO"/>
              </w:rPr>
            </w:pPr>
            <w:r w:rsidRPr="00702EE3">
              <w:rPr>
                <w:rFonts w:asciiTheme="minorHAnsi" w:hAnsiTheme="minorHAnsi" w:cstheme="minorHAnsi"/>
                <w:color w:val="008080"/>
                <w:sz w:val="20"/>
                <w:szCs w:val="20"/>
                <w:lang w:val="ro-RO"/>
              </w:rPr>
              <w:t> </w:t>
            </w:r>
          </w:p>
        </w:tc>
        <w:tc>
          <w:tcPr>
            <w:tcW w:w="437" w:type="pct"/>
            <w:tcBorders>
              <w:top w:val="nil"/>
              <w:left w:val="nil"/>
              <w:bottom w:val="single" w:sz="4" w:space="0" w:color="008080"/>
              <w:right w:val="single" w:sz="4" w:space="0" w:color="008080"/>
            </w:tcBorders>
            <w:shd w:val="clear" w:color="000000" w:fill="CCFFFF"/>
            <w:noWrap/>
            <w:vAlign w:val="center"/>
          </w:tcPr>
          <w:p w14:paraId="2F4DBD88" w14:textId="77777777" w:rsidR="0018605A" w:rsidRPr="00702EE3" w:rsidRDefault="0018605A" w:rsidP="00A4075E">
            <w:pPr>
              <w:jc w:val="center"/>
              <w:rPr>
                <w:rFonts w:asciiTheme="minorHAnsi" w:hAnsiTheme="minorHAnsi" w:cstheme="minorHAnsi"/>
                <w:color w:val="008080"/>
                <w:sz w:val="20"/>
                <w:szCs w:val="20"/>
                <w:lang w:val="ro-RO"/>
              </w:rPr>
            </w:pPr>
            <w:r w:rsidRPr="00702EE3">
              <w:rPr>
                <w:rFonts w:asciiTheme="minorHAnsi" w:hAnsiTheme="minorHAnsi" w:cstheme="minorHAnsi"/>
                <w:color w:val="008080"/>
                <w:sz w:val="20"/>
                <w:szCs w:val="20"/>
                <w:lang w:val="ro-RO"/>
              </w:rPr>
              <w:t> </w:t>
            </w:r>
          </w:p>
        </w:tc>
        <w:tc>
          <w:tcPr>
            <w:tcW w:w="434" w:type="pct"/>
            <w:tcBorders>
              <w:top w:val="nil"/>
              <w:left w:val="nil"/>
              <w:bottom w:val="single" w:sz="4" w:space="0" w:color="008080"/>
              <w:right w:val="single" w:sz="4" w:space="0" w:color="008080"/>
            </w:tcBorders>
            <w:shd w:val="clear" w:color="000000" w:fill="CCFFFF"/>
            <w:noWrap/>
            <w:vAlign w:val="center"/>
          </w:tcPr>
          <w:p w14:paraId="546CC633" w14:textId="77777777" w:rsidR="0018605A" w:rsidRPr="00702EE3" w:rsidRDefault="0018605A" w:rsidP="00A4075E">
            <w:pPr>
              <w:jc w:val="center"/>
              <w:rPr>
                <w:rFonts w:asciiTheme="minorHAnsi" w:hAnsiTheme="minorHAnsi" w:cstheme="minorHAnsi"/>
                <w:color w:val="008080"/>
                <w:sz w:val="20"/>
                <w:szCs w:val="20"/>
                <w:lang w:val="ro-RO"/>
              </w:rPr>
            </w:pPr>
            <w:r w:rsidRPr="00702EE3">
              <w:rPr>
                <w:rFonts w:asciiTheme="minorHAnsi" w:hAnsiTheme="minorHAnsi" w:cstheme="minorHAnsi"/>
                <w:color w:val="008080"/>
                <w:sz w:val="20"/>
                <w:szCs w:val="20"/>
                <w:lang w:val="ro-RO"/>
              </w:rPr>
              <w:t> </w:t>
            </w:r>
          </w:p>
        </w:tc>
        <w:tc>
          <w:tcPr>
            <w:tcW w:w="433" w:type="pct"/>
            <w:tcBorders>
              <w:top w:val="nil"/>
              <w:left w:val="nil"/>
              <w:bottom w:val="single" w:sz="4" w:space="0" w:color="008080"/>
              <w:right w:val="single" w:sz="4" w:space="0" w:color="008080"/>
            </w:tcBorders>
            <w:shd w:val="clear" w:color="000000" w:fill="CCFFFF"/>
            <w:noWrap/>
            <w:vAlign w:val="center"/>
          </w:tcPr>
          <w:p w14:paraId="6BFC6A6A" w14:textId="77777777" w:rsidR="0018605A" w:rsidRPr="00702EE3" w:rsidRDefault="0018605A" w:rsidP="00A4075E">
            <w:pPr>
              <w:jc w:val="center"/>
              <w:rPr>
                <w:rFonts w:asciiTheme="minorHAnsi" w:hAnsiTheme="minorHAnsi" w:cstheme="minorHAnsi"/>
                <w:color w:val="008080"/>
                <w:sz w:val="20"/>
                <w:szCs w:val="20"/>
                <w:lang w:val="ro-RO"/>
              </w:rPr>
            </w:pPr>
            <w:r w:rsidRPr="00702EE3">
              <w:rPr>
                <w:rFonts w:asciiTheme="minorHAnsi" w:hAnsiTheme="minorHAnsi" w:cstheme="minorHAnsi"/>
                <w:color w:val="008080"/>
                <w:sz w:val="20"/>
                <w:szCs w:val="20"/>
                <w:lang w:val="ro-RO"/>
              </w:rPr>
              <w:t> </w:t>
            </w:r>
          </w:p>
        </w:tc>
        <w:tc>
          <w:tcPr>
            <w:tcW w:w="473" w:type="pct"/>
            <w:vMerge/>
            <w:tcBorders>
              <w:top w:val="nil"/>
              <w:left w:val="single" w:sz="4" w:space="0" w:color="008080"/>
              <w:bottom w:val="single" w:sz="4" w:space="0" w:color="008080"/>
              <w:right w:val="single" w:sz="4" w:space="0" w:color="008080"/>
            </w:tcBorders>
            <w:vAlign w:val="center"/>
          </w:tcPr>
          <w:p w14:paraId="4D8B672F" w14:textId="77777777" w:rsidR="0018605A" w:rsidRPr="00702EE3" w:rsidRDefault="0018605A" w:rsidP="00A4075E">
            <w:pPr>
              <w:rPr>
                <w:rFonts w:asciiTheme="minorHAnsi" w:hAnsiTheme="minorHAnsi" w:cstheme="minorHAnsi"/>
                <w:b/>
                <w:bCs/>
                <w:color w:val="008080"/>
                <w:sz w:val="20"/>
                <w:szCs w:val="20"/>
                <w:lang w:val="ro-RO"/>
              </w:rPr>
            </w:pPr>
          </w:p>
        </w:tc>
        <w:tc>
          <w:tcPr>
            <w:tcW w:w="433" w:type="pct"/>
            <w:vMerge/>
            <w:tcBorders>
              <w:top w:val="nil"/>
              <w:left w:val="single" w:sz="4" w:space="0" w:color="008080"/>
              <w:bottom w:val="single" w:sz="4" w:space="0" w:color="008080"/>
              <w:right w:val="single" w:sz="8" w:space="0" w:color="008080"/>
            </w:tcBorders>
            <w:vAlign w:val="center"/>
          </w:tcPr>
          <w:p w14:paraId="78024785" w14:textId="77777777" w:rsidR="0018605A" w:rsidRPr="00702EE3" w:rsidRDefault="0018605A" w:rsidP="00A4075E">
            <w:pPr>
              <w:rPr>
                <w:rFonts w:asciiTheme="minorHAnsi" w:hAnsiTheme="minorHAnsi" w:cstheme="minorHAnsi"/>
                <w:b/>
                <w:bCs/>
                <w:color w:val="008080"/>
                <w:sz w:val="20"/>
                <w:szCs w:val="20"/>
                <w:lang w:val="ro-RO"/>
              </w:rPr>
            </w:pPr>
          </w:p>
        </w:tc>
      </w:tr>
      <w:tr w:rsidR="002C3134" w:rsidRPr="00702EE3" w14:paraId="5CEE3495" w14:textId="77777777" w:rsidTr="002C3134">
        <w:trPr>
          <w:trHeight w:val="675"/>
        </w:trPr>
        <w:tc>
          <w:tcPr>
            <w:tcW w:w="228" w:type="pct"/>
            <w:vMerge/>
            <w:tcBorders>
              <w:top w:val="nil"/>
              <w:left w:val="single" w:sz="8" w:space="0" w:color="008080"/>
              <w:bottom w:val="single" w:sz="4" w:space="0" w:color="008080"/>
              <w:right w:val="single" w:sz="4" w:space="0" w:color="008080"/>
            </w:tcBorders>
            <w:vAlign w:val="center"/>
          </w:tcPr>
          <w:p w14:paraId="376CB9FF" w14:textId="77777777" w:rsidR="0018605A" w:rsidRPr="00702EE3" w:rsidRDefault="0018605A" w:rsidP="00A4075E">
            <w:pPr>
              <w:rPr>
                <w:rFonts w:asciiTheme="minorHAnsi" w:hAnsiTheme="minorHAnsi" w:cstheme="minorHAnsi"/>
                <w:color w:val="008080"/>
                <w:sz w:val="20"/>
                <w:szCs w:val="20"/>
                <w:lang w:val="ro-RO"/>
              </w:rPr>
            </w:pPr>
          </w:p>
        </w:tc>
        <w:tc>
          <w:tcPr>
            <w:tcW w:w="749" w:type="pct"/>
            <w:tcBorders>
              <w:top w:val="nil"/>
              <w:left w:val="nil"/>
              <w:bottom w:val="single" w:sz="4" w:space="0" w:color="008080"/>
              <w:right w:val="single" w:sz="4" w:space="0" w:color="008080"/>
            </w:tcBorders>
            <w:shd w:val="clear" w:color="000000" w:fill="CCFFFF"/>
            <w:vAlign w:val="center"/>
          </w:tcPr>
          <w:p w14:paraId="61284433" w14:textId="77777777" w:rsidR="0018605A" w:rsidRPr="00702EE3" w:rsidRDefault="0018605A" w:rsidP="00A4075E">
            <w:pPr>
              <w:rPr>
                <w:rFonts w:asciiTheme="minorHAnsi" w:hAnsiTheme="minorHAnsi" w:cstheme="minorHAnsi"/>
                <w:b/>
                <w:bCs/>
                <w:color w:val="008080"/>
                <w:sz w:val="20"/>
                <w:szCs w:val="20"/>
                <w:lang w:val="ro-RO"/>
              </w:rPr>
            </w:pPr>
            <w:r w:rsidRPr="00702EE3">
              <w:rPr>
                <w:rFonts w:asciiTheme="minorHAnsi" w:hAnsiTheme="minorHAnsi" w:cstheme="minorHAnsi"/>
                <w:b/>
                <w:bCs/>
                <w:color w:val="008080"/>
                <w:sz w:val="20"/>
                <w:szCs w:val="20"/>
                <w:lang w:val="ro-RO"/>
              </w:rPr>
              <w:t xml:space="preserve">Rata îndatorării (rI) - </w:t>
            </w:r>
            <w:r w:rsidRPr="00702EE3">
              <w:rPr>
                <w:rFonts w:asciiTheme="minorHAnsi" w:hAnsiTheme="minorHAnsi" w:cstheme="minorHAnsi"/>
                <w:color w:val="008080"/>
                <w:sz w:val="20"/>
                <w:szCs w:val="20"/>
                <w:lang w:val="ro-RO"/>
              </w:rPr>
              <w:t xml:space="preserve">se calculează automat ca raport între (D&gt;1) şi total activ (A) -  trebuie să fie </w:t>
            </w:r>
            <w:r w:rsidRPr="00702EE3">
              <w:rPr>
                <w:rFonts w:asciiTheme="minorHAnsi" w:hAnsiTheme="minorHAnsi" w:cstheme="minorHAnsi"/>
                <w:b/>
                <w:bCs/>
                <w:color w:val="008080"/>
                <w:sz w:val="20"/>
                <w:szCs w:val="20"/>
                <w:lang w:val="ro-RO"/>
              </w:rPr>
              <w:t>maxim 60%</w:t>
            </w:r>
          </w:p>
        </w:tc>
        <w:tc>
          <w:tcPr>
            <w:tcW w:w="433" w:type="pct"/>
            <w:tcBorders>
              <w:top w:val="nil"/>
              <w:left w:val="nil"/>
              <w:bottom w:val="single" w:sz="4" w:space="0" w:color="008080"/>
              <w:right w:val="single" w:sz="4" w:space="0" w:color="008080"/>
            </w:tcBorders>
            <w:shd w:val="clear" w:color="000000" w:fill="CCFFFF"/>
            <w:vAlign w:val="center"/>
          </w:tcPr>
          <w:p w14:paraId="60CD4D30" w14:textId="77777777" w:rsidR="0018605A" w:rsidRPr="00702EE3" w:rsidRDefault="0018605A" w:rsidP="00A4075E">
            <w:pPr>
              <w:jc w:val="center"/>
              <w:rPr>
                <w:rFonts w:asciiTheme="minorHAnsi" w:hAnsiTheme="minorHAnsi" w:cstheme="minorHAnsi"/>
                <w:b/>
                <w:bCs/>
                <w:color w:val="008080"/>
                <w:sz w:val="20"/>
                <w:szCs w:val="20"/>
                <w:lang w:val="ro-RO"/>
              </w:rPr>
            </w:pPr>
            <w:r w:rsidRPr="00702EE3">
              <w:rPr>
                <w:rFonts w:asciiTheme="minorHAnsi" w:hAnsiTheme="minorHAnsi" w:cstheme="minorHAnsi"/>
                <w:b/>
                <w:bCs/>
                <w:color w:val="008080"/>
                <w:sz w:val="20"/>
                <w:szCs w:val="20"/>
                <w:lang w:val="ro-RO"/>
              </w:rPr>
              <w:t>maxim 60%</w:t>
            </w:r>
          </w:p>
        </w:tc>
        <w:tc>
          <w:tcPr>
            <w:tcW w:w="437" w:type="pct"/>
            <w:tcBorders>
              <w:top w:val="nil"/>
              <w:left w:val="nil"/>
              <w:bottom w:val="single" w:sz="4" w:space="0" w:color="008080"/>
              <w:right w:val="single" w:sz="4" w:space="0" w:color="008080"/>
            </w:tcBorders>
            <w:shd w:val="clear" w:color="000000" w:fill="CCFFFF"/>
            <w:noWrap/>
            <w:vAlign w:val="bottom"/>
          </w:tcPr>
          <w:p w14:paraId="3F172386" w14:textId="77777777" w:rsidR="0018605A" w:rsidRPr="00702EE3" w:rsidRDefault="0018605A" w:rsidP="00A4075E">
            <w:pPr>
              <w:jc w:val="center"/>
              <w:rPr>
                <w:rFonts w:asciiTheme="minorHAnsi" w:hAnsiTheme="minorHAnsi" w:cstheme="minorHAnsi"/>
                <w:color w:val="008080"/>
                <w:sz w:val="20"/>
                <w:szCs w:val="20"/>
                <w:lang w:val="ro-RO"/>
              </w:rPr>
            </w:pPr>
            <w:r w:rsidRPr="00702EE3">
              <w:rPr>
                <w:rFonts w:asciiTheme="minorHAnsi" w:hAnsiTheme="minorHAnsi" w:cstheme="minorHAnsi"/>
                <w:color w:val="008080"/>
                <w:sz w:val="20"/>
                <w:szCs w:val="20"/>
                <w:lang w:val="ro-RO"/>
              </w:rPr>
              <w:t xml:space="preserve"> % </w:t>
            </w:r>
          </w:p>
        </w:tc>
        <w:tc>
          <w:tcPr>
            <w:tcW w:w="509" w:type="pct"/>
            <w:tcBorders>
              <w:top w:val="nil"/>
              <w:left w:val="nil"/>
              <w:bottom w:val="single" w:sz="4" w:space="0" w:color="008080"/>
              <w:right w:val="single" w:sz="4" w:space="0" w:color="008080"/>
            </w:tcBorders>
            <w:shd w:val="clear" w:color="000000" w:fill="CCFFFF"/>
            <w:noWrap/>
            <w:vAlign w:val="center"/>
          </w:tcPr>
          <w:p w14:paraId="75BA9388" w14:textId="77777777" w:rsidR="0018605A" w:rsidRPr="00702EE3" w:rsidRDefault="0018605A" w:rsidP="00A4075E">
            <w:pPr>
              <w:jc w:val="center"/>
              <w:rPr>
                <w:rFonts w:asciiTheme="minorHAnsi" w:hAnsiTheme="minorHAnsi" w:cstheme="minorHAnsi"/>
                <w:color w:val="008080"/>
                <w:sz w:val="20"/>
                <w:szCs w:val="20"/>
                <w:lang w:val="ro-RO"/>
              </w:rPr>
            </w:pPr>
            <w:r w:rsidRPr="00702EE3">
              <w:rPr>
                <w:rFonts w:asciiTheme="minorHAnsi" w:hAnsiTheme="minorHAnsi" w:cstheme="minorHAnsi"/>
                <w:color w:val="008080"/>
                <w:sz w:val="20"/>
                <w:szCs w:val="20"/>
                <w:lang w:val="ro-RO"/>
              </w:rPr>
              <w:t>#DIV/0!</w:t>
            </w:r>
          </w:p>
        </w:tc>
        <w:tc>
          <w:tcPr>
            <w:tcW w:w="433" w:type="pct"/>
            <w:tcBorders>
              <w:top w:val="nil"/>
              <w:left w:val="nil"/>
              <w:bottom w:val="single" w:sz="4" w:space="0" w:color="008080"/>
              <w:right w:val="single" w:sz="4" w:space="0" w:color="008080"/>
            </w:tcBorders>
            <w:shd w:val="clear" w:color="000000" w:fill="CCFFFF"/>
            <w:noWrap/>
            <w:vAlign w:val="center"/>
          </w:tcPr>
          <w:p w14:paraId="11BAD008" w14:textId="77777777" w:rsidR="0018605A" w:rsidRPr="00702EE3" w:rsidRDefault="0018605A" w:rsidP="00A4075E">
            <w:pPr>
              <w:jc w:val="center"/>
              <w:rPr>
                <w:rFonts w:asciiTheme="minorHAnsi" w:hAnsiTheme="minorHAnsi" w:cstheme="minorHAnsi"/>
                <w:color w:val="008080"/>
                <w:sz w:val="20"/>
                <w:szCs w:val="20"/>
                <w:lang w:val="ro-RO"/>
              </w:rPr>
            </w:pPr>
            <w:r w:rsidRPr="00702EE3">
              <w:rPr>
                <w:rFonts w:asciiTheme="minorHAnsi" w:hAnsiTheme="minorHAnsi" w:cstheme="minorHAnsi"/>
                <w:color w:val="008080"/>
                <w:sz w:val="20"/>
                <w:szCs w:val="20"/>
                <w:lang w:val="ro-RO"/>
              </w:rPr>
              <w:t>#DIV/0!</w:t>
            </w:r>
          </w:p>
        </w:tc>
        <w:tc>
          <w:tcPr>
            <w:tcW w:w="437" w:type="pct"/>
            <w:tcBorders>
              <w:top w:val="nil"/>
              <w:left w:val="nil"/>
              <w:bottom w:val="single" w:sz="4" w:space="0" w:color="008080"/>
              <w:right w:val="single" w:sz="4" w:space="0" w:color="008080"/>
            </w:tcBorders>
            <w:shd w:val="clear" w:color="000000" w:fill="CCFFFF"/>
            <w:noWrap/>
            <w:vAlign w:val="center"/>
          </w:tcPr>
          <w:p w14:paraId="46CB6DB1" w14:textId="77777777" w:rsidR="0018605A" w:rsidRPr="00702EE3" w:rsidRDefault="0018605A" w:rsidP="00A4075E">
            <w:pPr>
              <w:jc w:val="center"/>
              <w:rPr>
                <w:rFonts w:asciiTheme="minorHAnsi" w:hAnsiTheme="minorHAnsi" w:cstheme="minorHAnsi"/>
                <w:color w:val="008080"/>
                <w:sz w:val="20"/>
                <w:szCs w:val="20"/>
                <w:lang w:val="ro-RO"/>
              </w:rPr>
            </w:pPr>
            <w:r w:rsidRPr="00702EE3">
              <w:rPr>
                <w:rFonts w:asciiTheme="minorHAnsi" w:hAnsiTheme="minorHAnsi" w:cstheme="minorHAnsi"/>
                <w:color w:val="008080"/>
                <w:sz w:val="20"/>
                <w:szCs w:val="20"/>
                <w:lang w:val="ro-RO"/>
              </w:rPr>
              <w:t>#DIV/0!</w:t>
            </w:r>
          </w:p>
        </w:tc>
        <w:tc>
          <w:tcPr>
            <w:tcW w:w="434" w:type="pct"/>
            <w:tcBorders>
              <w:top w:val="nil"/>
              <w:left w:val="nil"/>
              <w:bottom w:val="single" w:sz="4" w:space="0" w:color="008080"/>
              <w:right w:val="single" w:sz="4" w:space="0" w:color="008080"/>
            </w:tcBorders>
            <w:shd w:val="clear" w:color="000000" w:fill="CCFFFF"/>
            <w:noWrap/>
            <w:vAlign w:val="center"/>
          </w:tcPr>
          <w:p w14:paraId="053BEE47" w14:textId="77777777" w:rsidR="0018605A" w:rsidRPr="00702EE3" w:rsidRDefault="0018605A" w:rsidP="00A4075E">
            <w:pPr>
              <w:jc w:val="center"/>
              <w:rPr>
                <w:rFonts w:asciiTheme="minorHAnsi" w:hAnsiTheme="minorHAnsi" w:cstheme="minorHAnsi"/>
                <w:color w:val="008080"/>
                <w:sz w:val="20"/>
                <w:szCs w:val="20"/>
                <w:lang w:val="ro-RO"/>
              </w:rPr>
            </w:pPr>
            <w:r w:rsidRPr="00702EE3">
              <w:rPr>
                <w:rFonts w:asciiTheme="minorHAnsi" w:hAnsiTheme="minorHAnsi" w:cstheme="minorHAnsi"/>
                <w:color w:val="008080"/>
                <w:sz w:val="20"/>
                <w:szCs w:val="20"/>
                <w:lang w:val="ro-RO"/>
              </w:rPr>
              <w:t>#DIV</w:t>
            </w:r>
            <w:r w:rsidRPr="00702EE3">
              <w:rPr>
                <w:rFonts w:asciiTheme="minorHAnsi" w:hAnsiTheme="minorHAnsi" w:cstheme="minorHAnsi"/>
                <w:color w:val="008080"/>
                <w:sz w:val="20"/>
                <w:szCs w:val="20"/>
                <w:lang w:val="ro-RO"/>
              </w:rPr>
              <w:cr/>
              <w:t>0!</w:t>
            </w:r>
          </w:p>
        </w:tc>
        <w:tc>
          <w:tcPr>
            <w:tcW w:w="433" w:type="pct"/>
            <w:tcBorders>
              <w:top w:val="nil"/>
              <w:left w:val="nil"/>
              <w:bottom w:val="single" w:sz="4" w:space="0" w:color="008080"/>
              <w:right w:val="single" w:sz="4" w:space="0" w:color="008080"/>
            </w:tcBorders>
            <w:shd w:val="clear" w:color="000000" w:fill="CCFFFF"/>
            <w:noWrap/>
            <w:vAlign w:val="center"/>
          </w:tcPr>
          <w:p w14:paraId="6730DE80" w14:textId="77777777" w:rsidR="0018605A" w:rsidRPr="00702EE3" w:rsidRDefault="0018605A" w:rsidP="00A4075E">
            <w:pPr>
              <w:jc w:val="center"/>
              <w:rPr>
                <w:rFonts w:asciiTheme="minorHAnsi" w:hAnsiTheme="minorHAnsi" w:cstheme="minorHAnsi"/>
                <w:color w:val="008080"/>
                <w:sz w:val="20"/>
                <w:szCs w:val="20"/>
                <w:lang w:val="ro-RO"/>
              </w:rPr>
            </w:pPr>
            <w:r w:rsidRPr="00702EE3">
              <w:rPr>
                <w:rFonts w:asciiTheme="minorHAnsi" w:hAnsiTheme="minorHAnsi" w:cstheme="minorHAnsi"/>
                <w:color w:val="008080"/>
                <w:sz w:val="20"/>
                <w:szCs w:val="20"/>
                <w:lang w:val="ro-RO"/>
              </w:rPr>
              <w:t>#DIV/0!</w:t>
            </w:r>
          </w:p>
        </w:tc>
        <w:tc>
          <w:tcPr>
            <w:tcW w:w="473" w:type="pct"/>
            <w:vMerge/>
            <w:tcBorders>
              <w:top w:val="nil"/>
              <w:left w:val="single" w:sz="4" w:space="0" w:color="008080"/>
              <w:bottom w:val="single" w:sz="4" w:space="0" w:color="008080"/>
              <w:right w:val="single" w:sz="4" w:space="0" w:color="008080"/>
            </w:tcBorders>
            <w:vAlign w:val="center"/>
          </w:tcPr>
          <w:p w14:paraId="58D4C3FE" w14:textId="77777777" w:rsidR="0018605A" w:rsidRPr="00702EE3" w:rsidRDefault="0018605A" w:rsidP="00A4075E">
            <w:pPr>
              <w:rPr>
                <w:rFonts w:asciiTheme="minorHAnsi" w:hAnsiTheme="minorHAnsi" w:cstheme="minorHAnsi"/>
                <w:b/>
                <w:bCs/>
                <w:color w:val="008080"/>
                <w:sz w:val="20"/>
                <w:szCs w:val="20"/>
                <w:lang w:val="ro-RO"/>
              </w:rPr>
            </w:pPr>
          </w:p>
        </w:tc>
        <w:tc>
          <w:tcPr>
            <w:tcW w:w="433" w:type="pct"/>
            <w:vMerge/>
            <w:tcBorders>
              <w:top w:val="nil"/>
              <w:left w:val="single" w:sz="4" w:space="0" w:color="008080"/>
              <w:bottom w:val="single" w:sz="4" w:space="0" w:color="008080"/>
              <w:right w:val="single" w:sz="8" w:space="0" w:color="008080"/>
            </w:tcBorders>
            <w:vAlign w:val="center"/>
          </w:tcPr>
          <w:p w14:paraId="756FCBE6" w14:textId="77777777" w:rsidR="0018605A" w:rsidRPr="00702EE3" w:rsidRDefault="0018605A" w:rsidP="00A4075E">
            <w:pPr>
              <w:rPr>
                <w:rFonts w:asciiTheme="minorHAnsi" w:hAnsiTheme="minorHAnsi" w:cstheme="minorHAnsi"/>
                <w:b/>
                <w:bCs/>
                <w:color w:val="008080"/>
                <w:sz w:val="20"/>
                <w:szCs w:val="20"/>
                <w:lang w:val="ro-RO"/>
              </w:rPr>
            </w:pPr>
          </w:p>
        </w:tc>
      </w:tr>
      <w:tr w:rsidR="002C3134" w:rsidRPr="00702EE3" w14:paraId="042C4C98" w14:textId="77777777" w:rsidTr="002C3134">
        <w:trPr>
          <w:trHeight w:val="450"/>
        </w:trPr>
        <w:tc>
          <w:tcPr>
            <w:tcW w:w="228" w:type="pct"/>
            <w:vMerge/>
            <w:tcBorders>
              <w:top w:val="nil"/>
              <w:left w:val="single" w:sz="8" w:space="0" w:color="008080"/>
              <w:bottom w:val="single" w:sz="4" w:space="0" w:color="008080"/>
              <w:right w:val="single" w:sz="4" w:space="0" w:color="008080"/>
            </w:tcBorders>
            <w:vAlign w:val="center"/>
          </w:tcPr>
          <w:p w14:paraId="3964260D" w14:textId="77777777" w:rsidR="0018605A" w:rsidRPr="00702EE3" w:rsidRDefault="0018605A" w:rsidP="00A4075E">
            <w:pPr>
              <w:rPr>
                <w:rFonts w:asciiTheme="minorHAnsi" w:hAnsiTheme="minorHAnsi" w:cstheme="minorHAnsi"/>
                <w:color w:val="008080"/>
                <w:sz w:val="20"/>
                <w:szCs w:val="20"/>
                <w:lang w:val="ro-RO"/>
              </w:rPr>
            </w:pPr>
          </w:p>
        </w:tc>
        <w:tc>
          <w:tcPr>
            <w:tcW w:w="749" w:type="pct"/>
            <w:tcBorders>
              <w:top w:val="nil"/>
              <w:left w:val="nil"/>
              <w:bottom w:val="single" w:sz="4" w:space="0" w:color="008080"/>
              <w:right w:val="single" w:sz="4" w:space="0" w:color="008080"/>
            </w:tcBorders>
            <w:shd w:val="clear" w:color="auto" w:fill="auto"/>
            <w:vAlign w:val="center"/>
          </w:tcPr>
          <w:p w14:paraId="5214861B" w14:textId="77777777" w:rsidR="0018605A" w:rsidRPr="00702EE3" w:rsidRDefault="0018605A" w:rsidP="00A4075E">
            <w:pPr>
              <w:rPr>
                <w:rFonts w:asciiTheme="minorHAnsi" w:hAnsiTheme="minorHAnsi" w:cstheme="minorHAnsi"/>
                <w:b/>
                <w:bCs/>
                <w:color w:val="008080"/>
                <w:sz w:val="20"/>
                <w:szCs w:val="20"/>
                <w:lang w:val="ro-RO"/>
              </w:rPr>
            </w:pPr>
            <w:r w:rsidRPr="00702EE3">
              <w:rPr>
                <w:rFonts w:asciiTheme="minorHAnsi" w:hAnsiTheme="minorHAnsi" w:cstheme="minorHAnsi"/>
                <w:b/>
                <w:bCs/>
                <w:color w:val="008080"/>
                <w:sz w:val="20"/>
                <w:szCs w:val="20"/>
                <w:lang w:val="ro-RO"/>
              </w:rPr>
              <w:t>Rata îndatorării (rI) -</w:t>
            </w:r>
            <w:r w:rsidRPr="00702EE3">
              <w:rPr>
                <w:rFonts w:asciiTheme="minorHAnsi" w:hAnsiTheme="minorHAnsi" w:cstheme="minorHAnsi"/>
                <w:color w:val="008080"/>
                <w:sz w:val="20"/>
                <w:szCs w:val="20"/>
                <w:lang w:val="ro-RO"/>
              </w:rPr>
              <w:t xml:space="preserve"> calculată de solicitant, conform tabelului de indicatori </w:t>
            </w:r>
          </w:p>
        </w:tc>
        <w:tc>
          <w:tcPr>
            <w:tcW w:w="433" w:type="pct"/>
            <w:tcBorders>
              <w:top w:val="nil"/>
              <w:left w:val="nil"/>
              <w:bottom w:val="single" w:sz="4" w:space="0" w:color="008080"/>
              <w:right w:val="single" w:sz="4" w:space="0" w:color="008080"/>
            </w:tcBorders>
            <w:shd w:val="clear" w:color="auto" w:fill="auto"/>
            <w:vAlign w:val="center"/>
          </w:tcPr>
          <w:p w14:paraId="78699B4A" w14:textId="77777777" w:rsidR="0018605A" w:rsidRPr="00702EE3" w:rsidRDefault="0018605A" w:rsidP="00A4075E">
            <w:pPr>
              <w:jc w:val="center"/>
              <w:rPr>
                <w:rFonts w:asciiTheme="minorHAnsi" w:hAnsiTheme="minorHAnsi" w:cstheme="minorHAnsi"/>
                <w:b/>
                <w:bCs/>
                <w:color w:val="008080"/>
                <w:sz w:val="20"/>
                <w:szCs w:val="20"/>
                <w:lang w:val="ro-RO"/>
              </w:rPr>
            </w:pPr>
            <w:r w:rsidRPr="00702EE3">
              <w:rPr>
                <w:rFonts w:asciiTheme="minorHAnsi" w:hAnsiTheme="minorHAnsi" w:cstheme="minorHAnsi"/>
                <w:b/>
                <w:bCs/>
                <w:color w:val="008080"/>
                <w:sz w:val="20"/>
                <w:szCs w:val="20"/>
                <w:lang w:val="ro-RO"/>
              </w:rPr>
              <w:t>maxi</w:t>
            </w:r>
            <w:r w:rsidRPr="00702EE3">
              <w:rPr>
                <w:rFonts w:asciiTheme="minorHAnsi" w:hAnsiTheme="minorHAnsi" w:cstheme="minorHAnsi"/>
                <w:b/>
                <w:bCs/>
                <w:color w:val="008080"/>
                <w:sz w:val="20"/>
                <w:szCs w:val="20"/>
                <w:lang w:val="ro-RO"/>
              </w:rPr>
              <w:cr/>
            </w:r>
            <w:r w:rsidRPr="00702EE3">
              <w:rPr>
                <w:rFonts w:asciiTheme="minorHAnsi" w:hAnsiTheme="minorHAnsi" w:cstheme="minorHAnsi"/>
                <w:b/>
                <w:bCs/>
                <w:color w:val="008080"/>
                <w:sz w:val="20"/>
                <w:szCs w:val="20"/>
                <w:lang w:val="ro-RO"/>
              </w:rPr>
              <w:cr/>
              <w:t>60%</w:t>
            </w:r>
          </w:p>
        </w:tc>
        <w:tc>
          <w:tcPr>
            <w:tcW w:w="437" w:type="pct"/>
            <w:tcBorders>
              <w:top w:val="nil"/>
              <w:left w:val="nil"/>
              <w:bottom w:val="single" w:sz="4" w:space="0" w:color="008080"/>
              <w:right w:val="single" w:sz="4" w:space="0" w:color="008080"/>
            </w:tcBorders>
            <w:shd w:val="clear" w:color="auto" w:fill="auto"/>
            <w:noWrap/>
            <w:vAlign w:val="bottom"/>
          </w:tcPr>
          <w:p w14:paraId="06774BCA" w14:textId="77777777" w:rsidR="0018605A" w:rsidRPr="00702EE3" w:rsidRDefault="0018605A" w:rsidP="00A4075E">
            <w:pPr>
              <w:jc w:val="center"/>
              <w:rPr>
                <w:rFonts w:asciiTheme="minorHAnsi" w:hAnsiTheme="minorHAnsi" w:cstheme="minorHAnsi"/>
                <w:color w:val="008080"/>
                <w:sz w:val="20"/>
                <w:szCs w:val="20"/>
                <w:lang w:val="ro-RO"/>
              </w:rPr>
            </w:pPr>
            <w:r w:rsidRPr="00702EE3">
              <w:rPr>
                <w:rFonts w:asciiTheme="minorHAnsi" w:hAnsiTheme="minorHAnsi" w:cstheme="minorHAnsi"/>
                <w:color w:val="008080"/>
                <w:sz w:val="20"/>
                <w:szCs w:val="20"/>
                <w:lang w:val="ro-RO"/>
              </w:rPr>
              <w:t xml:space="preserve"> % </w:t>
            </w:r>
          </w:p>
        </w:tc>
        <w:tc>
          <w:tcPr>
            <w:tcW w:w="509" w:type="pct"/>
            <w:tcBorders>
              <w:top w:val="nil"/>
              <w:left w:val="nil"/>
              <w:bottom w:val="single" w:sz="4" w:space="0" w:color="008080"/>
              <w:right w:val="single" w:sz="4" w:space="0" w:color="008080"/>
            </w:tcBorders>
            <w:shd w:val="clear" w:color="auto" w:fill="auto"/>
            <w:noWrap/>
            <w:vAlign w:val="center"/>
          </w:tcPr>
          <w:p w14:paraId="29A3390F" w14:textId="77777777" w:rsidR="0018605A" w:rsidRPr="00702EE3" w:rsidRDefault="0018605A" w:rsidP="00A4075E">
            <w:pPr>
              <w:jc w:val="center"/>
              <w:rPr>
                <w:rFonts w:asciiTheme="minorHAnsi" w:hAnsiTheme="minorHAnsi" w:cstheme="minorHAnsi"/>
                <w:color w:val="008080"/>
                <w:sz w:val="20"/>
                <w:szCs w:val="20"/>
                <w:lang w:val="ro-RO"/>
              </w:rPr>
            </w:pPr>
            <w:r w:rsidRPr="00702EE3">
              <w:rPr>
                <w:rFonts w:asciiTheme="minorHAnsi" w:hAnsiTheme="minorHAnsi" w:cstheme="minorHAnsi"/>
                <w:color w:val="008080"/>
                <w:sz w:val="20"/>
                <w:szCs w:val="20"/>
                <w:lang w:val="ro-RO"/>
              </w:rPr>
              <w:t> </w:t>
            </w:r>
          </w:p>
        </w:tc>
        <w:tc>
          <w:tcPr>
            <w:tcW w:w="433" w:type="pct"/>
            <w:tcBorders>
              <w:top w:val="nil"/>
              <w:left w:val="nil"/>
              <w:bottom w:val="single" w:sz="4" w:space="0" w:color="008080"/>
              <w:right w:val="single" w:sz="4" w:space="0" w:color="008080"/>
            </w:tcBorders>
            <w:shd w:val="clear" w:color="auto" w:fill="auto"/>
            <w:noWrap/>
            <w:vAlign w:val="center"/>
          </w:tcPr>
          <w:p w14:paraId="75D0C286" w14:textId="77777777" w:rsidR="0018605A" w:rsidRPr="00702EE3" w:rsidRDefault="0018605A" w:rsidP="00A4075E">
            <w:pPr>
              <w:jc w:val="center"/>
              <w:rPr>
                <w:rFonts w:asciiTheme="minorHAnsi" w:hAnsiTheme="minorHAnsi" w:cstheme="minorHAnsi"/>
                <w:color w:val="008080"/>
                <w:sz w:val="20"/>
                <w:szCs w:val="20"/>
                <w:lang w:val="ro-RO"/>
              </w:rPr>
            </w:pPr>
            <w:r w:rsidRPr="00702EE3">
              <w:rPr>
                <w:rFonts w:asciiTheme="minorHAnsi" w:hAnsiTheme="minorHAnsi" w:cstheme="minorHAnsi"/>
                <w:color w:val="008080"/>
                <w:sz w:val="20"/>
                <w:szCs w:val="20"/>
                <w:lang w:val="ro-RO"/>
              </w:rPr>
              <w:t> </w:t>
            </w:r>
          </w:p>
        </w:tc>
        <w:tc>
          <w:tcPr>
            <w:tcW w:w="437" w:type="pct"/>
            <w:tcBorders>
              <w:top w:val="nil"/>
              <w:left w:val="nil"/>
              <w:bottom w:val="single" w:sz="4" w:space="0" w:color="008080"/>
              <w:right w:val="single" w:sz="4" w:space="0" w:color="008080"/>
            </w:tcBorders>
            <w:shd w:val="clear" w:color="auto" w:fill="auto"/>
            <w:noWrap/>
            <w:vAlign w:val="center"/>
          </w:tcPr>
          <w:p w14:paraId="64C372DB" w14:textId="77777777" w:rsidR="0018605A" w:rsidRPr="00702EE3" w:rsidRDefault="0018605A" w:rsidP="00A4075E">
            <w:pPr>
              <w:jc w:val="center"/>
              <w:rPr>
                <w:rFonts w:asciiTheme="minorHAnsi" w:hAnsiTheme="minorHAnsi" w:cstheme="minorHAnsi"/>
                <w:color w:val="008080"/>
                <w:sz w:val="20"/>
                <w:szCs w:val="20"/>
                <w:lang w:val="ro-RO"/>
              </w:rPr>
            </w:pPr>
            <w:r w:rsidRPr="00702EE3">
              <w:rPr>
                <w:rFonts w:asciiTheme="minorHAnsi" w:hAnsiTheme="minorHAnsi" w:cstheme="minorHAnsi"/>
                <w:color w:val="008080"/>
                <w:sz w:val="20"/>
                <w:szCs w:val="20"/>
                <w:lang w:val="ro-RO"/>
              </w:rPr>
              <w:t> </w:t>
            </w:r>
          </w:p>
        </w:tc>
        <w:tc>
          <w:tcPr>
            <w:tcW w:w="434" w:type="pct"/>
            <w:tcBorders>
              <w:top w:val="nil"/>
              <w:left w:val="nil"/>
              <w:bottom w:val="single" w:sz="4" w:space="0" w:color="008080"/>
              <w:right w:val="single" w:sz="4" w:space="0" w:color="008080"/>
            </w:tcBorders>
            <w:shd w:val="clear" w:color="auto" w:fill="auto"/>
            <w:noWrap/>
            <w:vAlign w:val="center"/>
          </w:tcPr>
          <w:p w14:paraId="391A3638" w14:textId="77777777" w:rsidR="0018605A" w:rsidRPr="00702EE3" w:rsidRDefault="0018605A" w:rsidP="00A4075E">
            <w:pPr>
              <w:jc w:val="center"/>
              <w:rPr>
                <w:rFonts w:asciiTheme="minorHAnsi" w:hAnsiTheme="minorHAnsi" w:cstheme="minorHAnsi"/>
                <w:color w:val="008080"/>
                <w:sz w:val="20"/>
                <w:szCs w:val="20"/>
                <w:lang w:val="ro-RO"/>
              </w:rPr>
            </w:pPr>
          </w:p>
        </w:tc>
        <w:tc>
          <w:tcPr>
            <w:tcW w:w="433" w:type="pct"/>
            <w:tcBorders>
              <w:top w:val="nil"/>
              <w:left w:val="nil"/>
              <w:bottom w:val="single" w:sz="4" w:space="0" w:color="008080"/>
              <w:right w:val="single" w:sz="4" w:space="0" w:color="008080"/>
            </w:tcBorders>
            <w:shd w:val="clear" w:color="auto" w:fill="auto"/>
            <w:noWrap/>
            <w:vAlign w:val="center"/>
          </w:tcPr>
          <w:p w14:paraId="3D9EC315" w14:textId="77777777" w:rsidR="0018605A" w:rsidRPr="00702EE3" w:rsidRDefault="0018605A" w:rsidP="00A4075E">
            <w:pPr>
              <w:jc w:val="center"/>
              <w:rPr>
                <w:rFonts w:asciiTheme="minorHAnsi" w:hAnsiTheme="minorHAnsi" w:cstheme="minorHAnsi"/>
                <w:color w:val="008080"/>
                <w:sz w:val="20"/>
                <w:szCs w:val="20"/>
                <w:lang w:val="ro-RO"/>
              </w:rPr>
            </w:pPr>
            <w:r w:rsidRPr="00702EE3">
              <w:rPr>
                <w:rFonts w:asciiTheme="minorHAnsi" w:hAnsiTheme="minorHAnsi" w:cstheme="minorHAnsi"/>
                <w:color w:val="008080"/>
                <w:sz w:val="20"/>
                <w:szCs w:val="20"/>
                <w:lang w:val="ro-RO"/>
              </w:rPr>
              <w:t> </w:t>
            </w:r>
          </w:p>
        </w:tc>
        <w:tc>
          <w:tcPr>
            <w:tcW w:w="473" w:type="pct"/>
            <w:vMerge/>
            <w:tcBorders>
              <w:top w:val="nil"/>
              <w:left w:val="single" w:sz="4" w:space="0" w:color="008080"/>
              <w:bottom w:val="single" w:sz="4" w:space="0" w:color="008080"/>
              <w:right w:val="single" w:sz="4" w:space="0" w:color="008080"/>
            </w:tcBorders>
            <w:vAlign w:val="center"/>
          </w:tcPr>
          <w:p w14:paraId="0EAED413" w14:textId="77777777" w:rsidR="0018605A" w:rsidRPr="00702EE3" w:rsidRDefault="0018605A" w:rsidP="00A4075E">
            <w:pPr>
              <w:rPr>
                <w:rFonts w:asciiTheme="minorHAnsi" w:hAnsiTheme="minorHAnsi" w:cstheme="minorHAnsi"/>
                <w:b/>
                <w:bCs/>
                <w:color w:val="008080"/>
                <w:sz w:val="20"/>
                <w:szCs w:val="20"/>
                <w:lang w:val="ro-RO"/>
              </w:rPr>
            </w:pPr>
          </w:p>
        </w:tc>
        <w:tc>
          <w:tcPr>
            <w:tcW w:w="433" w:type="pct"/>
            <w:vMerge/>
            <w:tcBorders>
              <w:top w:val="nil"/>
              <w:left w:val="single" w:sz="4" w:space="0" w:color="008080"/>
              <w:bottom w:val="single" w:sz="4" w:space="0" w:color="008080"/>
              <w:right w:val="single" w:sz="8" w:space="0" w:color="008080"/>
            </w:tcBorders>
            <w:vAlign w:val="center"/>
          </w:tcPr>
          <w:p w14:paraId="640A8F67" w14:textId="77777777" w:rsidR="0018605A" w:rsidRPr="00702EE3" w:rsidRDefault="0018605A" w:rsidP="00A4075E">
            <w:pPr>
              <w:rPr>
                <w:rFonts w:asciiTheme="minorHAnsi" w:hAnsiTheme="minorHAnsi" w:cstheme="minorHAnsi"/>
                <w:b/>
                <w:bCs/>
                <w:color w:val="008080"/>
                <w:sz w:val="20"/>
                <w:szCs w:val="20"/>
                <w:lang w:val="ro-RO"/>
              </w:rPr>
            </w:pPr>
          </w:p>
        </w:tc>
      </w:tr>
      <w:tr w:rsidR="002C3134" w:rsidRPr="00702EE3" w14:paraId="1E03B899" w14:textId="77777777" w:rsidTr="002C3134">
        <w:trPr>
          <w:trHeight w:val="255"/>
        </w:trPr>
        <w:tc>
          <w:tcPr>
            <w:tcW w:w="228" w:type="pct"/>
            <w:tcBorders>
              <w:top w:val="nil"/>
              <w:left w:val="single" w:sz="8" w:space="0" w:color="008080"/>
              <w:bottom w:val="single" w:sz="4" w:space="0" w:color="008080"/>
              <w:right w:val="single" w:sz="4" w:space="0" w:color="008080"/>
            </w:tcBorders>
            <w:shd w:val="clear" w:color="000000" w:fill="CCFFFF"/>
            <w:noWrap/>
            <w:vAlign w:val="center"/>
          </w:tcPr>
          <w:p w14:paraId="32832575" w14:textId="77777777" w:rsidR="0018605A" w:rsidRPr="00702EE3" w:rsidRDefault="0018605A" w:rsidP="00A4075E">
            <w:pPr>
              <w:jc w:val="center"/>
              <w:rPr>
                <w:rFonts w:asciiTheme="minorHAnsi" w:hAnsiTheme="minorHAnsi" w:cstheme="minorHAnsi"/>
                <w:color w:val="008080"/>
                <w:sz w:val="20"/>
                <w:szCs w:val="20"/>
                <w:lang w:val="ro-RO"/>
              </w:rPr>
            </w:pPr>
            <w:r w:rsidRPr="00702EE3">
              <w:rPr>
                <w:rFonts w:asciiTheme="minorHAnsi" w:hAnsiTheme="minorHAnsi" w:cstheme="minorHAnsi"/>
                <w:color w:val="008080"/>
                <w:sz w:val="20"/>
                <w:szCs w:val="20"/>
                <w:lang w:val="ro-RO"/>
              </w:rPr>
              <w:lastRenderedPageBreak/>
              <w:t>10</w:t>
            </w:r>
          </w:p>
        </w:tc>
        <w:tc>
          <w:tcPr>
            <w:tcW w:w="749" w:type="pct"/>
            <w:tcBorders>
              <w:top w:val="nil"/>
              <w:left w:val="nil"/>
              <w:bottom w:val="single" w:sz="4" w:space="0" w:color="008080"/>
              <w:right w:val="single" w:sz="4" w:space="0" w:color="008080"/>
            </w:tcBorders>
            <w:shd w:val="clear" w:color="000000" w:fill="CCFFFF"/>
            <w:vAlign w:val="center"/>
          </w:tcPr>
          <w:p w14:paraId="6C40C2DB" w14:textId="77777777" w:rsidR="0018605A" w:rsidRPr="00702EE3" w:rsidRDefault="0018605A" w:rsidP="00A4075E">
            <w:pPr>
              <w:rPr>
                <w:rFonts w:asciiTheme="minorHAnsi" w:hAnsiTheme="minorHAnsi" w:cstheme="minorHAnsi"/>
                <w:b/>
                <w:bCs/>
                <w:color w:val="008080"/>
                <w:sz w:val="20"/>
                <w:szCs w:val="20"/>
                <w:lang w:val="ro-RO"/>
              </w:rPr>
            </w:pPr>
            <w:r w:rsidRPr="00702EE3">
              <w:rPr>
                <w:rFonts w:asciiTheme="minorHAnsi" w:hAnsiTheme="minorHAnsi" w:cstheme="minorHAnsi"/>
                <w:b/>
                <w:bCs/>
                <w:color w:val="008080"/>
                <w:sz w:val="20"/>
                <w:szCs w:val="20"/>
                <w:lang w:val="ro-RO"/>
              </w:rPr>
              <w:t>Rata de actualizare</w:t>
            </w:r>
          </w:p>
        </w:tc>
        <w:tc>
          <w:tcPr>
            <w:tcW w:w="433" w:type="pct"/>
            <w:tcBorders>
              <w:top w:val="nil"/>
              <w:left w:val="nil"/>
              <w:bottom w:val="single" w:sz="4" w:space="0" w:color="008080"/>
              <w:right w:val="single" w:sz="4" w:space="0" w:color="008080"/>
            </w:tcBorders>
            <w:shd w:val="clear" w:color="000000" w:fill="CCFFFF"/>
            <w:noWrap/>
            <w:vAlign w:val="bottom"/>
          </w:tcPr>
          <w:p w14:paraId="0B804519" w14:textId="77777777" w:rsidR="0018605A" w:rsidRPr="00702EE3" w:rsidRDefault="0018605A" w:rsidP="00A4075E">
            <w:pPr>
              <w:jc w:val="center"/>
              <w:rPr>
                <w:rFonts w:asciiTheme="minorHAnsi" w:hAnsiTheme="minorHAnsi" w:cstheme="minorHAnsi"/>
                <w:b/>
                <w:bCs/>
                <w:color w:val="008080"/>
                <w:sz w:val="20"/>
                <w:szCs w:val="20"/>
                <w:lang w:val="ro-RO"/>
              </w:rPr>
            </w:pPr>
            <w:r w:rsidRPr="00702EE3">
              <w:rPr>
                <w:rFonts w:asciiTheme="minorHAnsi" w:hAnsiTheme="minorHAnsi" w:cstheme="minorHAnsi"/>
                <w:b/>
                <w:bCs/>
                <w:color w:val="008080"/>
                <w:sz w:val="20"/>
                <w:szCs w:val="20"/>
                <w:lang w:val="ro-RO"/>
              </w:rPr>
              <w:t xml:space="preserve"> N/A </w:t>
            </w:r>
          </w:p>
        </w:tc>
        <w:tc>
          <w:tcPr>
            <w:tcW w:w="437" w:type="pct"/>
            <w:tcBorders>
              <w:top w:val="nil"/>
              <w:left w:val="nil"/>
              <w:bottom w:val="single" w:sz="4" w:space="0" w:color="008080"/>
              <w:right w:val="single" w:sz="4" w:space="0" w:color="008080"/>
            </w:tcBorders>
            <w:shd w:val="clear" w:color="000000" w:fill="CCFFFF"/>
            <w:noWrap/>
            <w:vAlign w:val="bottom"/>
          </w:tcPr>
          <w:p w14:paraId="52E7752C" w14:textId="77777777" w:rsidR="0018605A" w:rsidRPr="00702EE3" w:rsidRDefault="0018605A" w:rsidP="00A4075E">
            <w:pPr>
              <w:jc w:val="center"/>
              <w:rPr>
                <w:rFonts w:asciiTheme="minorHAnsi" w:hAnsiTheme="minorHAnsi" w:cstheme="minorHAnsi"/>
                <w:b/>
                <w:bCs/>
                <w:color w:val="008080"/>
                <w:sz w:val="20"/>
                <w:szCs w:val="20"/>
                <w:lang w:val="ro-RO"/>
              </w:rPr>
            </w:pPr>
            <w:r w:rsidRPr="00702EE3">
              <w:rPr>
                <w:rFonts w:asciiTheme="minorHAnsi" w:hAnsiTheme="minorHAnsi" w:cstheme="minorHAnsi"/>
                <w:b/>
                <w:bCs/>
                <w:color w:val="008080"/>
                <w:sz w:val="20"/>
                <w:szCs w:val="20"/>
                <w:lang w:val="ro-RO"/>
              </w:rPr>
              <w:t> </w:t>
            </w:r>
          </w:p>
        </w:tc>
        <w:tc>
          <w:tcPr>
            <w:tcW w:w="2247" w:type="pct"/>
            <w:gridSpan w:val="5"/>
            <w:tcBorders>
              <w:top w:val="single" w:sz="4" w:space="0" w:color="008080"/>
              <w:left w:val="nil"/>
              <w:bottom w:val="single" w:sz="4" w:space="0" w:color="008080"/>
              <w:right w:val="single" w:sz="4" w:space="0" w:color="008080"/>
            </w:tcBorders>
            <w:shd w:val="clear" w:color="000000" w:fill="008080"/>
            <w:noWrap/>
            <w:vAlign w:val="center"/>
          </w:tcPr>
          <w:p w14:paraId="1486EF74" w14:textId="77777777" w:rsidR="0018605A" w:rsidRPr="00702EE3" w:rsidRDefault="0018605A" w:rsidP="00A4075E">
            <w:pPr>
              <w:jc w:val="center"/>
              <w:rPr>
                <w:rFonts w:asciiTheme="minorHAnsi" w:hAnsiTheme="minorHAnsi" w:cstheme="minorHAnsi"/>
                <w:b/>
                <w:bCs/>
                <w:color w:val="FFFFFF"/>
                <w:sz w:val="20"/>
                <w:szCs w:val="20"/>
                <w:lang w:val="ro-RO"/>
              </w:rPr>
            </w:pPr>
            <w:r w:rsidRPr="00702EE3">
              <w:rPr>
                <w:rFonts w:asciiTheme="minorHAnsi" w:hAnsiTheme="minorHAnsi" w:cstheme="minorHAnsi"/>
                <w:b/>
                <w:bCs/>
                <w:color w:val="FFFFFF"/>
                <w:sz w:val="20"/>
                <w:szCs w:val="20"/>
                <w:lang w:val="ro-RO"/>
              </w:rPr>
              <w:t>8%</w:t>
            </w:r>
          </w:p>
        </w:tc>
        <w:tc>
          <w:tcPr>
            <w:tcW w:w="473" w:type="pct"/>
            <w:tcBorders>
              <w:top w:val="nil"/>
              <w:left w:val="nil"/>
              <w:bottom w:val="single" w:sz="4" w:space="0" w:color="008080"/>
              <w:right w:val="single" w:sz="4" w:space="0" w:color="008080"/>
            </w:tcBorders>
            <w:shd w:val="clear" w:color="000000" w:fill="CCFFFF"/>
            <w:vAlign w:val="center"/>
          </w:tcPr>
          <w:p w14:paraId="179D0026" w14:textId="77777777" w:rsidR="0018605A" w:rsidRPr="00702EE3" w:rsidRDefault="0018605A" w:rsidP="00A4075E">
            <w:pPr>
              <w:jc w:val="center"/>
              <w:rPr>
                <w:rFonts w:asciiTheme="minorHAnsi" w:hAnsiTheme="minorHAnsi" w:cstheme="minorHAnsi"/>
                <w:color w:val="008080"/>
                <w:sz w:val="20"/>
                <w:szCs w:val="20"/>
                <w:lang w:val="ro-RO"/>
              </w:rPr>
            </w:pPr>
            <w:r w:rsidRPr="00702EE3">
              <w:rPr>
                <w:rFonts w:asciiTheme="minorHAnsi" w:hAnsiTheme="minorHAnsi" w:cstheme="minorHAnsi"/>
                <w:color w:val="008080"/>
                <w:sz w:val="20"/>
                <w:szCs w:val="20"/>
                <w:lang w:val="ro-RO"/>
              </w:rPr>
              <w:t> </w:t>
            </w:r>
          </w:p>
        </w:tc>
        <w:tc>
          <w:tcPr>
            <w:tcW w:w="433" w:type="pct"/>
            <w:tcBorders>
              <w:top w:val="nil"/>
              <w:left w:val="nil"/>
              <w:bottom w:val="single" w:sz="4" w:space="0" w:color="008080"/>
              <w:right w:val="single" w:sz="8" w:space="0" w:color="008080"/>
            </w:tcBorders>
            <w:shd w:val="clear" w:color="000000" w:fill="CCFFFF"/>
            <w:vAlign w:val="center"/>
          </w:tcPr>
          <w:p w14:paraId="7D1B5E75" w14:textId="77777777" w:rsidR="0018605A" w:rsidRPr="00702EE3" w:rsidRDefault="0018605A" w:rsidP="00A4075E">
            <w:pPr>
              <w:jc w:val="center"/>
              <w:rPr>
                <w:rFonts w:asciiTheme="minorHAnsi" w:hAnsiTheme="minorHAnsi" w:cstheme="minorHAnsi"/>
                <w:color w:val="008080"/>
                <w:sz w:val="20"/>
                <w:szCs w:val="20"/>
                <w:lang w:val="ro-RO"/>
              </w:rPr>
            </w:pPr>
            <w:r w:rsidRPr="00702EE3">
              <w:rPr>
                <w:rFonts w:asciiTheme="minorHAnsi" w:hAnsiTheme="minorHAnsi" w:cstheme="minorHAnsi"/>
                <w:color w:val="008080"/>
                <w:sz w:val="20"/>
                <w:szCs w:val="20"/>
                <w:lang w:val="ro-RO"/>
              </w:rPr>
              <w:t>N/A</w:t>
            </w:r>
          </w:p>
        </w:tc>
      </w:tr>
      <w:tr w:rsidR="002C3134" w:rsidRPr="00702EE3" w14:paraId="6CA7867E" w14:textId="77777777" w:rsidTr="002C3134">
        <w:trPr>
          <w:trHeight w:val="450"/>
        </w:trPr>
        <w:tc>
          <w:tcPr>
            <w:tcW w:w="228" w:type="pct"/>
            <w:vMerge w:val="restart"/>
            <w:tcBorders>
              <w:top w:val="nil"/>
              <w:left w:val="single" w:sz="8" w:space="0" w:color="008080"/>
              <w:bottom w:val="single" w:sz="4" w:space="0" w:color="008080"/>
              <w:right w:val="single" w:sz="4" w:space="0" w:color="008080"/>
            </w:tcBorders>
            <w:shd w:val="clear" w:color="000000" w:fill="CCFFFF"/>
            <w:noWrap/>
            <w:vAlign w:val="center"/>
          </w:tcPr>
          <w:p w14:paraId="0FCD966F" w14:textId="77777777" w:rsidR="0018605A" w:rsidRPr="00702EE3" w:rsidRDefault="0018605A" w:rsidP="00A4075E">
            <w:pPr>
              <w:jc w:val="center"/>
              <w:rPr>
                <w:rFonts w:asciiTheme="minorHAnsi" w:hAnsiTheme="minorHAnsi" w:cstheme="minorHAnsi"/>
                <w:color w:val="008080"/>
                <w:sz w:val="20"/>
                <w:szCs w:val="20"/>
                <w:lang w:val="ro-RO"/>
              </w:rPr>
            </w:pPr>
            <w:r w:rsidRPr="00702EE3">
              <w:rPr>
                <w:rFonts w:asciiTheme="minorHAnsi" w:hAnsiTheme="minorHAnsi" w:cstheme="minorHAnsi"/>
                <w:color w:val="008080"/>
                <w:sz w:val="20"/>
                <w:szCs w:val="20"/>
                <w:lang w:val="ro-RO"/>
              </w:rPr>
              <w:t> </w:t>
            </w:r>
          </w:p>
        </w:tc>
        <w:tc>
          <w:tcPr>
            <w:tcW w:w="749" w:type="pct"/>
            <w:tcBorders>
              <w:top w:val="nil"/>
              <w:left w:val="nil"/>
              <w:bottom w:val="single" w:sz="4" w:space="0" w:color="008080"/>
              <w:right w:val="single" w:sz="4" w:space="0" w:color="008080"/>
            </w:tcBorders>
            <w:shd w:val="clear" w:color="000000" w:fill="CCFFFF"/>
            <w:vAlign w:val="center"/>
          </w:tcPr>
          <w:p w14:paraId="5D10D36D" w14:textId="77777777" w:rsidR="0018605A" w:rsidRPr="00702EE3" w:rsidRDefault="0018605A" w:rsidP="00A4075E">
            <w:pPr>
              <w:rPr>
                <w:rFonts w:asciiTheme="minorHAnsi" w:hAnsiTheme="minorHAnsi" w:cstheme="minorHAnsi"/>
                <w:b/>
                <w:bCs/>
                <w:color w:val="008080"/>
                <w:sz w:val="20"/>
                <w:szCs w:val="20"/>
                <w:lang w:val="ro-RO"/>
              </w:rPr>
            </w:pPr>
            <w:r w:rsidRPr="00702EE3">
              <w:rPr>
                <w:rFonts w:asciiTheme="minorHAnsi" w:hAnsiTheme="minorHAnsi" w:cstheme="minorHAnsi"/>
                <w:b/>
                <w:bCs/>
                <w:color w:val="008080"/>
                <w:sz w:val="20"/>
                <w:szCs w:val="20"/>
                <w:lang w:val="ro-RO"/>
              </w:rPr>
              <w:t xml:space="preserve">Valoare actualizată neta (VAN) - </w:t>
            </w:r>
            <w:r w:rsidRPr="00702EE3">
              <w:rPr>
                <w:rFonts w:asciiTheme="minorHAnsi" w:hAnsiTheme="minorHAnsi" w:cstheme="minorHAnsi"/>
                <w:color w:val="008080"/>
                <w:sz w:val="20"/>
                <w:szCs w:val="20"/>
                <w:lang w:val="ro-RO"/>
              </w:rPr>
              <w:t xml:space="preserve">trebuie să fie </w:t>
            </w:r>
            <w:r w:rsidRPr="00702EE3">
              <w:rPr>
                <w:rFonts w:asciiTheme="minorHAnsi" w:hAnsiTheme="minorHAnsi" w:cstheme="minorHAnsi"/>
                <w:b/>
                <w:bCs/>
                <w:color w:val="008080"/>
                <w:sz w:val="20"/>
                <w:szCs w:val="20"/>
                <w:lang w:val="ro-RO"/>
              </w:rPr>
              <w:t>pozitivă</w:t>
            </w:r>
          </w:p>
        </w:tc>
        <w:tc>
          <w:tcPr>
            <w:tcW w:w="433" w:type="pct"/>
            <w:tcBorders>
              <w:top w:val="nil"/>
              <w:left w:val="nil"/>
              <w:bottom w:val="single" w:sz="4" w:space="0" w:color="008080"/>
              <w:right w:val="single" w:sz="4" w:space="0" w:color="008080"/>
            </w:tcBorders>
            <w:shd w:val="clear" w:color="000000" w:fill="CCFFFF"/>
            <w:vAlign w:val="center"/>
          </w:tcPr>
          <w:p w14:paraId="698BD1CA" w14:textId="77777777" w:rsidR="0018605A" w:rsidRPr="00702EE3" w:rsidRDefault="0018605A" w:rsidP="00A4075E">
            <w:pPr>
              <w:jc w:val="center"/>
              <w:rPr>
                <w:rFonts w:asciiTheme="minorHAnsi" w:hAnsiTheme="minorHAnsi" w:cstheme="minorHAnsi"/>
                <w:b/>
                <w:bCs/>
                <w:color w:val="008080"/>
                <w:sz w:val="20"/>
                <w:szCs w:val="20"/>
                <w:lang w:val="ro-RO"/>
              </w:rPr>
            </w:pPr>
            <w:r w:rsidRPr="00702EE3">
              <w:rPr>
                <w:rFonts w:asciiTheme="minorHAnsi" w:hAnsiTheme="minorHAnsi" w:cstheme="minorHAnsi"/>
                <w:b/>
                <w:bCs/>
                <w:color w:val="008080"/>
                <w:sz w:val="20"/>
                <w:szCs w:val="20"/>
                <w:lang w:val="ro-RO"/>
              </w:rPr>
              <w:t>&gt;=0</w:t>
            </w:r>
          </w:p>
        </w:tc>
        <w:tc>
          <w:tcPr>
            <w:tcW w:w="437" w:type="pct"/>
            <w:tcBorders>
              <w:top w:val="nil"/>
              <w:left w:val="nil"/>
              <w:bottom w:val="single" w:sz="4" w:space="0" w:color="008080"/>
              <w:right w:val="single" w:sz="4" w:space="0" w:color="008080"/>
            </w:tcBorders>
            <w:shd w:val="clear" w:color="000000" w:fill="CCFFFF"/>
            <w:noWrap/>
            <w:vAlign w:val="center"/>
          </w:tcPr>
          <w:p w14:paraId="33FC2061" w14:textId="77777777" w:rsidR="0018605A" w:rsidRPr="00702EE3" w:rsidRDefault="0018605A" w:rsidP="00A4075E">
            <w:pPr>
              <w:jc w:val="center"/>
              <w:rPr>
                <w:rFonts w:asciiTheme="minorHAnsi" w:hAnsiTheme="minorHAnsi" w:cstheme="minorHAnsi"/>
                <w:b/>
                <w:bCs/>
                <w:color w:val="008080"/>
                <w:sz w:val="20"/>
                <w:szCs w:val="20"/>
                <w:lang w:val="ro-RO"/>
              </w:rPr>
            </w:pPr>
            <w:r w:rsidRPr="00702EE3">
              <w:rPr>
                <w:rFonts w:asciiTheme="minorHAnsi" w:hAnsiTheme="minorHAnsi" w:cstheme="minorHAnsi"/>
                <w:b/>
                <w:bCs/>
                <w:color w:val="008080"/>
                <w:sz w:val="20"/>
                <w:szCs w:val="20"/>
                <w:lang w:val="ro-RO"/>
              </w:rPr>
              <w:t>LEI</w:t>
            </w:r>
          </w:p>
        </w:tc>
        <w:tc>
          <w:tcPr>
            <w:tcW w:w="2247" w:type="pct"/>
            <w:gridSpan w:val="5"/>
            <w:tcBorders>
              <w:top w:val="single" w:sz="4" w:space="0" w:color="008080"/>
              <w:left w:val="nil"/>
              <w:bottom w:val="single" w:sz="4" w:space="0" w:color="008080"/>
              <w:right w:val="single" w:sz="4" w:space="0" w:color="008080"/>
            </w:tcBorders>
            <w:shd w:val="clear" w:color="000000" w:fill="CCFFFF"/>
            <w:noWrap/>
            <w:vAlign w:val="center"/>
          </w:tcPr>
          <w:p w14:paraId="6A72F597" w14:textId="77777777" w:rsidR="0018605A" w:rsidRPr="00702EE3" w:rsidRDefault="0018605A" w:rsidP="00A4075E">
            <w:pPr>
              <w:jc w:val="center"/>
              <w:rPr>
                <w:rFonts w:asciiTheme="minorHAnsi" w:hAnsiTheme="minorHAnsi" w:cstheme="minorHAnsi"/>
                <w:b/>
                <w:bCs/>
                <w:color w:val="008080"/>
                <w:sz w:val="20"/>
                <w:szCs w:val="20"/>
                <w:lang w:val="ro-RO"/>
              </w:rPr>
            </w:pPr>
            <w:r w:rsidRPr="00702EE3">
              <w:rPr>
                <w:rFonts w:asciiTheme="minorHAnsi" w:hAnsiTheme="minorHAnsi" w:cstheme="minorHAnsi"/>
                <w:b/>
                <w:bCs/>
                <w:color w:val="008080"/>
                <w:sz w:val="20"/>
                <w:szCs w:val="20"/>
                <w:lang w:val="ro-RO"/>
              </w:rPr>
              <w:t> </w:t>
            </w:r>
          </w:p>
        </w:tc>
        <w:tc>
          <w:tcPr>
            <w:tcW w:w="473" w:type="pct"/>
            <w:vMerge w:val="restart"/>
            <w:tcBorders>
              <w:top w:val="nil"/>
              <w:left w:val="single" w:sz="4" w:space="0" w:color="008080"/>
              <w:bottom w:val="single" w:sz="4" w:space="0" w:color="008080"/>
              <w:right w:val="single" w:sz="4" w:space="0" w:color="008080"/>
            </w:tcBorders>
            <w:shd w:val="clear" w:color="000000" w:fill="CCFFFF"/>
            <w:vAlign w:val="center"/>
          </w:tcPr>
          <w:p w14:paraId="57447F37" w14:textId="77777777" w:rsidR="0018605A" w:rsidRPr="00702EE3" w:rsidRDefault="0018605A" w:rsidP="00A4075E">
            <w:pPr>
              <w:jc w:val="center"/>
              <w:rPr>
                <w:rFonts w:asciiTheme="minorHAnsi" w:hAnsiTheme="minorHAnsi" w:cstheme="minorHAnsi"/>
                <w:b/>
                <w:bCs/>
                <w:color w:val="008080"/>
                <w:sz w:val="20"/>
                <w:szCs w:val="20"/>
                <w:lang w:val="ro-RO"/>
              </w:rPr>
            </w:pPr>
            <w:r w:rsidRPr="00702EE3">
              <w:rPr>
                <w:rFonts w:asciiTheme="minorHAnsi" w:hAnsiTheme="minorHAnsi" w:cstheme="minorHAnsi"/>
                <w:b/>
                <w:bCs/>
                <w:color w:val="008080"/>
                <w:sz w:val="20"/>
                <w:szCs w:val="20"/>
                <w:lang w:val="ro-RO"/>
              </w:rPr>
              <w:t>Nu sunt diferente</w:t>
            </w:r>
          </w:p>
        </w:tc>
        <w:tc>
          <w:tcPr>
            <w:tcW w:w="433" w:type="pct"/>
            <w:vMerge w:val="restart"/>
            <w:tcBorders>
              <w:top w:val="nil"/>
              <w:left w:val="single" w:sz="4" w:space="0" w:color="008080"/>
              <w:bottom w:val="single" w:sz="4" w:space="0" w:color="008080"/>
              <w:right w:val="single" w:sz="8" w:space="0" w:color="008080"/>
            </w:tcBorders>
            <w:shd w:val="clear" w:color="000000" w:fill="CCFFFF"/>
            <w:vAlign w:val="center"/>
          </w:tcPr>
          <w:p w14:paraId="79D14741" w14:textId="77777777" w:rsidR="0018605A" w:rsidRPr="00702EE3" w:rsidRDefault="0018605A" w:rsidP="00A4075E">
            <w:pPr>
              <w:jc w:val="center"/>
              <w:rPr>
                <w:rFonts w:asciiTheme="minorHAnsi" w:hAnsiTheme="minorHAnsi" w:cstheme="minorHAnsi"/>
                <w:b/>
                <w:bCs/>
                <w:color w:val="008080"/>
                <w:sz w:val="20"/>
                <w:szCs w:val="20"/>
                <w:lang w:val="ro-RO"/>
              </w:rPr>
            </w:pPr>
            <w:r w:rsidRPr="00702EE3">
              <w:rPr>
                <w:rFonts w:asciiTheme="minorHAnsi" w:hAnsiTheme="minorHAnsi" w:cstheme="minorHAnsi"/>
                <w:b/>
                <w:bCs/>
                <w:color w:val="008080"/>
                <w:sz w:val="20"/>
                <w:szCs w:val="20"/>
                <w:lang w:val="ro-RO"/>
              </w:rPr>
              <w:t>Res</w:t>
            </w:r>
            <w:r w:rsidRPr="00702EE3">
              <w:rPr>
                <w:rFonts w:asciiTheme="minorHAnsi" w:hAnsiTheme="minorHAnsi" w:cstheme="minorHAnsi"/>
                <w:b/>
                <w:bCs/>
                <w:color w:val="008080"/>
                <w:sz w:val="20"/>
                <w:szCs w:val="20"/>
                <w:lang w:val="ro-RO"/>
              </w:rPr>
              <w:cr/>
              <w:t>pecta criteriu</w:t>
            </w:r>
          </w:p>
        </w:tc>
      </w:tr>
      <w:tr w:rsidR="002C3134" w:rsidRPr="00702EE3" w14:paraId="0D2D53A2" w14:textId="77777777" w:rsidTr="002C3134">
        <w:trPr>
          <w:trHeight w:val="450"/>
        </w:trPr>
        <w:tc>
          <w:tcPr>
            <w:tcW w:w="228" w:type="pct"/>
            <w:vMerge/>
            <w:tcBorders>
              <w:top w:val="nil"/>
              <w:left w:val="single" w:sz="8" w:space="0" w:color="008080"/>
              <w:bottom w:val="single" w:sz="4" w:space="0" w:color="008080"/>
              <w:right w:val="single" w:sz="4" w:space="0" w:color="008080"/>
            </w:tcBorders>
            <w:vAlign w:val="center"/>
          </w:tcPr>
          <w:p w14:paraId="71DF6F9B" w14:textId="77777777" w:rsidR="0018605A" w:rsidRPr="00702EE3" w:rsidRDefault="0018605A" w:rsidP="00A4075E">
            <w:pPr>
              <w:rPr>
                <w:rFonts w:asciiTheme="minorHAnsi" w:hAnsiTheme="minorHAnsi" w:cstheme="minorHAnsi"/>
                <w:color w:val="008080"/>
                <w:sz w:val="20"/>
                <w:szCs w:val="20"/>
                <w:lang w:val="ro-RO"/>
              </w:rPr>
            </w:pPr>
          </w:p>
        </w:tc>
        <w:tc>
          <w:tcPr>
            <w:tcW w:w="749" w:type="pct"/>
            <w:tcBorders>
              <w:top w:val="nil"/>
              <w:left w:val="nil"/>
              <w:bottom w:val="single" w:sz="4" w:space="0" w:color="008080"/>
              <w:right w:val="single" w:sz="4" w:space="0" w:color="008080"/>
            </w:tcBorders>
            <w:shd w:val="clear" w:color="auto" w:fill="auto"/>
            <w:vAlign w:val="center"/>
          </w:tcPr>
          <w:p w14:paraId="23C97370" w14:textId="77777777" w:rsidR="0018605A" w:rsidRPr="00702EE3" w:rsidRDefault="0018605A" w:rsidP="00A4075E">
            <w:pPr>
              <w:rPr>
                <w:rFonts w:asciiTheme="minorHAnsi" w:hAnsiTheme="minorHAnsi" w:cstheme="minorHAnsi"/>
                <w:b/>
                <w:bCs/>
                <w:color w:val="008080"/>
                <w:sz w:val="20"/>
                <w:szCs w:val="20"/>
                <w:lang w:val="ro-RO"/>
              </w:rPr>
            </w:pPr>
            <w:r w:rsidRPr="00702EE3">
              <w:rPr>
                <w:rFonts w:asciiTheme="minorHAnsi" w:hAnsiTheme="minorHAnsi" w:cstheme="minorHAnsi"/>
                <w:b/>
                <w:bCs/>
                <w:color w:val="008080"/>
                <w:sz w:val="20"/>
                <w:szCs w:val="20"/>
                <w:lang w:val="ro-RO"/>
              </w:rPr>
              <w:t xml:space="preserve">Valoare actualizată netă (VAN) - </w:t>
            </w:r>
            <w:r w:rsidRPr="00702EE3">
              <w:rPr>
                <w:rFonts w:asciiTheme="minorHAnsi" w:hAnsiTheme="minorHAnsi" w:cstheme="minorHAnsi"/>
                <w:color w:val="008080"/>
                <w:sz w:val="20"/>
                <w:szCs w:val="20"/>
                <w:lang w:val="ro-RO"/>
              </w:rPr>
              <w:t xml:space="preserve">calculată de solicitant, conform tabelului de indicatori </w:t>
            </w:r>
          </w:p>
        </w:tc>
        <w:tc>
          <w:tcPr>
            <w:tcW w:w="433" w:type="pct"/>
            <w:tcBorders>
              <w:top w:val="nil"/>
              <w:left w:val="nil"/>
              <w:bottom w:val="single" w:sz="4" w:space="0" w:color="008080"/>
              <w:right w:val="single" w:sz="4" w:space="0" w:color="008080"/>
            </w:tcBorders>
            <w:shd w:val="clear" w:color="auto" w:fill="auto"/>
            <w:vAlign w:val="center"/>
          </w:tcPr>
          <w:p w14:paraId="025E5959" w14:textId="77777777" w:rsidR="0018605A" w:rsidRPr="00702EE3" w:rsidRDefault="0018605A" w:rsidP="00A4075E">
            <w:pPr>
              <w:jc w:val="center"/>
              <w:rPr>
                <w:rFonts w:asciiTheme="minorHAnsi" w:hAnsiTheme="minorHAnsi" w:cstheme="minorHAnsi"/>
                <w:b/>
                <w:bCs/>
                <w:color w:val="008080"/>
                <w:sz w:val="20"/>
                <w:szCs w:val="20"/>
                <w:lang w:val="ro-RO"/>
              </w:rPr>
            </w:pPr>
            <w:r w:rsidRPr="00702EE3">
              <w:rPr>
                <w:rFonts w:asciiTheme="minorHAnsi" w:hAnsiTheme="minorHAnsi" w:cstheme="minorHAnsi"/>
                <w:b/>
                <w:bCs/>
                <w:color w:val="008080"/>
                <w:sz w:val="20"/>
                <w:szCs w:val="20"/>
                <w:lang w:val="ro-RO"/>
              </w:rPr>
              <w:t>&gt;=0</w:t>
            </w:r>
          </w:p>
        </w:tc>
        <w:tc>
          <w:tcPr>
            <w:tcW w:w="437" w:type="pct"/>
            <w:tcBorders>
              <w:top w:val="nil"/>
              <w:left w:val="nil"/>
              <w:bottom w:val="single" w:sz="4" w:space="0" w:color="008080"/>
              <w:right w:val="single" w:sz="4" w:space="0" w:color="008080"/>
            </w:tcBorders>
            <w:shd w:val="clear" w:color="auto" w:fill="auto"/>
            <w:noWrap/>
            <w:vAlign w:val="center"/>
          </w:tcPr>
          <w:p w14:paraId="78964DA5" w14:textId="77777777" w:rsidR="0018605A" w:rsidRPr="00702EE3" w:rsidRDefault="0018605A" w:rsidP="00A4075E">
            <w:pPr>
              <w:jc w:val="center"/>
              <w:rPr>
                <w:rFonts w:asciiTheme="minorHAnsi" w:hAnsiTheme="minorHAnsi" w:cstheme="minorHAnsi"/>
                <w:b/>
                <w:bCs/>
                <w:color w:val="008080"/>
                <w:sz w:val="20"/>
                <w:szCs w:val="20"/>
                <w:lang w:val="ro-RO"/>
              </w:rPr>
            </w:pPr>
            <w:r w:rsidRPr="00702EE3">
              <w:rPr>
                <w:rFonts w:asciiTheme="minorHAnsi" w:hAnsiTheme="minorHAnsi" w:cstheme="minorHAnsi"/>
                <w:b/>
                <w:bCs/>
                <w:color w:val="008080"/>
                <w:sz w:val="20"/>
                <w:szCs w:val="20"/>
                <w:lang w:val="ro-RO"/>
              </w:rPr>
              <w:t>LEI</w:t>
            </w:r>
          </w:p>
        </w:tc>
        <w:tc>
          <w:tcPr>
            <w:tcW w:w="2247" w:type="pct"/>
            <w:gridSpan w:val="5"/>
            <w:tcBorders>
              <w:top w:val="single" w:sz="4" w:space="0" w:color="008080"/>
              <w:left w:val="nil"/>
              <w:bottom w:val="single" w:sz="4" w:space="0" w:color="008080"/>
              <w:right w:val="single" w:sz="4" w:space="0" w:color="008080"/>
            </w:tcBorders>
            <w:shd w:val="clear" w:color="auto" w:fill="auto"/>
            <w:noWrap/>
            <w:vAlign w:val="center"/>
          </w:tcPr>
          <w:p w14:paraId="392DBA7D" w14:textId="77777777" w:rsidR="0018605A" w:rsidRPr="00702EE3" w:rsidRDefault="0018605A" w:rsidP="00A4075E">
            <w:pPr>
              <w:jc w:val="center"/>
              <w:rPr>
                <w:rFonts w:asciiTheme="minorHAnsi" w:hAnsiTheme="minorHAnsi" w:cstheme="minorHAnsi"/>
                <w:b/>
                <w:bCs/>
                <w:color w:val="008080"/>
                <w:sz w:val="20"/>
                <w:szCs w:val="20"/>
                <w:lang w:val="ro-RO"/>
              </w:rPr>
            </w:pPr>
            <w:r w:rsidRPr="00702EE3">
              <w:rPr>
                <w:rFonts w:asciiTheme="minorHAnsi" w:hAnsiTheme="minorHAnsi" w:cstheme="minorHAnsi"/>
                <w:b/>
                <w:bCs/>
                <w:color w:val="008080"/>
                <w:sz w:val="20"/>
                <w:szCs w:val="20"/>
                <w:lang w:val="ro-RO"/>
              </w:rPr>
              <w:t> </w:t>
            </w:r>
          </w:p>
        </w:tc>
        <w:tc>
          <w:tcPr>
            <w:tcW w:w="473" w:type="pct"/>
            <w:vMerge/>
            <w:tcBorders>
              <w:top w:val="nil"/>
              <w:left w:val="single" w:sz="4" w:space="0" w:color="008080"/>
              <w:bottom w:val="single" w:sz="4" w:space="0" w:color="008080"/>
              <w:right w:val="single" w:sz="4" w:space="0" w:color="008080"/>
            </w:tcBorders>
            <w:vAlign w:val="center"/>
          </w:tcPr>
          <w:p w14:paraId="2A582E72" w14:textId="77777777" w:rsidR="0018605A" w:rsidRPr="00702EE3" w:rsidRDefault="0018605A" w:rsidP="00A4075E">
            <w:pPr>
              <w:rPr>
                <w:rFonts w:asciiTheme="minorHAnsi" w:hAnsiTheme="minorHAnsi" w:cstheme="minorHAnsi"/>
                <w:b/>
                <w:bCs/>
                <w:color w:val="008080"/>
                <w:sz w:val="20"/>
                <w:szCs w:val="20"/>
                <w:lang w:val="ro-RO"/>
              </w:rPr>
            </w:pPr>
          </w:p>
        </w:tc>
        <w:tc>
          <w:tcPr>
            <w:tcW w:w="433" w:type="pct"/>
            <w:vMerge/>
            <w:tcBorders>
              <w:top w:val="nil"/>
              <w:left w:val="single" w:sz="4" w:space="0" w:color="008080"/>
              <w:bottom w:val="single" w:sz="4" w:space="0" w:color="008080"/>
              <w:right w:val="single" w:sz="8" w:space="0" w:color="008080"/>
            </w:tcBorders>
            <w:vAlign w:val="center"/>
          </w:tcPr>
          <w:p w14:paraId="13FA8782" w14:textId="77777777" w:rsidR="0018605A" w:rsidRPr="00702EE3" w:rsidRDefault="0018605A" w:rsidP="00A4075E">
            <w:pPr>
              <w:rPr>
                <w:rFonts w:asciiTheme="minorHAnsi" w:hAnsiTheme="minorHAnsi" w:cstheme="minorHAnsi"/>
                <w:b/>
                <w:bCs/>
                <w:color w:val="008080"/>
                <w:sz w:val="20"/>
                <w:szCs w:val="20"/>
                <w:lang w:val="ro-RO"/>
              </w:rPr>
            </w:pPr>
          </w:p>
        </w:tc>
      </w:tr>
      <w:tr w:rsidR="002C3134" w:rsidRPr="00702EE3" w14:paraId="1E1A28E7" w14:textId="77777777" w:rsidTr="002C3134">
        <w:trPr>
          <w:trHeight w:val="900"/>
        </w:trPr>
        <w:tc>
          <w:tcPr>
            <w:tcW w:w="228" w:type="pct"/>
            <w:vMerge w:val="restart"/>
            <w:tcBorders>
              <w:top w:val="nil"/>
              <w:left w:val="single" w:sz="8" w:space="0" w:color="008080"/>
              <w:bottom w:val="single" w:sz="4" w:space="0" w:color="008080"/>
              <w:right w:val="single" w:sz="4" w:space="0" w:color="008080"/>
            </w:tcBorders>
            <w:shd w:val="clear" w:color="000000" w:fill="CCFFFF"/>
            <w:noWrap/>
            <w:vAlign w:val="center"/>
          </w:tcPr>
          <w:p w14:paraId="1EEE1351" w14:textId="77777777" w:rsidR="0018605A" w:rsidRPr="00702EE3" w:rsidRDefault="0018605A" w:rsidP="00A4075E">
            <w:pPr>
              <w:jc w:val="center"/>
              <w:rPr>
                <w:rFonts w:asciiTheme="minorHAnsi" w:hAnsiTheme="minorHAnsi" w:cstheme="minorHAnsi"/>
                <w:color w:val="008080"/>
                <w:sz w:val="20"/>
                <w:szCs w:val="20"/>
                <w:lang w:val="ro-RO"/>
              </w:rPr>
            </w:pPr>
            <w:r w:rsidRPr="00702EE3">
              <w:rPr>
                <w:rFonts w:asciiTheme="minorHAnsi" w:hAnsiTheme="minorHAnsi" w:cstheme="minorHAnsi"/>
                <w:color w:val="008080"/>
                <w:sz w:val="20"/>
                <w:szCs w:val="20"/>
                <w:lang w:val="ro-RO"/>
              </w:rPr>
              <w:t>12</w:t>
            </w:r>
          </w:p>
        </w:tc>
        <w:tc>
          <w:tcPr>
            <w:tcW w:w="749" w:type="pct"/>
            <w:tcBorders>
              <w:top w:val="nil"/>
              <w:left w:val="nil"/>
              <w:bottom w:val="single" w:sz="4" w:space="0" w:color="008080"/>
              <w:right w:val="single" w:sz="4" w:space="0" w:color="008080"/>
            </w:tcBorders>
            <w:shd w:val="clear" w:color="000000" w:fill="CCFFFF"/>
            <w:vAlign w:val="center"/>
          </w:tcPr>
          <w:p w14:paraId="2E67DD5F" w14:textId="77777777" w:rsidR="0018605A" w:rsidRPr="00702EE3" w:rsidRDefault="0018605A" w:rsidP="00A4075E">
            <w:pPr>
              <w:rPr>
                <w:rFonts w:asciiTheme="minorHAnsi" w:hAnsiTheme="minorHAnsi" w:cstheme="minorHAnsi"/>
                <w:b/>
                <w:bCs/>
                <w:color w:val="008080"/>
                <w:sz w:val="20"/>
                <w:szCs w:val="20"/>
                <w:lang w:val="ro-RO"/>
              </w:rPr>
            </w:pPr>
            <w:r w:rsidRPr="00702EE3">
              <w:rPr>
                <w:rFonts w:asciiTheme="minorHAnsi" w:hAnsiTheme="minorHAnsi" w:cstheme="minorHAnsi"/>
                <w:b/>
                <w:bCs/>
                <w:color w:val="008080"/>
                <w:sz w:val="20"/>
                <w:szCs w:val="20"/>
                <w:lang w:val="ro-RO"/>
              </w:rPr>
              <w:t xml:space="preserve">Disponibil de numerar la sfârşitul perioadei - </w:t>
            </w:r>
            <w:r w:rsidRPr="00702EE3">
              <w:rPr>
                <w:rFonts w:asciiTheme="minorHAnsi" w:hAnsiTheme="minorHAnsi" w:cstheme="minorHAnsi"/>
                <w:color w:val="008080"/>
                <w:sz w:val="20"/>
                <w:szCs w:val="20"/>
                <w:lang w:val="ro-RO"/>
              </w:rPr>
              <w:t xml:space="preserve">se preiau valorile din linia </w:t>
            </w:r>
            <w:r w:rsidRPr="00702EE3">
              <w:rPr>
                <w:rFonts w:asciiTheme="minorHAnsi" w:hAnsiTheme="minorHAnsi" w:cstheme="minorHAnsi"/>
                <w:b/>
                <w:bCs/>
                <w:color w:val="008080"/>
                <w:sz w:val="20"/>
                <w:szCs w:val="20"/>
                <w:lang w:val="ro-RO"/>
              </w:rPr>
              <w:t>S,</w:t>
            </w:r>
            <w:r w:rsidRPr="00702EE3">
              <w:rPr>
                <w:rFonts w:asciiTheme="minorHAnsi" w:hAnsiTheme="minorHAnsi" w:cstheme="minorHAnsi"/>
                <w:color w:val="008080"/>
                <w:sz w:val="20"/>
                <w:szCs w:val="20"/>
                <w:lang w:val="ro-RO"/>
              </w:rPr>
              <w:t xml:space="preserve"> Anexa B7, aferente perioadei respective - trebuie să fie</w:t>
            </w:r>
            <w:r w:rsidRPr="00702EE3">
              <w:rPr>
                <w:rFonts w:asciiTheme="minorHAnsi" w:hAnsiTheme="minorHAnsi" w:cstheme="minorHAnsi"/>
                <w:b/>
                <w:bCs/>
                <w:color w:val="008080"/>
                <w:sz w:val="20"/>
                <w:szCs w:val="20"/>
                <w:lang w:val="ro-RO"/>
              </w:rPr>
              <w:t xml:space="preserve"> pozitiv</w:t>
            </w:r>
          </w:p>
        </w:tc>
        <w:tc>
          <w:tcPr>
            <w:tcW w:w="433" w:type="pct"/>
            <w:tcBorders>
              <w:top w:val="nil"/>
              <w:left w:val="nil"/>
              <w:bottom w:val="single" w:sz="4" w:space="0" w:color="008080"/>
              <w:right w:val="single" w:sz="4" w:space="0" w:color="008080"/>
            </w:tcBorders>
            <w:shd w:val="clear" w:color="000000" w:fill="CCFFFF"/>
            <w:vAlign w:val="center"/>
          </w:tcPr>
          <w:p w14:paraId="61A46245" w14:textId="77777777" w:rsidR="0018605A" w:rsidRPr="00702EE3" w:rsidRDefault="0018605A" w:rsidP="00A4075E">
            <w:pPr>
              <w:jc w:val="center"/>
              <w:rPr>
                <w:rFonts w:asciiTheme="minorHAnsi" w:hAnsiTheme="minorHAnsi" w:cstheme="minorHAnsi"/>
                <w:b/>
                <w:bCs/>
                <w:color w:val="008080"/>
                <w:sz w:val="20"/>
                <w:szCs w:val="20"/>
                <w:lang w:val="ro-RO"/>
              </w:rPr>
            </w:pPr>
            <w:r w:rsidRPr="00702EE3">
              <w:rPr>
                <w:rFonts w:asciiTheme="minorHAnsi" w:hAnsiTheme="minorHAnsi" w:cstheme="minorHAnsi"/>
                <w:b/>
                <w:bCs/>
                <w:color w:val="008080"/>
                <w:sz w:val="20"/>
                <w:szCs w:val="20"/>
                <w:lang w:val="ro-RO"/>
              </w:rPr>
              <w:t>&gt;=0</w:t>
            </w:r>
          </w:p>
        </w:tc>
        <w:tc>
          <w:tcPr>
            <w:tcW w:w="437" w:type="pct"/>
            <w:tcBorders>
              <w:top w:val="nil"/>
              <w:left w:val="nil"/>
              <w:bottom w:val="single" w:sz="4" w:space="0" w:color="008080"/>
              <w:right w:val="single" w:sz="4" w:space="0" w:color="008080"/>
            </w:tcBorders>
            <w:shd w:val="clear" w:color="000000" w:fill="CCFFFF"/>
            <w:noWrap/>
            <w:vAlign w:val="center"/>
          </w:tcPr>
          <w:p w14:paraId="7A5AEC52" w14:textId="77777777" w:rsidR="0018605A" w:rsidRPr="00702EE3" w:rsidRDefault="0018605A" w:rsidP="00A4075E">
            <w:pPr>
              <w:jc w:val="center"/>
              <w:rPr>
                <w:rFonts w:asciiTheme="minorHAnsi" w:hAnsiTheme="minorHAnsi" w:cstheme="minorHAnsi"/>
                <w:b/>
                <w:bCs/>
                <w:color w:val="008080"/>
                <w:sz w:val="20"/>
                <w:szCs w:val="20"/>
                <w:lang w:val="ro-RO"/>
              </w:rPr>
            </w:pPr>
            <w:r w:rsidRPr="00702EE3">
              <w:rPr>
                <w:rFonts w:asciiTheme="minorHAnsi" w:hAnsiTheme="minorHAnsi" w:cstheme="minorHAnsi"/>
                <w:b/>
                <w:bCs/>
                <w:color w:val="008080"/>
                <w:sz w:val="20"/>
                <w:szCs w:val="20"/>
                <w:lang w:val="ro-RO"/>
              </w:rPr>
              <w:t>LEI</w:t>
            </w:r>
          </w:p>
        </w:tc>
        <w:tc>
          <w:tcPr>
            <w:tcW w:w="509" w:type="pct"/>
            <w:tcBorders>
              <w:top w:val="nil"/>
              <w:left w:val="nil"/>
              <w:bottom w:val="single" w:sz="4" w:space="0" w:color="008080"/>
              <w:right w:val="single" w:sz="4" w:space="0" w:color="008080"/>
            </w:tcBorders>
            <w:shd w:val="clear" w:color="000000" w:fill="CCFFFF"/>
            <w:noWrap/>
            <w:vAlign w:val="center"/>
          </w:tcPr>
          <w:p w14:paraId="0D28FE47" w14:textId="77777777" w:rsidR="0018605A" w:rsidRPr="00702EE3" w:rsidRDefault="0018605A" w:rsidP="00A4075E">
            <w:pPr>
              <w:jc w:val="center"/>
              <w:rPr>
                <w:rFonts w:asciiTheme="minorHAnsi" w:hAnsiTheme="minorHAnsi" w:cstheme="minorHAnsi"/>
                <w:color w:val="008080"/>
                <w:sz w:val="20"/>
                <w:szCs w:val="20"/>
                <w:lang w:val="ro-RO"/>
              </w:rPr>
            </w:pPr>
            <w:r w:rsidRPr="00702EE3">
              <w:rPr>
                <w:rFonts w:asciiTheme="minorHAnsi" w:hAnsiTheme="minorHAnsi" w:cstheme="minorHAnsi"/>
                <w:color w:val="008080"/>
                <w:sz w:val="20"/>
                <w:szCs w:val="20"/>
                <w:lang w:val="ro-RO"/>
              </w:rPr>
              <w:t> </w:t>
            </w:r>
          </w:p>
        </w:tc>
        <w:tc>
          <w:tcPr>
            <w:tcW w:w="433" w:type="pct"/>
            <w:tcBorders>
              <w:top w:val="nil"/>
              <w:left w:val="nil"/>
              <w:bottom w:val="single" w:sz="4" w:space="0" w:color="008080"/>
              <w:right w:val="single" w:sz="4" w:space="0" w:color="008080"/>
            </w:tcBorders>
            <w:shd w:val="clear" w:color="000000" w:fill="CCFFFF"/>
            <w:noWrap/>
            <w:vAlign w:val="center"/>
          </w:tcPr>
          <w:p w14:paraId="78AFA043" w14:textId="77777777" w:rsidR="0018605A" w:rsidRPr="00702EE3" w:rsidRDefault="0018605A" w:rsidP="00A4075E">
            <w:pPr>
              <w:jc w:val="center"/>
              <w:rPr>
                <w:rFonts w:asciiTheme="minorHAnsi" w:hAnsiTheme="minorHAnsi" w:cstheme="minorHAnsi"/>
                <w:color w:val="008080"/>
                <w:sz w:val="20"/>
                <w:szCs w:val="20"/>
                <w:lang w:val="ro-RO"/>
              </w:rPr>
            </w:pPr>
            <w:r w:rsidRPr="00702EE3">
              <w:rPr>
                <w:rFonts w:asciiTheme="minorHAnsi" w:hAnsiTheme="minorHAnsi" w:cstheme="minorHAnsi"/>
                <w:color w:val="008080"/>
                <w:sz w:val="20"/>
                <w:szCs w:val="20"/>
                <w:lang w:val="ro-RO"/>
              </w:rPr>
              <w:t> </w:t>
            </w:r>
          </w:p>
        </w:tc>
        <w:tc>
          <w:tcPr>
            <w:tcW w:w="437" w:type="pct"/>
            <w:tcBorders>
              <w:top w:val="nil"/>
              <w:left w:val="nil"/>
              <w:bottom w:val="single" w:sz="4" w:space="0" w:color="008080"/>
              <w:right w:val="single" w:sz="4" w:space="0" w:color="008080"/>
            </w:tcBorders>
            <w:shd w:val="clear" w:color="000000" w:fill="CCFFFF"/>
            <w:noWrap/>
            <w:vAlign w:val="center"/>
          </w:tcPr>
          <w:p w14:paraId="04A42C92" w14:textId="77777777" w:rsidR="0018605A" w:rsidRPr="00702EE3" w:rsidRDefault="0018605A" w:rsidP="00A4075E">
            <w:pPr>
              <w:jc w:val="center"/>
              <w:rPr>
                <w:rFonts w:asciiTheme="minorHAnsi" w:hAnsiTheme="minorHAnsi" w:cstheme="minorHAnsi"/>
                <w:color w:val="008080"/>
                <w:sz w:val="20"/>
                <w:szCs w:val="20"/>
                <w:lang w:val="ro-RO"/>
              </w:rPr>
            </w:pPr>
            <w:r w:rsidRPr="00702EE3">
              <w:rPr>
                <w:rFonts w:asciiTheme="minorHAnsi" w:hAnsiTheme="minorHAnsi" w:cstheme="minorHAnsi"/>
                <w:color w:val="008080"/>
                <w:sz w:val="20"/>
                <w:szCs w:val="20"/>
                <w:lang w:val="ro-RO"/>
              </w:rPr>
              <w:t> </w:t>
            </w:r>
          </w:p>
        </w:tc>
        <w:tc>
          <w:tcPr>
            <w:tcW w:w="434" w:type="pct"/>
            <w:tcBorders>
              <w:top w:val="nil"/>
              <w:left w:val="nil"/>
              <w:bottom w:val="single" w:sz="4" w:space="0" w:color="008080"/>
              <w:right w:val="single" w:sz="4" w:space="0" w:color="008080"/>
            </w:tcBorders>
            <w:shd w:val="clear" w:color="000000" w:fill="CCFFFF"/>
            <w:noWrap/>
            <w:vAlign w:val="center"/>
          </w:tcPr>
          <w:p w14:paraId="294E84D4" w14:textId="77777777" w:rsidR="0018605A" w:rsidRPr="00702EE3" w:rsidRDefault="0018605A" w:rsidP="00A4075E">
            <w:pPr>
              <w:jc w:val="center"/>
              <w:rPr>
                <w:rFonts w:asciiTheme="minorHAnsi" w:hAnsiTheme="minorHAnsi" w:cstheme="minorHAnsi"/>
                <w:color w:val="008080"/>
                <w:sz w:val="20"/>
                <w:szCs w:val="20"/>
                <w:lang w:val="ro-RO"/>
              </w:rPr>
            </w:pPr>
            <w:r w:rsidRPr="00702EE3">
              <w:rPr>
                <w:rFonts w:asciiTheme="minorHAnsi" w:hAnsiTheme="minorHAnsi" w:cstheme="minorHAnsi"/>
                <w:color w:val="008080"/>
                <w:sz w:val="20"/>
                <w:szCs w:val="20"/>
                <w:lang w:val="ro-RO"/>
              </w:rPr>
              <w:t> </w:t>
            </w:r>
          </w:p>
        </w:tc>
        <w:tc>
          <w:tcPr>
            <w:tcW w:w="433" w:type="pct"/>
            <w:tcBorders>
              <w:top w:val="nil"/>
              <w:left w:val="nil"/>
              <w:bottom w:val="single" w:sz="4" w:space="0" w:color="008080"/>
              <w:right w:val="single" w:sz="4" w:space="0" w:color="008080"/>
            </w:tcBorders>
            <w:shd w:val="clear" w:color="000000" w:fill="CCFFFF"/>
            <w:noWrap/>
            <w:vAlign w:val="center"/>
          </w:tcPr>
          <w:p w14:paraId="444A7DCD" w14:textId="77777777" w:rsidR="0018605A" w:rsidRPr="00702EE3" w:rsidRDefault="0018605A" w:rsidP="00A4075E">
            <w:pPr>
              <w:jc w:val="center"/>
              <w:rPr>
                <w:rFonts w:asciiTheme="minorHAnsi" w:hAnsiTheme="minorHAnsi" w:cstheme="minorHAnsi"/>
                <w:color w:val="008080"/>
                <w:sz w:val="20"/>
                <w:szCs w:val="20"/>
                <w:lang w:val="ro-RO"/>
              </w:rPr>
            </w:pPr>
            <w:r w:rsidRPr="00702EE3">
              <w:rPr>
                <w:rFonts w:asciiTheme="minorHAnsi" w:hAnsiTheme="minorHAnsi" w:cstheme="minorHAnsi"/>
                <w:color w:val="008080"/>
                <w:sz w:val="20"/>
                <w:szCs w:val="20"/>
                <w:lang w:val="ro-RO"/>
              </w:rPr>
              <w:t> </w:t>
            </w:r>
          </w:p>
        </w:tc>
        <w:tc>
          <w:tcPr>
            <w:tcW w:w="473" w:type="pct"/>
            <w:vMerge w:val="restart"/>
            <w:tcBorders>
              <w:top w:val="nil"/>
              <w:left w:val="single" w:sz="4" w:space="0" w:color="008080"/>
              <w:bottom w:val="single" w:sz="4" w:space="0" w:color="008080"/>
              <w:right w:val="single" w:sz="4" w:space="0" w:color="008080"/>
            </w:tcBorders>
            <w:shd w:val="clear" w:color="000000" w:fill="CCFFFF"/>
            <w:vAlign w:val="center"/>
          </w:tcPr>
          <w:p w14:paraId="78C8F191" w14:textId="77777777" w:rsidR="0018605A" w:rsidRPr="00702EE3" w:rsidRDefault="0018605A" w:rsidP="00A4075E">
            <w:pPr>
              <w:jc w:val="center"/>
              <w:rPr>
                <w:rFonts w:asciiTheme="minorHAnsi" w:hAnsiTheme="minorHAnsi" w:cstheme="minorHAnsi"/>
                <w:b/>
                <w:bCs/>
                <w:color w:val="008080"/>
                <w:sz w:val="20"/>
                <w:szCs w:val="20"/>
                <w:lang w:val="ro-RO"/>
              </w:rPr>
            </w:pPr>
            <w:r w:rsidRPr="00702EE3">
              <w:rPr>
                <w:rFonts w:asciiTheme="minorHAnsi" w:hAnsiTheme="minorHAnsi" w:cstheme="minorHAnsi"/>
                <w:b/>
                <w:bCs/>
                <w:color w:val="008080"/>
                <w:sz w:val="20"/>
                <w:szCs w:val="20"/>
                <w:lang w:val="ro-RO"/>
              </w:rPr>
              <w:t>Nu sunt</w:t>
            </w:r>
            <w:r w:rsidRPr="00702EE3">
              <w:rPr>
                <w:rFonts w:asciiTheme="minorHAnsi" w:hAnsiTheme="minorHAnsi" w:cstheme="minorHAnsi"/>
                <w:b/>
                <w:bCs/>
                <w:color w:val="008080"/>
                <w:sz w:val="20"/>
                <w:szCs w:val="20"/>
                <w:lang w:val="ro-RO"/>
              </w:rPr>
              <w:cr/>
              <w:t>difer</w:t>
            </w:r>
            <w:r w:rsidRPr="00702EE3">
              <w:rPr>
                <w:rFonts w:asciiTheme="minorHAnsi" w:hAnsiTheme="minorHAnsi" w:cstheme="minorHAnsi"/>
                <w:b/>
                <w:bCs/>
                <w:color w:val="008080"/>
                <w:sz w:val="20"/>
                <w:szCs w:val="20"/>
                <w:lang w:val="ro-RO"/>
              </w:rPr>
              <w:cr/>
              <w:t>nte</w:t>
            </w:r>
          </w:p>
        </w:tc>
        <w:tc>
          <w:tcPr>
            <w:tcW w:w="433" w:type="pct"/>
            <w:vMerge w:val="restart"/>
            <w:tcBorders>
              <w:top w:val="nil"/>
              <w:left w:val="single" w:sz="4" w:space="0" w:color="008080"/>
              <w:bottom w:val="single" w:sz="4" w:space="0" w:color="008080"/>
              <w:right w:val="single" w:sz="8" w:space="0" w:color="008080"/>
            </w:tcBorders>
            <w:shd w:val="clear" w:color="000000" w:fill="CCFFFF"/>
            <w:vAlign w:val="center"/>
          </w:tcPr>
          <w:p w14:paraId="4FE84E8C" w14:textId="77777777" w:rsidR="0018605A" w:rsidRPr="00702EE3" w:rsidRDefault="0018605A" w:rsidP="00A4075E">
            <w:pPr>
              <w:jc w:val="center"/>
              <w:rPr>
                <w:rFonts w:asciiTheme="minorHAnsi" w:hAnsiTheme="minorHAnsi" w:cstheme="minorHAnsi"/>
                <w:b/>
                <w:bCs/>
                <w:color w:val="008080"/>
                <w:sz w:val="20"/>
                <w:szCs w:val="20"/>
                <w:lang w:val="ro-RO"/>
              </w:rPr>
            </w:pPr>
            <w:r w:rsidRPr="00702EE3">
              <w:rPr>
                <w:rFonts w:asciiTheme="minorHAnsi" w:hAnsiTheme="minorHAnsi" w:cstheme="minorHAnsi"/>
                <w:b/>
                <w:bCs/>
                <w:color w:val="008080"/>
                <w:sz w:val="20"/>
                <w:szCs w:val="20"/>
                <w:lang w:val="ro-RO"/>
              </w:rPr>
              <w:t>Respecta criteriu</w:t>
            </w:r>
          </w:p>
        </w:tc>
      </w:tr>
      <w:tr w:rsidR="002C3134" w:rsidRPr="00702EE3" w14:paraId="7C08F4F1" w14:textId="77777777" w:rsidTr="002C3134">
        <w:trPr>
          <w:trHeight w:val="450"/>
        </w:trPr>
        <w:tc>
          <w:tcPr>
            <w:tcW w:w="228" w:type="pct"/>
            <w:vMerge/>
            <w:tcBorders>
              <w:top w:val="nil"/>
              <w:left w:val="single" w:sz="8" w:space="0" w:color="008080"/>
              <w:bottom w:val="single" w:sz="4" w:space="0" w:color="008080"/>
              <w:right w:val="single" w:sz="4" w:space="0" w:color="008080"/>
            </w:tcBorders>
            <w:vAlign w:val="center"/>
          </w:tcPr>
          <w:p w14:paraId="6C9FE9CD" w14:textId="77777777" w:rsidR="0018605A" w:rsidRPr="00702EE3" w:rsidRDefault="0018605A" w:rsidP="00A4075E">
            <w:pPr>
              <w:rPr>
                <w:rFonts w:asciiTheme="minorHAnsi" w:hAnsiTheme="minorHAnsi" w:cstheme="minorHAnsi"/>
                <w:color w:val="008080"/>
                <w:sz w:val="20"/>
                <w:szCs w:val="20"/>
                <w:lang w:val="ro-RO"/>
              </w:rPr>
            </w:pPr>
          </w:p>
        </w:tc>
        <w:tc>
          <w:tcPr>
            <w:tcW w:w="749" w:type="pct"/>
            <w:tcBorders>
              <w:top w:val="nil"/>
              <w:left w:val="nil"/>
              <w:bottom w:val="single" w:sz="4" w:space="0" w:color="008080"/>
              <w:right w:val="single" w:sz="4" w:space="0" w:color="008080"/>
            </w:tcBorders>
            <w:shd w:val="clear" w:color="auto" w:fill="auto"/>
            <w:vAlign w:val="center"/>
          </w:tcPr>
          <w:p w14:paraId="4DD94D0A" w14:textId="77777777" w:rsidR="0018605A" w:rsidRPr="00702EE3" w:rsidRDefault="0018605A" w:rsidP="00A4075E">
            <w:pPr>
              <w:rPr>
                <w:rFonts w:asciiTheme="minorHAnsi" w:hAnsiTheme="minorHAnsi" w:cstheme="minorHAnsi"/>
                <w:b/>
                <w:bCs/>
                <w:color w:val="008080"/>
                <w:sz w:val="20"/>
                <w:szCs w:val="20"/>
                <w:lang w:val="ro-RO"/>
              </w:rPr>
            </w:pPr>
            <w:r w:rsidRPr="00702EE3">
              <w:rPr>
                <w:rFonts w:asciiTheme="minorHAnsi" w:hAnsiTheme="minorHAnsi" w:cstheme="minorHAnsi"/>
                <w:b/>
                <w:bCs/>
                <w:color w:val="008080"/>
                <w:sz w:val="20"/>
                <w:szCs w:val="20"/>
                <w:lang w:val="ro-RO"/>
              </w:rPr>
              <w:t>Disponibil de numerar la sfârşitul perioadei, conform tabelului d</w:t>
            </w:r>
            <w:r w:rsidRPr="00702EE3">
              <w:rPr>
                <w:rFonts w:asciiTheme="minorHAnsi" w:hAnsiTheme="minorHAnsi" w:cstheme="minorHAnsi"/>
                <w:b/>
                <w:bCs/>
                <w:color w:val="008080"/>
                <w:sz w:val="20"/>
                <w:szCs w:val="20"/>
                <w:lang w:val="ro-RO"/>
              </w:rPr>
              <w:cr/>
            </w:r>
            <w:r w:rsidRPr="00702EE3">
              <w:rPr>
                <w:rFonts w:asciiTheme="minorHAnsi" w:hAnsiTheme="minorHAnsi" w:cstheme="minorHAnsi"/>
                <w:b/>
                <w:bCs/>
                <w:color w:val="008080"/>
                <w:sz w:val="20"/>
                <w:szCs w:val="20"/>
                <w:lang w:val="ro-RO"/>
              </w:rPr>
              <w:cr/>
              <w:t xml:space="preserve">e indicatori </w:t>
            </w:r>
          </w:p>
        </w:tc>
        <w:tc>
          <w:tcPr>
            <w:tcW w:w="433" w:type="pct"/>
            <w:tcBorders>
              <w:top w:val="nil"/>
              <w:left w:val="nil"/>
              <w:bottom w:val="single" w:sz="4" w:space="0" w:color="008080"/>
              <w:right w:val="single" w:sz="4" w:space="0" w:color="008080"/>
            </w:tcBorders>
            <w:shd w:val="clear" w:color="auto" w:fill="auto"/>
            <w:vAlign w:val="center"/>
          </w:tcPr>
          <w:p w14:paraId="246D644F" w14:textId="77777777" w:rsidR="0018605A" w:rsidRPr="00702EE3" w:rsidRDefault="0018605A" w:rsidP="00A4075E">
            <w:pPr>
              <w:jc w:val="center"/>
              <w:rPr>
                <w:rFonts w:asciiTheme="minorHAnsi" w:hAnsiTheme="minorHAnsi" w:cstheme="minorHAnsi"/>
                <w:b/>
                <w:bCs/>
                <w:color w:val="008080"/>
                <w:sz w:val="20"/>
                <w:szCs w:val="20"/>
                <w:lang w:val="ro-RO"/>
              </w:rPr>
            </w:pPr>
            <w:r w:rsidRPr="00702EE3">
              <w:rPr>
                <w:rFonts w:asciiTheme="minorHAnsi" w:hAnsiTheme="minorHAnsi" w:cstheme="minorHAnsi"/>
                <w:b/>
                <w:bCs/>
                <w:color w:val="008080"/>
                <w:sz w:val="20"/>
                <w:szCs w:val="20"/>
                <w:lang w:val="ro-RO"/>
              </w:rPr>
              <w:t>&gt;=0</w:t>
            </w:r>
          </w:p>
        </w:tc>
        <w:tc>
          <w:tcPr>
            <w:tcW w:w="437" w:type="pct"/>
            <w:tcBorders>
              <w:top w:val="nil"/>
              <w:left w:val="nil"/>
              <w:bottom w:val="single" w:sz="4" w:space="0" w:color="008080"/>
              <w:right w:val="single" w:sz="4" w:space="0" w:color="008080"/>
            </w:tcBorders>
            <w:shd w:val="clear" w:color="auto" w:fill="auto"/>
            <w:noWrap/>
            <w:vAlign w:val="center"/>
          </w:tcPr>
          <w:p w14:paraId="13ADDEDA" w14:textId="77777777" w:rsidR="0018605A" w:rsidRPr="00702EE3" w:rsidRDefault="0018605A" w:rsidP="00A4075E">
            <w:pPr>
              <w:jc w:val="center"/>
              <w:rPr>
                <w:rFonts w:asciiTheme="minorHAnsi" w:hAnsiTheme="minorHAnsi" w:cstheme="minorHAnsi"/>
                <w:b/>
                <w:bCs/>
                <w:color w:val="008080"/>
                <w:sz w:val="20"/>
                <w:szCs w:val="20"/>
                <w:lang w:val="ro-RO"/>
              </w:rPr>
            </w:pPr>
            <w:r w:rsidRPr="00702EE3">
              <w:rPr>
                <w:rFonts w:asciiTheme="minorHAnsi" w:hAnsiTheme="minorHAnsi" w:cstheme="minorHAnsi"/>
                <w:b/>
                <w:bCs/>
                <w:color w:val="008080"/>
                <w:sz w:val="20"/>
                <w:szCs w:val="20"/>
                <w:lang w:val="ro-RO"/>
              </w:rPr>
              <w:t>LEI</w:t>
            </w:r>
          </w:p>
        </w:tc>
        <w:tc>
          <w:tcPr>
            <w:tcW w:w="509" w:type="pct"/>
            <w:tcBorders>
              <w:top w:val="nil"/>
              <w:left w:val="nil"/>
              <w:bottom w:val="single" w:sz="4" w:space="0" w:color="008080"/>
              <w:right w:val="single" w:sz="4" w:space="0" w:color="008080"/>
            </w:tcBorders>
            <w:shd w:val="clear" w:color="auto" w:fill="auto"/>
            <w:noWrap/>
            <w:vAlign w:val="center"/>
          </w:tcPr>
          <w:p w14:paraId="104B14DC" w14:textId="77777777" w:rsidR="0018605A" w:rsidRPr="00702EE3" w:rsidRDefault="0018605A" w:rsidP="00A4075E">
            <w:pPr>
              <w:jc w:val="center"/>
              <w:rPr>
                <w:rFonts w:asciiTheme="minorHAnsi" w:hAnsiTheme="minorHAnsi" w:cstheme="minorHAnsi"/>
                <w:color w:val="008080"/>
                <w:sz w:val="20"/>
                <w:szCs w:val="20"/>
                <w:lang w:val="ro-RO"/>
              </w:rPr>
            </w:pPr>
            <w:r w:rsidRPr="00702EE3">
              <w:rPr>
                <w:rFonts w:asciiTheme="minorHAnsi" w:hAnsiTheme="minorHAnsi" w:cstheme="minorHAnsi"/>
                <w:color w:val="008080"/>
                <w:sz w:val="20"/>
                <w:szCs w:val="20"/>
                <w:lang w:val="ro-RO"/>
              </w:rPr>
              <w:t> </w:t>
            </w:r>
          </w:p>
        </w:tc>
        <w:tc>
          <w:tcPr>
            <w:tcW w:w="433" w:type="pct"/>
            <w:tcBorders>
              <w:top w:val="nil"/>
              <w:left w:val="nil"/>
              <w:bottom w:val="single" w:sz="4" w:space="0" w:color="008080"/>
              <w:right w:val="single" w:sz="4" w:space="0" w:color="008080"/>
            </w:tcBorders>
            <w:shd w:val="clear" w:color="auto" w:fill="auto"/>
            <w:noWrap/>
            <w:vAlign w:val="center"/>
          </w:tcPr>
          <w:p w14:paraId="2B6BF039" w14:textId="77777777" w:rsidR="0018605A" w:rsidRPr="00702EE3" w:rsidRDefault="0018605A" w:rsidP="00A4075E">
            <w:pPr>
              <w:jc w:val="center"/>
              <w:rPr>
                <w:rFonts w:asciiTheme="minorHAnsi" w:hAnsiTheme="minorHAnsi" w:cstheme="minorHAnsi"/>
                <w:color w:val="008080"/>
                <w:sz w:val="20"/>
                <w:szCs w:val="20"/>
                <w:lang w:val="ro-RO"/>
              </w:rPr>
            </w:pPr>
            <w:r w:rsidRPr="00702EE3">
              <w:rPr>
                <w:rFonts w:asciiTheme="minorHAnsi" w:hAnsiTheme="minorHAnsi" w:cstheme="minorHAnsi"/>
                <w:color w:val="008080"/>
                <w:sz w:val="20"/>
                <w:szCs w:val="20"/>
                <w:lang w:val="ro-RO"/>
              </w:rPr>
              <w:t> </w:t>
            </w:r>
          </w:p>
        </w:tc>
        <w:tc>
          <w:tcPr>
            <w:tcW w:w="437" w:type="pct"/>
            <w:tcBorders>
              <w:top w:val="nil"/>
              <w:left w:val="nil"/>
              <w:bottom w:val="single" w:sz="4" w:space="0" w:color="008080"/>
              <w:right w:val="single" w:sz="4" w:space="0" w:color="008080"/>
            </w:tcBorders>
            <w:shd w:val="clear" w:color="auto" w:fill="auto"/>
            <w:noWrap/>
            <w:vAlign w:val="center"/>
          </w:tcPr>
          <w:p w14:paraId="66EB8C4D" w14:textId="77777777" w:rsidR="0018605A" w:rsidRPr="00702EE3" w:rsidRDefault="0018605A" w:rsidP="00A4075E">
            <w:pPr>
              <w:jc w:val="center"/>
              <w:rPr>
                <w:rFonts w:asciiTheme="minorHAnsi" w:hAnsiTheme="minorHAnsi" w:cstheme="minorHAnsi"/>
                <w:color w:val="008080"/>
                <w:sz w:val="20"/>
                <w:szCs w:val="20"/>
                <w:lang w:val="ro-RO"/>
              </w:rPr>
            </w:pPr>
            <w:r w:rsidRPr="00702EE3">
              <w:rPr>
                <w:rFonts w:asciiTheme="minorHAnsi" w:hAnsiTheme="minorHAnsi" w:cstheme="minorHAnsi"/>
                <w:color w:val="008080"/>
                <w:sz w:val="20"/>
                <w:szCs w:val="20"/>
                <w:lang w:val="ro-RO"/>
              </w:rPr>
              <w:t> </w:t>
            </w:r>
          </w:p>
        </w:tc>
        <w:tc>
          <w:tcPr>
            <w:tcW w:w="434" w:type="pct"/>
            <w:tcBorders>
              <w:top w:val="nil"/>
              <w:left w:val="nil"/>
              <w:bottom w:val="single" w:sz="4" w:space="0" w:color="008080"/>
              <w:right w:val="single" w:sz="4" w:space="0" w:color="008080"/>
            </w:tcBorders>
            <w:shd w:val="clear" w:color="auto" w:fill="auto"/>
            <w:noWrap/>
            <w:vAlign w:val="center"/>
          </w:tcPr>
          <w:p w14:paraId="75725EC1" w14:textId="77777777" w:rsidR="0018605A" w:rsidRPr="00702EE3" w:rsidRDefault="0018605A" w:rsidP="00A4075E">
            <w:pPr>
              <w:jc w:val="center"/>
              <w:rPr>
                <w:rFonts w:asciiTheme="minorHAnsi" w:hAnsiTheme="minorHAnsi" w:cstheme="minorHAnsi"/>
                <w:color w:val="008080"/>
                <w:sz w:val="20"/>
                <w:szCs w:val="20"/>
                <w:lang w:val="ro-RO"/>
              </w:rPr>
            </w:pPr>
            <w:r w:rsidRPr="00702EE3">
              <w:rPr>
                <w:rFonts w:asciiTheme="minorHAnsi" w:hAnsiTheme="minorHAnsi" w:cstheme="minorHAnsi"/>
                <w:color w:val="008080"/>
                <w:sz w:val="20"/>
                <w:szCs w:val="20"/>
                <w:lang w:val="ro-RO"/>
              </w:rPr>
              <w:t> </w:t>
            </w:r>
          </w:p>
        </w:tc>
        <w:tc>
          <w:tcPr>
            <w:tcW w:w="433" w:type="pct"/>
            <w:tcBorders>
              <w:top w:val="nil"/>
              <w:left w:val="nil"/>
              <w:bottom w:val="single" w:sz="4" w:space="0" w:color="008080"/>
              <w:right w:val="single" w:sz="4" w:space="0" w:color="008080"/>
            </w:tcBorders>
            <w:shd w:val="clear" w:color="auto" w:fill="auto"/>
            <w:noWrap/>
            <w:vAlign w:val="center"/>
          </w:tcPr>
          <w:p w14:paraId="3FAA0AD3" w14:textId="77777777" w:rsidR="0018605A" w:rsidRPr="00702EE3" w:rsidRDefault="0018605A" w:rsidP="00A4075E">
            <w:pPr>
              <w:jc w:val="center"/>
              <w:rPr>
                <w:rFonts w:asciiTheme="minorHAnsi" w:hAnsiTheme="minorHAnsi" w:cstheme="minorHAnsi"/>
                <w:color w:val="008080"/>
                <w:sz w:val="20"/>
                <w:szCs w:val="20"/>
                <w:lang w:val="ro-RO"/>
              </w:rPr>
            </w:pPr>
            <w:r w:rsidRPr="00702EE3">
              <w:rPr>
                <w:rFonts w:asciiTheme="minorHAnsi" w:hAnsiTheme="minorHAnsi" w:cstheme="minorHAnsi"/>
                <w:color w:val="008080"/>
                <w:sz w:val="20"/>
                <w:szCs w:val="20"/>
                <w:lang w:val="ro-RO"/>
              </w:rPr>
              <w:t> </w:t>
            </w:r>
          </w:p>
        </w:tc>
        <w:tc>
          <w:tcPr>
            <w:tcW w:w="473" w:type="pct"/>
            <w:vMerge/>
            <w:tcBorders>
              <w:top w:val="nil"/>
              <w:left w:val="single" w:sz="4" w:space="0" w:color="008080"/>
              <w:bottom w:val="single" w:sz="4" w:space="0" w:color="008080"/>
              <w:right w:val="single" w:sz="4" w:space="0" w:color="008080"/>
            </w:tcBorders>
            <w:vAlign w:val="center"/>
          </w:tcPr>
          <w:p w14:paraId="796E0C1A" w14:textId="77777777" w:rsidR="0018605A" w:rsidRPr="00702EE3" w:rsidRDefault="0018605A" w:rsidP="00A4075E">
            <w:pPr>
              <w:rPr>
                <w:rFonts w:asciiTheme="minorHAnsi" w:hAnsiTheme="minorHAnsi" w:cstheme="minorHAnsi"/>
                <w:b/>
                <w:bCs/>
                <w:color w:val="008080"/>
                <w:sz w:val="20"/>
                <w:szCs w:val="20"/>
                <w:lang w:val="ro-RO"/>
              </w:rPr>
            </w:pPr>
          </w:p>
        </w:tc>
        <w:tc>
          <w:tcPr>
            <w:tcW w:w="433" w:type="pct"/>
            <w:vMerge/>
            <w:tcBorders>
              <w:top w:val="nil"/>
              <w:left w:val="single" w:sz="4" w:space="0" w:color="008080"/>
              <w:bottom w:val="single" w:sz="4" w:space="0" w:color="008080"/>
              <w:right w:val="single" w:sz="8" w:space="0" w:color="008080"/>
            </w:tcBorders>
            <w:vAlign w:val="center"/>
          </w:tcPr>
          <w:p w14:paraId="0DD33E47" w14:textId="77777777" w:rsidR="0018605A" w:rsidRPr="00702EE3" w:rsidRDefault="0018605A" w:rsidP="00A4075E">
            <w:pPr>
              <w:rPr>
                <w:rFonts w:asciiTheme="minorHAnsi" w:hAnsiTheme="minorHAnsi" w:cstheme="minorHAnsi"/>
                <w:b/>
                <w:bCs/>
                <w:color w:val="008080"/>
                <w:sz w:val="20"/>
                <w:szCs w:val="20"/>
                <w:lang w:val="ro-RO"/>
              </w:rPr>
            </w:pPr>
          </w:p>
        </w:tc>
      </w:tr>
      <w:tr w:rsidR="002C3134" w:rsidRPr="00702EE3" w14:paraId="58975A3E" w14:textId="77777777" w:rsidTr="002C3134">
        <w:trPr>
          <w:trHeight w:val="225"/>
        </w:trPr>
        <w:tc>
          <w:tcPr>
            <w:tcW w:w="228" w:type="pct"/>
            <w:tcBorders>
              <w:top w:val="single" w:sz="4" w:space="0" w:color="FFFFFF"/>
              <w:left w:val="single" w:sz="8" w:space="0" w:color="008080"/>
              <w:bottom w:val="single" w:sz="4" w:space="0" w:color="FFFFFF"/>
              <w:right w:val="nil"/>
            </w:tcBorders>
            <w:shd w:val="clear" w:color="000000" w:fill="FFFFFF"/>
            <w:noWrap/>
            <w:vAlign w:val="bottom"/>
          </w:tcPr>
          <w:p w14:paraId="7EA9C8DE" w14:textId="77777777" w:rsidR="0018605A" w:rsidRPr="00702EE3" w:rsidRDefault="0018605A" w:rsidP="00A4075E">
            <w:pPr>
              <w:jc w:val="center"/>
              <w:rPr>
                <w:rFonts w:asciiTheme="minorHAnsi" w:hAnsiTheme="minorHAnsi" w:cstheme="minorHAnsi"/>
                <w:color w:val="008080"/>
                <w:sz w:val="20"/>
                <w:szCs w:val="20"/>
                <w:lang w:val="ro-RO"/>
              </w:rPr>
            </w:pPr>
            <w:r w:rsidRPr="00702EE3">
              <w:rPr>
                <w:rFonts w:asciiTheme="minorHAnsi" w:hAnsiTheme="minorHAnsi" w:cstheme="minorHAnsi"/>
                <w:color w:val="008080"/>
                <w:sz w:val="20"/>
                <w:szCs w:val="20"/>
                <w:lang w:val="ro-RO"/>
              </w:rPr>
              <w:t> </w:t>
            </w:r>
          </w:p>
        </w:tc>
        <w:tc>
          <w:tcPr>
            <w:tcW w:w="749" w:type="pct"/>
            <w:tcBorders>
              <w:top w:val="single" w:sz="4" w:space="0" w:color="FFFFFF"/>
              <w:left w:val="single" w:sz="4" w:space="0" w:color="FFFFFF"/>
              <w:bottom w:val="single" w:sz="4" w:space="0" w:color="FFFFFF"/>
              <w:right w:val="nil"/>
            </w:tcBorders>
            <w:shd w:val="clear" w:color="000000" w:fill="FFFFFF"/>
            <w:noWrap/>
            <w:vAlign w:val="bottom"/>
          </w:tcPr>
          <w:p w14:paraId="528BEEA6" w14:textId="77777777" w:rsidR="0018605A" w:rsidRPr="00702EE3" w:rsidRDefault="0018605A" w:rsidP="00A4075E">
            <w:pPr>
              <w:jc w:val="center"/>
              <w:rPr>
                <w:rFonts w:asciiTheme="minorHAnsi" w:hAnsiTheme="minorHAnsi" w:cstheme="minorHAnsi"/>
                <w:color w:val="008080"/>
                <w:sz w:val="20"/>
                <w:szCs w:val="20"/>
                <w:lang w:val="ro-RO"/>
              </w:rPr>
            </w:pPr>
            <w:r w:rsidRPr="00702EE3">
              <w:rPr>
                <w:rFonts w:asciiTheme="minorHAnsi" w:hAnsiTheme="minorHAnsi" w:cstheme="minorHAnsi"/>
                <w:color w:val="008080"/>
                <w:sz w:val="20"/>
                <w:szCs w:val="20"/>
                <w:lang w:val="ro-RO"/>
              </w:rPr>
              <w:t> </w:t>
            </w:r>
          </w:p>
        </w:tc>
        <w:tc>
          <w:tcPr>
            <w:tcW w:w="433" w:type="pct"/>
            <w:tcBorders>
              <w:top w:val="nil"/>
              <w:left w:val="single" w:sz="4" w:space="0" w:color="FFFFFF"/>
              <w:bottom w:val="single" w:sz="4" w:space="0" w:color="FFFFFF"/>
              <w:right w:val="nil"/>
            </w:tcBorders>
            <w:shd w:val="clear" w:color="000000" w:fill="FFFFFF"/>
            <w:noWrap/>
            <w:vAlign w:val="bottom"/>
          </w:tcPr>
          <w:p w14:paraId="5D4F35D6" w14:textId="77777777" w:rsidR="0018605A" w:rsidRPr="00702EE3" w:rsidRDefault="0018605A" w:rsidP="00A4075E">
            <w:pPr>
              <w:jc w:val="center"/>
              <w:rPr>
                <w:rFonts w:asciiTheme="minorHAnsi" w:hAnsiTheme="minorHAnsi" w:cstheme="minorHAnsi"/>
                <w:b/>
                <w:bCs/>
                <w:color w:val="008080"/>
                <w:sz w:val="20"/>
                <w:szCs w:val="20"/>
                <w:lang w:val="ro-RO"/>
              </w:rPr>
            </w:pPr>
            <w:r w:rsidRPr="00702EE3">
              <w:rPr>
                <w:rFonts w:asciiTheme="minorHAnsi" w:hAnsiTheme="minorHAnsi" w:cstheme="minorHAnsi"/>
                <w:b/>
                <w:bCs/>
                <w:color w:val="008080"/>
                <w:sz w:val="20"/>
                <w:szCs w:val="20"/>
                <w:lang w:val="ro-RO"/>
              </w:rPr>
              <w:t> </w:t>
            </w:r>
          </w:p>
        </w:tc>
        <w:tc>
          <w:tcPr>
            <w:tcW w:w="437" w:type="pct"/>
            <w:tcBorders>
              <w:top w:val="single" w:sz="4" w:space="0" w:color="FFFFFF"/>
              <w:left w:val="single" w:sz="4" w:space="0" w:color="FFFFFF"/>
              <w:bottom w:val="single" w:sz="4" w:space="0" w:color="FFFFFF"/>
              <w:right w:val="nil"/>
            </w:tcBorders>
            <w:shd w:val="clear" w:color="000000" w:fill="FFFFFF"/>
            <w:noWrap/>
            <w:vAlign w:val="bottom"/>
          </w:tcPr>
          <w:p w14:paraId="42D14349" w14:textId="77777777" w:rsidR="0018605A" w:rsidRPr="00702EE3" w:rsidRDefault="0018605A" w:rsidP="00A4075E">
            <w:pPr>
              <w:jc w:val="center"/>
              <w:rPr>
                <w:rFonts w:asciiTheme="minorHAnsi" w:hAnsiTheme="minorHAnsi" w:cstheme="minorHAnsi"/>
                <w:color w:val="008080"/>
                <w:sz w:val="20"/>
                <w:szCs w:val="20"/>
                <w:lang w:val="ro-RO"/>
              </w:rPr>
            </w:pPr>
            <w:r w:rsidRPr="00702EE3">
              <w:rPr>
                <w:rFonts w:asciiTheme="minorHAnsi" w:hAnsiTheme="minorHAnsi" w:cstheme="minorHAnsi"/>
                <w:color w:val="008080"/>
                <w:sz w:val="20"/>
                <w:szCs w:val="20"/>
                <w:lang w:val="ro-RO"/>
              </w:rPr>
              <w:t> </w:t>
            </w:r>
          </w:p>
        </w:tc>
        <w:tc>
          <w:tcPr>
            <w:tcW w:w="509" w:type="pct"/>
            <w:tcBorders>
              <w:top w:val="single" w:sz="4" w:space="0" w:color="FFFFFF"/>
              <w:left w:val="single" w:sz="4" w:space="0" w:color="FFFFFF"/>
              <w:bottom w:val="single" w:sz="4" w:space="0" w:color="FFFFFF"/>
              <w:right w:val="nil"/>
            </w:tcBorders>
            <w:shd w:val="clear" w:color="000000" w:fill="FFFFFF"/>
            <w:noWrap/>
            <w:vAlign w:val="bottom"/>
          </w:tcPr>
          <w:p w14:paraId="710F1A9D" w14:textId="77777777" w:rsidR="0018605A" w:rsidRPr="00702EE3" w:rsidRDefault="0018605A" w:rsidP="00A4075E">
            <w:pPr>
              <w:jc w:val="center"/>
              <w:rPr>
                <w:rFonts w:asciiTheme="minorHAnsi" w:hAnsiTheme="minorHAnsi" w:cstheme="minorHAnsi"/>
                <w:color w:val="008080"/>
                <w:sz w:val="20"/>
                <w:szCs w:val="20"/>
                <w:lang w:val="ro-RO"/>
              </w:rPr>
            </w:pPr>
            <w:r w:rsidRPr="00702EE3">
              <w:rPr>
                <w:rFonts w:asciiTheme="minorHAnsi" w:hAnsiTheme="minorHAnsi" w:cstheme="minorHAnsi"/>
                <w:color w:val="008080"/>
                <w:sz w:val="20"/>
                <w:szCs w:val="20"/>
                <w:lang w:val="ro-RO"/>
              </w:rPr>
              <w:t> </w:t>
            </w:r>
          </w:p>
        </w:tc>
        <w:tc>
          <w:tcPr>
            <w:tcW w:w="433" w:type="pct"/>
            <w:tcBorders>
              <w:top w:val="single" w:sz="4" w:space="0" w:color="FFFFFF"/>
              <w:left w:val="single" w:sz="4" w:space="0" w:color="FFFFFF"/>
              <w:bottom w:val="single" w:sz="4" w:space="0" w:color="FFFFFF"/>
              <w:right w:val="nil"/>
            </w:tcBorders>
            <w:shd w:val="clear" w:color="000000" w:fill="FFFFFF"/>
            <w:noWrap/>
            <w:vAlign w:val="bottom"/>
          </w:tcPr>
          <w:p w14:paraId="6B7CE3BB" w14:textId="77777777" w:rsidR="0018605A" w:rsidRPr="00702EE3" w:rsidRDefault="0018605A" w:rsidP="00A4075E">
            <w:pPr>
              <w:jc w:val="center"/>
              <w:rPr>
                <w:rFonts w:asciiTheme="minorHAnsi" w:hAnsiTheme="minorHAnsi" w:cstheme="minorHAnsi"/>
                <w:color w:val="008080"/>
                <w:sz w:val="20"/>
                <w:szCs w:val="20"/>
                <w:lang w:val="ro-RO"/>
              </w:rPr>
            </w:pPr>
            <w:r w:rsidRPr="00702EE3">
              <w:rPr>
                <w:rFonts w:asciiTheme="minorHAnsi" w:hAnsiTheme="minorHAnsi" w:cstheme="minorHAnsi"/>
                <w:color w:val="008080"/>
                <w:sz w:val="20"/>
                <w:szCs w:val="20"/>
                <w:lang w:val="ro-RO"/>
              </w:rPr>
              <w:t> </w:t>
            </w:r>
          </w:p>
        </w:tc>
        <w:tc>
          <w:tcPr>
            <w:tcW w:w="437" w:type="pct"/>
            <w:tcBorders>
              <w:top w:val="single" w:sz="4" w:space="0" w:color="FFFFFF"/>
              <w:left w:val="single" w:sz="4" w:space="0" w:color="FFFFFF"/>
              <w:bottom w:val="single" w:sz="4" w:space="0" w:color="FFFFFF"/>
              <w:right w:val="nil"/>
            </w:tcBorders>
            <w:shd w:val="clear" w:color="000000" w:fill="FFFFFF"/>
            <w:noWrap/>
            <w:vAlign w:val="bottom"/>
          </w:tcPr>
          <w:p w14:paraId="31396FF3" w14:textId="77777777" w:rsidR="0018605A" w:rsidRPr="00702EE3" w:rsidRDefault="0018605A" w:rsidP="00A4075E">
            <w:pPr>
              <w:jc w:val="center"/>
              <w:rPr>
                <w:rFonts w:asciiTheme="minorHAnsi" w:hAnsiTheme="minorHAnsi" w:cstheme="minorHAnsi"/>
                <w:color w:val="008080"/>
                <w:sz w:val="20"/>
                <w:szCs w:val="20"/>
                <w:lang w:val="ro-RO"/>
              </w:rPr>
            </w:pPr>
            <w:r w:rsidRPr="00702EE3">
              <w:rPr>
                <w:rFonts w:asciiTheme="minorHAnsi" w:hAnsiTheme="minorHAnsi" w:cstheme="minorHAnsi"/>
                <w:color w:val="008080"/>
                <w:sz w:val="20"/>
                <w:szCs w:val="20"/>
                <w:lang w:val="ro-RO"/>
              </w:rPr>
              <w:t> </w:t>
            </w:r>
          </w:p>
        </w:tc>
        <w:tc>
          <w:tcPr>
            <w:tcW w:w="434" w:type="pct"/>
            <w:tcBorders>
              <w:top w:val="single" w:sz="4" w:space="0" w:color="FFFFFF"/>
              <w:left w:val="single" w:sz="4" w:space="0" w:color="FFFFFF"/>
              <w:bottom w:val="single" w:sz="4" w:space="0" w:color="FFFFFF"/>
              <w:right w:val="nil"/>
            </w:tcBorders>
            <w:shd w:val="clear" w:color="000000" w:fill="FFFFFF"/>
            <w:noWrap/>
            <w:vAlign w:val="bottom"/>
          </w:tcPr>
          <w:p w14:paraId="0388903A" w14:textId="77777777" w:rsidR="0018605A" w:rsidRPr="00702EE3" w:rsidRDefault="0018605A" w:rsidP="00A4075E">
            <w:pPr>
              <w:jc w:val="center"/>
              <w:rPr>
                <w:rFonts w:asciiTheme="minorHAnsi" w:hAnsiTheme="minorHAnsi" w:cstheme="minorHAnsi"/>
                <w:color w:val="008080"/>
                <w:sz w:val="20"/>
                <w:szCs w:val="20"/>
                <w:lang w:val="ro-RO"/>
              </w:rPr>
            </w:pPr>
            <w:r w:rsidRPr="00702EE3">
              <w:rPr>
                <w:rFonts w:asciiTheme="minorHAnsi" w:hAnsiTheme="minorHAnsi" w:cstheme="minorHAnsi"/>
                <w:color w:val="008080"/>
                <w:sz w:val="20"/>
                <w:szCs w:val="20"/>
                <w:lang w:val="ro-RO"/>
              </w:rPr>
              <w:t> </w:t>
            </w:r>
          </w:p>
        </w:tc>
        <w:tc>
          <w:tcPr>
            <w:tcW w:w="433" w:type="pct"/>
            <w:tcBorders>
              <w:top w:val="nil"/>
              <w:left w:val="nil"/>
              <w:bottom w:val="nil"/>
              <w:right w:val="nil"/>
            </w:tcBorders>
            <w:shd w:val="clear" w:color="auto" w:fill="auto"/>
            <w:noWrap/>
            <w:vAlign w:val="bottom"/>
          </w:tcPr>
          <w:p w14:paraId="2911B778" w14:textId="77777777" w:rsidR="0018605A" w:rsidRPr="00702EE3" w:rsidRDefault="0018605A" w:rsidP="00A4075E">
            <w:pPr>
              <w:jc w:val="center"/>
              <w:rPr>
                <w:rFonts w:asciiTheme="minorHAnsi" w:hAnsiTheme="minorHAnsi" w:cstheme="minorHAnsi"/>
                <w:color w:val="008080"/>
                <w:sz w:val="20"/>
                <w:szCs w:val="20"/>
                <w:lang w:val="ro-RO"/>
              </w:rPr>
            </w:pPr>
          </w:p>
        </w:tc>
        <w:tc>
          <w:tcPr>
            <w:tcW w:w="473" w:type="pct"/>
            <w:tcBorders>
              <w:top w:val="nil"/>
              <w:left w:val="nil"/>
              <w:bottom w:val="nil"/>
              <w:right w:val="nil"/>
            </w:tcBorders>
            <w:shd w:val="clear" w:color="auto" w:fill="auto"/>
            <w:noWrap/>
            <w:vAlign w:val="bottom"/>
          </w:tcPr>
          <w:p w14:paraId="27B84B7D" w14:textId="77777777" w:rsidR="0018605A" w:rsidRPr="00702EE3" w:rsidRDefault="0018605A" w:rsidP="00A4075E">
            <w:pPr>
              <w:jc w:val="center"/>
              <w:rPr>
                <w:rFonts w:asciiTheme="minorHAnsi" w:hAnsiTheme="minorHAnsi" w:cstheme="minorHAnsi"/>
                <w:color w:val="008080"/>
                <w:sz w:val="20"/>
                <w:szCs w:val="20"/>
                <w:lang w:val="ro-RO"/>
              </w:rPr>
            </w:pPr>
          </w:p>
        </w:tc>
        <w:tc>
          <w:tcPr>
            <w:tcW w:w="433" w:type="pct"/>
            <w:tcBorders>
              <w:top w:val="nil"/>
              <w:left w:val="nil"/>
              <w:bottom w:val="nil"/>
              <w:right w:val="single" w:sz="8" w:space="0" w:color="008080"/>
            </w:tcBorders>
            <w:shd w:val="clear" w:color="auto" w:fill="auto"/>
            <w:noWrap/>
            <w:vAlign w:val="bottom"/>
          </w:tcPr>
          <w:p w14:paraId="6434CC88" w14:textId="77777777" w:rsidR="0018605A" w:rsidRPr="00702EE3" w:rsidRDefault="0018605A" w:rsidP="00A4075E">
            <w:pPr>
              <w:jc w:val="center"/>
              <w:rPr>
                <w:rFonts w:asciiTheme="minorHAnsi" w:hAnsiTheme="minorHAnsi" w:cstheme="minorHAnsi"/>
                <w:color w:val="008080"/>
                <w:sz w:val="20"/>
                <w:szCs w:val="20"/>
                <w:lang w:val="ro-RO"/>
              </w:rPr>
            </w:pPr>
            <w:r w:rsidRPr="00702EE3">
              <w:rPr>
                <w:rFonts w:asciiTheme="minorHAnsi" w:hAnsiTheme="minorHAnsi" w:cstheme="minorHAnsi"/>
                <w:color w:val="008080"/>
                <w:sz w:val="20"/>
                <w:szCs w:val="20"/>
                <w:lang w:val="ro-RO"/>
              </w:rPr>
              <w:t> </w:t>
            </w:r>
          </w:p>
        </w:tc>
      </w:tr>
      <w:tr w:rsidR="0018605A" w:rsidRPr="00702EE3" w14:paraId="2E131BF7" w14:textId="77777777" w:rsidTr="002C3134">
        <w:trPr>
          <w:trHeight w:val="285"/>
        </w:trPr>
        <w:tc>
          <w:tcPr>
            <w:tcW w:w="5000" w:type="pct"/>
            <w:gridSpan w:val="11"/>
            <w:tcBorders>
              <w:top w:val="nil"/>
              <w:left w:val="single" w:sz="8" w:space="0" w:color="008080"/>
              <w:bottom w:val="nil"/>
              <w:right w:val="single" w:sz="8" w:space="0" w:color="008080"/>
            </w:tcBorders>
            <w:shd w:val="clear" w:color="000000" w:fill="FFFFFF"/>
            <w:noWrap/>
            <w:vAlign w:val="bottom"/>
          </w:tcPr>
          <w:p w14:paraId="416DD863" w14:textId="77777777" w:rsidR="0018605A" w:rsidRPr="00702EE3" w:rsidRDefault="0018605A" w:rsidP="00A4075E">
            <w:pPr>
              <w:rPr>
                <w:rFonts w:asciiTheme="minorHAnsi" w:hAnsiTheme="minorHAnsi" w:cstheme="minorHAnsi"/>
                <w:color w:val="008080"/>
                <w:sz w:val="20"/>
                <w:szCs w:val="20"/>
                <w:lang w:val="ro-RO"/>
              </w:rPr>
            </w:pPr>
            <w:r w:rsidRPr="00702EE3">
              <w:rPr>
                <w:rFonts w:asciiTheme="minorHAnsi" w:hAnsiTheme="minorHAnsi" w:cstheme="minorHAnsi"/>
                <w:color w:val="008080"/>
                <w:sz w:val="20"/>
                <w:szCs w:val="20"/>
                <w:lang w:val="ro-RO"/>
              </w:rPr>
              <w:t>Proiectul respectă obiectivul de ordin economico-financiar "creşterea viabilităţii economice"?</w:t>
            </w:r>
          </w:p>
        </w:tc>
      </w:tr>
    </w:tbl>
    <w:p w14:paraId="71A717BD" w14:textId="72929E19" w:rsidR="003F6666" w:rsidRPr="00702EE3" w:rsidRDefault="003F6666" w:rsidP="000267AA">
      <w:pPr>
        <w:rPr>
          <w:rFonts w:asciiTheme="minorHAnsi" w:hAnsiTheme="minorHAnsi" w:cstheme="minorHAnsi"/>
          <w:sz w:val="20"/>
          <w:szCs w:val="20"/>
        </w:rPr>
      </w:pPr>
    </w:p>
    <w:p w14:paraId="349FDEE5" w14:textId="59846D2E" w:rsidR="007B55A0" w:rsidRPr="00702EE3" w:rsidRDefault="007B55A0" w:rsidP="000267AA">
      <w:pPr>
        <w:rPr>
          <w:rFonts w:asciiTheme="minorHAnsi" w:hAnsiTheme="minorHAnsi" w:cstheme="minorHAnsi"/>
          <w:sz w:val="20"/>
          <w:szCs w:val="20"/>
          <w:lang w:val="ro-RO" w:eastAsia="fr-FR"/>
        </w:rPr>
      </w:pPr>
    </w:p>
    <w:p w14:paraId="7436C663" w14:textId="77777777" w:rsidR="00A171AC" w:rsidRPr="00702EE3" w:rsidRDefault="00A171AC" w:rsidP="000267AA">
      <w:pPr>
        <w:rPr>
          <w:rFonts w:asciiTheme="minorHAnsi" w:hAnsiTheme="minorHAnsi" w:cstheme="minorHAnsi"/>
          <w:sz w:val="20"/>
          <w:szCs w:val="20"/>
          <w:lang w:val="ro-RO" w:eastAsia="fr-FR"/>
        </w:rPr>
      </w:pPr>
    </w:p>
    <w:p w14:paraId="664E60FF" w14:textId="76551A8F" w:rsidR="000B435F" w:rsidRPr="00702EE3" w:rsidRDefault="000B435F" w:rsidP="000267AA">
      <w:pPr>
        <w:rPr>
          <w:rFonts w:asciiTheme="minorHAnsi" w:hAnsiTheme="minorHAnsi" w:cstheme="minorHAnsi"/>
          <w:sz w:val="20"/>
          <w:szCs w:val="20"/>
          <w:lang w:val="ro-RO" w:eastAsia="fr-FR"/>
        </w:rPr>
      </w:pPr>
    </w:p>
    <w:p w14:paraId="39E8C687" w14:textId="77777777" w:rsidR="00A0265E" w:rsidRPr="00702EE3" w:rsidRDefault="00A0265E" w:rsidP="000267AA">
      <w:pPr>
        <w:rPr>
          <w:rFonts w:asciiTheme="minorHAnsi" w:hAnsiTheme="minorHAnsi" w:cstheme="minorHAnsi"/>
          <w:sz w:val="20"/>
          <w:szCs w:val="20"/>
          <w:lang w:val="ro-RO" w:eastAsia="fr-FR"/>
        </w:rPr>
      </w:pPr>
    </w:p>
    <w:p w14:paraId="2258ED29" w14:textId="77777777" w:rsidR="000B435F" w:rsidRPr="00702EE3" w:rsidRDefault="000B435F" w:rsidP="000267AA">
      <w:pPr>
        <w:rPr>
          <w:rFonts w:asciiTheme="minorHAnsi" w:hAnsiTheme="minorHAnsi" w:cstheme="minorHAnsi"/>
          <w:sz w:val="20"/>
          <w:szCs w:val="20"/>
          <w:lang w:val="ro-RO" w:eastAsia="fr-FR"/>
        </w:rPr>
      </w:pPr>
    </w:p>
    <w:p w14:paraId="7593B3A7" w14:textId="3D296291" w:rsidR="009C0F85" w:rsidRPr="00702EE3" w:rsidRDefault="009C0F85" w:rsidP="000267AA">
      <w:pPr>
        <w:rPr>
          <w:rFonts w:asciiTheme="minorHAnsi" w:hAnsiTheme="minorHAnsi" w:cstheme="minorHAnsi"/>
          <w:sz w:val="20"/>
          <w:szCs w:val="20"/>
          <w:lang w:val="ro-RO" w:eastAsia="fr-FR"/>
        </w:rPr>
      </w:pPr>
    </w:p>
    <w:tbl>
      <w:tblPr>
        <w:tblW w:w="5505" w:type="pct"/>
        <w:tblLayout w:type="fixed"/>
        <w:tblLook w:val="04A0" w:firstRow="1" w:lastRow="0" w:firstColumn="1" w:lastColumn="0" w:noHBand="0" w:noVBand="1"/>
      </w:tblPr>
      <w:tblGrid>
        <w:gridCol w:w="237"/>
        <w:gridCol w:w="748"/>
        <w:gridCol w:w="1654"/>
        <w:gridCol w:w="871"/>
        <w:gridCol w:w="989"/>
        <w:gridCol w:w="719"/>
        <w:gridCol w:w="627"/>
        <w:gridCol w:w="477"/>
        <w:gridCol w:w="14"/>
        <w:gridCol w:w="797"/>
        <w:gridCol w:w="8"/>
        <w:gridCol w:w="683"/>
        <w:gridCol w:w="719"/>
        <w:gridCol w:w="1442"/>
      </w:tblGrid>
      <w:tr w:rsidR="000267AA" w:rsidRPr="00702EE3" w14:paraId="67902D8D" w14:textId="77777777" w:rsidTr="009C0F85">
        <w:trPr>
          <w:trHeight w:val="660"/>
        </w:trPr>
        <w:tc>
          <w:tcPr>
            <w:tcW w:w="119" w:type="pct"/>
            <w:vMerge w:val="restart"/>
            <w:tcBorders>
              <w:top w:val="nil"/>
              <w:left w:val="single" w:sz="4" w:space="0" w:color="FFFFFF"/>
              <w:bottom w:val="nil"/>
              <w:right w:val="nil"/>
            </w:tcBorders>
            <w:shd w:val="clear" w:color="000000" w:fill="C0C0C0"/>
            <w:noWrap/>
            <w:vAlign w:val="bottom"/>
            <w:hideMark/>
          </w:tcPr>
          <w:p w14:paraId="05B44D02" w14:textId="77777777" w:rsidR="000267AA" w:rsidRPr="00702EE3" w:rsidRDefault="000267AA" w:rsidP="000267AA">
            <w:pPr>
              <w:jc w:val="center"/>
              <w:rPr>
                <w:rFonts w:asciiTheme="minorHAnsi" w:hAnsiTheme="minorHAnsi" w:cstheme="minorHAnsi"/>
                <w:b/>
                <w:color w:val="008080"/>
                <w:sz w:val="20"/>
                <w:szCs w:val="20"/>
              </w:rPr>
            </w:pPr>
            <w:r w:rsidRPr="00702EE3">
              <w:rPr>
                <w:rFonts w:asciiTheme="minorHAnsi" w:hAnsiTheme="minorHAnsi" w:cstheme="minorHAnsi"/>
                <w:b/>
                <w:color w:val="008080"/>
                <w:sz w:val="20"/>
                <w:szCs w:val="20"/>
              </w:rPr>
              <w:t> </w:t>
            </w:r>
          </w:p>
        </w:tc>
        <w:tc>
          <w:tcPr>
            <w:tcW w:w="4881" w:type="pct"/>
            <w:gridSpan w:val="13"/>
            <w:tcBorders>
              <w:top w:val="single" w:sz="8" w:space="0" w:color="008080"/>
              <w:left w:val="single" w:sz="8" w:space="0" w:color="008080"/>
              <w:bottom w:val="single" w:sz="4" w:space="0" w:color="008080"/>
              <w:right w:val="single" w:sz="8" w:space="0" w:color="008080"/>
            </w:tcBorders>
            <w:shd w:val="clear" w:color="000000" w:fill="CCFFFF"/>
            <w:vAlign w:val="center"/>
            <w:hideMark/>
          </w:tcPr>
          <w:p w14:paraId="70FAFB86" w14:textId="77777777" w:rsidR="000267AA" w:rsidRPr="00702EE3" w:rsidRDefault="000267AA" w:rsidP="000267AA">
            <w:pPr>
              <w:jc w:val="center"/>
              <w:rPr>
                <w:rFonts w:asciiTheme="minorHAnsi" w:hAnsiTheme="minorHAnsi" w:cstheme="minorHAnsi"/>
                <w:b/>
                <w:bCs/>
                <w:color w:val="008080"/>
                <w:sz w:val="20"/>
                <w:szCs w:val="20"/>
              </w:rPr>
            </w:pPr>
            <w:r w:rsidRPr="00702EE3">
              <w:rPr>
                <w:rFonts w:asciiTheme="minorHAnsi" w:hAnsiTheme="minorHAnsi" w:cstheme="minorHAnsi"/>
                <w:b/>
                <w:bCs/>
                <w:color w:val="008080"/>
                <w:sz w:val="20"/>
                <w:szCs w:val="20"/>
              </w:rPr>
              <w:t>Matrice de verificare a viabilitatii economico-financiare a proiectului pentru Anexa C (persoane fizice autorizate, intreprinderi individuale, intreprinderi familiale)</w:t>
            </w:r>
          </w:p>
        </w:tc>
      </w:tr>
      <w:tr w:rsidR="00A4075E" w:rsidRPr="00702EE3" w14:paraId="4C1D06E6" w14:textId="77777777" w:rsidTr="009C0F85">
        <w:trPr>
          <w:trHeight w:val="255"/>
        </w:trPr>
        <w:tc>
          <w:tcPr>
            <w:tcW w:w="119" w:type="pct"/>
            <w:vMerge/>
            <w:tcBorders>
              <w:top w:val="nil"/>
              <w:left w:val="single" w:sz="4" w:space="0" w:color="FFFFFF"/>
              <w:bottom w:val="nil"/>
              <w:right w:val="nil"/>
            </w:tcBorders>
            <w:vAlign w:val="center"/>
            <w:hideMark/>
          </w:tcPr>
          <w:p w14:paraId="21306D64" w14:textId="77777777" w:rsidR="000267AA" w:rsidRPr="00702EE3" w:rsidRDefault="000267AA" w:rsidP="000267AA">
            <w:pPr>
              <w:rPr>
                <w:rFonts w:asciiTheme="minorHAnsi" w:hAnsiTheme="minorHAnsi" w:cstheme="minorHAnsi"/>
                <w:color w:val="008080"/>
                <w:sz w:val="20"/>
                <w:szCs w:val="20"/>
              </w:rPr>
            </w:pPr>
          </w:p>
        </w:tc>
        <w:tc>
          <w:tcPr>
            <w:tcW w:w="1203" w:type="pct"/>
            <w:gridSpan w:val="2"/>
            <w:tcBorders>
              <w:top w:val="single" w:sz="4" w:space="0" w:color="008080"/>
              <w:left w:val="single" w:sz="8" w:space="0" w:color="008080"/>
              <w:bottom w:val="single" w:sz="4" w:space="0" w:color="008080"/>
              <w:right w:val="single" w:sz="4" w:space="0" w:color="008080"/>
            </w:tcBorders>
            <w:shd w:val="clear" w:color="000000" w:fill="CCFFFF"/>
            <w:noWrap/>
            <w:vAlign w:val="bottom"/>
            <w:hideMark/>
          </w:tcPr>
          <w:p w14:paraId="59E14FC5" w14:textId="77777777" w:rsidR="000267AA" w:rsidRPr="00702EE3" w:rsidRDefault="000267AA" w:rsidP="000267AA">
            <w:pPr>
              <w:jc w:val="center"/>
              <w:rPr>
                <w:rFonts w:asciiTheme="minorHAnsi" w:hAnsiTheme="minorHAnsi" w:cstheme="minorHAnsi"/>
                <w:b/>
                <w:bCs/>
                <w:color w:val="008080"/>
                <w:sz w:val="20"/>
                <w:szCs w:val="20"/>
              </w:rPr>
            </w:pPr>
            <w:r w:rsidRPr="00702EE3">
              <w:rPr>
                <w:rFonts w:asciiTheme="minorHAnsi" w:hAnsiTheme="minorHAnsi" w:cstheme="minorHAnsi"/>
                <w:b/>
                <w:bCs/>
                <w:color w:val="008080"/>
                <w:sz w:val="20"/>
                <w:szCs w:val="20"/>
              </w:rPr>
              <w:t>Anul</w:t>
            </w:r>
          </w:p>
        </w:tc>
        <w:tc>
          <w:tcPr>
            <w:tcW w:w="436" w:type="pct"/>
            <w:vMerge w:val="restart"/>
            <w:tcBorders>
              <w:top w:val="nil"/>
              <w:left w:val="single" w:sz="4" w:space="0" w:color="008080"/>
              <w:bottom w:val="single" w:sz="4" w:space="0" w:color="008080"/>
              <w:right w:val="single" w:sz="4" w:space="0" w:color="008080"/>
            </w:tcBorders>
            <w:shd w:val="clear" w:color="000000" w:fill="CCFFFF"/>
            <w:vAlign w:val="center"/>
            <w:hideMark/>
          </w:tcPr>
          <w:p w14:paraId="33BE2C7B" w14:textId="77777777" w:rsidR="000267AA" w:rsidRPr="00702EE3" w:rsidRDefault="000267AA" w:rsidP="000267AA">
            <w:pPr>
              <w:jc w:val="center"/>
              <w:rPr>
                <w:rFonts w:asciiTheme="minorHAnsi" w:hAnsiTheme="minorHAnsi" w:cstheme="minorHAnsi"/>
                <w:b/>
                <w:bCs/>
                <w:color w:val="008080"/>
                <w:sz w:val="20"/>
                <w:szCs w:val="20"/>
              </w:rPr>
            </w:pPr>
            <w:r w:rsidRPr="00702EE3">
              <w:rPr>
                <w:rFonts w:asciiTheme="minorHAnsi" w:hAnsiTheme="minorHAnsi" w:cstheme="minorHAnsi"/>
                <w:b/>
                <w:bCs/>
                <w:color w:val="008080"/>
                <w:sz w:val="20"/>
                <w:szCs w:val="20"/>
              </w:rPr>
              <w:t>Limita indicator</w:t>
            </w:r>
          </w:p>
        </w:tc>
        <w:tc>
          <w:tcPr>
            <w:tcW w:w="495" w:type="pct"/>
            <w:vMerge w:val="restart"/>
            <w:tcBorders>
              <w:top w:val="nil"/>
              <w:left w:val="single" w:sz="4" w:space="0" w:color="008080"/>
              <w:bottom w:val="single" w:sz="4" w:space="0" w:color="008080"/>
              <w:right w:val="single" w:sz="4" w:space="0" w:color="008080"/>
            </w:tcBorders>
            <w:shd w:val="clear" w:color="000000" w:fill="CCFFFF"/>
            <w:noWrap/>
            <w:vAlign w:val="bottom"/>
            <w:hideMark/>
          </w:tcPr>
          <w:p w14:paraId="21BD4473" w14:textId="77777777" w:rsidR="000267AA" w:rsidRPr="00702EE3" w:rsidRDefault="000267AA" w:rsidP="000267AA">
            <w:pPr>
              <w:jc w:val="center"/>
              <w:rPr>
                <w:rFonts w:asciiTheme="minorHAnsi" w:hAnsiTheme="minorHAnsi" w:cstheme="minorHAnsi"/>
                <w:b/>
                <w:bCs/>
                <w:color w:val="008080"/>
                <w:sz w:val="20"/>
                <w:szCs w:val="20"/>
              </w:rPr>
            </w:pPr>
            <w:r w:rsidRPr="00702EE3">
              <w:rPr>
                <w:rFonts w:asciiTheme="minorHAnsi" w:hAnsiTheme="minorHAnsi" w:cstheme="minorHAnsi"/>
                <w:b/>
                <w:bCs/>
                <w:color w:val="008080"/>
                <w:sz w:val="20"/>
                <w:szCs w:val="20"/>
              </w:rPr>
              <w:t>UM</w:t>
            </w:r>
          </w:p>
        </w:tc>
        <w:tc>
          <w:tcPr>
            <w:tcW w:w="360" w:type="pct"/>
            <w:tcBorders>
              <w:top w:val="nil"/>
              <w:left w:val="nil"/>
              <w:bottom w:val="single" w:sz="4" w:space="0" w:color="008080"/>
              <w:right w:val="single" w:sz="4" w:space="0" w:color="008080"/>
            </w:tcBorders>
            <w:shd w:val="clear" w:color="000000" w:fill="CCFFFF"/>
            <w:vAlign w:val="center"/>
            <w:hideMark/>
          </w:tcPr>
          <w:p w14:paraId="74F7BA7A" w14:textId="77777777" w:rsidR="000267AA" w:rsidRPr="00702EE3" w:rsidRDefault="000267AA" w:rsidP="000267AA">
            <w:pPr>
              <w:jc w:val="center"/>
              <w:rPr>
                <w:rFonts w:asciiTheme="minorHAnsi" w:hAnsiTheme="minorHAnsi" w:cstheme="minorHAnsi"/>
                <w:b/>
                <w:bCs/>
                <w:color w:val="008080"/>
                <w:sz w:val="20"/>
                <w:szCs w:val="20"/>
              </w:rPr>
            </w:pPr>
            <w:r w:rsidRPr="00702EE3">
              <w:rPr>
                <w:rFonts w:asciiTheme="minorHAnsi" w:hAnsiTheme="minorHAnsi" w:cstheme="minorHAnsi"/>
                <w:b/>
                <w:bCs/>
                <w:color w:val="008080"/>
                <w:sz w:val="20"/>
                <w:szCs w:val="20"/>
              </w:rPr>
              <w:t>Total an 1</w:t>
            </w:r>
          </w:p>
        </w:tc>
        <w:tc>
          <w:tcPr>
            <w:tcW w:w="314" w:type="pct"/>
            <w:tcBorders>
              <w:top w:val="nil"/>
              <w:left w:val="nil"/>
              <w:bottom w:val="single" w:sz="4" w:space="0" w:color="008080"/>
              <w:right w:val="single" w:sz="4" w:space="0" w:color="008080"/>
            </w:tcBorders>
            <w:shd w:val="clear" w:color="000000" w:fill="CCFFFF"/>
            <w:vAlign w:val="center"/>
            <w:hideMark/>
          </w:tcPr>
          <w:p w14:paraId="5EB9DE31" w14:textId="77777777" w:rsidR="000267AA" w:rsidRPr="00702EE3" w:rsidRDefault="000267AA" w:rsidP="000267AA">
            <w:pPr>
              <w:jc w:val="center"/>
              <w:rPr>
                <w:rFonts w:asciiTheme="minorHAnsi" w:hAnsiTheme="minorHAnsi" w:cstheme="minorHAnsi"/>
                <w:b/>
                <w:bCs/>
                <w:color w:val="008080"/>
                <w:sz w:val="20"/>
                <w:szCs w:val="20"/>
              </w:rPr>
            </w:pPr>
            <w:r w:rsidRPr="00702EE3">
              <w:rPr>
                <w:rFonts w:asciiTheme="minorHAnsi" w:hAnsiTheme="minorHAnsi" w:cstheme="minorHAnsi"/>
                <w:b/>
                <w:bCs/>
                <w:color w:val="008080"/>
                <w:sz w:val="20"/>
                <w:szCs w:val="20"/>
              </w:rPr>
              <w:t>Total an 2</w:t>
            </w:r>
          </w:p>
        </w:tc>
        <w:tc>
          <w:tcPr>
            <w:tcW w:w="246" w:type="pct"/>
            <w:gridSpan w:val="2"/>
            <w:tcBorders>
              <w:top w:val="nil"/>
              <w:left w:val="nil"/>
              <w:bottom w:val="single" w:sz="4" w:space="0" w:color="008080"/>
              <w:right w:val="single" w:sz="4" w:space="0" w:color="008080"/>
            </w:tcBorders>
            <w:shd w:val="clear" w:color="000000" w:fill="CCFFFF"/>
            <w:vAlign w:val="center"/>
            <w:hideMark/>
          </w:tcPr>
          <w:p w14:paraId="1B8DF204" w14:textId="77777777" w:rsidR="000267AA" w:rsidRPr="00702EE3" w:rsidRDefault="000267AA" w:rsidP="000267AA">
            <w:pPr>
              <w:jc w:val="center"/>
              <w:rPr>
                <w:rFonts w:asciiTheme="minorHAnsi" w:hAnsiTheme="minorHAnsi" w:cstheme="minorHAnsi"/>
                <w:b/>
                <w:bCs/>
                <w:color w:val="008080"/>
                <w:sz w:val="20"/>
                <w:szCs w:val="20"/>
              </w:rPr>
            </w:pPr>
            <w:r w:rsidRPr="00702EE3">
              <w:rPr>
                <w:rFonts w:asciiTheme="minorHAnsi" w:hAnsiTheme="minorHAnsi" w:cstheme="minorHAnsi"/>
                <w:b/>
                <w:bCs/>
                <w:color w:val="008080"/>
                <w:sz w:val="20"/>
                <w:szCs w:val="20"/>
              </w:rPr>
              <w:t>Total an 3</w:t>
            </w:r>
          </w:p>
        </w:tc>
        <w:tc>
          <w:tcPr>
            <w:tcW w:w="403" w:type="pct"/>
            <w:gridSpan w:val="2"/>
            <w:tcBorders>
              <w:top w:val="nil"/>
              <w:left w:val="nil"/>
              <w:bottom w:val="single" w:sz="4" w:space="0" w:color="008080"/>
              <w:right w:val="single" w:sz="4" w:space="0" w:color="008080"/>
            </w:tcBorders>
            <w:shd w:val="clear" w:color="000000" w:fill="CCFFFF"/>
            <w:vAlign w:val="center"/>
            <w:hideMark/>
          </w:tcPr>
          <w:p w14:paraId="2F8A52BB" w14:textId="77777777" w:rsidR="000267AA" w:rsidRPr="00702EE3" w:rsidRDefault="000267AA" w:rsidP="000267AA">
            <w:pPr>
              <w:jc w:val="center"/>
              <w:rPr>
                <w:rFonts w:asciiTheme="minorHAnsi" w:hAnsiTheme="minorHAnsi" w:cstheme="minorHAnsi"/>
                <w:b/>
                <w:bCs/>
                <w:color w:val="008080"/>
                <w:sz w:val="20"/>
                <w:szCs w:val="20"/>
              </w:rPr>
            </w:pPr>
            <w:r w:rsidRPr="00702EE3">
              <w:rPr>
                <w:rFonts w:asciiTheme="minorHAnsi" w:hAnsiTheme="minorHAnsi" w:cstheme="minorHAnsi"/>
                <w:b/>
                <w:bCs/>
                <w:color w:val="008080"/>
                <w:sz w:val="20"/>
                <w:szCs w:val="20"/>
              </w:rPr>
              <w:t>Total an 4</w:t>
            </w:r>
          </w:p>
        </w:tc>
        <w:tc>
          <w:tcPr>
            <w:tcW w:w="342" w:type="pct"/>
            <w:tcBorders>
              <w:top w:val="nil"/>
              <w:left w:val="nil"/>
              <w:bottom w:val="single" w:sz="4" w:space="0" w:color="008080"/>
              <w:right w:val="single" w:sz="4" w:space="0" w:color="008080"/>
            </w:tcBorders>
            <w:shd w:val="clear" w:color="000000" w:fill="CCFFFF"/>
            <w:vAlign w:val="center"/>
            <w:hideMark/>
          </w:tcPr>
          <w:p w14:paraId="68948A27" w14:textId="77777777" w:rsidR="000267AA" w:rsidRPr="00702EE3" w:rsidRDefault="000267AA" w:rsidP="000267AA">
            <w:pPr>
              <w:jc w:val="center"/>
              <w:rPr>
                <w:rFonts w:asciiTheme="minorHAnsi" w:hAnsiTheme="minorHAnsi" w:cstheme="minorHAnsi"/>
                <w:b/>
                <w:bCs/>
                <w:color w:val="008080"/>
                <w:sz w:val="20"/>
                <w:szCs w:val="20"/>
              </w:rPr>
            </w:pPr>
            <w:r w:rsidRPr="00702EE3">
              <w:rPr>
                <w:rFonts w:asciiTheme="minorHAnsi" w:hAnsiTheme="minorHAnsi" w:cstheme="minorHAnsi"/>
                <w:b/>
                <w:bCs/>
                <w:color w:val="008080"/>
                <w:sz w:val="20"/>
                <w:szCs w:val="20"/>
              </w:rPr>
              <w:t>Total an 5</w:t>
            </w:r>
          </w:p>
        </w:tc>
        <w:tc>
          <w:tcPr>
            <w:tcW w:w="360" w:type="pct"/>
            <w:tcBorders>
              <w:top w:val="nil"/>
              <w:left w:val="single" w:sz="4" w:space="0" w:color="008080"/>
              <w:bottom w:val="single" w:sz="4" w:space="0" w:color="008080"/>
              <w:right w:val="single" w:sz="4" w:space="0" w:color="008080"/>
            </w:tcBorders>
            <w:shd w:val="clear" w:color="000000" w:fill="CCFFFF"/>
            <w:vAlign w:val="center"/>
            <w:hideMark/>
          </w:tcPr>
          <w:p w14:paraId="2584D92E" w14:textId="77777777" w:rsidR="000267AA" w:rsidRPr="00702EE3" w:rsidRDefault="000267AA" w:rsidP="000267AA">
            <w:pPr>
              <w:jc w:val="center"/>
              <w:rPr>
                <w:rFonts w:asciiTheme="minorHAnsi" w:hAnsiTheme="minorHAnsi" w:cstheme="minorHAnsi"/>
                <w:b/>
                <w:bCs/>
                <w:color w:val="008080"/>
                <w:sz w:val="20"/>
                <w:szCs w:val="20"/>
              </w:rPr>
            </w:pPr>
            <w:r w:rsidRPr="00702EE3">
              <w:rPr>
                <w:rFonts w:asciiTheme="minorHAnsi" w:hAnsiTheme="minorHAnsi" w:cstheme="minorHAnsi"/>
                <w:b/>
                <w:bCs/>
                <w:color w:val="008080"/>
                <w:sz w:val="20"/>
                <w:szCs w:val="20"/>
              </w:rPr>
              <w:t>Diferente</w:t>
            </w:r>
          </w:p>
        </w:tc>
        <w:tc>
          <w:tcPr>
            <w:tcW w:w="722" w:type="pct"/>
            <w:tcBorders>
              <w:top w:val="nil"/>
              <w:left w:val="single" w:sz="4" w:space="0" w:color="008080"/>
              <w:bottom w:val="single" w:sz="4" w:space="0" w:color="008080"/>
              <w:right w:val="single" w:sz="8" w:space="0" w:color="008080"/>
            </w:tcBorders>
            <w:shd w:val="clear" w:color="000000" w:fill="CCFFFF"/>
            <w:vAlign w:val="center"/>
            <w:hideMark/>
          </w:tcPr>
          <w:p w14:paraId="748C7979" w14:textId="77777777" w:rsidR="000267AA" w:rsidRPr="00702EE3" w:rsidRDefault="000267AA" w:rsidP="000267AA">
            <w:pPr>
              <w:jc w:val="center"/>
              <w:rPr>
                <w:rFonts w:asciiTheme="minorHAnsi" w:hAnsiTheme="minorHAnsi" w:cstheme="minorHAnsi"/>
                <w:b/>
                <w:bCs/>
                <w:color w:val="008080"/>
                <w:sz w:val="20"/>
                <w:szCs w:val="20"/>
              </w:rPr>
            </w:pPr>
            <w:r w:rsidRPr="00702EE3">
              <w:rPr>
                <w:rFonts w:asciiTheme="minorHAnsi" w:hAnsiTheme="minorHAnsi" w:cstheme="minorHAnsi"/>
                <w:b/>
                <w:bCs/>
                <w:color w:val="008080"/>
                <w:sz w:val="20"/>
                <w:szCs w:val="20"/>
              </w:rPr>
              <w:t>Validare criterii</w:t>
            </w:r>
          </w:p>
        </w:tc>
      </w:tr>
      <w:tr w:rsidR="00A4075E" w:rsidRPr="00702EE3" w14:paraId="67FF7420" w14:textId="77777777" w:rsidTr="009C0F85">
        <w:trPr>
          <w:trHeight w:val="255"/>
        </w:trPr>
        <w:tc>
          <w:tcPr>
            <w:tcW w:w="119" w:type="pct"/>
            <w:vMerge/>
            <w:tcBorders>
              <w:top w:val="nil"/>
              <w:left w:val="single" w:sz="4" w:space="0" w:color="FFFFFF"/>
              <w:bottom w:val="nil"/>
              <w:right w:val="nil"/>
            </w:tcBorders>
            <w:vAlign w:val="center"/>
            <w:hideMark/>
          </w:tcPr>
          <w:p w14:paraId="109E8DC8" w14:textId="77777777" w:rsidR="000267AA" w:rsidRPr="00702EE3" w:rsidRDefault="000267AA" w:rsidP="000267AA">
            <w:pPr>
              <w:rPr>
                <w:rFonts w:asciiTheme="minorHAnsi" w:hAnsiTheme="minorHAnsi" w:cstheme="minorHAnsi"/>
                <w:color w:val="008080"/>
                <w:sz w:val="20"/>
                <w:szCs w:val="20"/>
              </w:rPr>
            </w:pPr>
          </w:p>
        </w:tc>
        <w:tc>
          <w:tcPr>
            <w:tcW w:w="375" w:type="pct"/>
            <w:tcBorders>
              <w:top w:val="nil"/>
              <w:left w:val="single" w:sz="8" w:space="0" w:color="008080"/>
              <w:bottom w:val="single" w:sz="4" w:space="0" w:color="008080"/>
              <w:right w:val="single" w:sz="4" w:space="0" w:color="008080"/>
            </w:tcBorders>
            <w:shd w:val="clear" w:color="000000" w:fill="CCFFFF"/>
            <w:noWrap/>
            <w:vAlign w:val="center"/>
            <w:hideMark/>
          </w:tcPr>
          <w:p w14:paraId="2DB1FE89" w14:textId="77777777" w:rsidR="000267AA" w:rsidRPr="00702EE3" w:rsidRDefault="000267AA" w:rsidP="000267AA">
            <w:pPr>
              <w:jc w:val="center"/>
              <w:rPr>
                <w:rFonts w:asciiTheme="minorHAnsi" w:hAnsiTheme="minorHAnsi" w:cstheme="minorHAnsi"/>
                <w:b/>
                <w:bCs/>
                <w:color w:val="008080"/>
                <w:sz w:val="20"/>
                <w:szCs w:val="20"/>
              </w:rPr>
            </w:pPr>
            <w:r w:rsidRPr="00702EE3">
              <w:rPr>
                <w:rFonts w:asciiTheme="minorHAnsi" w:hAnsiTheme="minorHAnsi" w:cstheme="minorHAnsi"/>
                <w:b/>
                <w:bCs/>
                <w:color w:val="008080"/>
                <w:sz w:val="20"/>
                <w:szCs w:val="20"/>
              </w:rPr>
              <w:t>Nr.crt.</w:t>
            </w:r>
          </w:p>
        </w:tc>
        <w:tc>
          <w:tcPr>
            <w:tcW w:w="828" w:type="pct"/>
            <w:tcBorders>
              <w:top w:val="nil"/>
              <w:left w:val="nil"/>
              <w:bottom w:val="single" w:sz="4" w:space="0" w:color="008080"/>
              <w:right w:val="single" w:sz="4" w:space="0" w:color="008080"/>
            </w:tcBorders>
            <w:shd w:val="clear" w:color="000000" w:fill="CCFFFF"/>
            <w:noWrap/>
            <w:vAlign w:val="center"/>
            <w:hideMark/>
          </w:tcPr>
          <w:p w14:paraId="207E8F2F" w14:textId="77777777" w:rsidR="000267AA" w:rsidRPr="00702EE3" w:rsidRDefault="000267AA" w:rsidP="000267AA">
            <w:pPr>
              <w:jc w:val="center"/>
              <w:rPr>
                <w:rFonts w:asciiTheme="minorHAnsi" w:hAnsiTheme="minorHAnsi" w:cstheme="minorHAnsi"/>
                <w:b/>
                <w:bCs/>
                <w:color w:val="008080"/>
                <w:sz w:val="20"/>
                <w:szCs w:val="20"/>
              </w:rPr>
            </w:pPr>
            <w:r w:rsidRPr="00702EE3">
              <w:rPr>
                <w:rFonts w:asciiTheme="minorHAnsi" w:hAnsiTheme="minorHAnsi" w:cstheme="minorHAnsi"/>
                <w:b/>
                <w:bCs/>
                <w:color w:val="008080"/>
                <w:sz w:val="20"/>
                <w:szCs w:val="20"/>
              </w:rPr>
              <w:t>Specificatie</w:t>
            </w:r>
          </w:p>
        </w:tc>
        <w:tc>
          <w:tcPr>
            <w:tcW w:w="436" w:type="pct"/>
            <w:vMerge/>
            <w:tcBorders>
              <w:top w:val="nil"/>
              <w:left w:val="single" w:sz="4" w:space="0" w:color="008080"/>
              <w:bottom w:val="single" w:sz="4" w:space="0" w:color="008080"/>
              <w:right w:val="single" w:sz="4" w:space="0" w:color="008080"/>
            </w:tcBorders>
            <w:vAlign w:val="center"/>
            <w:hideMark/>
          </w:tcPr>
          <w:p w14:paraId="3247C781" w14:textId="77777777" w:rsidR="000267AA" w:rsidRPr="00702EE3" w:rsidRDefault="000267AA" w:rsidP="000267AA">
            <w:pPr>
              <w:rPr>
                <w:rFonts w:asciiTheme="minorHAnsi" w:hAnsiTheme="minorHAnsi" w:cstheme="minorHAnsi"/>
                <w:b/>
                <w:bCs/>
                <w:color w:val="008080"/>
                <w:sz w:val="20"/>
                <w:szCs w:val="20"/>
              </w:rPr>
            </w:pPr>
          </w:p>
        </w:tc>
        <w:tc>
          <w:tcPr>
            <w:tcW w:w="495" w:type="pct"/>
            <w:vMerge/>
            <w:tcBorders>
              <w:top w:val="nil"/>
              <w:left w:val="single" w:sz="4" w:space="0" w:color="008080"/>
              <w:bottom w:val="single" w:sz="4" w:space="0" w:color="008080"/>
              <w:right w:val="single" w:sz="4" w:space="0" w:color="008080"/>
            </w:tcBorders>
            <w:vAlign w:val="center"/>
            <w:hideMark/>
          </w:tcPr>
          <w:p w14:paraId="06BD7A01" w14:textId="77777777" w:rsidR="000267AA" w:rsidRPr="00702EE3" w:rsidRDefault="000267AA" w:rsidP="000267AA">
            <w:pPr>
              <w:rPr>
                <w:rFonts w:asciiTheme="minorHAnsi" w:hAnsiTheme="minorHAnsi" w:cstheme="minorHAnsi"/>
                <w:b/>
                <w:bCs/>
                <w:color w:val="008080"/>
                <w:sz w:val="20"/>
                <w:szCs w:val="20"/>
              </w:rPr>
            </w:pPr>
          </w:p>
        </w:tc>
        <w:tc>
          <w:tcPr>
            <w:tcW w:w="1665" w:type="pct"/>
            <w:gridSpan w:val="7"/>
            <w:tcBorders>
              <w:top w:val="single" w:sz="4" w:space="0" w:color="008080"/>
              <w:left w:val="nil"/>
              <w:bottom w:val="single" w:sz="4" w:space="0" w:color="008080"/>
              <w:right w:val="single" w:sz="4" w:space="0" w:color="008080"/>
            </w:tcBorders>
            <w:shd w:val="clear" w:color="000000" w:fill="CCFFFF"/>
            <w:noWrap/>
            <w:vAlign w:val="bottom"/>
            <w:hideMark/>
          </w:tcPr>
          <w:p w14:paraId="2DFE3F8C" w14:textId="77777777" w:rsidR="000267AA" w:rsidRPr="00702EE3" w:rsidRDefault="000267AA" w:rsidP="000267AA">
            <w:pPr>
              <w:jc w:val="center"/>
              <w:rPr>
                <w:rFonts w:asciiTheme="minorHAnsi" w:hAnsiTheme="minorHAnsi" w:cstheme="minorHAnsi"/>
                <w:b/>
                <w:bCs/>
                <w:color w:val="008080"/>
                <w:sz w:val="20"/>
                <w:szCs w:val="20"/>
              </w:rPr>
            </w:pPr>
            <w:r w:rsidRPr="00702EE3">
              <w:rPr>
                <w:rFonts w:asciiTheme="minorHAnsi" w:hAnsiTheme="minorHAnsi" w:cstheme="minorHAnsi"/>
                <w:b/>
                <w:bCs/>
                <w:color w:val="008080"/>
                <w:sz w:val="20"/>
                <w:szCs w:val="20"/>
              </w:rPr>
              <w:t xml:space="preserve"> Valoare </w:t>
            </w:r>
          </w:p>
        </w:tc>
        <w:tc>
          <w:tcPr>
            <w:tcW w:w="360" w:type="pct"/>
            <w:tcBorders>
              <w:top w:val="nil"/>
              <w:left w:val="single" w:sz="4" w:space="0" w:color="008080"/>
              <w:bottom w:val="single" w:sz="4" w:space="0" w:color="008080"/>
              <w:right w:val="single" w:sz="4" w:space="0" w:color="008080"/>
            </w:tcBorders>
            <w:vAlign w:val="center"/>
            <w:hideMark/>
          </w:tcPr>
          <w:p w14:paraId="0DD8A6C5" w14:textId="77777777" w:rsidR="000267AA" w:rsidRPr="00702EE3" w:rsidRDefault="000267AA" w:rsidP="000267AA">
            <w:pPr>
              <w:rPr>
                <w:rFonts w:asciiTheme="minorHAnsi" w:hAnsiTheme="minorHAnsi" w:cstheme="minorHAnsi"/>
                <w:b/>
                <w:bCs/>
                <w:color w:val="008080"/>
                <w:sz w:val="20"/>
                <w:szCs w:val="20"/>
              </w:rPr>
            </w:pPr>
          </w:p>
        </w:tc>
        <w:tc>
          <w:tcPr>
            <w:tcW w:w="722" w:type="pct"/>
            <w:tcBorders>
              <w:top w:val="nil"/>
              <w:left w:val="single" w:sz="4" w:space="0" w:color="008080"/>
              <w:bottom w:val="single" w:sz="4" w:space="0" w:color="008080"/>
              <w:right w:val="single" w:sz="8" w:space="0" w:color="008080"/>
            </w:tcBorders>
            <w:vAlign w:val="center"/>
            <w:hideMark/>
          </w:tcPr>
          <w:p w14:paraId="4B827CED" w14:textId="77777777" w:rsidR="000267AA" w:rsidRPr="00702EE3" w:rsidRDefault="000267AA" w:rsidP="000267AA">
            <w:pPr>
              <w:rPr>
                <w:rFonts w:asciiTheme="minorHAnsi" w:hAnsiTheme="minorHAnsi" w:cstheme="minorHAnsi"/>
                <w:b/>
                <w:bCs/>
                <w:color w:val="008080"/>
                <w:sz w:val="20"/>
                <w:szCs w:val="20"/>
              </w:rPr>
            </w:pPr>
          </w:p>
        </w:tc>
      </w:tr>
      <w:tr w:rsidR="00A4075E" w:rsidRPr="00702EE3" w14:paraId="2E8FAFCD" w14:textId="77777777" w:rsidTr="009C0F85">
        <w:trPr>
          <w:trHeight w:val="255"/>
        </w:trPr>
        <w:tc>
          <w:tcPr>
            <w:tcW w:w="119" w:type="pct"/>
            <w:vMerge/>
            <w:tcBorders>
              <w:top w:val="nil"/>
              <w:left w:val="single" w:sz="4" w:space="0" w:color="FFFFFF"/>
              <w:bottom w:val="nil"/>
              <w:right w:val="nil"/>
            </w:tcBorders>
            <w:vAlign w:val="center"/>
            <w:hideMark/>
          </w:tcPr>
          <w:p w14:paraId="4E16DC45" w14:textId="77777777" w:rsidR="000267AA" w:rsidRPr="00702EE3" w:rsidRDefault="000267AA" w:rsidP="000267AA">
            <w:pPr>
              <w:rPr>
                <w:rFonts w:asciiTheme="minorHAnsi" w:hAnsiTheme="minorHAnsi" w:cstheme="minorHAnsi"/>
                <w:color w:val="008080"/>
                <w:sz w:val="20"/>
                <w:szCs w:val="20"/>
              </w:rPr>
            </w:pPr>
          </w:p>
        </w:tc>
        <w:tc>
          <w:tcPr>
            <w:tcW w:w="375" w:type="pct"/>
            <w:tcBorders>
              <w:top w:val="nil"/>
              <w:left w:val="single" w:sz="8" w:space="0" w:color="008080"/>
              <w:bottom w:val="single" w:sz="4" w:space="0" w:color="008080"/>
              <w:right w:val="single" w:sz="4" w:space="0" w:color="008080"/>
            </w:tcBorders>
            <w:shd w:val="clear" w:color="000000" w:fill="CCFFFF"/>
            <w:noWrap/>
            <w:vAlign w:val="center"/>
            <w:hideMark/>
          </w:tcPr>
          <w:p w14:paraId="5E0D2B71" w14:textId="77777777" w:rsidR="000267AA" w:rsidRPr="00702EE3" w:rsidRDefault="000267AA" w:rsidP="000267AA">
            <w:pPr>
              <w:jc w:val="center"/>
              <w:rPr>
                <w:rFonts w:asciiTheme="minorHAnsi" w:hAnsiTheme="minorHAnsi" w:cstheme="minorHAnsi"/>
                <w:b/>
                <w:bCs/>
                <w:color w:val="008080"/>
                <w:sz w:val="20"/>
                <w:szCs w:val="20"/>
              </w:rPr>
            </w:pPr>
            <w:r w:rsidRPr="00702EE3">
              <w:rPr>
                <w:rFonts w:asciiTheme="minorHAnsi" w:hAnsiTheme="minorHAnsi" w:cstheme="minorHAnsi"/>
                <w:b/>
                <w:bCs/>
                <w:color w:val="008080"/>
                <w:sz w:val="20"/>
                <w:szCs w:val="20"/>
              </w:rPr>
              <w:t>1</w:t>
            </w:r>
          </w:p>
        </w:tc>
        <w:tc>
          <w:tcPr>
            <w:tcW w:w="828" w:type="pct"/>
            <w:tcBorders>
              <w:top w:val="nil"/>
              <w:left w:val="nil"/>
              <w:bottom w:val="single" w:sz="4" w:space="0" w:color="008080"/>
              <w:right w:val="single" w:sz="4" w:space="0" w:color="008080"/>
            </w:tcBorders>
            <w:shd w:val="clear" w:color="000000" w:fill="CCFFFF"/>
            <w:noWrap/>
            <w:vAlign w:val="center"/>
            <w:hideMark/>
          </w:tcPr>
          <w:p w14:paraId="3A4868DD" w14:textId="77777777" w:rsidR="000267AA" w:rsidRPr="00702EE3" w:rsidRDefault="000267AA" w:rsidP="000267AA">
            <w:pPr>
              <w:jc w:val="center"/>
              <w:rPr>
                <w:rFonts w:asciiTheme="minorHAnsi" w:hAnsiTheme="minorHAnsi" w:cstheme="minorHAnsi"/>
                <w:b/>
                <w:bCs/>
                <w:color w:val="008080"/>
                <w:sz w:val="20"/>
                <w:szCs w:val="20"/>
              </w:rPr>
            </w:pPr>
            <w:r w:rsidRPr="00702EE3">
              <w:rPr>
                <w:rFonts w:asciiTheme="minorHAnsi" w:hAnsiTheme="minorHAnsi" w:cstheme="minorHAnsi"/>
                <w:b/>
                <w:bCs/>
                <w:color w:val="008080"/>
                <w:sz w:val="20"/>
                <w:szCs w:val="20"/>
              </w:rPr>
              <w:t>2</w:t>
            </w:r>
          </w:p>
        </w:tc>
        <w:tc>
          <w:tcPr>
            <w:tcW w:w="436" w:type="pct"/>
            <w:tcBorders>
              <w:top w:val="nil"/>
              <w:left w:val="nil"/>
              <w:bottom w:val="single" w:sz="4" w:space="0" w:color="008080"/>
              <w:right w:val="single" w:sz="4" w:space="0" w:color="008080"/>
            </w:tcBorders>
            <w:shd w:val="clear" w:color="000000" w:fill="CCFFFF"/>
            <w:vAlign w:val="center"/>
            <w:hideMark/>
          </w:tcPr>
          <w:p w14:paraId="06EBC5D3" w14:textId="77777777" w:rsidR="000267AA" w:rsidRPr="00702EE3" w:rsidRDefault="000267AA" w:rsidP="000267AA">
            <w:pPr>
              <w:jc w:val="center"/>
              <w:rPr>
                <w:rFonts w:asciiTheme="minorHAnsi" w:hAnsiTheme="minorHAnsi" w:cstheme="minorHAnsi"/>
                <w:b/>
                <w:bCs/>
                <w:color w:val="008080"/>
                <w:sz w:val="20"/>
                <w:szCs w:val="20"/>
              </w:rPr>
            </w:pPr>
            <w:r w:rsidRPr="00702EE3">
              <w:rPr>
                <w:rFonts w:asciiTheme="minorHAnsi" w:hAnsiTheme="minorHAnsi" w:cstheme="minorHAnsi"/>
                <w:b/>
                <w:bCs/>
                <w:color w:val="008080"/>
                <w:sz w:val="20"/>
                <w:szCs w:val="20"/>
              </w:rPr>
              <w:t>3</w:t>
            </w:r>
          </w:p>
        </w:tc>
        <w:tc>
          <w:tcPr>
            <w:tcW w:w="495" w:type="pct"/>
            <w:tcBorders>
              <w:top w:val="nil"/>
              <w:left w:val="nil"/>
              <w:bottom w:val="single" w:sz="4" w:space="0" w:color="008080"/>
              <w:right w:val="single" w:sz="4" w:space="0" w:color="008080"/>
            </w:tcBorders>
            <w:shd w:val="clear" w:color="000000" w:fill="CCFFFF"/>
            <w:noWrap/>
            <w:vAlign w:val="bottom"/>
            <w:hideMark/>
          </w:tcPr>
          <w:p w14:paraId="1E10D378" w14:textId="77777777" w:rsidR="000267AA" w:rsidRPr="00702EE3" w:rsidRDefault="000267AA" w:rsidP="000267AA">
            <w:pPr>
              <w:jc w:val="center"/>
              <w:rPr>
                <w:rFonts w:asciiTheme="minorHAnsi" w:hAnsiTheme="minorHAnsi" w:cstheme="minorHAnsi"/>
                <w:b/>
                <w:bCs/>
                <w:color w:val="008080"/>
                <w:sz w:val="20"/>
                <w:szCs w:val="20"/>
              </w:rPr>
            </w:pPr>
            <w:r w:rsidRPr="00702EE3">
              <w:rPr>
                <w:rFonts w:asciiTheme="minorHAnsi" w:hAnsiTheme="minorHAnsi" w:cstheme="minorHAnsi"/>
                <w:b/>
                <w:bCs/>
                <w:color w:val="008080"/>
                <w:sz w:val="20"/>
                <w:szCs w:val="20"/>
              </w:rPr>
              <w:t>4</w:t>
            </w:r>
          </w:p>
        </w:tc>
        <w:tc>
          <w:tcPr>
            <w:tcW w:w="360" w:type="pct"/>
            <w:tcBorders>
              <w:top w:val="nil"/>
              <w:left w:val="nil"/>
              <w:bottom w:val="single" w:sz="4" w:space="0" w:color="008080"/>
              <w:right w:val="nil"/>
            </w:tcBorders>
            <w:shd w:val="clear" w:color="000000" w:fill="CCFFFF"/>
            <w:noWrap/>
            <w:vAlign w:val="bottom"/>
            <w:hideMark/>
          </w:tcPr>
          <w:p w14:paraId="068D75B1" w14:textId="77777777" w:rsidR="000267AA" w:rsidRPr="00702EE3" w:rsidRDefault="000267AA" w:rsidP="000267AA">
            <w:pPr>
              <w:jc w:val="center"/>
              <w:rPr>
                <w:rFonts w:asciiTheme="minorHAnsi" w:hAnsiTheme="minorHAnsi" w:cstheme="minorHAnsi"/>
                <w:b/>
                <w:bCs/>
                <w:color w:val="008080"/>
                <w:sz w:val="20"/>
                <w:szCs w:val="20"/>
              </w:rPr>
            </w:pPr>
            <w:r w:rsidRPr="00702EE3">
              <w:rPr>
                <w:rFonts w:asciiTheme="minorHAnsi" w:hAnsiTheme="minorHAnsi" w:cstheme="minorHAnsi"/>
                <w:b/>
                <w:bCs/>
                <w:color w:val="008080"/>
                <w:sz w:val="20"/>
                <w:szCs w:val="20"/>
              </w:rPr>
              <w:t xml:space="preserve">                       5 </w:t>
            </w:r>
          </w:p>
        </w:tc>
        <w:tc>
          <w:tcPr>
            <w:tcW w:w="314" w:type="pct"/>
            <w:tcBorders>
              <w:top w:val="nil"/>
              <w:left w:val="nil"/>
              <w:bottom w:val="single" w:sz="4" w:space="0" w:color="008080"/>
              <w:right w:val="nil"/>
            </w:tcBorders>
            <w:shd w:val="clear" w:color="000000" w:fill="CCFFFF"/>
            <w:noWrap/>
            <w:vAlign w:val="bottom"/>
            <w:hideMark/>
          </w:tcPr>
          <w:p w14:paraId="7BE8CBA2" w14:textId="77777777" w:rsidR="000267AA" w:rsidRPr="00702EE3" w:rsidRDefault="000267AA" w:rsidP="000267AA">
            <w:pPr>
              <w:jc w:val="center"/>
              <w:rPr>
                <w:rFonts w:asciiTheme="minorHAnsi" w:hAnsiTheme="minorHAnsi" w:cstheme="minorHAnsi"/>
                <w:b/>
                <w:bCs/>
                <w:color w:val="008080"/>
                <w:sz w:val="20"/>
                <w:szCs w:val="20"/>
              </w:rPr>
            </w:pPr>
            <w:r w:rsidRPr="00702EE3">
              <w:rPr>
                <w:rFonts w:asciiTheme="minorHAnsi" w:hAnsiTheme="minorHAnsi" w:cstheme="minorHAnsi"/>
                <w:b/>
                <w:bCs/>
                <w:color w:val="008080"/>
                <w:sz w:val="20"/>
                <w:szCs w:val="20"/>
              </w:rPr>
              <w:t xml:space="preserve">                     6 </w:t>
            </w:r>
          </w:p>
        </w:tc>
        <w:tc>
          <w:tcPr>
            <w:tcW w:w="239" w:type="pct"/>
            <w:tcBorders>
              <w:top w:val="nil"/>
              <w:left w:val="nil"/>
              <w:bottom w:val="single" w:sz="4" w:space="0" w:color="008080"/>
              <w:right w:val="nil"/>
            </w:tcBorders>
            <w:shd w:val="clear" w:color="000000" w:fill="CCFFFF"/>
            <w:noWrap/>
            <w:vAlign w:val="bottom"/>
            <w:hideMark/>
          </w:tcPr>
          <w:p w14:paraId="2CD8F8DE" w14:textId="77777777" w:rsidR="000267AA" w:rsidRPr="00702EE3" w:rsidRDefault="000267AA" w:rsidP="000267AA">
            <w:pPr>
              <w:jc w:val="center"/>
              <w:rPr>
                <w:rFonts w:asciiTheme="minorHAnsi" w:hAnsiTheme="minorHAnsi" w:cstheme="minorHAnsi"/>
                <w:b/>
                <w:bCs/>
                <w:color w:val="008080"/>
                <w:sz w:val="20"/>
                <w:szCs w:val="20"/>
              </w:rPr>
            </w:pPr>
            <w:r w:rsidRPr="00702EE3">
              <w:rPr>
                <w:rFonts w:asciiTheme="minorHAnsi" w:hAnsiTheme="minorHAnsi" w:cstheme="minorHAnsi"/>
                <w:b/>
                <w:bCs/>
                <w:color w:val="008080"/>
                <w:sz w:val="20"/>
                <w:szCs w:val="20"/>
              </w:rPr>
              <w:t xml:space="preserve">                      7 </w:t>
            </w:r>
          </w:p>
        </w:tc>
        <w:tc>
          <w:tcPr>
            <w:tcW w:w="406" w:type="pct"/>
            <w:gridSpan w:val="2"/>
            <w:tcBorders>
              <w:top w:val="nil"/>
              <w:left w:val="nil"/>
              <w:bottom w:val="single" w:sz="4" w:space="0" w:color="008080"/>
              <w:right w:val="nil"/>
            </w:tcBorders>
            <w:shd w:val="clear" w:color="000000" w:fill="CCFFFF"/>
            <w:noWrap/>
            <w:vAlign w:val="bottom"/>
            <w:hideMark/>
          </w:tcPr>
          <w:p w14:paraId="1AD02F99" w14:textId="77777777" w:rsidR="000267AA" w:rsidRPr="00702EE3" w:rsidRDefault="000267AA" w:rsidP="000267AA">
            <w:pPr>
              <w:jc w:val="center"/>
              <w:rPr>
                <w:rFonts w:asciiTheme="minorHAnsi" w:hAnsiTheme="minorHAnsi" w:cstheme="minorHAnsi"/>
                <w:b/>
                <w:bCs/>
                <w:color w:val="008080"/>
                <w:sz w:val="20"/>
                <w:szCs w:val="20"/>
              </w:rPr>
            </w:pPr>
            <w:r w:rsidRPr="00702EE3">
              <w:rPr>
                <w:rFonts w:asciiTheme="minorHAnsi" w:hAnsiTheme="minorHAnsi" w:cstheme="minorHAnsi"/>
                <w:b/>
                <w:bCs/>
                <w:color w:val="008080"/>
                <w:sz w:val="20"/>
                <w:szCs w:val="20"/>
              </w:rPr>
              <w:t xml:space="preserve">                      8 </w:t>
            </w:r>
          </w:p>
        </w:tc>
        <w:tc>
          <w:tcPr>
            <w:tcW w:w="346" w:type="pct"/>
            <w:gridSpan w:val="2"/>
            <w:tcBorders>
              <w:top w:val="nil"/>
              <w:left w:val="nil"/>
              <w:bottom w:val="single" w:sz="4" w:space="0" w:color="008080"/>
              <w:right w:val="single" w:sz="4" w:space="0" w:color="008080"/>
            </w:tcBorders>
            <w:shd w:val="clear" w:color="000000" w:fill="CCFFFF"/>
            <w:noWrap/>
            <w:vAlign w:val="bottom"/>
            <w:hideMark/>
          </w:tcPr>
          <w:p w14:paraId="3FBEB6FB" w14:textId="77777777" w:rsidR="000267AA" w:rsidRPr="00702EE3" w:rsidRDefault="000267AA" w:rsidP="000267AA">
            <w:pPr>
              <w:jc w:val="center"/>
              <w:rPr>
                <w:rFonts w:asciiTheme="minorHAnsi" w:hAnsiTheme="minorHAnsi" w:cstheme="minorHAnsi"/>
                <w:b/>
                <w:bCs/>
                <w:color w:val="008080"/>
                <w:sz w:val="20"/>
                <w:szCs w:val="20"/>
              </w:rPr>
            </w:pPr>
            <w:r w:rsidRPr="00702EE3">
              <w:rPr>
                <w:rFonts w:asciiTheme="minorHAnsi" w:hAnsiTheme="minorHAnsi" w:cstheme="minorHAnsi"/>
                <w:b/>
                <w:bCs/>
                <w:color w:val="008080"/>
                <w:sz w:val="20"/>
                <w:szCs w:val="20"/>
              </w:rPr>
              <w:t xml:space="preserve">                      9 </w:t>
            </w:r>
          </w:p>
        </w:tc>
        <w:tc>
          <w:tcPr>
            <w:tcW w:w="360" w:type="pct"/>
            <w:tcBorders>
              <w:top w:val="nil"/>
              <w:left w:val="nil"/>
              <w:bottom w:val="single" w:sz="4" w:space="0" w:color="008080"/>
              <w:right w:val="single" w:sz="4" w:space="0" w:color="008080"/>
            </w:tcBorders>
            <w:shd w:val="clear" w:color="000000" w:fill="CCFFFF"/>
            <w:vAlign w:val="center"/>
            <w:hideMark/>
          </w:tcPr>
          <w:p w14:paraId="127E9015" w14:textId="77777777" w:rsidR="000267AA" w:rsidRPr="00702EE3" w:rsidRDefault="000267AA" w:rsidP="000267AA">
            <w:pPr>
              <w:jc w:val="center"/>
              <w:rPr>
                <w:rFonts w:asciiTheme="minorHAnsi" w:hAnsiTheme="minorHAnsi" w:cstheme="minorHAnsi"/>
                <w:b/>
                <w:bCs/>
                <w:color w:val="008080"/>
                <w:sz w:val="20"/>
                <w:szCs w:val="20"/>
              </w:rPr>
            </w:pPr>
            <w:r w:rsidRPr="00702EE3">
              <w:rPr>
                <w:rFonts w:asciiTheme="minorHAnsi" w:hAnsiTheme="minorHAnsi" w:cstheme="minorHAnsi"/>
                <w:b/>
                <w:bCs/>
                <w:color w:val="008080"/>
                <w:sz w:val="20"/>
                <w:szCs w:val="20"/>
              </w:rPr>
              <w:t>10</w:t>
            </w:r>
          </w:p>
        </w:tc>
        <w:tc>
          <w:tcPr>
            <w:tcW w:w="722" w:type="pct"/>
            <w:tcBorders>
              <w:top w:val="nil"/>
              <w:left w:val="nil"/>
              <w:bottom w:val="single" w:sz="4" w:space="0" w:color="008080"/>
              <w:right w:val="single" w:sz="8" w:space="0" w:color="008080"/>
            </w:tcBorders>
            <w:shd w:val="clear" w:color="000000" w:fill="CCFFFF"/>
            <w:vAlign w:val="center"/>
            <w:hideMark/>
          </w:tcPr>
          <w:p w14:paraId="1C6A2164" w14:textId="77777777" w:rsidR="000267AA" w:rsidRPr="00702EE3" w:rsidRDefault="000267AA" w:rsidP="000267AA">
            <w:pPr>
              <w:jc w:val="center"/>
              <w:rPr>
                <w:rFonts w:asciiTheme="minorHAnsi" w:hAnsiTheme="minorHAnsi" w:cstheme="minorHAnsi"/>
                <w:b/>
                <w:bCs/>
                <w:color w:val="008080"/>
                <w:sz w:val="20"/>
                <w:szCs w:val="20"/>
              </w:rPr>
            </w:pPr>
            <w:r w:rsidRPr="00702EE3">
              <w:rPr>
                <w:rFonts w:asciiTheme="minorHAnsi" w:hAnsiTheme="minorHAnsi" w:cstheme="minorHAnsi"/>
                <w:b/>
                <w:bCs/>
                <w:color w:val="008080"/>
                <w:sz w:val="20"/>
                <w:szCs w:val="20"/>
              </w:rPr>
              <w:t>11</w:t>
            </w:r>
          </w:p>
        </w:tc>
      </w:tr>
      <w:tr w:rsidR="00A4075E" w:rsidRPr="00702EE3" w14:paraId="3891F847" w14:textId="77777777" w:rsidTr="009C0F85">
        <w:trPr>
          <w:trHeight w:val="675"/>
        </w:trPr>
        <w:tc>
          <w:tcPr>
            <w:tcW w:w="119" w:type="pct"/>
            <w:vMerge/>
            <w:tcBorders>
              <w:top w:val="nil"/>
              <w:left w:val="single" w:sz="4" w:space="0" w:color="FFFFFF"/>
              <w:bottom w:val="nil"/>
              <w:right w:val="nil"/>
            </w:tcBorders>
            <w:vAlign w:val="center"/>
            <w:hideMark/>
          </w:tcPr>
          <w:p w14:paraId="59582755" w14:textId="77777777" w:rsidR="000267AA" w:rsidRPr="00702EE3" w:rsidRDefault="000267AA" w:rsidP="000267AA">
            <w:pPr>
              <w:rPr>
                <w:rFonts w:asciiTheme="minorHAnsi" w:hAnsiTheme="minorHAnsi" w:cstheme="minorHAnsi"/>
                <w:color w:val="008080"/>
                <w:sz w:val="20"/>
                <w:szCs w:val="20"/>
              </w:rPr>
            </w:pPr>
          </w:p>
        </w:tc>
        <w:tc>
          <w:tcPr>
            <w:tcW w:w="375" w:type="pct"/>
            <w:vMerge w:val="restart"/>
            <w:tcBorders>
              <w:top w:val="nil"/>
              <w:left w:val="single" w:sz="8" w:space="0" w:color="008080"/>
              <w:bottom w:val="single" w:sz="4" w:space="0" w:color="008080"/>
              <w:right w:val="single" w:sz="4" w:space="0" w:color="008080"/>
            </w:tcBorders>
            <w:shd w:val="clear" w:color="000000" w:fill="CCFFFF"/>
            <w:noWrap/>
            <w:vAlign w:val="center"/>
            <w:hideMark/>
          </w:tcPr>
          <w:p w14:paraId="25E9DC3F" w14:textId="77777777" w:rsidR="000267AA" w:rsidRPr="00702EE3" w:rsidRDefault="000267AA" w:rsidP="000267AA">
            <w:pPr>
              <w:jc w:val="center"/>
              <w:rPr>
                <w:rFonts w:asciiTheme="minorHAnsi" w:hAnsiTheme="minorHAnsi" w:cstheme="minorHAnsi"/>
                <w:color w:val="008080"/>
                <w:sz w:val="20"/>
                <w:szCs w:val="20"/>
              </w:rPr>
            </w:pPr>
            <w:r w:rsidRPr="00702EE3">
              <w:rPr>
                <w:rFonts w:asciiTheme="minorHAnsi" w:hAnsiTheme="minorHAnsi" w:cstheme="minorHAnsi"/>
                <w:color w:val="008080"/>
                <w:sz w:val="20"/>
                <w:szCs w:val="20"/>
              </w:rPr>
              <w:t>1</w:t>
            </w:r>
          </w:p>
        </w:tc>
        <w:tc>
          <w:tcPr>
            <w:tcW w:w="828" w:type="pct"/>
            <w:tcBorders>
              <w:top w:val="nil"/>
              <w:left w:val="nil"/>
              <w:bottom w:val="single" w:sz="4" w:space="0" w:color="008080"/>
              <w:right w:val="single" w:sz="4" w:space="0" w:color="008080"/>
            </w:tcBorders>
            <w:shd w:val="clear" w:color="000000" w:fill="CCFFFF"/>
            <w:vAlign w:val="center"/>
            <w:hideMark/>
          </w:tcPr>
          <w:p w14:paraId="17B313BD" w14:textId="77777777" w:rsidR="000267AA" w:rsidRPr="00702EE3" w:rsidRDefault="000267AA" w:rsidP="000267AA">
            <w:pPr>
              <w:rPr>
                <w:rFonts w:asciiTheme="minorHAnsi" w:hAnsiTheme="minorHAnsi" w:cstheme="minorHAnsi"/>
                <w:b/>
                <w:bCs/>
                <w:color w:val="008080"/>
                <w:sz w:val="20"/>
                <w:szCs w:val="20"/>
              </w:rPr>
            </w:pPr>
            <w:r w:rsidRPr="00702EE3">
              <w:rPr>
                <w:rFonts w:asciiTheme="minorHAnsi" w:hAnsiTheme="minorHAnsi" w:cstheme="minorHAnsi"/>
                <w:b/>
                <w:bCs/>
                <w:color w:val="008080"/>
                <w:sz w:val="20"/>
                <w:szCs w:val="20"/>
              </w:rPr>
              <w:t xml:space="preserve">Valoare investitie (VI) - </w:t>
            </w:r>
            <w:r w:rsidRPr="00702EE3">
              <w:rPr>
                <w:rFonts w:asciiTheme="minorHAnsi" w:hAnsiTheme="minorHAnsi" w:cstheme="minorHAnsi"/>
                <w:color w:val="008080"/>
                <w:sz w:val="20"/>
                <w:szCs w:val="20"/>
              </w:rPr>
              <w:t xml:space="preserve">valoare totala a proiectului fara TVA, preluata din Bugetul Indicativ </w:t>
            </w:r>
          </w:p>
        </w:tc>
        <w:tc>
          <w:tcPr>
            <w:tcW w:w="436" w:type="pct"/>
            <w:tcBorders>
              <w:top w:val="nil"/>
              <w:left w:val="nil"/>
              <w:bottom w:val="single" w:sz="4" w:space="0" w:color="008080"/>
              <w:right w:val="single" w:sz="4" w:space="0" w:color="008080"/>
            </w:tcBorders>
            <w:shd w:val="clear" w:color="000000" w:fill="CCFFFF"/>
            <w:vAlign w:val="center"/>
            <w:hideMark/>
          </w:tcPr>
          <w:p w14:paraId="4C08EBA3" w14:textId="77777777" w:rsidR="000267AA" w:rsidRPr="00702EE3" w:rsidRDefault="000267AA" w:rsidP="000267AA">
            <w:pPr>
              <w:jc w:val="center"/>
              <w:rPr>
                <w:rFonts w:asciiTheme="minorHAnsi" w:hAnsiTheme="minorHAnsi" w:cstheme="minorHAnsi"/>
                <w:b/>
                <w:bCs/>
                <w:color w:val="008080"/>
                <w:sz w:val="20"/>
                <w:szCs w:val="20"/>
              </w:rPr>
            </w:pPr>
            <w:r w:rsidRPr="00702EE3">
              <w:rPr>
                <w:rFonts w:asciiTheme="minorHAnsi" w:hAnsiTheme="minorHAnsi" w:cstheme="minorHAnsi"/>
                <w:b/>
                <w:bCs/>
                <w:color w:val="008080"/>
                <w:sz w:val="20"/>
                <w:szCs w:val="20"/>
              </w:rPr>
              <w:t>N/A</w:t>
            </w:r>
          </w:p>
        </w:tc>
        <w:tc>
          <w:tcPr>
            <w:tcW w:w="495" w:type="pct"/>
            <w:tcBorders>
              <w:top w:val="nil"/>
              <w:left w:val="nil"/>
              <w:bottom w:val="single" w:sz="4" w:space="0" w:color="008080"/>
              <w:right w:val="single" w:sz="4" w:space="0" w:color="008080"/>
            </w:tcBorders>
            <w:shd w:val="clear" w:color="000000" w:fill="CCFFFF"/>
            <w:noWrap/>
            <w:vAlign w:val="center"/>
            <w:hideMark/>
          </w:tcPr>
          <w:p w14:paraId="0D44ABFA" w14:textId="77777777" w:rsidR="000267AA" w:rsidRPr="00702EE3" w:rsidRDefault="000267AA" w:rsidP="000267AA">
            <w:pPr>
              <w:jc w:val="center"/>
              <w:rPr>
                <w:rFonts w:asciiTheme="minorHAnsi" w:hAnsiTheme="minorHAnsi" w:cstheme="minorHAnsi"/>
                <w:b/>
                <w:bCs/>
                <w:color w:val="008080"/>
                <w:sz w:val="20"/>
                <w:szCs w:val="20"/>
              </w:rPr>
            </w:pPr>
            <w:r w:rsidRPr="00702EE3">
              <w:rPr>
                <w:rFonts w:asciiTheme="minorHAnsi" w:hAnsiTheme="minorHAnsi" w:cstheme="minorHAnsi"/>
                <w:b/>
                <w:bCs/>
                <w:color w:val="008080"/>
                <w:sz w:val="20"/>
                <w:szCs w:val="20"/>
              </w:rPr>
              <w:t>LEI</w:t>
            </w:r>
          </w:p>
        </w:tc>
        <w:tc>
          <w:tcPr>
            <w:tcW w:w="1665" w:type="pct"/>
            <w:gridSpan w:val="7"/>
            <w:tcBorders>
              <w:top w:val="single" w:sz="4" w:space="0" w:color="008080"/>
              <w:left w:val="nil"/>
              <w:bottom w:val="single" w:sz="4" w:space="0" w:color="008080"/>
              <w:right w:val="single" w:sz="4" w:space="0" w:color="008080"/>
            </w:tcBorders>
            <w:shd w:val="clear" w:color="000000" w:fill="CCFFFF"/>
            <w:noWrap/>
            <w:vAlign w:val="center"/>
            <w:hideMark/>
          </w:tcPr>
          <w:p w14:paraId="1E864E8B" w14:textId="77777777" w:rsidR="000267AA" w:rsidRPr="00702EE3" w:rsidRDefault="000267AA" w:rsidP="000267AA">
            <w:pPr>
              <w:jc w:val="center"/>
              <w:rPr>
                <w:rFonts w:asciiTheme="minorHAnsi" w:hAnsiTheme="minorHAnsi" w:cstheme="minorHAnsi"/>
                <w:b/>
                <w:bCs/>
                <w:color w:val="008080"/>
                <w:sz w:val="20"/>
                <w:szCs w:val="20"/>
              </w:rPr>
            </w:pPr>
            <w:r w:rsidRPr="00702EE3">
              <w:rPr>
                <w:rFonts w:asciiTheme="minorHAnsi" w:hAnsiTheme="minorHAnsi" w:cstheme="minorHAnsi"/>
                <w:b/>
                <w:bCs/>
                <w:color w:val="008080"/>
                <w:sz w:val="20"/>
                <w:szCs w:val="20"/>
              </w:rPr>
              <w:t> </w:t>
            </w:r>
          </w:p>
        </w:tc>
        <w:tc>
          <w:tcPr>
            <w:tcW w:w="360" w:type="pct"/>
            <w:vMerge w:val="restart"/>
            <w:tcBorders>
              <w:top w:val="nil"/>
              <w:left w:val="single" w:sz="4" w:space="0" w:color="008080"/>
              <w:bottom w:val="single" w:sz="4" w:space="0" w:color="008080"/>
              <w:right w:val="single" w:sz="4" w:space="0" w:color="008080"/>
            </w:tcBorders>
            <w:shd w:val="clear" w:color="000000" w:fill="CCFFFF"/>
            <w:vAlign w:val="center"/>
            <w:hideMark/>
          </w:tcPr>
          <w:p w14:paraId="217FF13B" w14:textId="77777777" w:rsidR="000267AA" w:rsidRPr="00702EE3" w:rsidRDefault="000267AA" w:rsidP="000267AA">
            <w:pPr>
              <w:jc w:val="center"/>
              <w:rPr>
                <w:rFonts w:asciiTheme="minorHAnsi" w:hAnsiTheme="minorHAnsi" w:cstheme="minorHAnsi"/>
                <w:b/>
                <w:bCs/>
                <w:color w:val="008080"/>
                <w:sz w:val="20"/>
                <w:szCs w:val="20"/>
              </w:rPr>
            </w:pPr>
            <w:r w:rsidRPr="00702EE3">
              <w:rPr>
                <w:rFonts w:asciiTheme="minorHAnsi" w:hAnsiTheme="minorHAnsi" w:cstheme="minorHAnsi"/>
                <w:b/>
                <w:bCs/>
                <w:color w:val="008080"/>
                <w:sz w:val="20"/>
                <w:szCs w:val="20"/>
              </w:rPr>
              <w:t>Nu sunt diferente</w:t>
            </w:r>
          </w:p>
        </w:tc>
        <w:tc>
          <w:tcPr>
            <w:tcW w:w="722" w:type="pct"/>
            <w:vMerge w:val="restart"/>
            <w:tcBorders>
              <w:top w:val="nil"/>
              <w:left w:val="single" w:sz="4" w:space="0" w:color="008080"/>
              <w:bottom w:val="single" w:sz="4" w:space="0" w:color="008080"/>
              <w:right w:val="single" w:sz="8" w:space="0" w:color="008080"/>
            </w:tcBorders>
            <w:shd w:val="clear" w:color="000000" w:fill="CCFFFF"/>
            <w:vAlign w:val="center"/>
            <w:hideMark/>
          </w:tcPr>
          <w:p w14:paraId="445629E4" w14:textId="77777777" w:rsidR="000267AA" w:rsidRPr="00702EE3" w:rsidRDefault="000267AA" w:rsidP="000267AA">
            <w:pPr>
              <w:jc w:val="center"/>
              <w:rPr>
                <w:rFonts w:asciiTheme="minorHAnsi" w:hAnsiTheme="minorHAnsi" w:cstheme="minorHAnsi"/>
                <w:b/>
                <w:bCs/>
                <w:color w:val="008080"/>
                <w:sz w:val="20"/>
                <w:szCs w:val="20"/>
              </w:rPr>
            </w:pPr>
            <w:r w:rsidRPr="00702EE3">
              <w:rPr>
                <w:rFonts w:asciiTheme="minorHAnsi" w:hAnsiTheme="minorHAnsi" w:cstheme="minorHAnsi"/>
                <w:b/>
                <w:bCs/>
                <w:color w:val="008080"/>
                <w:sz w:val="20"/>
                <w:szCs w:val="20"/>
              </w:rPr>
              <w:t>N/A</w:t>
            </w:r>
          </w:p>
        </w:tc>
      </w:tr>
      <w:tr w:rsidR="00A4075E" w:rsidRPr="00702EE3" w14:paraId="1E20B5E1" w14:textId="77777777" w:rsidTr="009C0F85">
        <w:trPr>
          <w:trHeight w:val="450"/>
        </w:trPr>
        <w:tc>
          <w:tcPr>
            <w:tcW w:w="119" w:type="pct"/>
            <w:vMerge/>
            <w:tcBorders>
              <w:top w:val="nil"/>
              <w:left w:val="single" w:sz="4" w:space="0" w:color="FFFFFF"/>
              <w:bottom w:val="nil"/>
              <w:right w:val="nil"/>
            </w:tcBorders>
            <w:vAlign w:val="center"/>
            <w:hideMark/>
          </w:tcPr>
          <w:p w14:paraId="52EE9D93" w14:textId="77777777" w:rsidR="000267AA" w:rsidRPr="00702EE3" w:rsidRDefault="000267AA" w:rsidP="000267AA">
            <w:pPr>
              <w:rPr>
                <w:rFonts w:asciiTheme="minorHAnsi" w:hAnsiTheme="minorHAnsi" w:cstheme="minorHAnsi"/>
                <w:color w:val="008080"/>
                <w:sz w:val="20"/>
                <w:szCs w:val="20"/>
              </w:rPr>
            </w:pPr>
          </w:p>
        </w:tc>
        <w:tc>
          <w:tcPr>
            <w:tcW w:w="375" w:type="pct"/>
            <w:vMerge/>
            <w:tcBorders>
              <w:top w:val="nil"/>
              <w:left w:val="single" w:sz="8" w:space="0" w:color="008080"/>
              <w:bottom w:val="single" w:sz="4" w:space="0" w:color="008080"/>
              <w:right w:val="single" w:sz="4" w:space="0" w:color="008080"/>
            </w:tcBorders>
            <w:vAlign w:val="center"/>
            <w:hideMark/>
          </w:tcPr>
          <w:p w14:paraId="271FEBD1" w14:textId="77777777" w:rsidR="000267AA" w:rsidRPr="00702EE3" w:rsidRDefault="000267AA" w:rsidP="000267AA">
            <w:pPr>
              <w:rPr>
                <w:rFonts w:asciiTheme="minorHAnsi" w:hAnsiTheme="minorHAnsi" w:cstheme="minorHAnsi"/>
                <w:color w:val="008080"/>
                <w:sz w:val="20"/>
                <w:szCs w:val="20"/>
              </w:rPr>
            </w:pPr>
          </w:p>
        </w:tc>
        <w:tc>
          <w:tcPr>
            <w:tcW w:w="828" w:type="pct"/>
            <w:tcBorders>
              <w:top w:val="nil"/>
              <w:left w:val="nil"/>
              <w:bottom w:val="single" w:sz="4" w:space="0" w:color="008080"/>
              <w:right w:val="single" w:sz="4" w:space="0" w:color="008080"/>
            </w:tcBorders>
            <w:shd w:val="clear" w:color="auto" w:fill="auto"/>
            <w:vAlign w:val="center"/>
            <w:hideMark/>
          </w:tcPr>
          <w:p w14:paraId="0EA67B7C" w14:textId="77777777" w:rsidR="000267AA" w:rsidRPr="00702EE3" w:rsidRDefault="000267AA" w:rsidP="000267AA">
            <w:pPr>
              <w:rPr>
                <w:rFonts w:asciiTheme="minorHAnsi" w:hAnsiTheme="minorHAnsi" w:cstheme="minorHAnsi"/>
                <w:b/>
                <w:bCs/>
                <w:color w:val="008080"/>
                <w:sz w:val="20"/>
                <w:szCs w:val="20"/>
              </w:rPr>
            </w:pPr>
            <w:r w:rsidRPr="00702EE3">
              <w:rPr>
                <w:rFonts w:asciiTheme="minorHAnsi" w:hAnsiTheme="minorHAnsi" w:cstheme="minorHAnsi"/>
                <w:b/>
                <w:bCs/>
                <w:color w:val="008080"/>
                <w:sz w:val="20"/>
                <w:szCs w:val="20"/>
              </w:rPr>
              <w:t xml:space="preserve">Valoare investitie (VI) - </w:t>
            </w:r>
            <w:r w:rsidRPr="00702EE3">
              <w:rPr>
                <w:rFonts w:asciiTheme="minorHAnsi" w:hAnsiTheme="minorHAnsi" w:cstheme="minorHAnsi"/>
                <w:color w:val="008080"/>
                <w:sz w:val="20"/>
                <w:szCs w:val="20"/>
              </w:rPr>
              <w:t xml:space="preserve">calculata de solicitant, conform tabelului de indicatori </w:t>
            </w:r>
          </w:p>
        </w:tc>
        <w:tc>
          <w:tcPr>
            <w:tcW w:w="436" w:type="pct"/>
            <w:tcBorders>
              <w:top w:val="nil"/>
              <w:left w:val="nil"/>
              <w:bottom w:val="single" w:sz="4" w:space="0" w:color="008080"/>
              <w:right w:val="single" w:sz="4" w:space="0" w:color="008080"/>
            </w:tcBorders>
            <w:shd w:val="clear" w:color="auto" w:fill="auto"/>
            <w:vAlign w:val="center"/>
            <w:hideMark/>
          </w:tcPr>
          <w:p w14:paraId="23DBED42" w14:textId="77777777" w:rsidR="000267AA" w:rsidRPr="00702EE3" w:rsidRDefault="000267AA" w:rsidP="000267AA">
            <w:pPr>
              <w:jc w:val="center"/>
              <w:rPr>
                <w:rFonts w:asciiTheme="minorHAnsi" w:hAnsiTheme="minorHAnsi" w:cstheme="minorHAnsi"/>
                <w:b/>
                <w:bCs/>
                <w:color w:val="008080"/>
                <w:sz w:val="20"/>
                <w:szCs w:val="20"/>
              </w:rPr>
            </w:pPr>
            <w:r w:rsidRPr="00702EE3">
              <w:rPr>
                <w:rFonts w:asciiTheme="minorHAnsi" w:hAnsiTheme="minorHAnsi" w:cstheme="minorHAnsi"/>
                <w:b/>
                <w:bCs/>
                <w:color w:val="008080"/>
                <w:sz w:val="20"/>
                <w:szCs w:val="20"/>
              </w:rPr>
              <w:t>N/A</w:t>
            </w:r>
          </w:p>
        </w:tc>
        <w:tc>
          <w:tcPr>
            <w:tcW w:w="495" w:type="pct"/>
            <w:tcBorders>
              <w:top w:val="nil"/>
              <w:left w:val="nil"/>
              <w:bottom w:val="single" w:sz="4" w:space="0" w:color="008080"/>
              <w:right w:val="single" w:sz="4" w:space="0" w:color="008080"/>
            </w:tcBorders>
            <w:shd w:val="clear" w:color="auto" w:fill="auto"/>
            <w:noWrap/>
            <w:vAlign w:val="center"/>
            <w:hideMark/>
          </w:tcPr>
          <w:p w14:paraId="4729D312" w14:textId="77777777" w:rsidR="000267AA" w:rsidRPr="00702EE3" w:rsidRDefault="000267AA" w:rsidP="000267AA">
            <w:pPr>
              <w:jc w:val="center"/>
              <w:rPr>
                <w:rFonts w:asciiTheme="minorHAnsi" w:hAnsiTheme="minorHAnsi" w:cstheme="minorHAnsi"/>
                <w:b/>
                <w:bCs/>
                <w:color w:val="008080"/>
                <w:sz w:val="20"/>
                <w:szCs w:val="20"/>
              </w:rPr>
            </w:pPr>
            <w:r w:rsidRPr="00702EE3">
              <w:rPr>
                <w:rFonts w:asciiTheme="minorHAnsi" w:hAnsiTheme="minorHAnsi" w:cstheme="minorHAnsi"/>
                <w:b/>
                <w:bCs/>
                <w:color w:val="008080"/>
                <w:sz w:val="20"/>
                <w:szCs w:val="20"/>
              </w:rPr>
              <w:t>LEI</w:t>
            </w:r>
          </w:p>
        </w:tc>
        <w:tc>
          <w:tcPr>
            <w:tcW w:w="1665" w:type="pct"/>
            <w:gridSpan w:val="7"/>
            <w:tcBorders>
              <w:top w:val="single" w:sz="4" w:space="0" w:color="008080"/>
              <w:left w:val="nil"/>
              <w:bottom w:val="single" w:sz="4" w:space="0" w:color="008080"/>
              <w:right w:val="single" w:sz="4" w:space="0" w:color="008080"/>
            </w:tcBorders>
            <w:shd w:val="clear" w:color="auto" w:fill="auto"/>
            <w:noWrap/>
            <w:vAlign w:val="center"/>
            <w:hideMark/>
          </w:tcPr>
          <w:p w14:paraId="2A932811" w14:textId="77777777" w:rsidR="000267AA" w:rsidRPr="00702EE3" w:rsidRDefault="000267AA" w:rsidP="000267AA">
            <w:pPr>
              <w:jc w:val="center"/>
              <w:rPr>
                <w:rFonts w:asciiTheme="minorHAnsi" w:hAnsiTheme="minorHAnsi" w:cstheme="minorHAnsi"/>
                <w:b/>
                <w:bCs/>
                <w:color w:val="008080"/>
                <w:sz w:val="20"/>
                <w:szCs w:val="20"/>
              </w:rPr>
            </w:pPr>
            <w:r w:rsidRPr="00702EE3">
              <w:rPr>
                <w:rFonts w:asciiTheme="minorHAnsi" w:hAnsiTheme="minorHAnsi" w:cstheme="minorHAnsi"/>
                <w:b/>
                <w:bCs/>
                <w:color w:val="008080"/>
                <w:sz w:val="20"/>
                <w:szCs w:val="20"/>
              </w:rPr>
              <w:t> </w:t>
            </w:r>
          </w:p>
        </w:tc>
        <w:tc>
          <w:tcPr>
            <w:tcW w:w="360" w:type="pct"/>
            <w:vMerge/>
            <w:tcBorders>
              <w:top w:val="nil"/>
              <w:left w:val="single" w:sz="4" w:space="0" w:color="008080"/>
              <w:bottom w:val="single" w:sz="4" w:space="0" w:color="008080"/>
              <w:right w:val="single" w:sz="4" w:space="0" w:color="008080"/>
            </w:tcBorders>
            <w:vAlign w:val="center"/>
            <w:hideMark/>
          </w:tcPr>
          <w:p w14:paraId="6A74D570" w14:textId="77777777" w:rsidR="000267AA" w:rsidRPr="00702EE3" w:rsidRDefault="000267AA" w:rsidP="000267AA">
            <w:pPr>
              <w:rPr>
                <w:rFonts w:asciiTheme="minorHAnsi" w:hAnsiTheme="minorHAnsi" w:cstheme="minorHAnsi"/>
                <w:b/>
                <w:bCs/>
                <w:color w:val="008080"/>
                <w:sz w:val="20"/>
                <w:szCs w:val="20"/>
              </w:rPr>
            </w:pPr>
          </w:p>
        </w:tc>
        <w:tc>
          <w:tcPr>
            <w:tcW w:w="722" w:type="pct"/>
            <w:vMerge/>
            <w:tcBorders>
              <w:top w:val="nil"/>
              <w:left w:val="single" w:sz="4" w:space="0" w:color="008080"/>
              <w:bottom w:val="single" w:sz="4" w:space="0" w:color="008080"/>
              <w:right w:val="single" w:sz="8" w:space="0" w:color="008080"/>
            </w:tcBorders>
            <w:vAlign w:val="center"/>
            <w:hideMark/>
          </w:tcPr>
          <w:p w14:paraId="1F2D0B8C" w14:textId="77777777" w:rsidR="000267AA" w:rsidRPr="00702EE3" w:rsidRDefault="000267AA" w:rsidP="000267AA">
            <w:pPr>
              <w:rPr>
                <w:rFonts w:asciiTheme="minorHAnsi" w:hAnsiTheme="minorHAnsi" w:cstheme="minorHAnsi"/>
                <w:b/>
                <w:bCs/>
                <w:color w:val="008080"/>
                <w:sz w:val="20"/>
                <w:szCs w:val="20"/>
              </w:rPr>
            </w:pPr>
          </w:p>
        </w:tc>
      </w:tr>
      <w:tr w:rsidR="00A4075E" w:rsidRPr="00702EE3" w14:paraId="7A1EA0F7" w14:textId="77777777" w:rsidTr="009C0F85">
        <w:trPr>
          <w:trHeight w:val="450"/>
        </w:trPr>
        <w:tc>
          <w:tcPr>
            <w:tcW w:w="119" w:type="pct"/>
            <w:vMerge/>
            <w:tcBorders>
              <w:top w:val="nil"/>
              <w:left w:val="single" w:sz="4" w:space="0" w:color="FFFFFF"/>
              <w:bottom w:val="nil"/>
              <w:right w:val="nil"/>
            </w:tcBorders>
            <w:vAlign w:val="center"/>
            <w:hideMark/>
          </w:tcPr>
          <w:p w14:paraId="67EE3F2B" w14:textId="77777777" w:rsidR="000267AA" w:rsidRPr="00702EE3" w:rsidRDefault="000267AA" w:rsidP="000267AA">
            <w:pPr>
              <w:rPr>
                <w:rFonts w:asciiTheme="minorHAnsi" w:hAnsiTheme="minorHAnsi" w:cstheme="minorHAnsi"/>
                <w:color w:val="008080"/>
                <w:sz w:val="20"/>
                <w:szCs w:val="20"/>
              </w:rPr>
            </w:pPr>
          </w:p>
        </w:tc>
        <w:tc>
          <w:tcPr>
            <w:tcW w:w="375" w:type="pct"/>
            <w:vMerge w:val="restart"/>
            <w:tcBorders>
              <w:top w:val="nil"/>
              <w:left w:val="single" w:sz="8" w:space="0" w:color="008080"/>
              <w:bottom w:val="single" w:sz="4" w:space="0" w:color="008080"/>
              <w:right w:val="single" w:sz="4" w:space="0" w:color="008080"/>
            </w:tcBorders>
            <w:shd w:val="clear" w:color="000000" w:fill="CCFFFF"/>
            <w:noWrap/>
            <w:vAlign w:val="center"/>
            <w:hideMark/>
          </w:tcPr>
          <w:p w14:paraId="39FA4AEF" w14:textId="77777777" w:rsidR="000267AA" w:rsidRPr="00702EE3" w:rsidRDefault="000267AA" w:rsidP="000267AA">
            <w:pPr>
              <w:jc w:val="center"/>
              <w:rPr>
                <w:rFonts w:asciiTheme="minorHAnsi" w:hAnsiTheme="minorHAnsi" w:cstheme="minorHAnsi"/>
                <w:color w:val="008080"/>
                <w:sz w:val="20"/>
                <w:szCs w:val="20"/>
              </w:rPr>
            </w:pPr>
            <w:r w:rsidRPr="00702EE3">
              <w:rPr>
                <w:rFonts w:asciiTheme="minorHAnsi" w:hAnsiTheme="minorHAnsi" w:cstheme="minorHAnsi"/>
                <w:color w:val="008080"/>
                <w:sz w:val="20"/>
                <w:szCs w:val="20"/>
              </w:rPr>
              <w:t>2</w:t>
            </w:r>
          </w:p>
        </w:tc>
        <w:tc>
          <w:tcPr>
            <w:tcW w:w="828" w:type="pct"/>
            <w:tcBorders>
              <w:top w:val="nil"/>
              <w:left w:val="nil"/>
              <w:bottom w:val="single" w:sz="4" w:space="0" w:color="008080"/>
              <w:right w:val="single" w:sz="4" w:space="0" w:color="008080"/>
            </w:tcBorders>
            <w:shd w:val="clear" w:color="000000" w:fill="CCFFFF"/>
            <w:vAlign w:val="center"/>
            <w:hideMark/>
          </w:tcPr>
          <w:p w14:paraId="52198565" w14:textId="77777777" w:rsidR="000267AA" w:rsidRPr="00702EE3" w:rsidRDefault="000267AA" w:rsidP="000267AA">
            <w:pPr>
              <w:rPr>
                <w:rFonts w:asciiTheme="minorHAnsi" w:hAnsiTheme="minorHAnsi" w:cstheme="minorHAnsi"/>
                <w:b/>
                <w:bCs/>
                <w:color w:val="008080"/>
                <w:sz w:val="20"/>
                <w:szCs w:val="20"/>
              </w:rPr>
            </w:pPr>
            <w:r w:rsidRPr="00702EE3">
              <w:rPr>
                <w:rFonts w:asciiTheme="minorHAnsi" w:hAnsiTheme="minorHAnsi" w:cstheme="minorHAnsi"/>
                <w:b/>
                <w:bCs/>
                <w:color w:val="008080"/>
                <w:sz w:val="20"/>
                <w:szCs w:val="20"/>
              </w:rPr>
              <w:t>EXCEDENT/DEFICIT  (linia 58 din sheetul "Incasari_platiAnii1-5 prognoza")</w:t>
            </w:r>
          </w:p>
        </w:tc>
        <w:tc>
          <w:tcPr>
            <w:tcW w:w="436" w:type="pct"/>
            <w:tcBorders>
              <w:top w:val="nil"/>
              <w:left w:val="nil"/>
              <w:bottom w:val="single" w:sz="4" w:space="0" w:color="008080"/>
              <w:right w:val="single" w:sz="4" w:space="0" w:color="008080"/>
            </w:tcBorders>
            <w:shd w:val="clear" w:color="000000" w:fill="CCFFFF"/>
            <w:vAlign w:val="center"/>
            <w:hideMark/>
          </w:tcPr>
          <w:p w14:paraId="381F53FA" w14:textId="77777777" w:rsidR="000267AA" w:rsidRPr="00702EE3" w:rsidRDefault="000267AA" w:rsidP="000267AA">
            <w:pPr>
              <w:jc w:val="center"/>
              <w:rPr>
                <w:rFonts w:asciiTheme="minorHAnsi" w:hAnsiTheme="minorHAnsi" w:cstheme="minorHAnsi"/>
                <w:b/>
                <w:bCs/>
                <w:color w:val="008080"/>
                <w:sz w:val="20"/>
                <w:szCs w:val="20"/>
              </w:rPr>
            </w:pPr>
            <w:r w:rsidRPr="00702EE3">
              <w:rPr>
                <w:rFonts w:asciiTheme="minorHAnsi" w:hAnsiTheme="minorHAnsi" w:cstheme="minorHAnsi"/>
                <w:b/>
                <w:bCs/>
                <w:color w:val="008080"/>
                <w:sz w:val="20"/>
                <w:szCs w:val="20"/>
              </w:rPr>
              <w:t>&gt;=0</w:t>
            </w:r>
          </w:p>
        </w:tc>
        <w:tc>
          <w:tcPr>
            <w:tcW w:w="495" w:type="pct"/>
            <w:tcBorders>
              <w:top w:val="nil"/>
              <w:left w:val="nil"/>
              <w:bottom w:val="single" w:sz="4" w:space="0" w:color="008080"/>
              <w:right w:val="single" w:sz="4" w:space="0" w:color="008080"/>
            </w:tcBorders>
            <w:shd w:val="clear" w:color="000000" w:fill="CCFFFF"/>
            <w:noWrap/>
            <w:vAlign w:val="center"/>
            <w:hideMark/>
          </w:tcPr>
          <w:p w14:paraId="24E560F5" w14:textId="77777777" w:rsidR="000267AA" w:rsidRPr="00702EE3" w:rsidRDefault="000267AA" w:rsidP="000267AA">
            <w:pPr>
              <w:jc w:val="center"/>
              <w:rPr>
                <w:rFonts w:asciiTheme="minorHAnsi" w:hAnsiTheme="minorHAnsi" w:cstheme="minorHAnsi"/>
                <w:b/>
                <w:bCs/>
                <w:color w:val="008080"/>
                <w:sz w:val="20"/>
                <w:szCs w:val="20"/>
              </w:rPr>
            </w:pPr>
            <w:r w:rsidRPr="00702EE3">
              <w:rPr>
                <w:rFonts w:asciiTheme="minorHAnsi" w:hAnsiTheme="minorHAnsi" w:cstheme="minorHAnsi"/>
                <w:b/>
                <w:bCs/>
                <w:color w:val="008080"/>
                <w:sz w:val="20"/>
                <w:szCs w:val="20"/>
              </w:rPr>
              <w:t>LEI</w:t>
            </w:r>
          </w:p>
        </w:tc>
        <w:tc>
          <w:tcPr>
            <w:tcW w:w="360" w:type="pct"/>
            <w:tcBorders>
              <w:top w:val="nil"/>
              <w:left w:val="nil"/>
              <w:bottom w:val="single" w:sz="4" w:space="0" w:color="008080"/>
              <w:right w:val="single" w:sz="4" w:space="0" w:color="008080"/>
            </w:tcBorders>
            <w:shd w:val="clear" w:color="000000" w:fill="CCFFFF"/>
            <w:noWrap/>
            <w:vAlign w:val="center"/>
            <w:hideMark/>
          </w:tcPr>
          <w:p w14:paraId="0EC56741" w14:textId="77777777" w:rsidR="000267AA" w:rsidRPr="00702EE3" w:rsidRDefault="000267AA" w:rsidP="000267AA">
            <w:pPr>
              <w:jc w:val="center"/>
              <w:rPr>
                <w:rFonts w:asciiTheme="minorHAnsi" w:hAnsiTheme="minorHAnsi" w:cstheme="minorHAnsi"/>
                <w:b/>
                <w:bCs/>
                <w:color w:val="008080"/>
                <w:sz w:val="20"/>
                <w:szCs w:val="20"/>
              </w:rPr>
            </w:pPr>
            <w:r w:rsidRPr="00702EE3">
              <w:rPr>
                <w:rFonts w:asciiTheme="minorHAnsi" w:hAnsiTheme="minorHAnsi" w:cstheme="minorHAnsi"/>
                <w:b/>
                <w:bCs/>
                <w:color w:val="008080"/>
                <w:sz w:val="20"/>
                <w:szCs w:val="20"/>
              </w:rPr>
              <w:t> </w:t>
            </w:r>
          </w:p>
        </w:tc>
        <w:tc>
          <w:tcPr>
            <w:tcW w:w="314" w:type="pct"/>
            <w:tcBorders>
              <w:top w:val="nil"/>
              <w:left w:val="nil"/>
              <w:bottom w:val="single" w:sz="4" w:space="0" w:color="008080"/>
              <w:right w:val="single" w:sz="4" w:space="0" w:color="008080"/>
            </w:tcBorders>
            <w:shd w:val="clear" w:color="000000" w:fill="CCFFFF"/>
            <w:noWrap/>
            <w:vAlign w:val="center"/>
            <w:hideMark/>
          </w:tcPr>
          <w:p w14:paraId="4616F0B2" w14:textId="77777777" w:rsidR="000267AA" w:rsidRPr="00702EE3" w:rsidRDefault="000267AA" w:rsidP="000267AA">
            <w:pPr>
              <w:jc w:val="center"/>
              <w:rPr>
                <w:rFonts w:asciiTheme="minorHAnsi" w:hAnsiTheme="minorHAnsi" w:cstheme="minorHAnsi"/>
                <w:b/>
                <w:bCs/>
                <w:color w:val="008080"/>
                <w:sz w:val="20"/>
                <w:szCs w:val="20"/>
              </w:rPr>
            </w:pPr>
            <w:r w:rsidRPr="00702EE3">
              <w:rPr>
                <w:rFonts w:asciiTheme="minorHAnsi" w:hAnsiTheme="minorHAnsi" w:cstheme="minorHAnsi"/>
                <w:b/>
                <w:bCs/>
                <w:color w:val="008080"/>
                <w:sz w:val="20"/>
                <w:szCs w:val="20"/>
              </w:rPr>
              <w:t> </w:t>
            </w:r>
          </w:p>
        </w:tc>
        <w:tc>
          <w:tcPr>
            <w:tcW w:w="239" w:type="pct"/>
            <w:tcBorders>
              <w:top w:val="nil"/>
              <w:left w:val="nil"/>
              <w:bottom w:val="single" w:sz="4" w:space="0" w:color="008080"/>
              <w:right w:val="single" w:sz="4" w:space="0" w:color="008080"/>
            </w:tcBorders>
            <w:shd w:val="clear" w:color="000000" w:fill="CCFFFF"/>
            <w:noWrap/>
            <w:vAlign w:val="center"/>
            <w:hideMark/>
          </w:tcPr>
          <w:p w14:paraId="791CAC76" w14:textId="77777777" w:rsidR="000267AA" w:rsidRPr="00702EE3" w:rsidRDefault="000267AA" w:rsidP="000267AA">
            <w:pPr>
              <w:jc w:val="center"/>
              <w:rPr>
                <w:rFonts w:asciiTheme="minorHAnsi" w:hAnsiTheme="minorHAnsi" w:cstheme="minorHAnsi"/>
                <w:b/>
                <w:bCs/>
                <w:color w:val="008080"/>
                <w:sz w:val="20"/>
                <w:szCs w:val="20"/>
              </w:rPr>
            </w:pPr>
            <w:r w:rsidRPr="00702EE3">
              <w:rPr>
                <w:rFonts w:asciiTheme="minorHAnsi" w:hAnsiTheme="minorHAnsi" w:cstheme="minorHAnsi"/>
                <w:b/>
                <w:bCs/>
                <w:color w:val="008080"/>
                <w:sz w:val="20"/>
                <w:szCs w:val="20"/>
              </w:rPr>
              <w:t> </w:t>
            </w:r>
          </w:p>
        </w:tc>
        <w:tc>
          <w:tcPr>
            <w:tcW w:w="406" w:type="pct"/>
            <w:gridSpan w:val="2"/>
            <w:tcBorders>
              <w:top w:val="nil"/>
              <w:left w:val="nil"/>
              <w:bottom w:val="single" w:sz="4" w:space="0" w:color="008080"/>
              <w:right w:val="single" w:sz="4" w:space="0" w:color="008080"/>
            </w:tcBorders>
            <w:shd w:val="clear" w:color="000000" w:fill="CCFFFF"/>
            <w:noWrap/>
            <w:vAlign w:val="center"/>
            <w:hideMark/>
          </w:tcPr>
          <w:p w14:paraId="5C1115DD" w14:textId="77777777" w:rsidR="000267AA" w:rsidRPr="00702EE3" w:rsidRDefault="000267AA" w:rsidP="000267AA">
            <w:pPr>
              <w:jc w:val="center"/>
              <w:rPr>
                <w:rFonts w:asciiTheme="minorHAnsi" w:hAnsiTheme="minorHAnsi" w:cstheme="minorHAnsi"/>
                <w:b/>
                <w:bCs/>
                <w:color w:val="008080"/>
                <w:sz w:val="20"/>
                <w:szCs w:val="20"/>
              </w:rPr>
            </w:pPr>
            <w:r w:rsidRPr="00702EE3">
              <w:rPr>
                <w:rFonts w:asciiTheme="minorHAnsi" w:hAnsiTheme="minorHAnsi" w:cstheme="minorHAnsi"/>
                <w:b/>
                <w:bCs/>
                <w:color w:val="008080"/>
                <w:sz w:val="20"/>
                <w:szCs w:val="20"/>
              </w:rPr>
              <w:t> </w:t>
            </w:r>
          </w:p>
        </w:tc>
        <w:tc>
          <w:tcPr>
            <w:tcW w:w="346" w:type="pct"/>
            <w:gridSpan w:val="2"/>
            <w:tcBorders>
              <w:top w:val="nil"/>
              <w:left w:val="nil"/>
              <w:bottom w:val="single" w:sz="4" w:space="0" w:color="008080"/>
              <w:right w:val="single" w:sz="4" w:space="0" w:color="008080"/>
            </w:tcBorders>
            <w:shd w:val="clear" w:color="000000" w:fill="CCFFFF"/>
            <w:noWrap/>
            <w:vAlign w:val="center"/>
            <w:hideMark/>
          </w:tcPr>
          <w:p w14:paraId="1680A7D0" w14:textId="77777777" w:rsidR="000267AA" w:rsidRPr="00702EE3" w:rsidRDefault="000267AA" w:rsidP="000267AA">
            <w:pPr>
              <w:jc w:val="center"/>
              <w:rPr>
                <w:rFonts w:asciiTheme="minorHAnsi" w:hAnsiTheme="minorHAnsi" w:cstheme="minorHAnsi"/>
                <w:b/>
                <w:bCs/>
                <w:color w:val="008080"/>
                <w:sz w:val="20"/>
                <w:szCs w:val="20"/>
              </w:rPr>
            </w:pPr>
            <w:r w:rsidRPr="00702EE3">
              <w:rPr>
                <w:rFonts w:asciiTheme="minorHAnsi" w:hAnsiTheme="minorHAnsi" w:cstheme="minorHAnsi"/>
                <w:b/>
                <w:bCs/>
                <w:color w:val="008080"/>
                <w:sz w:val="20"/>
                <w:szCs w:val="20"/>
              </w:rPr>
              <w:t> </w:t>
            </w:r>
          </w:p>
        </w:tc>
        <w:tc>
          <w:tcPr>
            <w:tcW w:w="360" w:type="pct"/>
            <w:vMerge w:val="restart"/>
            <w:tcBorders>
              <w:top w:val="nil"/>
              <w:left w:val="single" w:sz="4" w:space="0" w:color="008080"/>
              <w:bottom w:val="single" w:sz="4" w:space="0" w:color="008080"/>
              <w:right w:val="single" w:sz="4" w:space="0" w:color="008080"/>
            </w:tcBorders>
            <w:shd w:val="clear" w:color="000000" w:fill="CCFFFF"/>
            <w:vAlign w:val="center"/>
            <w:hideMark/>
          </w:tcPr>
          <w:p w14:paraId="60B298F3" w14:textId="77777777" w:rsidR="000267AA" w:rsidRPr="00702EE3" w:rsidRDefault="000267AA" w:rsidP="000267AA">
            <w:pPr>
              <w:jc w:val="center"/>
              <w:rPr>
                <w:rFonts w:asciiTheme="minorHAnsi" w:hAnsiTheme="minorHAnsi" w:cstheme="minorHAnsi"/>
                <w:b/>
                <w:bCs/>
                <w:color w:val="008080"/>
                <w:sz w:val="20"/>
                <w:szCs w:val="20"/>
              </w:rPr>
            </w:pPr>
            <w:r w:rsidRPr="00702EE3">
              <w:rPr>
                <w:rFonts w:asciiTheme="minorHAnsi" w:hAnsiTheme="minorHAnsi" w:cstheme="minorHAnsi"/>
                <w:b/>
                <w:bCs/>
                <w:color w:val="008080"/>
                <w:sz w:val="20"/>
                <w:szCs w:val="20"/>
              </w:rPr>
              <w:t>Nu sunt diferente</w:t>
            </w:r>
          </w:p>
        </w:tc>
        <w:tc>
          <w:tcPr>
            <w:tcW w:w="722" w:type="pct"/>
            <w:vMerge w:val="restart"/>
            <w:tcBorders>
              <w:top w:val="nil"/>
              <w:left w:val="single" w:sz="4" w:space="0" w:color="008080"/>
              <w:bottom w:val="single" w:sz="4" w:space="0" w:color="008080"/>
              <w:right w:val="single" w:sz="8" w:space="0" w:color="008080"/>
            </w:tcBorders>
            <w:shd w:val="clear" w:color="000000" w:fill="CCFFFF"/>
            <w:vAlign w:val="center"/>
            <w:hideMark/>
          </w:tcPr>
          <w:p w14:paraId="3EA27992" w14:textId="77777777" w:rsidR="000267AA" w:rsidRPr="00702EE3" w:rsidRDefault="000267AA" w:rsidP="000267AA">
            <w:pPr>
              <w:jc w:val="center"/>
              <w:rPr>
                <w:rFonts w:asciiTheme="minorHAnsi" w:hAnsiTheme="minorHAnsi" w:cstheme="minorHAnsi"/>
                <w:b/>
                <w:bCs/>
                <w:color w:val="008080"/>
                <w:sz w:val="20"/>
                <w:szCs w:val="20"/>
              </w:rPr>
            </w:pPr>
            <w:r w:rsidRPr="00702EE3">
              <w:rPr>
                <w:rFonts w:asciiTheme="minorHAnsi" w:hAnsiTheme="minorHAnsi" w:cstheme="minorHAnsi"/>
                <w:b/>
                <w:bCs/>
                <w:color w:val="008080"/>
                <w:sz w:val="20"/>
                <w:szCs w:val="20"/>
              </w:rPr>
              <w:t>Respecta criteriu</w:t>
            </w:r>
          </w:p>
        </w:tc>
      </w:tr>
      <w:tr w:rsidR="00A4075E" w:rsidRPr="00702EE3" w14:paraId="1C771493" w14:textId="77777777" w:rsidTr="009C0F85">
        <w:trPr>
          <w:trHeight w:val="675"/>
        </w:trPr>
        <w:tc>
          <w:tcPr>
            <w:tcW w:w="119" w:type="pct"/>
            <w:vMerge/>
            <w:tcBorders>
              <w:top w:val="nil"/>
              <w:left w:val="single" w:sz="4" w:space="0" w:color="FFFFFF"/>
              <w:bottom w:val="nil"/>
              <w:right w:val="nil"/>
            </w:tcBorders>
            <w:vAlign w:val="center"/>
            <w:hideMark/>
          </w:tcPr>
          <w:p w14:paraId="04121626" w14:textId="77777777" w:rsidR="000267AA" w:rsidRPr="00702EE3" w:rsidRDefault="000267AA" w:rsidP="000267AA">
            <w:pPr>
              <w:rPr>
                <w:rFonts w:asciiTheme="minorHAnsi" w:hAnsiTheme="minorHAnsi" w:cstheme="minorHAnsi"/>
                <w:color w:val="008080"/>
                <w:sz w:val="20"/>
                <w:szCs w:val="20"/>
              </w:rPr>
            </w:pPr>
          </w:p>
        </w:tc>
        <w:tc>
          <w:tcPr>
            <w:tcW w:w="375" w:type="pct"/>
            <w:vMerge/>
            <w:tcBorders>
              <w:top w:val="nil"/>
              <w:left w:val="single" w:sz="8" w:space="0" w:color="008080"/>
              <w:bottom w:val="single" w:sz="4" w:space="0" w:color="008080"/>
              <w:right w:val="single" w:sz="4" w:space="0" w:color="008080"/>
            </w:tcBorders>
            <w:vAlign w:val="center"/>
            <w:hideMark/>
          </w:tcPr>
          <w:p w14:paraId="44E8715E" w14:textId="77777777" w:rsidR="000267AA" w:rsidRPr="00702EE3" w:rsidRDefault="000267AA" w:rsidP="000267AA">
            <w:pPr>
              <w:rPr>
                <w:rFonts w:asciiTheme="minorHAnsi" w:hAnsiTheme="minorHAnsi" w:cstheme="minorHAnsi"/>
                <w:color w:val="008080"/>
                <w:sz w:val="20"/>
                <w:szCs w:val="20"/>
              </w:rPr>
            </w:pPr>
          </w:p>
        </w:tc>
        <w:tc>
          <w:tcPr>
            <w:tcW w:w="828" w:type="pct"/>
            <w:tcBorders>
              <w:top w:val="nil"/>
              <w:left w:val="nil"/>
              <w:bottom w:val="single" w:sz="4" w:space="0" w:color="008080"/>
              <w:right w:val="single" w:sz="4" w:space="0" w:color="008080"/>
            </w:tcBorders>
            <w:shd w:val="clear" w:color="auto" w:fill="auto"/>
            <w:vAlign w:val="center"/>
            <w:hideMark/>
          </w:tcPr>
          <w:p w14:paraId="2451FA84" w14:textId="77777777" w:rsidR="000267AA" w:rsidRPr="00702EE3" w:rsidRDefault="000267AA" w:rsidP="000267AA">
            <w:pPr>
              <w:jc w:val="both"/>
              <w:rPr>
                <w:rFonts w:asciiTheme="minorHAnsi" w:hAnsiTheme="minorHAnsi" w:cstheme="minorHAnsi"/>
                <w:b/>
                <w:bCs/>
                <w:color w:val="008080"/>
                <w:sz w:val="20"/>
                <w:szCs w:val="20"/>
              </w:rPr>
            </w:pPr>
            <w:r w:rsidRPr="00702EE3">
              <w:rPr>
                <w:rFonts w:asciiTheme="minorHAnsi" w:hAnsiTheme="minorHAnsi" w:cstheme="minorHAnsi"/>
                <w:b/>
                <w:bCs/>
                <w:color w:val="008080"/>
                <w:sz w:val="20"/>
                <w:szCs w:val="20"/>
              </w:rPr>
              <w:t xml:space="preserve">EXCEDENT/DEFICIT  (linia 58 din sheetul "Incasari_platiAnii1-5 prognoza") calculata de solicitant, conform Anexei C </w:t>
            </w:r>
          </w:p>
        </w:tc>
        <w:tc>
          <w:tcPr>
            <w:tcW w:w="436" w:type="pct"/>
            <w:tcBorders>
              <w:top w:val="nil"/>
              <w:left w:val="nil"/>
              <w:bottom w:val="single" w:sz="4" w:space="0" w:color="008080"/>
              <w:right w:val="single" w:sz="4" w:space="0" w:color="008080"/>
            </w:tcBorders>
            <w:shd w:val="clear" w:color="auto" w:fill="auto"/>
            <w:vAlign w:val="center"/>
            <w:hideMark/>
          </w:tcPr>
          <w:p w14:paraId="78046BD9" w14:textId="77777777" w:rsidR="000267AA" w:rsidRPr="00702EE3" w:rsidRDefault="000267AA" w:rsidP="000267AA">
            <w:pPr>
              <w:jc w:val="center"/>
              <w:rPr>
                <w:rFonts w:asciiTheme="minorHAnsi" w:hAnsiTheme="minorHAnsi" w:cstheme="minorHAnsi"/>
                <w:b/>
                <w:bCs/>
                <w:color w:val="008080"/>
                <w:sz w:val="20"/>
                <w:szCs w:val="20"/>
              </w:rPr>
            </w:pPr>
            <w:r w:rsidRPr="00702EE3">
              <w:rPr>
                <w:rFonts w:asciiTheme="minorHAnsi" w:hAnsiTheme="minorHAnsi" w:cstheme="minorHAnsi"/>
                <w:b/>
                <w:bCs/>
                <w:color w:val="008080"/>
                <w:sz w:val="20"/>
                <w:szCs w:val="20"/>
              </w:rPr>
              <w:t>&gt;=0</w:t>
            </w:r>
          </w:p>
        </w:tc>
        <w:tc>
          <w:tcPr>
            <w:tcW w:w="495" w:type="pct"/>
            <w:tcBorders>
              <w:top w:val="nil"/>
              <w:left w:val="nil"/>
              <w:bottom w:val="single" w:sz="4" w:space="0" w:color="008080"/>
              <w:right w:val="single" w:sz="4" w:space="0" w:color="008080"/>
            </w:tcBorders>
            <w:shd w:val="clear" w:color="auto" w:fill="auto"/>
            <w:noWrap/>
            <w:vAlign w:val="center"/>
            <w:hideMark/>
          </w:tcPr>
          <w:p w14:paraId="5CAA5220" w14:textId="77777777" w:rsidR="000267AA" w:rsidRPr="00702EE3" w:rsidRDefault="000267AA" w:rsidP="000267AA">
            <w:pPr>
              <w:jc w:val="center"/>
              <w:rPr>
                <w:rFonts w:asciiTheme="minorHAnsi" w:hAnsiTheme="minorHAnsi" w:cstheme="minorHAnsi"/>
                <w:b/>
                <w:bCs/>
                <w:color w:val="008080"/>
                <w:sz w:val="20"/>
                <w:szCs w:val="20"/>
              </w:rPr>
            </w:pPr>
            <w:r w:rsidRPr="00702EE3">
              <w:rPr>
                <w:rFonts w:asciiTheme="minorHAnsi" w:hAnsiTheme="minorHAnsi" w:cstheme="minorHAnsi"/>
                <w:b/>
                <w:bCs/>
                <w:color w:val="008080"/>
                <w:sz w:val="20"/>
                <w:szCs w:val="20"/>
              </w:rPr>
              <w:t>LEI</w:t>
            </w:r>
          </w:p>
        </w:tc>
        <w:tc>
          <w:tcPr>
            <w:tcW w:w="360" w:type="pct"/>
            <w:tcBorders>
              <w:top w:val="nil"/>
              <w:left w:val="nil"/>
              <w:bottom w:val="single" w:sz="4" w:space="0" w:color="008080"/>
              <w:right w:val="single" w:sz="4" w:space="0" w:color="008080"/>
            </w:tcBorders>
            <w:shd w:val="clear" w:color="000000" w:fill="FFFFFF"/>
            <w:noWrap/>
            <w:vAlign w:val="center"/>
            <w:hideMark/>
          </w:tcPr>
          <w:p w14:paraId="0D1D7DDB" w14:textId="77777777" w:rsidR="000267AA" w:rsidRPr="00702EE3" w:rsidRDefault="000267AA" w:rsidP="000267AA">
            <w:pPr>
              <w:jc w:val="center"/>
              <w:rPr>
                <w:rFonts w:asciiTheme="minorHAnsi" w:hAnsiTheme="minorHAnsi" w:cstheme="minorHAnsi"/>
                <w:b/>
                <w:bCs/>
                <w:color w:val="008080"/>
                <w:sz w:val="20"/>
                <w:szCs w:val="20"/>
              </w:rPr>
            </w:pPr>
            <w:r w:rsidRPr="00702EE3">
              <w:rPr>
                <w:rFonts w:asciiTheme="minorHAnsi" w:hAnsiTheme="minorHAnsi" w:cstheme="minorHAnsi"/>
                <w:b/>
                <w:bCs/>
                <w:color w:val="008080"/>
                <w:sz w:val="20"/>
                <w:szCs w:val="20"/>
              </w:rPr>
              <w:t> </w:t>
            </w:r>
          </w:p>
        </w:tc>
        <w:tc>
          <w:tcPr>
            <w:tcW w:w="314" w:type="pct"/>
            <w:tcBorders>
              <w:top w:val="nil"/>
              <w:left w:val="nil"/>
              <w:bottom w:val="single" w:sz="4" w:space="0" w:color="008080"/>
              <w:right w:val="single" w:sz="4" w:space="0" w:color="008080"/>
            </w:tcBorders>
            <w:shd w:val="clear" w:color="000000" w:fill="FFFFFF"/>
            <w:noWrap/>
            <w:vAlign w:val="center"/>
            <w:hideMark/>
          </w:tcPr>
          <w:p w14:paraId="3F71E112" w14:textId="77777777" w:rsidR="000267AA" w:rsidRPr="00702EE3" w:rsidRDefault="000267AA" w:rsidP="000267AA">
            <w:pPr>
              <w:jc w:val="center"/>
              <w:rPr>
                <w:rFonts w:asciiTheme="minorHAnsi" w:hAnsiTheme="minorHAnsi" w:cstheme="minorHAnsi"/>
                <w:b/>
                <w:bCs/>
                <w:color w:val="008080"/>
                <w:sz w:val="20"/>
                <w:szCs w:val="20"/>
              </w:rPr>
            </w:pPr>
            <w:r w:rsidRPr="00702EE3">
              <w:rPr>
                <w:rFonts w:asciiTheme="minorHAnsi" w:hAnsiTheme="minorHAnsi" w:cstheme="minorHAnsi"/>
                <w:b/>
                <w:bCs/>
                <w:color w:val="008080"/>
                <w:sz w:val="20"/>
                <w:szCs w:val="20"/>
              </w:rPr>
              <w:t> </w:t>
            </w:r>
          </w:p>
        </w:tc>
        <w:tc>
          <w:tcPr>
            <w:tcW w:w="239" w:type="pct"/>
            <w:tcBorders>
              <w:top w:val="nil"/>
              <w:left w:val="nil"/>
              <w:bottom w:val="single" w:sz="4" w:space="0" w:color="008080"/>
              <w:right w:val="single" w:sz="4" w:space="0" w:color="008080"/>
            </w:tcBorders>
            <w:shd w:val="clear" w:color="000000" w:fill="FFFFFF"/>
            <w:noWrap/>
            <w:vAlign w:val="center"/>
            <w:hideMark/>
          </w:tcPr>
          <w:p w14:paraId="0ED45751" w14:textId="77777777" w:rsidR="000267AA" w:rsidRPr="00702EE3" w:rsidRDefault="000267AA" w:rsidP="000267AA">
            <w:pPr>
              <w:jc w:val="center"/>
              <w:rPr>
                <w:rFonts w:asciiTheme="minorHAnsi" w:hAnsiTheme="minorHAnsi" w:cstheme="minorHAnsi"/>
                <w:b/>
                <w:bCs/>
                <w:color w:val="008080"/>
                <w:sz w:val="20"/>
                <w:szCs w:val="20"/>
              </w:rPr>
            </w:pPr>
            <w:r w:rsidRPr="00702EE3">
              <w:rPr>
                <w:rFonts w:asciiTheme="minorHAnsi" w:hAnsiTheme="minorHAnsi" w:cstheme="minorHAnsi"/>
                <w:b/>
                <w:bCs/>
                <w:color w:val="008080"/>
                <w:sz w:val="20"/>
                <w:szCs w:val="20"/>
              </w:rPr>
              <w:t> </w:t>
            </w:r>
          </w:p>
        </w:tc>
        <w:tc>
          <w:tcPr>
            <w:tcW w:w="406" w:type="pct"/>
            <w:gridSpan w:val="2"/>
            <w:tcBorders>
              <w:top w:val="nil"/>
              <w:left w:val="nil"/>
              <w:bottom w:val="single" w:sz="4" w:space="0" w:color="008080"/>
              <w:right w:val="single" w:sz="4" w:space="0" w:color="008080"/>
            </w:tcBorders>
            <w:shd w:val="clear" w:color="000000" w:fill="FFFFFF"/>
            <w:noWrap/>
            <w:vAlign w:val="center"/>
            <w:hideMark/>
          </w:tcPr>
          <w:p w14:paraId="032687DC" w14:textId="77777777" w:rsidR="000267AA" w:rsidRPr="00702EE3" w:rsidRDefault="000267AA" w:rsidP="000267AA">
            <w:pPr>
              <w:jc w:val="center"/>
              <w:rPr>
                <w:rFonts w:asciiTheme="minorHAnsi" w:hAnsiTheme="minorHAnsi" w:cstheme="minorHAnsi"/>
                <w:b/>
                <w:bCs/>
                <w:color w:val="008080"/>
                <w:sz w:val="20"/>
                <w:szCs w:val="20"/>
              </w:rPr>
            </w:pPr>
            <w:r w:rsidRPr="00702EE3">
              <w:rPr>
                <w:rFonts w:asciiTheme="minorHAnsi" w:hAnsiTheme="minorHAnsi" w:cstheme="minorHAnsi"/>
                <w:b/>
                <w:bCs/>
                <w:color w:val="008080"/>
                <w:sz w:val="20"/>
                <w:szCs w:val="20"/>
              </w:rPr>
              <w:t> </w:t>
            </w:r>
          </w:p>
        </w:tc>
        <w:tc>
          <w:tcPr>
            <w:tcW w:w="346" w:type="pct"/>
            <w:gridSpan w:val="2"/>
            <w:tcBorders>
              <w:top w:val="nil"/>
              <w:left w:val="nil"/>
              <w:bottom w:val="single" w:sz="4" w:space="0" w:color="008080"/>
              <w:right w:val="single" w:sz="4" w:space="0" w:color="008080"/>
            </w:tcBorders>
            <w:shd w:val="clear" w:color="000000" w:fill="FFFFFF"/>
            <w:noWrap/>
            <w:vAlign w:val="center"/>
            <w:hideMark/>
          </w:tcPr>
          <w:p w14:paraId="7836B6B2" w14:textId="77777777" w:rsidR="000267AA" w:rsidRPr="00702EE3" w:rsidRDefault="000267AA" w:rsidP="000267AA">
            <w:pPr>
              <w:jc w:val="center"/>
              <w:rPr>
                <w:rFonts w:asciiTheme="minorHAnsi" w:hAnsiTheme="minorHAnsi" w:cstheme="minorHAnsi"/>
                <w:b/>
                <w:bCs/>
                <w:color w:val="008080"/>
                <w:sz w:val="20"/>
                <w:szCs w:val="20"/>
              </w:rPr>
            </w:pPr>
            <w:r w:rsidRPr="00702EE3">
              <w:rPr>
                <w:rFonts w:asciiTheme="minorHAnsi" w:hAnsiTheme="minorHAnsi" w:cstheme="minorHAnsi"/>
                <w:b/>
                <w:bCs/>
                <w:color w:val="008080"/>
                <w:sz w:val="20"/>
                <w:szCs w:val="20"/>
              </w:rPr>
              <w:t> </w:t>
            </w:r>
          </w:p>
        </w:tc>
        <w:tc>
          <w:tcPr>
            <w:tcW w:w="360" w:type="pct"/>
            <w:vMerge/>
            <w:tcBorders>
              <w:top w:val="nil"/>
              <w:left w:val="single" w:sz="4" w:space="0" w:color="008080"/>
              <w:bottom w:val="single" w:sz="4" w:space="0" w:color="008080"/>
              <w:right w:val="single" w:sz="4" w:space="0" w:color="008080"/>
            </w:tcBorders>
            <w:vAlign w:val="center"/>
            <w:hideMark/>
          </w:tcPr>
          <w:p w14:paraId="660BB836" w14:textId="77777777" w:rsidR="000267AA" w:rsidRPr="00702EE3" w:rsidRDefault="000267AA" w:rsidP="000267AA">
            <w:pPr>
              <w:rPr>
                <w:rFonts w:asciiTheme="minorHAnsi" w:hAnsiTheme="minorHAnsi" w:cstheme="minorHAnsi"/>
                <w:b/>
                <w:bCs/>
                <w:color w:val="008080"/>
                <w:sz w:val="20"/>
                <w:szCs w:val="20"/>
              </w:rPr>
            </w:pPr>
          </w:p>
        </w:tc>
        <w:tc>
          <w:tcPr>
            <w:tcW w:w="722" w:type="pct"/>
            <w:vMerge/>
            <w:tcBorders>
              <w:top w:val="nil"/>
              <w:left w:val="single" w:sz="4" w:space="0" w:color="008080"/>
              <w:bottom w:val="single" w:sz="4" w:space="0" w:color="008080"/>
              <w:right w:val="single" w:sz="8" w:space="0" w:color="008080"/>
            </w:tcBorders>
            <w:vAlign w:val="center"/>
            <w:hideMark/>
          </w:tcPr>
          <w:p w14:paraId="6AA6CF99" w14:textId="77777777" w:rsidR="000267AA" w:rsidRPr="00702EE3" w:rsidRDefault="000267AA" w:rsidP="000267AA">
            <w:pPr>
              <w:rPr>
                <w:rFonts w:asciiTheme="minorHAnsi" w:hAnsiTheme="minorHAnsi" w:cstheme="minorHAnsi"/>
                <w:b/>
                <w:bCs/>
                <w:color w:val="008080"/>
                <w:sz w:val="20"/>
                <w:szCs w:val="20"/>
              </w:rPr>
            </w:pPr>
          </w:p>
        </w:tc>
      </w:tr>
      <w:tr w:rsidR="00A4075E" w:rsidRPr="00702EE3" w14:paraId="17BD511D" w14:textId="77777777" w:rsidTr="009C0F85">
        <w:trPr>
          <w:trHeight w:val="945"/>
        </w:trPr>
        <w:tc>
          <w:tcPr>
            <w:tcW w:w="119" w:type="pct"/>
            <w:vMerge/>
            <w:tcBorders>
              <w:top w:val="nil"/>
              <w:left w:val="single" w:sz="4" w:space="0" w:color="FFFFFF"/>
              <w:bottom w:val="nil"/>
              <w:right w:val="nil"/>
            </w:tcBorders>
            <w:vAlign w:val="center"/>
            <w:hideMark/>
          </w:tcPr>
          <w:p w14:paraId="1F5D05C6" w14:textId="77777777" w:rsidR="000267AA" w:rsidRPr="00702EE3" w:rsidRDefault="000267AA" w:rsidP="000267AA">
            <w:pPr>
              <w:rPr>
                <w:rFonts w:asciiTheme="minorHAnsi" w:hAnsiTheme="minorHAnsi" w:cstheme="minorHAnsi"/>
                <w:color w:val="008080"/>
                <w:sz w:val="20"/>
                <w:szCs w:val="20"/>
              </w:rPr>
            </w:pPr>
          </w:p>
        </w:tc>
        <w:tc>
          <w:tcPr>
            <w:tcW w:w="375" w:type="pct"/>
            <w:vMerge w:val="restart"/>
            <w:tcBorders>
              <w:top w:val="nil"/>
              <w:left w:val="single" w:sz="8" w:space="0" w:color="008080"/>
              <w:bottom w:val="single" w:sz="4" w:space="0" w:color="008080"/>
              <w:right w:val="single" w:sz="4" w:space="0" w:color="008080"/>
            </w:tcBorders>
            <w:shd w:val="clear" w:color="000000" w:fill="CCFFFF"/>
            <w:noWrap/>
            <w:vAlign w:val="center"/>
            <w:hideMark/>
          </w:tcPr>
          <w:p w14:paraId="4EB34383" w14:textId="77777777" w:rsidR="000267AA" w:rsidRPr="00702EE3" w:rsidRDefault="000267AA" w:rsidP="000267AA">
            <w:pPr>
              <w:jc w:val="center"/>
              <w:rPr>
                <w:rFonts w:asciiTheme="minorHAnsi" w:hAnsiTheme="minorHAnsi" w:cstheme="minorHAnsi"/>
                <w:color w:val="008080"/>
                <w:sz w:val="20"/>
                <w:szCs w:val="20"/>
              </w:rPr>
            </w:pPr>
            <w:r w:rsidRPr="00702EE3">
              <w:rPr>
                <w:rFonts w:asciiTheme="minorHAnsi" w:hAnsiTheme="minorHAnsi" w:cstheme="minorHAnsi"/>
                <w:color w:val="008080"/>
                <w:sz w:val="20"/>
                <w:szCs w:val="20"/>
              </w:rPr>
              <w:t>3</w:t>
            </w:r>
          </w:p>
        </w:tc>
        <w:tc>
          <w:tcPr>
            <w:tcW w:w="828" w:type="pct"/>
            <w:tcBorders>
              <w:top w:val="nil"/>
              <w:left w:val="nil"/>
              <w:bottom w:val="single" w:sz="4" w:space="0" w:color="008080"/>
              <w:right w:val="single" w:sz="4" w:space="0" w:color="008080"/>
            </w:tcBorders>
            <w:shd w:val="clear" w:color="000000" w:fill="CCFFFF"/>
            <w:vAlign w:val="center"/>
            <w:hideMark/>
          </w:tcPr>
          <w:p w14:paraId="4E31D679" w14:textId="77777777" w:rsidR="000267AA" w:rsidRPr="00702EE3" w:rsidRDefault="000267AA" w:rsidP="000267AA">
            <w:pPr>
              <w:jc w:val="center"/>
              <w:rPr>
                <w:rFonts w:asciiTheme="minorHAnsi" w:hAnsiTheme="minorHAnsi" w:cstheme="minorHAnsi"/>
                <w:b/>
                <w:bCs/>
                <w:color w:val="008080"/>
                <w:sz w:val="20"/>
                <w:szCs w:val="20"/>
              </w:rPr>
            </w:pPr>
            <w:r w:rsidRPr="00702EE3">
              <w:rPr>
                <w:rFonts w:asciiTheme="minorHAnsi" w:hAnsiTheme="minorHAnsi" w:cstheme="minorHAnsi"/>
                <w:b/>
                <w:bCs/>
                <w:color w:val="008080"/>
                <w:sz w:val="20"/>
                <w:szCs w:val="20"/>
              </w:rPr>
              <w:t xml:space="preserve">Durata de recuperare a investitiei (Dr) -  </w:t>
            </w:r>
            <w:r w:rsidRPr="00702EE3">
              <w:rPr>
                <w:rFonts w:asciiTheme="minorHAnsi" w:hAnsiTheme="minorHAnsi" w:cstheme="minorHAnsi"/>
                <w:color w:val="008080"/>
                <w:sz w:val="20"/>
                <w:szCs w:val="20"/>
              </w:rPr>
              <w:t>se calculeaza automat ca raport intre VI si Fluxul de numerar net actualizat mediu pe orizontul de 12 ani</w:t>
            </w:r>
          </w:p>
        </w:tc>
        <w:tc>
          <w:tcPr>
            <w:tcW w:w="436" w:type="pct"/>
            <w:tcBorders>
              <w:top w:val="nil"/>
              <w:left w:val="nil"/>
              <w:bottom w:val="single" w:sz="4" w:space="0" w:color="008080"/>
              <w:right w:val="single" w:sz="4" w:space="0" w:color="008080"/>
            </w:tcBorders>
            <w:shd w:val="clear" w:color="000000" w:fill="CCFFFF"/>
            <w:vAlign w:val="center"/>
            <w:hideMark/>
          </w:tcPr>
          <w:p w14:paraId="68FDD0A6" w14:textId="77777777" w:rsidR="000267AA" w:rsidRPr="00702EE3" w:rsidRDefault="000267AA" w:rsidP="000267AA">
            <w:pPr>
              <w:jc w:val="center"/>
              <w:rPr>
                <w:rFonts w:asciiTheme="minorHAnsi" w:hAnsiTheme="minorHAnsi" w:cstheme="minorHAnsi"/>
                <w:b/>
                <w:bCs/>
                <w:color w:val="008080"/>
                <w:sz w:val="20"/>
                <w:szCs w:val="20"/>
              </w:rPr>
            </w:pPr>
            <w:r w:rsidRPr="00702EE3">
              <w:rPr>
                <w:rFonts w:asciiTheme="minorHAnsi" w:hAnsiTheme="minorHAnsi" w:cstheme="minorHAnsi"/>
                <w:b/>
                <w:bCs/>
                <w:color w:val="008080"/>
                <w:sz w:val="20"/>
                <w:szCs w:val="20"/>
              </w:rPr>
              <w:t xml:space="preserve">maxim 12 </w:t>
            </w:r>
          </w:p>
        </w:tc>
        <w:tc>
          <w:tcPr>
            <w:tcW w:w="495" w:type="pct"/>
            <w:tcBorders>
              <w:top w:val="nil"/>
              <w:left w:val="nil"/>
              <w:bottom w:val="single" w:sz="4" w:space="0" w:color="008080"/>
              <w:right w:val="single" w:sz="4" w:space="0" w:color="008080"/>
            </w:tcBorders>
            <w:shd w:val="clear" w:color="000000" w:fill="CCFFFF"/>
            <w:noWrap/>
            <w:vAlign w:val="center"/>
            <w:hideMark/>
          </w:tcPr>
          <w:p w14:paraId="6C3A5156" w14:textId="77777777" w:rsidR="000267AA" w:rsidRPr="00702EE3" w:rsidRDefault="000267AA" w:rsidP="000267AA">
            <w:pPr>
              <w:jc w:val="center"/>
              <w:rPr>
                <w:rFonts w:asciiTheme="minorHAnsi" w:hAnsiTheme="minorHAnsi" w:cstheme="minorHAnsi"/>
                <w:b/>
                <w:bCs/>
                <w:color w:val="008080"/>
                <w:sz w:val="20"/>
                <w:szCs w:val="20"/>
              </w:rPr>
            </w:pPr>
            <w:r w:rsidRPr="00702EE3">
              <w:rPr>
                <w:rFonts w:asciiTheme="minorHAnsi" w:hAnsiTheme="minorHAnsi" w:cstheme="minorHAnsi"/>
                <w:b/>
                <w:bCs/>
                <w:color w:val="008080"/>
                <w:sz w:val="20"/>
                <w:szCs w:val="20"/>
              </w:rPr>
              <w:t xml:space="preserve"> ANI </w:t>
            </w:r>
          </w:p>
        </w:tc>
        <w:tc>
          <w:tcPr>
            <w:tcW w:w="1665" w:type="pct"/>
            <w:gridSpan w:val="7"/>
            <w:tcBorders>
              <w:top w:val="single" w:sz="4" w:space="0" w:color="008080"/>
              <w:left w:val="nil"/>
              <w:bottom w:val="single" w:sz="4" w:space="0" w:color="008080"/>
              <w:right w:val="single" w:sz="4" w:space="0" w:color="008080"/>
            </w:tcBorders>
            <w:shd w:val="clear" w:color="000000" w:fill="CCFFFF"/>
            <w:vAlign w:val="center"/>
            <w:hideMark/>
          </w:tcPr>
          <w:p w14:paraId="144F32B3" w14:textId="77777777" w:rsidR="000267AA" w:rsidRPr="00702EE3" w:rsidRDefault="000267AA" w:rsidP="000267AA">
            <w:pPr>
              <w:jc w:val="center"/>
              <w:rPr>
                <w:rFonts w:asciiTheme="minorHAnsi" w:hAnsiTheme="minorHAnsi" w:cstheme="minorHAnsi"/>
                <w:b/>
                <w:bCs/>
                <w:color w:val="008080"/>
                <w:sz w:val="20"/>
                <w:szCs w:val="20"/>
              </w:rPr>
            </w:pPr>
            <w:r w:rsidRPr="00702EE3">
              <w:rPr>
                <w:rFonts w:asciiTheme="minorHAnsi" w:hAnsiTheme="minorHAnsi" w:cstheme="minorHAnsi"/>
                <w:b/>
                <w:bCs/>
                <w:color w:val="008080"/>
                <w:sz w:val="20"/>
                <w:szCs w:val="20"/>
              </w:rPr>
              <w:t>#DIV/0!</w:t>
            </w:r>
          </w:p>
        </w:tc>
        <w:tc>
          <w:tcPr>
            <w:tcW w:w="360" w:type="pct"/>
            <w:vMerge w:val="restart"/>
            <w:tcBorders>
              <w:top w:val="nil"/>
              <w:left w:val="single" w:sz="4" w:space="0" w:color="008080"/>
              <w:bottom w:val="single" w:sz="4" w:space="0" w:color="008080"/>
              <w:right w:val="single" w:sz="4" w:space="0" w:color="008080"/>
            </w:tcBorders>
            <w:shd w:val="clear" w:color="000000" w:fill="CCFFFF"/>
            <w:vAlign w:val="center"/>
            <w:hideMark/>
          </w:tcPr>
          <w:p w14:paraId="3D58CA94" w14:textId="77777777" w:rsidR="000267AA" w:rsidRPr="00702EE3" w:rsidRDefault="000267AA" w:rsidP="000267AA">
            <w:pPr>
              <w:jc w:val="center"/>
              <w:rPr>
                <w:rFonts w:asciiTheme="minorHAnsi" w:hAnsiTheme="minorHAnsi" w:cstheme="minorHAnsi"/>
                <w:b/>
                <w:bCs/>
                <w:color w:val="008080"/>
                <w:sz w:val="20"/>
                <w:szCs w:val="20"/>
              </w:rPr>
            </w:pPr>
            <w:r w:rsidRPr="00702EE3">
              <w:rPr>
                <w:rFonts w:asciiTheme="minorHAnsi" w:hAnsiTheme="minorHAnsi" w:cstheme="minorHAnsi"/>
                <w:b/>
                <w:bCs/>
                <w:color w:val="008080"/>
                <w:sz w:val="20"/>
                <w:szCs w:val="20"/>
              </w:rPr>
              <w:t>#DIV/0!</w:t>
            </w:r>
          </w:p>
        </w:tc>
        <w:tc>
          <w:tcPr>
            <w:tcW w:w="722" w:type="pct"/>
            <w:vMerge w:val="restart"/>
            <w:tcBorders>
              <w:top w:val="nil"/>
              <w:left w:val="single" w:sz="4" w:space="0" w:color="008080"/>
              <w:bottom w:val="single" w:sz="4" w:space="0" w:color="008080"/>
              <w:right w:val="single" w:sz="8" w:space="0" w:color="008080"/>
            </w:tcBorders>
            <w:shd w:val="clear" w:color="000000" w:fill="CCFFFF"/>
            <w:vAlign w:val="center"/>
            <w:hideMark/>
          </w:tcPr>
          <w:p w14:paraId="12606988" w14:textId="77777777" w:rsidR="000267AA" w:rsidRPr="00702EE3" w:rsidRDefault="000267AA" w:rsidP="000267AA">
            <w:pPr>
              <w:jc w:val="center"/>
              <w:rPr>
                <w:rFonts w:asciiTheme="minorHAnsi" w:hAnsiTheme="minorHAnsi" w:cstheme="minorHAnsi"/>
                <w:b/>
                <w:bCs/>
                <w:color w:val="008080"/>
                <w:sz w:val="20"/>
                <w:szCs w:val="20"/>
              </w:rPr>
            </w:pPr>
            <w:r w:rsidRPr="00702EE3">
              <w:rPr>
                <w:rFonts w:asciiTheme="minorHAnsi" w:hAnsiTheme="minorHAnsi" w:cstheme="minorHAnsi"/>
                <w:b/>
                <w:bCs/>
                <w:color w:val="008080"/>
                <w:sz w:val="20"/>
                <w:szCs w:val="20"/>
              </w:rPr>
              <w:t>#DIV/0!</w:t>
            </w:r>
          </w:p>
        </w:tc>
      </w:tr>
      <w:tr w:rsidR="00A4075E" w:rsidRPr="00702EE3" w14:paraId="4AE51AA5" w14:textId="77777777" w:rsidTr="009C0F85">
        <w:trPr>
          <w:trHeight w:val="840"/>
        </w:trPr>
        <w:tc>
          <w:tcPr>
            <w:tcW w:w="119" w:type="pct"/>
            <w:vMerge/>
            <w:tcBorders>
              <w:top w:val="nil"/>
              <w:left w:val="single" w:sz="4" w:space="0" w:color="FFFFFF"/>
              <w:bottom w:val="nil"/>
              <w:right w:val="nil"/>
            </w:tcBorders>
            <w:vAlign w:val="center"/>
            <w:hideMark/>
          </w:tcPr>
          <w:p w14:paraId="54DD7CAE" w14:textId="77777777" w:rsidR="000267AA" w:rsidRPr="00702EE3" w:rsidRDefault="000267AA" w:rsidP="000267AA">
            <w:pPr>
              <w:rPr>
                <w:rFonts w:asciiTheme="minorHAnsi" w:hAnsiTheme="minorHAnsi" w:cstheme="minorHAnsi"/>
                <w:color w:val="008080"/>
                <w:sz w:val="20"/>
                <w:szCs w:val="20"/>
              </w:rPr>
            </w:pPr>
          </w:p>
        </w:tc>
        <w:tc>
          <w:tcPr>
            <w:tcW w:w="375" w:type="pct"/>
            <w:vMerge/>
            <w:tcBorders>
              <w:top w:val="nil"/>
              <w:left w:val="single" w:sz="8" w:space="0" w:color="008080"/>
              <w:bottom w:val="single" w:sz="4" w:space="0" w:color="008080"/>
              <w:right w:val="single" w:sz="4" w:space="0" w:color="008080"/>
            </w:tcBorders>
            <w:vAlign w:val="center"/>
            <w:hideMark/>
          </w:tcPr>
          <w:p w14:paraId="5005136D" w14:textId="77777777" w:rsidR="000267AA" w:rsidRPr="00702EE3" w:rsidRDefault="000267AA" w:rsidP="000267AA">
            <w:pPr>
              <w:rPr>
                <w:rFonts w:asciiTheme="minorHAnsi" w:hAnsiTheme="minorHAnsi" w:cstheme="minorHAnsi"/>
                <w:color w:val="008080"/>
                <w:sz w:val="20"/>
                <w:szCs w:val="20"/>
              </w:rPr>
            </w:pPr>
          </w:p>
        </w:tc>
        <w:tc>
          <w:tcPr>
            <w:tcW w:w="828" w:type="pct"/>
            <w:tcBorders>
              <w:top w:val="nil"/>
              <w:left w:val="nil"/>
              <w:bottom w:val="single" w:sz="4" w:space="0" w:color="008080"/>
              <w:right w:val="single" w:sz="4" w:space="0" w:color="008080"/>
            </w:tcBorders>
            <w:shd w:val="clear" w:color="auto" w:fill="auto"/>
            <w:vAlign w:val="center"/>
            <w:hideMark/>
          </w:tcPr>
          <w:p w14:paraId="6DC70BDF" w14:textId="77777777" w:rsidR="000267AA" w:rsidRPr="00702EE3" w:rsidRDefault="000267AA" w:rsidP="000267AA">
            <w:pPr>
              <w:rPr>
                <w:rFonts w:asciiTheme="minorHAnsi" w:hAnsiTheme="minorHAnsi" w:cstheme="minorHAnsi"/>
                <w:b/>
                <w:bCs/>
                <w:color w:val="008080"/>
                <w:sz w:val="20"/>
                <w:szCs w:val="20"/>
              </w:rPr>
            </w:pPr>
            <w:r w:rsidRPr="00702EE3">
              <w:rPr>
                <w:rFonts w:asciiTheme="minorHAnsi" w:hAnsiTheme="minorHAnsi" w:cstheme="minorHAnsi"/>
                <w:b/>
                <w:bCs/>
                <w:color w:val="008080"/>
                <w:sz w:val="20"/>
                <w:szCs w:val="20"/>
              </w:rPr>
              <w:t xml:space="preserve">Durata de recuperare a investitiei (Dr) - </w:t>
            </w:r>
            <w:r w:rsidRPr="00702EE3">
              <w:rPr>
                <w:rFonts w:asciiTheme="minorHAnsi" w:hAnsiTheme="minorHAnsi" w:cstheme="minorHAnsi"/>
                <w:color w:val="008080"/>
                <w:sz w:val="20"/>
                <w:szCs w:val="20"/>
              </w:rPr>
              <w:t xml:space="preserve">calculata de solicitant, conform tabelului de indicatori </w:t>
            </w:r>
          </w:p>
        </w:tc>
        <w:tc>
          <w:tcPr>
            <w:tcW w:w="436" w:type="pct"/>
            <w:tcBorders>
              <w:top w:val="nil"/>
              <w:left w:val="nil"/>
              <w:bottom w:val="single" w:sz="4" w:space="0" w:color="008080"/>
              <w:right w:val="single" w:sz="4" w:space="0" w:color="008080"/>
            </w:tcBorders>
            <w:shd w:val="clear" w:color="auto" w:fill="auto"/>
            <w:vAlign w:val="center"/>
            <w:hideMark/>
          </w:tcPr>
          <w:p w14:paraId="081F4A99" w14:textId="77777777" w:rsidR="000267AA" w:rsidRPr="00702EE3" w:rsidRDefault="000267AA" w:rsidP="000267AA">
            <w:pPr>
              <w:jc w:val="center"/>
              <w:rPr>
                <w:rFonts w:asciiTheme="minorHAnsi" w:hAnsiTheme="minorHAnsi" w:cstheme="minorHAnsi"/>
                <w:b/>
                <w:bCs/>
                <w:color w:val="008080"/>
                <w:sz w:val="20"/>
                <w:szCs w:val="20"/>
              </w:rPr>
            </w:pPr>
            <w:r w:rsidRPr="00702EE3">
              <w:rPr>
                <w:rFonts w:asciiTheme="minorHAnsi" w:hAnsiTheme="minorHAnsi" w:cstheme="minorHAnsi"/>
                <w:b/>
                <w:bCs/>
                <w:color w:val="008080"/>
                <w:sz w:val="20"/>
                <w:szCs w:val="20"/>
              </w:rPr>
              <w:t xml:space="preserve">maxim 12 </w:t>
            </w:r>
          </w:p>
        </w:tc>
        <w:tc>
          <w:tcPr>
            <w:tcW w:w="495" w:type="pct"/>
            <w:tcBorders>
              <w:top w:val="nil"/>
              <w:left w:val="nil"/>
              <w:bottom w:val="single" w:sz="4" w:space="0" w:color="008080"/>
              <w:right w:val="single" w:sz="4" w:space="0" w:color="008080"/>
            </w:tcBorders>
            <w:shd w:val="clear" w:color="auto" w:fill="auto"/>
            <w:noWrap/>
            <w:vAlign w:val="center"/>
            <w:hideMark/>
          </w:tcPr>
          <w:p w14:paraId="337D884E" w14:textId="77777777" w:rsidR="000267AA" w:rsidRPr="00702EE3" w:rsidRDefault="000267AA" w:rsidP="000267AA">
            <w:pPr>
              <w:jc w:val="center"/>
              <w:rPr>
                <w:rFonts w:asciiTheme="minorHAnsi" w:hAnsiTheme="minorHAnsi" w:cstheme="minorHAnsi"/>
                <w:b/>
                <w:bCs/>
                <w:color w:val="008080"/>
                <w:sz w:val="20"/>
                <w:szCs w:val="20"/>
              </w:rPr>
            </w:pPr>
            <w:r w:rsidRPr="00702EE3">
              <w:rPr>
                <w:rFonts w:asciiTheme="minorHAnsi" w:hAnsiTheme="minorHAnsi" w:cstheme="minorHAnsi"/>
                <w:b/>
                <w:bCs/>
                <w:color w:val="008080"/>
                <w:sz w:val="20"/>
                <w:szCs w:val="20"/>
              </w:rPr>
              <w:t xml:space="preserve"> ANI </w:t>
            </w:r>
          </w:p>
        </w:tc>
        <w:tc>
          <w:tcPr>
            <w:tcW w:w="1665" w:type="pct"/>
            <w:gridSpan w:val="7"/>
            <w:tcBorders>
              <w:top w:val="single" w:sz="4" w:space="0" w:color="008080"/>
              <w:left w:val="nil"/>
              <w:bottom w:val="single" w:sz="4" w:space="0" w:color="008080"/>
              <w:right w:val="single" w:sz="4" w:space="0" w:color="008080"/>
            </w:tcBorders>
            <w:shd w:val="clear" w:color="auto" w:fill="auto"/>
            <w:vAlign w:val="center"/>
            <w:hideMark/>
          </w:tcPr>
          <w:p w14:paraId="71E2DF11" w14:textId="77777777" w:rsidR="000267AA" w:rsidRPr="00702EE3" w:rsidRDefault="000267AA" w:rsidP="000267AA">
            <w:pPr>
              <w:jc w:val="center"/>
              <w:rPr>
                <w:rFonts w:asciiTheme="minorHAnsi" w:hAnsiTheme="minorHAnsi" w:cstheme="minorHAnsi"/>
                <w:b/>
                <w:bCs/>
                <w:color w:val="008080"/>
                <w:sz w:val="20"/>
                <w:szCs w:val="20"/>
              </w:rPr>
            </w:pPr>
            <w:r w:rsidRPr="00702EE3">
              <w:rPr>
                <w:rFonts w:asciiTheme="minorHAnsi" w:hAnsiTheme="minorHAnsi" w:cstheme="minorHAnsi"/>
                <w:b/>
                <w:bCs/>
                <w:color w:val="008080"/>
                <w:sz w:val="20"/>
                <w:szCs w:val="20"/>
              </w:rPr>
              <w:t> </w:t>
            </w:r>
          </w:p>
        </w:tc>
        <w:tc>
          <w:tcPr>
            <w:tcW w:w="360" w:type="pct"/>
            <w:vMerge/>
            <w:tcBorders>
              <w:top w:val="nil"/>
              <w:left w:val="single" w:sz="4" w:space="0" w:color="008080"/>
              <w:bottom w:val="single" w:sz="4" w:space="0" w:color="008080"/>
              <w:right w:val="single" w:sz="4" w:space="0" w:color="008080"/>
            </w:tcBorders>
            <w:vAlign w:val="center"/>
            <w:hideMark/>
          </w:tcPr>
          <w:p w14:paraId="27947B00" w14:textId="77777777" w:rsidR="000267AA" w:rsidRPr="00702EE3" w:rsidRDefault="000267AA" w:rsidP="000267AA">
            <w:pPr>
              <w:rPr>
                <w:rFonts w:asciiTheme="minorHAnsi" w:hAnsiTheme="minorHAnsi" w:cstheme="minorHAnsi"/>
                <w:b/>
                <w:bCs/>
                <w:color w:val="008080"/>
                <w:sz w:val="20"/>
                <w:szCs w:val="20"/>
              </w:rPr>
            </w:pPr>
          </w:p>
        </w:tc>
        <w:tc>
          <w:tcPr>
            <w:tcW w:w="722" w:type="pct"/>
            <w:vMerge/>
            <w:tcBorders>
              <w:top w:val="nil"/>
              <w:left w:val="single" w:sz="4" w:space="0" w:color="008080"/>
              <w:bottom w:val="single" w:sz="4" w:space="0" w:color="008080"/>
              <w:right w:val="single" w:sz="8" w:space="0" w:color="008080"/>
            </w:tcBorders>
            <w:vAlign w:val="center"/>
            <w:hideMark/>
          </w:tcPr>
          <w:p w14:paraId="063F712A" w14:textId="77777777" w:rsidR="000267AA" w:rsidRPr="00702EE3" w:rsidRDefault="000267AA" w:rsidP="000267AA">
            <w:pPr>
              <w:rPr>
                <w:rFonts w:asciiTheme="minorHAnsi" w:hAnsiTheme="minorHAnsi" w:cstheme="minorHAnsi"/>
                <w:b/>
                <w:bCs/>
                <w:color w:val="008080"/>
                <w:sz w:val="20"/>
                <w:szCs w:val="20"/>
              </w:rPr>
            </w:pPr>
          </w:p>
        </w:tc>
      </w:tr>
      <w:tr w:rsidR="00A4075E" w:rsidRPr="00702EE3" w14:paraId="48DCA215" w14:textId="77777777" w:rsidTr="009C0F85">
        <w:trPr>
          <w:trHeight w:val="255"/>
        </w:trPr>
        <w:tc>
          <w:tcPr>
            <w:tcW w:w="119" w:type="pct"/>
            <w:vMerge/>
            <w:tcBorders>
              <w:top w:val="nil"/>
              <w:left w:val="single" w:sz="4" w:space="0" w:color="FFFFFF"/>
              <w:bottom w:val="nil"/>
              <w:right w:val="nil"/>
            </w:tcBorders>
            <w:vAlign w:val="center"/>
            <w:hideMark/>
          </w:tcPr>
          <w:p w14:paraId="523C033B" w14:textId="77777777" w:rsidR="000267AA" w:rsidRPr="00702EE3" w:rsidRDefault="000267AA" w:rsidP="000267AA">
            <w:pPr>
              <w:rPr>
                <w:rFonts w:asciiTheme="minorHAnsi" w:hAnsiTheme="minorHAnsi" w:cstheme="minorHAnsi"/>
                <w:color w:val="008080"/>
                <w:sz w:val="20"/>
                <w:szCs w:val="20"/>
              </w:rPr>
            </w:pPr>
          </w:p>
        </w:tc>
        <w:tc>
          <w:tcPr>
            <w:tcW w:w="375" w:type="pct"/>
            <w:tcBorders>
              <w:top w:val="nil"/>
              <w:left w:val="single" w:sz="8" w:space="0" w:color="008080"/>
              <w:bottom w:val="single" w:sz="4" w:space="0" w:color="008080"/>
              <w:right w:val="single" w:sz="4" w:space="0" w:color="008080"/>
            </w:tcBorders>
            <w:shd w:val="clear" w:color="000000" w:fill="CCFFFF"/>
            <w:noWrap/>
            <w:vAlign w:val="center"/>
            <w:hideMark/>
          </w:tcPr>
          <w:p w14:paraId="6354DFB9" w14:textId="77777777" w:rsidR="000267AA" w:rsidRPr="00702EE3" w:rsidRDefault="000267AA" w:rsidP="000267AA">
            <w:pPr>
              <w:jc w:val="center"/>
              <w:rPr>
                <w:rFonts w:asciiTheme="minorHAnsi" w:hAnsiTheme="minorHAnsi" w:cstheme="minorHAnsi"/>
                <w:color w:val="008080"/>
                <w:sz w:val="20"/>
                <w:szCs w:val="20"/>
              </w:rPr>
            </w:pPr>
            <w:r w:rsidRPr="00702EE3">
              <w:rPr>
                <w:rFonts w:asciiTheme="minorHAnsi" w:hAnsiTheme="minorHAnsi" w:cstheme="minorHAnsi"/>
                <w:color w:val="008080"/>
                <w:sz w:val="20"/>
                <w:szCs w:val="20"/>
              </w:rPr>
              <w:t>4</w:t>
            </w:r>
          </w:p>
        </w:tc>
        <w:tc>
          <w:tcPr>
            <w:tcW w:w="828" w:type="pct"/>
            <w:tcBorders>
              <w:top w:val="nil"/>
              <w:left w:val="nil"/>
              <w:bottom w:val="single" w:sz="4" w:space="0" w:color="008080"/>
              <w:right w:val="single" w:sz="4" w:space="0" w:color="008080"/>
            </w:tcBorders>
            <w:shd w:val="clear" w:color="000000" w:fill="CCFFFF"/>
            <w:vAlign w:val="center"/>
            <w:hideMark/>
          </w:tcPr>
          <w:p w14:paraId="4A17AE9F" w14:textId="77777777" w:rsidR="000267AA" w:rsidRPr="00702EE3" w:rsidRDefault="000267AA" w:rsidP="000267AA">
            <w:pPr>
              <w:jc w:val="center"/>
              <w:rPr>
                <w:rFonts w:asciiTheme="minorHAnsi" w:hAnsiTheme="minorHAnsi" w:cstheme="minorHAnsi"/>
                <w:b/>
                <w:bCs/>
                <w:color w:val="008080"/>
                <w:sz w:val="20"/>
                <w:szCs w:val="20"/>
              </w:rPr>
            </w:pPr>
            <w:r w:rsidRPr="00702EE3">
              <w:rPr>
                <w:rFonts w:asciiTheme="minorHAnsi" w:hAnsiTheme="minorHAnsi" w:cstheme="minorHAnsi"/>
                <w:b/>
                <w:bCs/>
                <w:color w:val="008080"/>
                <w:sz w:val="20"/>
                <w:szCs w:val="20"/>
              </w:rPr>
              <w:t>Rata de actualizare</w:t>
            </w:r>
          </w:p>
        </w:tc>
        <w:tc>
          <w:tcPr>
            <w:tcW w:w="436" w:type="pct"/>
            <w:tcBorders>
              <w:top w:val="nil"/>
              <w:left w:val="nil"/>
              <w:bottom w:val="single" w:sz="4" w:space="0" w:color="008080"/>
              <w:right w:val="single" w:sz="4" w:space="0" w:color="008080"/>
            </w:tcBorders>
            <w:shd w:val="clear" w:color="000000" w:fill="CCFFFF"/>
            <w:vAlign w:val="center"/>
            <w:hideMark/>
          </w:tcPr>
          <w:p w14:paraId="0992F19E" w14:textId="77777777" w:rsidR="000267AA" w:rsidRPr="00702EE3" w:rsidRDefault="000267AA" w:rsidP="000267AA">
            <w:pPr>
              <w:jc w:val="center"/>
              <w:rPr>
                <w:rFonts w:asciiTheme="minorHAnsi" w:hAnsiTheme="minorHAnsi" w:cstheme="minorHAnsi"/>
                <w:b/>
                <w:bCs/>
                <w:color w:val="008080"/>
                <w:sz w:val="20"/>
                <w:szCs w:val="20"/>
              </w:rPr>
            </w:pPr>
            <w:r w:rsidRPr="00702EE3">
              <w:rPr>
                <w:rFonts w:asciiTheme="minorHAnsi" w:hAnsiTheme="minorHAnsi" w:cstheme="minorHAnsi"/>
                <w:b/>
                <w:bCs/>
                <w:color w:val="008080"/>
                <w:sz w:val="20"/>
                <w:szCs w:val="20"/>
              </w:rPr>
              <w:t>%</w:t>
            </w:r>
          </w:p>
        </w:tc>
        <w:tc>
          <w:tcPr>
            <w:tcW w:w="495" w:type="pct"/>
            <w:tcBorders>
              <w:top w:val="nil"/>
              <w:left w:val="nil"/>
              <w:bottom w:val="single" w:sz="4" w:space="0" w:color="008080"/>
              <w:right w:val="single" w:sz="4" w:space="0" w:color="008080"/>
            </w:tcBorders>
            <w:shd w:val="clear" w:color="000000" w:fill="CCFFFF"/>
            <w:noWrap/>
            <w:vAlign w:val="center"/>
            <w:hideMark/>
          </w:tcPr>
          <w:p w14:paraId="654BE46E" w14:textId="77777777" w:rsidR="000267AA" w:rsidRPr="00702EE3" w:rsidRDefault="000267AA" w:rsidP="000267AA">
            <w:pPr>
              <w:jc w:val="center"/>
              <w:rPr>
                <w:rFonts w:asciiTheme="minorHAnsi" w:hAnsiTheme="minorHAnsi" w:cstheme="minorHAnsi"/>
                <w:b/>
                <w:bCs/>
                <w:color w:val="008080"/>
                <w:sz w:val="20"/>
                <w:szCs w:val="20"/>
              </w:rPr>
            </w:pPr>
            <w:r w:rsidRPr="00702EE3">
              <w:rPr>
                <w:rFonts w:asciiTheme="minorHAnsi" w:hAnsiTheme="minorHAnsi" w:cstheme="minorHAnsi"/>
                <w:b/>
                <w:bCs/>
                <w:color w:val="008080"/>
                <w:sz w:val="20"/>
                <w:szCs w:val="20"/>
              </w:rPr>
              <w:t> </w:t>
            </w:r>
          </w:p>
        </w:tc>
        <w:tc>
          <w:tcPr>
            <w:tcW w:w="1665" w:type="pct"/>
            <w:gridSpan w:val="7"/>
            <w:tcBorders>
              <w:top w:val="single" w:sz="4" w:space="0" w:color="008080"/>
              <w:left w:val="nil"/>
              <w:bottom w:val="single" w:sz="4" w:space="0" w:color="008080"/>
              <w:right w:val="single" w:sz="4" w:space="0" w:color="008080"/>
            </w:tcBorders>
            <w:shd w:val="clear" w:color="000000" w:fill="CCFFFF"/>
            <w:noWrap/>
            <w:vAlign w:val="center"/>
            <w:hideMark/>
          </w:tcPr>
          <w:p w14:paraId="2B874C58" w14:textId="77777777" w:rsidR="000267AA" w:rsidRPr="00702EE3" w:rsidRDefault="000267AA" w:rsidP="000267AA">
            <w:pPr>
              <w:jc w:val="center"/>
              <w:rPr>
                <w:rFonts w:asciiTheme="minorHAnsi" w:hAnsiTheme="minorHAnsi" w:cstheme="minorHAnsi"/>
                <w:b/>
                <w:bCs/>
                <w:color w:val="008080"/>
                <w:sz w:val="20"/>
                <w:szCs w:val="20"/>
              </w:rPr>
            </w:pPr>
            <w:r w:rsidRPr="00702EE3">
              <w:rPr>
                <w:rFonts w:asciiTheme="minorHAnsi" w:hAnsiTheme="minorHAnsi" w:cstheme="minorHAnsi"/>
                <w:b/>
                <w:bCs/>
                <w:color w:val="008080"/>
                <w:sz w:val="20"/>
                <w:szCs w:val="20"/>
              </w:rPr>
              <w:t>8%</w:t>
            </w:r>
          </w:p>
        </w:tc>
        <w:tc>
          <w:tcPr>
            <w:tcW w:w="360" w:type="pct"/>
            <w:tcBorders>
              <w:top w:val="nil"/>
              <w:left w:val="nil"/>
              <w:bottom w:val="single" w:sz="4" w:space="0" w:color="008080"/>
              <w:right w:val="single" w:sz="4" w:space="0" w:color="008080"/>
            </w:tcBorders>
            <w:shd w:val="clear" w:color="000000" w:fill="CCFFFF"/>
            <w:vAlign w:val="center"/>
            <w:hideMark/>
          </w:tcPr>
          <w:p w14:paraId="00889388" w14:textId="77777777" w:rsidR="000267AA" w:rsidRPr="00702EE3" w:rsidRDefault="000267AA" w:rsidP="000267AA">
            <w:pPr>
              <w:jc w:val="center"/>
              <w:rPr>
                <w:rFonts w:asciiTheme="minorHAnsi" w:hAnsiTheme="minorHAnsi" w:cstheme="minorHAnsi"/>
                <w:b/>
                <w:bCs/>
                <w:color w:val="008080"/>
                <w:sz w:val="20"/>
                <w:szCs w:val="20"/>
              </w:rPr>
            </w:pPr>
            <w:r w:rsidRPr="00702EE3">
              <w:rPr>
                <w:rFonts w:asciiTheme="minorHAnsi" w:hAnsiTheme="minorHAnsi" w:cstheme="minorHAnsi"/>
                <w:b/>
                <w:bCs/>
                <w:color w:val="008080"/>
                <w:sz w:val="20"/>
                <w:szCs w:val="20"/>
              </w:rPr>
              <w:t>N/A</w:t>
            </w:r>
          </w:p>
        </w:tc>
        <w:tc>
          <w:tcPr>
            <w:tcW w:w="722" w:type="pct"/>
            <w:tcBorders>
              <w:top w:val="nil"/>
              <w:left w:val="nil"/>
              <w:bottom w:val="single" w:sz="4" w:space="0" w:color="008080"/>
              <w:right w:val="single" w:sz="8" w:space="0" w:color="008080"/>
            </w:tcBorders>
            <w:shd w:val="clear" w:color="000000" w:fill="CCFFFF"/>
            <w:vAlign w:val="center"/>
            <w:hideMark/>
          </w:tcPr>
          <w:p w14:paraId="1290676E" w14:textId="77777777" w:rsidR="000267AA" w:rsidRPr="00702EE3" w:rsidRDefault="000267AA" w:rsidP="000267AA">
            <w:pPr>
              <w:jc w:val="center"/>
              <w:rPr>
                <w:rFonts w:asciiTheme="minorHAnsi" w:hAnsiTheme="minorHAnsi" w:cstheme="minorHAnsi"/>
                <w:b/>
                <w:bCs/>
                <w:color w:val="008080"/>
                <w:sz w:val="20"/>
                <w:szCs w:val="20"/>
              </w:rPr>
            </w:pPr>
            <w:r w:rsidRPr="00702EE3">
              <w:rPr>
                <w:rFonts w:asciiTheme="minorHAnsi" w:hAnsiTheme="minorHAnsi" w:cstheme="minorHAnsi"/>
                <w:b/>
                <w:bCs/>
                <w:color w:val="008080"/>
                <w:sz w:val="20"/>
                <w:szCs w:val="20"/>
              </w:rPr>
              <w:t>N/A</w:t>
            </w:r>
          </w:p>
        </w:tc>
      </w:tr>
      <w:tr w:rsidR="00A4075E" w:rsidRPr="00702EE3" w14:paraId="5BD888C1" w14:textId="77777777" w:rsidTr="009C0F85">
        <w:trPr>
          <w:trHeight w:val="945"/>
        </w:trPr>
        <w:tc>
          <w:tcPr>
            <w:tcW w:w="119" w:type="pct"/>
            <w:vMerge/>
            <w:tcBorders>
              <w:top w:val="nil"/>
              <w:left w:val="single" w:sz="4" w:space="0" w:color="FFFFFF"/>
              <w:bottom w:val="nil"/>
              <w:right w:val="nil"/>
            </w:tcBorders>
            <w:vAlign w:val="center"/>
            <w:hideMark/>
          </w:tcPr>
          <w:p w14:paraId="5342CAAB" w14:textId="77777777" w:rsidR="000267AA" w:rsidRPr="00702EE3" w:rsidRDefault="000267AA" w:rsidP="000267AA">
            <w:pPr>
              <w:rPr>
                <w:rFonts w:asciiTheme="minorHAnsi" w:hAnsiTheme="minorHAnsi" w:cstheme="minorHAnsi"/>
                <w:color w:val="008080"/>
                <w:sz w:val="20"/>
                <w:szCs w:val="20"/>
              </w:rPr>
            </w:pPr>
          </w:p>
        </w:tc>
        <w:tc>
          <w:tcPr>
            <w:tcW w:w="375" w:type="pct"/>
            <w:vMerge w:val="restart"/>
            <w:tcBorders>
              <w:top w:val="nil"/>
              <w:left w:val="single" w:sz="8" w:space="0" w:color="008080"/>
              <w:bottom w:val="single" w:sz="4" w:space="0" w:color="008080"/>
              <w:right w:val="single" w:sz="4" w:space="0" w:color="008080"/>
            </w:tcBorders>
            <w:shd w:val="clear" w:color="000000" w:fill="CCFFFF"/>
            <w:noWrap/>
            <w:vAlign w:val="center"/>
            <w:hideMark/>
          </w:tcPr>
          <w:p w14:paraId="4465EBC5" w14:textId="77777777" w:rsidR="000267AA" w:rsidRPr="00702EE3" w:rsidRDefault="000267AA" w:rsidP="000267AA">
            <w:pPr>
              <w:jc w:val="center"/>
              <w:rPr>
                <w:rFonts w:asciiTheme="minorHAnsi" w:hAnsiTheme="minorHAnsi" w:cstheme="minorHAnsi"/>
                <w:color w:val="008080"/>
                <w:sz w:val="20"/>
                <w:szCs w:val="20"/>
              </w:rPr>
            </w:pPr>
            <w:r w:rsidRPr="00702EE3">
              <w:rPr>
                <w:rFonts w:asciiTheme="minorHAnsi" w:hAnsiTheme="minorHAnsi" w:cstheme="minorHAnsi"/>
                <w:color w:val="008080"/>
                <w:sz w:val="20"/>
                <w:szCs w:val="20"/>
              </w:rPr>
              <w:t>5</w:t>
            </w:r>
          </w:p>
        </w:tc>
        <w:tc>
          <w:tcPr>
            <w:tcW w:w="828" w:type="pct"/>
            <w:tcBorders>
              <w:top w:val="nil"/>
              <w:left w:val="nil"/>
              <w:bottom w:val="single" w:sz="4" w:space="0" w:color="008080"/>
              <w:right w:val="single" w:sz="4" w:space="0" w:color="008080"/>
            </w:tcBorders>
            <w:shd w:val="clear" w:color="000000" w:fill="CCFFFF"/>
            <w:vAlign w:val="center"/>
            <w:hideMark/>
          </w:tcPr>
          <w:p w14:paraId="1512C2C1" w14:textId="77777777" w:rsidR="000267AA" w:rsidRPr="00702EE3" w:rsidRDefault="000267AA" w:rsidP="000267AA">
            <w:pPr>
              <w:jc w:val="center"/>
              <w:rPr>
                <w:rFonts w:asciiTheme="minorHAnsi" w:hAnsiTheme="minorHAnsi" w:cstheme="minorHAnsi"/>
                <w:b/>
                <w:bCs/>
                <w:color w:val="008080"/>
                <w:sz w:val="20"/>
                <w:szCs w:val="20"/>
              </w:rPr>
            </w:pPr>
            <w:r w:rsidRPr="00702EE3">
              <w:rPr>
                <w:rFonts w:asciiTheme="minorHAnsi" w:hAnsiTheme="minorHAnsi" w:cstheme="minorHAnsi"/>
                <w:b/>
                <w:bCs/>
                <w:color w:val="008080"/>
                <w:sz w:val="20"/>
                <w:szCs w:val="20"/>
              </w:rPr>
              <w:t>Credite contractate la bănci şi dobânzile aferente (rate şi dobânzi), inclusiv cele aferente proiectului (linia 42 din sheetul "Incasari_platiAnii1-5 prognoza")</w:t>
            </w:r>
          </w:p>
        </w:tc>
        <w:tc>
          <w:tcPr>
            <w:tcW w:w="436" w:type="pct"/>
            <w:tcBorders>
              <w:top w:val="nil"/>
              <w:left w:val="nil"/>
              <w:bottom w:val="single" w:sz="4" w:space="0" w:color="008080"/>
              <w:right w:val="single" w:sz="4" w:space="0" w:color="008080"/>
            </w:tcBorders>
            <w:shd w:val="clear" w:color="000000" w:fill="CCFFFF"/>
            <w:vAlign w:val="center"/>
            <w:hideMark/>
          </w:tcPr>
          <w:p w14:paraId="0BC625F5" w14:textId="77777777" w:rsidR="000267AA" w:rsidRPr="00702EE3" w:rsidRDefault="000267AA" w:rsidP="000267AA">
            <w:pPr>
              <w:jc w:val="center"/>
              <w:rPr>
                <w:rFonts w:asciiTheme="minorHAnsi" w:hAnsiTheme="minorHAnsi" w:cstheme="minorHAnsi"/>
                <w:b/>
                <w:bCs/>
                <w:color w:val="008080"/>
                <w:sz w:val="20"/>
                <w:szCs w:val="20"/>
              </w:rPr>
            </w:pPr>
            <w:r w:rsidRPr="00702EE3">
              <w:rPr>
                <w:rFonts w:asciiTheme="minorHAnsi" w:hAnsiTheme="minorHAnsi" w:cstheme="minorHAnsi"/>
                <w:b/>
                <w:bCs/>
                <w:color w:val="008080"/>
                <w:sz w:val="20"/>
                <w:szCs w:val="20"/>
              </w:rPr>
              <w:t>N/A</w:t>
            </w:r>
          </w:p>
        </w:tc>
        <w:tc>
          <w:tcPr>
            <w:tcW w:w="495" w:type="pct"/>
            <w:tcBorders>
              <w:top w:val="nil"/>
              <w:left w:val="nil"/>
              <w:bottom w:val="single" w:sz="4" w:space="0" w:color="008080"/>
              <w:right w:val="single" w:sz="4" w:space="0" w:color="008080"/>
            </w:tcBorders>
            <w:shd w:val="clear" w:color="000000" w:fill="CCFFFF"/>
            <w:noWrap/>
            <w:vAlign w:val="center"/>
            <w:hideMark/>
          </w:tcPr>
          <w:p w14:paraId="4BAAD230" w14:textId="77777777" w:rsidR="000267AA" w:rsidRPr="00702EE3" w:rsidRDefault="000267AA" w:rsidP="000267AA">
            <w:pPr>
              <w:jc w:val="center"/>
              <w:rPr>
                <w:rFonts w:asciiTheme="minorHAnsi" w:hAnsiTheme="minorHAnsi" w:cstheme="minorHAnsi"/>
                <w:b/>
                <w:bCs/>
                <w:color w:val="008080"/>
                <w:sz w:val="20"/>
                <w:szCs w:val="20"/>
              </w:rPr>
            </w:pPr>
            <w:r w:rsidRPr="00702EE3">
              <w:rPr>
                <w:rFonts w:asciiTheme="minorHAnsi" w:hAnsiTheme="minorHAnsi" w:cstheme="minorHAnsi"/>
                <w:b/>
                <w:bCs/>
                <w:color w:val="008080"/>
                <w:sz w:val="20"/>
                <w:szCs w:val="20"/>
              </w:rPr>
              <w:t xml:space="preserve"> Numeric </w:t>
            </w:r>
          </w:p>
        </w:tc>
        <w:tc>
          <w:tcPr>
            <w:tcW w:w="360" w:type="pct"/>
            <w:tcBorders>
              <w:top w:val="nil"/>
              <w:left w:val="nil"/>
              <w:bottom w:val="single" w:sz="4" w:space="0" w:color="008080"/>
              <w:right w:val="single" w:sz="4" w:space="0" w:color="008080"/>
            </w:tcBorders>
            <w:shd w:val="clear" w:color="000000" w:fill="CCFFFF"/>
            <w:noWrap/>
            <w:vAlign w:val="center"/>
            <w:hideMark/>
          </w:tcPr>
          <w:p w14:paraId="734E5F64" w14:textId="77777777" w:rsidR="000267AA" w:rsidRPr="00702EE3" w:rsidRDefault="000267AA" w:rsidP="000267AA">
            <w:pPr>
              <w:jc w:val="center"/>
              <w:rPr>
                <w:rFonts w:asciiTheme="minorHAnsi" w:hAnsiTheme="minorHAnsi" w:cstheme="minorHAnsi"/>
                <w:color w:val="008080"/>
                <w:sz w:val="20"/>
                <w:szCs w:val="20"/>
              </w:rPr>
            </w:pPr>
            <w:r w:rsidRPr="00702EE3">
              <w:rPr>
                <w:rFonts w:asciiTheme="minorHAnsi" w:hAnsiTheme="minorHAnsi" w:cstheme="minorHAnsi"/>
                <w:color w:val="008080"/>
                <w:sz w:val="20"/>
                <w:szCs w:val="20"/>
              </w:rPr>
              <w:t> </w:t>
            </w:r>
          </w:p>
        </w:tc>
        <w:tc>
          <w:tcPr>
            <w:tcW w:w="314" w:type="pct"/>
            <w:tcBorders>
              <w:top w:val="nil"/>
              <w:left w:val="nil"/>
              <w:bottom w:val="single" w:sz="4" w:space="0" w:color="008080"/>
              <w:right w:val="single" w:sz="4" w:space="0" w:color="008080"/>
            </w:tcBorders>
            <w:shd w:val="clear" w:color="000000" w:fill="CCFFFF"/>
            <w:noWrap/>
            <w:vAlign w:val="center"/>
            <w:hideMark/>
          </w:tcPr>
          <w:p w14:paraId="20AE6502" w14:textId="77777777" w:rsidR="000267AA" w:rsidRPr="00702EE3" w:rsidRDefault="000267AA" w:rsidP="000267AA">
            <w:pPr>
              <w:jc w:val="center"/>
              <w:rPr>
                <w:rFonts w:asciiTheme="minorHAnsi" w:hAnsiTheme="minorHAnsi" w:cstheme="minorHAnsi"/>
                <w:color w:val="008080"/>
                <w:sz w:val="20"/>
                <w:szCs w:val="20"/>
              </w:rPr>
            </w:pPr>
            <w:r w:rsidRPr="00702EE3">
              <w:rPr>
                <w:rFonts w:asciiTheme="minorHAnsi" w:hAnsiTheme="minorHAnsi" w:cstheme="minorHAnsi"/>
                <w:color w:val="008080"/>
                <w:sz w:val="20"/>
                <w:szCs w:val="20"/>
              </w:rPr>
              <w:t> </w:t>
            </w:r>
          </w:p>
        </w:tc>
        <w:tc>
          <w:tcPr>
            <w:tcW w:w="239" w:type="pct"/>
            <w:tcBorders>
              <w:top w:val="nil"/>
              <w:left w:val="nil"/>
              <w:bottom w:val="single" w:sz="4" w:space="0" w:color="008080"/>
              <w:right w:val="single" w:sz="4" w:space="0" w:color="008080"/>
            </w:tcBorders>
            <w:shd w:val="clear" w:color="000000" w:fill="CCFFFF"/>
            <w:noWrap/>
            <w:vAlign w:val="center"/>
            <w:hideMark/>
          </w:tcPr>
          <w:p w14:paraId="5D65C3EF" w14:textId="77777777" w:rsidR="000267AA" w:rsidRPr="00702EE3" w:rsidRDefault="000267AA" w:rsidP="000267AA">
            <w:pPr>
              <w:jc w:val="center"/>
              <w:rPr>
                <w:rFonts w:asciiTheme="minorHAnsi" w:hAnsiTheme="minorHAnsi" w:cstheme="minorHAnsi"/>
                <w:color w:val="008080"/>
                <w:sz w:val="20"/>
                <w:szCs w:val="20"/>
              </w:rPr>
            </w:pPr>
            <w:r w:rsidRPr="00702EE3">
              <w:rPr>
                <w:rFonts w:asciiTheme="minorHAnsi" w:hAnsiTheme="minorHAnsi" w:cstheme="minorHAnsi"/>
                <w:color w:val="008080"/>
                <w:sz w:val="20"/>
                <w:szCs w:val="20"/>
              </w:rPr>
              <w:t> </w:t>
            </w:r>
          </w:p>
        </w:tc>
        <w:tc>
          <w:tcPr>
            <w:tcW w:w="406" w:type="pct"/>
            <w:gridSpan w:val="2"/>
            <w:tcBorders>
              <w:top w:val="nil"/>
              <w:left w:val="nil"/>
              <w:bottom w:val="single" w:sz="4" w:space="0" w:color="008080"/>
              <w:right w:val="single" w:sz="4" w:space="0" w:color="008080"/>
            </w:tcBorders>
            <w:shd w:val="clear" w:color="000000" w:fill="CCFFFF"/>
            <w:noWrap/>
            <w:vAlign w:val="center"/>
            <w:hideMark/>
          </w:tcPr>
          <w:p w14:paraId="241A893C" w14:textId="77777777" w:rsidR="000267AA" w:rsidRPr="00702EE3" w:rsidRDefault="000267AA" w:rsidP="000267AA">
            <w:pPr>
              <w:jc w:val="center"/>
              <w:rPr>
                <w:rFonts w:asciiTheme="minorHAnsi" w:hAnsiTheme="minorHAnsi" w:cstheme="minorHAnsi"/>
                <w:color w:val="008080"/>
                <w:sz w:val="20"/>
                <w:szCs w:val="20"/>
              </w:rPr>
            </w:pPr>
            <w:r w:rsidRPr="00702EE3">
              <w:rPr>
                <w:rFonts w:asciiTheme="minorHAnsi" w:hAnsiTheme="minorHAnsi" w:cstheme="minorHAnsi"/>
                <w:color w:val="008080"/>
                <w:sz w:val="20"/>
                <w:szCs w:val="20"/>
              </w:rPr>
              <w:t> </w:t>
            </w:r>
          </w:p>
        </w:tc>
        <w:tc>
          <w:tcPr>
            <w:tcW w:w="346" w:type="pct"/>
            <w:gridSpan w:val="2"/>
            <w:tcBorders>
              <w:top w:val="nil"/>
              <w:left w:val="nil"/>
              <w:bottom w:val="single" w:sz="4" w:space="0" w:color="008080"/>
              <w:right w:val="single" w:sz="4" w:space="0" w:color="008080"/>
            </w:tcBorders>
            <w:shd w:val="clear" w:color="000000" w:fill="CCFFFF"/>
            <w:noWrap/>
            <w:vAlign w:val="center"/>
            <w:hideMark/>
          </w:tcPr>
          <w:p w14:paraId="290F7B5F" w14:textId="77777777" w:rsidR="000267AA" w:rsidRPr="00702EE3" w:rsidRDefault="000267AA" w:rsidP="000267AA">
            <w:pPr>
              <w:jc w:val="center"/>
              <w:rPr>
                <w:rFonts w:asciiTheme="minorHAnsi" w:hAnsiTheme="minorHAnsi" w:cstheme="minorHAnsi"/>
                <w:color w:val="008080"/>
                <w:sz w:val="20"/>
                <w:szCs w:val="20"/>
              </w:rPr>
            </w:pPr>
            <w:r w:rsidRPr="00702EE3">
              <w:rPr>
                <w:rFonts w:asciiTheme="minorHAnsi" w:hAnsiTheme="minorHAnsi" w:cstheme="minorHAnsi"/>
                <w:color w:val="008080"/>
                <w:sz w:val="20"/>
                <w:szCs w:val="20"/>
              </w:rPr>
              <w:t> </w:t>
            </w:r>
          </w:p>
        </w:tc>
        <w:tc>
          <w:tcPr>
            <w:tcW w:w="360" w:type="pct"/>
            <w:vMerge w:val="restart"/>
            <w:tcBorders>
              <w:top w:val="nil"/>
              <w:left w:val="single" w:sz="4" w:space="0" w:color="008080"/>
              <w:bottom w:val="single" w:sz="4" w:space="0" w:color="008080"/>
              <w:right w:val="single" w:sz="4" w:space="0" w:color="008080"/>
            </w:tcBorders>
            <w:shd w:val="clear" w:color="000000" w:fill="CCFFFF"/>
            <w:vAlign w:val="center"/>
            <w:hideMark/>
          </w:tcPr>
          <w:p w14:paraId="51FCA44E" w14:textId="77777777" w:rsidR="000267AA" w:rsidRPr="00702EE3" w:rsidRDefault="000267AA" w:rsidP="000267AA">
            <w:pPr>
              <w:jc w:val="center"/>
              <w:rPr>
                <w:rFonts w:asciiTheme="minorHAnsi" w:hAnsiTheme="minorHAnsi" w:cstheme="minorHAnsi"/>
                <w:b/>
                <w:bCs/>
                <w:color w:val="008080"/>
                <w:sz w:val="20"/>
                <w:szCs w:val="20"/>
              </w:rPr>
            </w:pPr>
            <w:r w:rsidRPr="00702EE3">
              <w:rPr>
                <w:rFonts w:asciiTheme="minorHAnsi" w:hAnsiTheme="minorHAnsi" w:cstheme="minorHAnsi"/>
                <w:b/>
                <w:bCs/>
                <w:color w:val="008080"/>
                <w:sz w:val="20"/>
                <w:szCs w:val="20"/>
              </w:rPr>
              <w:t>#DIV/0!</w:t>
            </w:r>
          </w:p>
        </w:tc>
        <w:tc>
          <w:tcPr>
            <w:tcW w:w="722" w:type="pct"/>
            <w:vMerge w:val="restart"/>
            <w:tcBorders>
              <w:top w:val="nil"/>
              <w:left w:val="single" w:sz="4" w:space="0" w:color="008080"/>
              <w:bottom w:val="single" w:sz="4" w:space="0" w:color="008080"/>
              <w:right w:val="single" w:sz="8" w:space="0" w:color="008080"/>
            </w:tcBorders>
            <w:shd w:val="clear" w:color="000000" w:fill="CCFFFF"/>
            <w:vAlign w:val="center"/>
            <w:hideMark/>
          </w:tcPr>
          <w:p w14:paraId="64383866" w14:textId="77777777" w:rsidR="000267AA" w:rsidRPr="00702EE3" w:rsidRDefault="000267AA" w:rsidP="000267AA">
            <w:pPr>
              <w:jc w:val="center"/>
              <w:rPr>
                <w:rFonts w:asciiTheme="minorHAnsi" w:hAnsiTheme="minorHAnsi" w:cstheme="minorHAnsi"/>
                <w:b/>
                <w:bCs/>
                <w:color w:val="008080"/>
                <w:sz w:val="20"/>
                <w:szCs w:val="20"/>
              </w:rPr>
            </w:pPr>
            <w:r w:rsidRPr="00702EE3">
              <w:rPr>
                <w:rFonts w:asciiTheme="minorHAnsi" w:hAnsiTheme="minorHAnsi" w:cstheme="minorHAnsi"/>
                <w:b/>
                <w:bCs/>
                <w:color w:val="008080"/>
                <w:sz w:val="20"/>
                <w:szCs w:val="20"/>
              </w:rPr>
              <w:t>#DIV/0!</w:t>
            </w:r>
          </w:p>
        </w:tc>
      </w:tr>
      <w:tr w:rsidR="00A4075E" w:rsidRPr="00702EE3" w14:paraId="5A501814" w14:textId="77777777" w:rsidTr="009C0F85">
        <w:trPr>
          <w:trHeight w:val="2145"/>
        </w:trPr>
        <w:tc>
          <w:tcPr>
            <w:tcW w:w="119" w:type="pct"/>
            <w:vMerge/>
            <w:tcBorders>
              <w:top w:val="nil"/>
              <w:left w:val="single" w:sz="4" w:space="0" w:color="FFFFFF"/>
              <w:bottom w:val="nil"/>
              <w:right w:val="nil"/>
            </w:tcBorders>
            <w:vAlign w:val="center"/>
            <w:hideMark/>
          </w:tcPr>
          <w:p w14:paraId="1D033CF1" w14:textId="77777777" w:rsidR="000267AA" w:rsidRPr="00702EE3" w:rsidRDefault="000267AA" w:rsidP="000267AA">
            <w:pPr>
              <w:rPr>
                <w:rFonts w:asciiTheme="minorHAnsi" w:hAnsiTheme="minorHAnsi" w:cstheme="minorHAnsi"/>
                <w:color w:val="008080"/>
                <w:sz w:val="20"/>
                <w:szCs w:val="20"/>
              </w:rPr>
            </w:pPr>
          </w:p>
        </w:tc>
        <w:tc>
          <w:tcPr>
            <w:tcW w:w="375" w:type="pct"/>
            <w:vMerge/>
            <w:tcBorders>
              <w:top w:val="nil"/>
              <w:left w:val="single" w:sz="8" w:space="0" w:color="008080"/>
              <w:bottom w:val="single" w:sz="4" w:space="0" w:color="008080"/>
              <w:right w:val="single" w:sz="4" w:space="0" w:color="008080"/>
            </w:tcBorders>
            <w:vAlign w:val="center"/>
            <w:hideMark/>
          </w:tcPr>
          <w:p w14:paraId="2045A173" w14:textId="77777777" w:rsidR="000267AA" w:rsidRPr="00702EE3" w:rsidRDefault="000267AA" w:rsidP="000267AA">
            <w:pPr>
              <w:rPr>
                <w:rFonts w:asciiTheme="minorHAnsi" w:hAnsiTheme="minorHAnsi" w:cstheme="minorHAnsi"/>
                <w:color w:val="008080"/>
                <w:sz w:val="20"/>
                <w:szCs w:val="20"/>
              </w:rPr>
            </w:pPr>
          </w:p>
        </w:tc>
        <w:tc>
          <w:tcPr>
            <w:tcW w:w="828" w:type="pct"/>
            <w:tcBorders>
              <w:top w:val="nil"/>
              <w:left w:val="nil"/>
              <w:bottom w:val="single" w:sz="4" w:space="0" w:color="008080"/>
              <w:right w:val="single" w:sz="4" w:space="0" w:color="008080"/>
            </w:tcBorders>
            <w:shd w:val="clear" w:color="000000" w:fill="CCFFFF"/>
            <w:vAlign w:val="center"/>
            <w:hideMark/>
          </w:tcPr>
          <w:p w14:paraId="2A4F7F96" w14:textId="77777777" w:rsidR="000267AA" w:rsidRPr="00702EE3" w:rsidRDefault="000267AA" w:rsidP="000267AA">
            <w:pPr>
              <w:jc w:val="center"/>
              <w:rPr>
                <w:rFonts w:asciiTheme="minorHAnsi" w:hAnsiTheme="minorHAnsi" w:cstheme="minorHAnsi"/>
                <w:b/>
                <w:bCs/>
                <w:color w:val="008080"/>
                <w:sz w:val="20"/>
                <w:szCs w:val="20"/>
              </w:rPr>
            </w:pPr>
            <w:r w:rsidRPr="00702EE3">
              <w:rPr>
                <w:rFonts w:asciiTheme="minorHAnsi" w:hAnsiTheme="minorHAnsi" w:cstheme="minorHAnsi"/>
                <w:b/>
                <w:bCs/>
                <w:color w:val="008080"/>
                <w:sz w:val="20"/>
                <w:szCs w:val="20"/>
              </w:rPr>
              <w:t>Incasari  din activitatea agricolă +Incasari din activităţi productive, prestări servicii etc.(linia 33 din sheetul "Incasari_platiAnii1-5 prognoza")+Subventii (linia 35 din sheetul "Incasari_platiAnii1-5 prognoza")+Alte venituri (linia 36 din sheetul "Incasari_platiAnii1-5 prognoza")+Vanzari de active (linia 37 din sheetul "Incasari_platiAnii1-5 prognoza")</w:t>
            </w:r>
          </w:p>
        </w:tc>
        <w:tc>
          <w:tcPr>
            <w:tcW w:w="436" w:type="pct"/>
            <w:tcBorders>
              <w:top w:val="nil"/>
              <w:left w:val="nil"/>
              <w:bottom w:val="single" w:sz="4" w:space="0" w:color="008080"/>
              <w:right w:val="single" w:sz="4" w:space="0" w:color="008080"/>
            </w:tcBorders>
            <w:shd w:val="clear" w:color="000000" w:fill="CCFFFF"/>
            <w:vAlign w:val="center"/>
            <w:hideMark/>
          </w:tcPr>
          <w:p w14:paraId="46DE69EB" w14:textId="77777777" w:rsidR="000267AA" w:rsidRPr="00702EE3" w:rsidRDefault="000267AA" w:rsidP="000267AA">
            <w:pPr>
              <w:jc w:val="center"/>
              <w:rPr>
                <w:rFonts w:asciiTheme="minorHAnsi" w:hAnsiTheme="minorHAnsi" w:cstheme="minorHAnsi"/>
                <w:b/>
                <w:bCs/>
                <w:color w:val="008080"/>
                <w:sz w:val="20"/>
                <w:szCs w:val="20"/>
              </w:rPr>
            </w:pPr>
            <w:r w:rsidRPr="00702EE3">
              <w:rPr>
                <w:rFonts w:asciiTheme="minorHAnsi" w:hAnsiTheme="minorHAnsi" w:cstheme="minorHAnsi"/>
                <w:b/>
                <w:bCs/>
                <w:color w:val="008080"/>
                <w:sz w:val="20"/>
                <w:szCs w:val="20"/>
              </w:rPr>
              <w:t>N/A</w:t>
            </w:r>
          </w:p>
        </w:tc>
        <w:tc>
          <w:tcPr>
            <w:tcW w:w="495" w:type="pct"/>
            <w:tcBorders>
              <w:top w:val="nil"/>
              <w:left w:val="nil"/>
              <w:bottom w:val="single" w:sz="4" w:space="0" w:color="008080"/>
              <w:right w:val="single" w:sz="4" w:space="0" w:color="008080"/>
            </w:tcBorders>
            <w:shd w:val="clear" w:color="000000" w:fill="CCFFFF"/>
            <w:noWrap/>
            <w:vAlign w:val="center"/>
            <w:hideMark/>
          </w:tcPr>
          <w:p w14:paraId="5D9240B3" w14:textId="77777777" w:rsidR="000267AA" w:rsidRPr="00702EE3" w:rsidRDefault="000267AA" w:rsidP="000267AA">
            <w:pPr>
              <w:jc w:val="center"/>
              <w:rPr>
                <w:rFonts w:asciiTheme="minorHAnsi" w:hAnsiTheme="minorHAnsi" w:cstheme="minorHAnsi"/>
                <w:b/>
                <w:bCs/>
                <w:color w:val="008080"/>
                <w:sz w:val="20"/>
                <w:szCs w:val="20"/>
              </w:rPr>
            </w:pPr>
            <w:r w:rsidRPr="00702EE3">
              <w:rPr>
                <w:rFonts w:asciiTheme="minorHAnsi" w:hAnsiTheme="minorHAnsi" w:cstheme="minorHAnsi"/>
                <w:b/>
                <w:bCs/>
                <w:color w:val="008080"/>
                <w:sz w:val="20"/>
                <w:szCs w:val="20"/>
              </w:rPr>
              <w:t xml:space="preserve"> Numeric </w:t>
            </w:r>
          </w:p>
        </w:tc>
        <w:tc>
          <w:tcPr>
            <w:tcW w:w="360" w:type="pct"/>
            <w:tcBorders>
              <w:top w:val="nil"/>
              <w:left w:val="nil"/>
              <w:bottom w:val="single" w:sz="4" w:space="0" w:color="008080"/>
              <w:right w:val="single" w:sz="4" w:space="0" w:color="008080"/>
            </w:tcBorders>
            <w:shd w:val="clear" w:color="000000" w:fill="CCFFFF"/>
            <w:noWrap/>
            <w:vAlign w:val="center"/>
            <w:hideMark/>
          </w:tcPr>
          <w:p w14:paraId="4EC8F52F" w14:textId="77777777" w:rsidR="000267AA" w:rsidRPr="00702EE3" w:rsidRDefault="000267AA" w:rsidP="000267AA">
            <w:pPr>
              <w:jc w:val="center"/>
              <w:rPr>
                <w:rFonts w:asciiTheme="minorHAnsi" w:hAnsiTheme="minorHAnsi" w:cstheme="minorHAnsi"/>
                <w:color w:val="008080"/>
                <w:sz w:val="20"/>
                <w:szCs w:val="20"/>
              </w:rPr>
            </w:pPr>
            <w:r w:rsidRPr="00702EE3">
              <w:rPr>
                <w:rFonts w:asciiTheme="minorHAnsi" w:hAnsiTheme="minorHAnsi" w:cstheme="minorHAnsi"/>
                <w:color w:val="008080"/>
                <w:sz w:val="20"/>
                <w:szCs w:val="20"/>
              </w:rPr>
              <w:t> </w:t>
            </w:r>
          </w:p>
        </w:tc>
        <w:tc>
          <w:tcPr>
            <w:tcW w:w="314" w:type="pct"/>
            <w:tcBorders>
              <w:top w:val="nil"/>
              <w:left w:val="nil"/>
              <w:bottom w:val="single" w:sz="4" w:space="0" w:color="008080"/>
              <w:right w:val="single" w:sz="4" w:space="0" w:color="008080"/>
            </w:tcBorders>
            <w:shd w:val="clear" w:color="000000" w:fill="CCFFFF"/>
            <w:noWrap/>
            <w:vAlign w:val="center"/>
            <w:hideMark/>
          </w:tcPr>
          <w:p w14:paraId="0E72E3F8" w14:textId="77777777" w:rsidR="000267AA" w:rsidRPr="00702EE3" w:rsidRDefault="000267AA" w:rsidP="000267AA">
            <w:pPr>
              <w:jc w:val="center"/>
              <w:rPr>
                <w:rFonts w:asciiTheme="minorHAnsi" w:hAnsiTheme="minorHAnsi" w:cstheme="minorHAnsi"/>
                <w:color w:val="008080"/>
                <w:sz w:val="20"/>
                <w:szCs w:val="20"/>
              </w:rPr>
            </w:pPr>
            <w:r w:rsidRPr="00702EE3">
              <w:rPr>
                <w:rFonts w:asciiTheme="minorHAnsi" w:hAnsiTheme="minorHAnsi" w:cstheme="minorHAnsi"/>
                <w:color w:val="008080"/>
                <w:sz w:val="20"/>
                <w:szCs w:val="20"/>
              </w:rPr>
              <w:t> </w:t>
            </w:r>
          </w:p>
        </w:tc>
        <w:tc>
          <w:tcPr>
            <w:tcW w:w="239" w:type="pct"/>
            <w:tcBorders>
              <w:top w:val="nil"/>
              <w:left w:val="nil"/>
              <w:bottom w:val="single" w:sz="4" w:space="0" w:color="008080"/>
              <w:right w:val="single" w:sz="4" w:space="0" w:color="008080"/>
            </w:tcBorders>
            <w:shd w:val="clear" w:color="000000" w:fill="CCFFFF"/>
            <w:noWrap/>
            <w:vAlign w:val="center"/>
            <w:hideMark/>
          </w:tcPr>
          <w:p w14:paraId="68A0570A" w14:textId="77777777" w:rsidR="000267AA" w:rsidRPr="00702EE3" w:rsidRDefault="000267AA" w:rsidP="000267AA">
            <w:pPr>
              <w:jc w:val="center"/>
              <w:rPr>
                <w:rFonts w:asciiTheme="minorHAnsi" w:hAnsiTheme="minorHAnsi" w:cstheme="minorHAnsi"/>
                <w:color w:val="008080"/>
                <w:sz w:val="20"/>
                <w:szCs w:val="20"/>
              </w:rPr>
            </w:pPr>
            <w:r w:rsidRPr="00702EE3">
              <w:rPr>
                <w:rFonts w:asciiTheme="minorHAnsi" w:hAnsiTheme="minorHAnsi" w:cstheme="minorHAnsi"/>
                <w:color w:val="008080"/>
                <w:sz w:val="20"/>
                <w:szCs w:val="20"/>
              </w:rPr>
              <w:t> </w:t>
            </w:r>
          </w:p>
        </w:tc>
        <w:tc>
          <w:tcPr>
            <w:tcW w:w="406" w:type="pct"/>
            <w:gridSpan w:val="2"/>
            <w:tcBorders>
              <w:top w:val="nil"/>
              <w:left w:val="nil"/>
              <w:bottom w:val="single" w:sz="4" w:space="0" w:color="008080"/>
              <w:right w:val="single" w:sz="4" w:space="0" w:color="008080"/>
            </w:tcBorders>
            <w:shd w:val="clear" w:color="000000" w:fill="CCFFFF"/>
            <w:noWrap/>
            <w:vAlign w:val="center"/>
            <w:hideMark/>
          </w:tcPr>
          <w:p w14:paraId="6A381271" w14:textId="77777777" w:rsidR="000267AA" w:rsidRPr="00702EE3" w:rsidRDefault="000267AA" w:rsidP="000267AA">
            <w:pPr>
              <w:jc w:val="center"/>
              <w:rPr>
                <w:rFonts w:asciiTheme="minorHAnsi" w:hAnsiTheme="minorHAnsi" w:cstheme="minorHAnsi"/>
                <w:color w:val="008080"/>
                <w:sz w:val="20"/>
                <w:szCs w:val="20"/>
              </w:rPr>
            </w:pPr>
            <w:r w:rsidRPr="00702EE3">
              <w:rPr>
                <w:rFonts w:asciiTheme="minorHAnsi" w:hAnsiTheme="minorHAnsi" w:cstheme="minorHAnsi"/>
                <w:color w:val="008080"/>
                <w:sz w:val="20"/>
                <w:szCs w:val="20"/>
              </w:rPr>
              <w:t> </w:t>
            </w:r>
          </w:p>
        </w:tc>
        <w:tc>
          <w:tcPr>
            <w:tcW w:w="346" w:type="pct"/>
            <w:gridSpan w:val="2"/>
            <w:tcBorders>
              <w:top w:val="nil"/>
              <w:left w:val="nil"/>
              <w:bottom w:val="single" w:sz="4" w:space="0" w:color="008080"/>
              <w:right w:val="single" w:sz="4" w:space="0" w:color="008080"/>
            </w:tcBorders>
            <w:shd w:val="clear" w:color="000000" w:fill="CCFFFF"/>
            <w:noWrap/>
            <w:vAlign w:val="center"/>
            <w:hideMark/>
          </w:tcPr>
          <w:p w14:paraId="042863E7" w14:textId="77777777" w:rsidR="000267AA" w:rsidRPr="00702EE3" w:rsidRDefault="000267AA" w:rsidP="000267AA">
            <w:pPr>
              <w:jc w:val="center"/>
              <w:rPr>
                <w:rFonts w:asciiTheme="minorHAnsi" w:hAnsiTheme="minorHAnsi" w:cstheme="minorHAnsi"/>
                <w:color w:val="008080"/>
                <w:sz w:val="20"/>
                <w:szCs w:val="20"/>
              </w:rPr>
            </w:pPr>
            <w:r w:rsidRPr="00702EE3">
              <w:rPr>
                <w:rFonts w:asciiTheme="minorHAnsi" w:hAnsiTheme="minorHAnsi" w:cstheme="minorHAnsi"/>
                <w:color w:val="008080"/>
                <w:sz w:val="20"/>
                <w:szCs w:val="20"/>
              </w:rPr>
              <w:t> </w:t>
            </w:r>
          </w:p>
        </w:tc>
        <w:tc>
          <w:tcPr>
            <w:tcW w:w="360" w:type="pct"/>
            <w:vMerge/>
            <w:tcBorders>
              <w:top w:val="nil"/>
              <w:left w:val="single" w:sz="4" w:space="0" w:color="008080"/>
              <w:bottom w:val="single" w:sz="4" w:space="0" w:color="008080"/>
              <w:right w:val="single" w:sz="4" w:space="0" w:color="008080"/>
            </w:tcBorders>
            <w:vAlign w:val="center"/>
            <w:hideMark/>
          </w:tcPr>
          <w:p w14:paraId="1C8D4925" w14:textId="77777777" w:rsidR="000267AA" w:rsidRPr="00702EE3" w:rsidRDefault="000267AA" w:rsidP="000267AA">
            <w:pPr>
              <w:rPr>
                <w:rFonts w:asciiTheme="minorHAnsi" w:hAnsiTheme="minorHAnsi" w:cstheme="minorHAnsi"/>
                <w:b/>
                <w:bCs/>
                <w:color w:val="008080"/>
                <w:sz w:val="20"/>
                <w:szCs w:val="20"/>
              </w:rPr>
            </w:pPr>
          </w:p>
        </w:tc>
        <w:tc>
          <w:tcPr>
            <w:tcW w:w="722" w:type="pct"/>
            <w:vMerge/>
            <w:tcBorders>
              <w:top w:val="nil"/>
              <w:left w:val="single" w:sz="4" w:space="0" w:color="008080"/>
              <w:bottom w:val="single" w:sz="4" w:space="0" w:color="008080"/>
              <w:right w:val="single" w:sz="8" w:space="0" w:color="008080"/>
            </w:tcBorders>
            <w:vAlign w:val="center"/>
            <w:hideMark/>
          </w:tcPr>
          <w:p w14:paraId="733BDB11" w14:textId="77777777" w:rsidR="000267AA" w:rsidRPr="00702EE3" w:rsidRDefault="000267AA" w:rsidP="000267AA">
            <w:pPr>
              <w:rPr>
                <w:rFonts w:asciiTheme="minorHAnsi" w:hAnsiTheme="minorHAnsi" w:cstheme="minorHAnsi"/>
                <w:b/>
                <w:bCs/>
                <w:color w:val="008080"/>
                <w:sz w:val="20"/>
                <w:szCs w:val="20"/>
              </w:rPr>
            </w:pPr>
          </w:p>
        </w:tc>
      </w:tr>
      <w:tr w:rsidR="00A4075E" w:rsidRPr="00702EE3" w14:paraId="5830A3D8" w14:textId="77777777" w:rsidTr="009C0F85">
        <w:trPr>
          <w:trHeight w:val="720"/>
        </w:trPr>
        <w:tc>
          <w:tcPr>
            <w:tcW w:w="119" w:type="pct"/>
            <w:vMerge/>
            <w:tcBorders>
              <w:top w:val="nil"/>
              <w:left w:val="single" w:sz="4" w:space="0" w:color="FFFFFF"/>
              <w:bottom w:val="nil"/>
              <w:right w:val="nil"/>
            </w:tcBorders>
            <w:vAlign w:val="center"/>
            <w:hideMark/>
          </w:tcPr>
          <w:p w14:paraId="4DB8AFAD" w14:textId="77777777" w:rsidR="000267AA" w:rsidRPr="00702EE3" w:rsidRDefault="000267AA" w:rsidP="000267AA">
            <w:pPr>
              <w:rPr>
                <w:rFonts w:asciiTheme="minorHAnsi" w:hAnsiTheme="minorHAnsi" w:cstheme="minorHAnsi"/>
                <w:color w:val="008080"/>
                <w:sz w:val="20"/>
                <w:szCs w:val="20"/>
              </w:rPr>
            </w:pPr>
          </w:p>
        </w:tc>
        <w:tc>
          <w:tcPr>
            <w:tcW w:w="375" w:type="pct"/>
            <w:vMerge/>
            <w:tcBorders>
              <w:top w:val="nil"/>
              <w:left w:val="single" w:sz="8" w:space="0" w:color="008080"/>
              <w:bottom w:val="single" w:sz="4" w:space="0" w:color="008080"/>
              <w:right w:val="single" w:sz="4" w:space="0" w:color="008080"/>
            </w:tcBorders>
            <w:vAlign w:val="center"/>
            <w:hideMark/>
          </w:tcPr>
          <w:p w14:paraId="413855B7" w14:textId="77777777" w:rsidR="000267AA" w:rsidRPr="00702EE3" w:rsidRDefault="000267AA" w:rsidP="000267AA">
            <w:pPr>
              <w:rPr>
                <w:rFonts w:asciiTheme="minorHAnsi" w:hAnsiTheme="minorHAnsi" w:cstheme="minorHAnsi"/>
                <w:color w:val="008080"/>
                <w:sz w:val="20"/>
                <w:szCs w:val="20"/>
              </w:rPr>
            </w:pPr>
          </w:p>
        </w:tc>
        <w:tc>
          <w:tcPr>
            <w:tcW w:w="828" w:type="pct"/>
            <w:tcBorders>
              <w:top w:val="nil"/>
              <w:left w:val="nil"/>
              <w:bottom w:val="single" w:sz="4" w:space="0" w:color="008080"/>
              <w:right w:val="single" w:sz="4" w:space="0" w:color="008080"/>
            </w:tcBorders>
            <w:shd w:val="clear" w:color="000000" w:fill="CCFFFF"/>
            <w:vAlign w:val="center"/>
            <w:hideMark/>
          </w:tcPr>
          <w:p w14:paraId="293D2D77" w14:textId="77777777" w:rsidR="000267AA" w:rsidRPr="00702EE3" w:rsidRDefault="000267AA" w:rsidP="000267AA">
            <w:pPr>
              <w:jc w:val="center"/>
              <w:rPr>
                <w:rFonts w:asciiTheme="minorHAnsi" w:hAnsiTheme="minorHAnsi" w:cstheme="minorHAnsi"/>
                <w:b/>
                <w:bCs/>
                <w:color w:val="008080"/>
                <w:sz w:val="20"/>
                <w:szCs w:val="20"/>
              </w:rPr>
            </w:pPr>
            <w:r w:rsidRPr="00702EE3">
              <w:rPr>
                <w:rFonts w:asciiTheme="minorHAnsi" w:hAnsiTheme="minorHAnsi" w:cstheme="minorHAnsi"/>
                <w:b/>
                <w:bCs/>
                <w:color w:val="008080"/>
                <w:sz w:val="20"/>
                <w:szCs w:val="20"/>
              </w:rPr>
              <w:t>Plati pentru desfăşurarea activităţilor productive(linia 44 din sheetul "Incasari_platiAnii1-5 prognoza")</w:t>
            </w:r>
          </w:p>
        </w:tc>
        <w:tc>
          <w:tcPr>
            <w:tcW w:w="436" w:type="pct"/>
            <w:tcBorders>
              <w:top w:val="nil"/>
              <w:left w:val="nil"/>
              <w:bottom w:val="single" w:sz="4" w:space="0" w:color="008080"/>
              <w:right w:val="single" w:sz="4" w:space="0" w:color="008080"/>
            </w:tcBorders>
            <w:shd w:val="clear" w:color="000000" w:fill="CCFFFF"/>
            <w:vAlign w:val="center"/>
            <w:hideMark/>
          </w:tcPr>
          <w:p w14:paraId="2B05FBDC" w14:textId="77777777" w:rsidR="000267AA" w:rsidRPr="00702EE3" w:rsidRDefault="000267AA" w:rsidP="000267AA">
            <w:pPr>
              <w:jc w:val="center"/>
              <w:rPr>
                <w:rFonts w:asciiTheme="minorHAnsi" w:hAnsiTheme="minorHAnsi" w:cstheme="minorHAnsi"/>
                <w:b/>
                <w:bCs/>
                <w:color w:val="008080"/>
                <w:sz w:val="20"/>
                <w:szCs w:val="20"/>
              </w:rPr>
            </w:pPr>
            <w:r w:rsidRPr="00702EE3">
              <w:rPr>
                <w:rFonts w:asciiTheme="minorHAnsi" w:hAnsiTheme="minorHAnsi" w:cstheme="minorHAnsi"/>
                <w:b/>
                <w:bCs/>
                <w:color w:val="008080"/>
                <w:sz w:val="20"/>
                <w:szCs w:val="20"/>
              </w:rPr>
              <w:t>N/A</w:t>
            </w:r>
          </w:p>
        </w:tc>
        <w:tc>
          <w:tcPr>
            <w:tcW w:w="495" w:type="pct"/>
            <w:tcBorders>
              <w:top w:val="nil"/>
              <w:left w:val="nil"/>
              <w:bottom w:val="single" w:sz="4" w:space="0" w:color="008080"/>
              <w:right w:val="single" w:sz="4" w:space="0" w:color="008080"/>
            </w:tcBorders>
            <w:shd w:val="clear" w:color="000000" w:fill="CCFFFF"/>
            <w:noWrap/>
            <w:vAlign w:val="center"/>
            <w:hideMark/>
          </w:tcPr>
          <w:p w14:paraId="1F9BE14B" w14:textId="77777777" w:rsidR="000267AA" w:rsidRPr="00702EE3" w:rsidRDefault="000267AA" w:rsidP="000267AA">
            <w:pPr>
              <w:jc w:val="center"/>
              <w:rPr>
                <w:rFonts w:asciiTheme="minorHAnsi" w:hAnsiTheme="minorHAnsi" w:cstheme="minorHAnsi"/>
                <w:b/>
                <w:bCs/>
                <w:color w:val="008080"/>
                <w:sz w:val="20"/>
                <w:szCs w:val="20"/>
              </w:rPr>
            </w:pPr>
            <w:r w:rsidRPr="00702EE3">
              <w:rPr>
                <w:rFonts w:asciiTheme="minorHAnsi" w:hAnsiTheme="minorHAnsi" w:cstheme="minorHAnsi"/>
                <w:b/>
                <w:bCs/>
                <w:color w:val="008080"/>
                <w:sz w:val="20"/>
                <w:szCs w:val="20"/>
              </w:rPr>
              <w:t xml:space="preserve"> Numeric </w:t>
            </w:r>
          </w:p>
        </w:tc>
        <w:tc>
          <w:tcPr>
            <w:tcW w:w="360" w:type="pct"/>
            <w:tcBorders>
              <w:top w:val="nil"/>
              <w:left w:val="nil"/>
              <w:bottom w:val="single" w:sz="4" w:space="0" w:color="008080"/>
              <w:right w:val="single" w:sz="4" w:space="0" w:color="008080"/>
            </w:tcBorders>
            <w:shd w:val="clear" w:color="000000" w:fill="CCFFFF"/>
            <w:noWrap/>
            <w:vAlign w:val="center"/>
            <w:hideMark/>
          </w:tcPr>
          <w:p w14:paraId="3A1EC0D4" w14:textId="77777777" w:rsidR="000267AA" w:rsidRPr="00702EE3" w:rsidRDefault="000267AA" w:rsidP="000267AA">
            <w:pPr>
              <w:jc w:val="center"/>
              <w:rPr>
                <w:rFonts w:asciiTheme="minorHAnsi" w:hAnsiTheme="minorHAnsi" w:cstheme="minorHAnsi"/>
                <w:color w:val="008080"/>
                <w:sz w:val="20"/>
                <w:szCs w:val="20"/>
              </w:rPr>
            </w:pPr>
            <w:r w:rsidRPr="00702EE3">
              <w:rPr>
                <w:rFonts w:asciiTheme="minorHAnsi" w:hAnsiTheme="minorHAnsi" w:cstheme="minorHAnsi"/>
                <w:color w:val="008080"/>
                <w:sz w:val="20"/>
                <w:szCs w:val="20"/>
              </w:rPr>
              <w:t> </w:t>
            </w:r>
          </w:p>
        </w:tc>
        <w:tc>
          <w:tcPr>
            <w:tcW w:w="314" w:type="pct"/>
            <w:tcBorders>
              <w:top w:val="nil"/>
              <w:left w:val="nil"/>
              <w:bottom w:val="single" w:sz="4" w:space="0" w:color="008080"/>
              <w:right w:val="single" w:sz="4" w:space="0" w:color="008080"/>
            </w:tcBorders>
            <w:shd w:val="clear" w:color="000000" w:fill="CCFFFF"/>
            <w:noWrap/>
            <w:vAlign w:val="center"/>
            <w:hideMark/>
          </w:tcPr>
          <w:p w14:paraId="48D862E7" w14:textId="77777777" w:rsidR="000267AA" w:rsidRPr="00702EE3" w:rsidRDefault="000267AA" w:rsidP="000267AA">
            <w:pPr>
              <w:jc w:val="center"/>
              <w:rPr>
                <w:rFonts w:asciiTheme="minorHAnsi" w:hAnsiTheme="minorHAnsi" w:cstheme="minorHAnsi"/>
                <w:color w:val="008080"/>
                <w:sz w:val="20"/>
                <w:szCs w:val="20"/>
              </w:rPr>
            </w:pPr>
            <w:r w:rsidRPr="00702EE3">
              <w:rPr>
                <w:rFonts w:asciiTheme="minorHAnsi" w:hAnsiTheme="minorHAnsi" w:cstheme="minorHAnsi"/>
                <w:color w:val="008080"/>
                <w:sz w:val="20"/>
                <w:szCs w:val="20"/>
              </w:rPr>
              <w:t> </w:t>
            </w:r>
          </w:p>
        </w:tc>
        <w:tc>
          <w:tcPr>
            <w:tcW w:w="239" w:type="pct"/>
            <w:tcBorders>
              <w:top w:val="nil"/>
              <w:left w:val="nil"/>
              <w:bottom w:val="single" w:sz="4" w:space="0" w:color="008080"/>
              <w:right w:val="single" w:sz="4" w:space="0" w:color="008080"/>
            </w:tcBorders>
            <w:shd w:val="clear" w:color="000000" w:fill="CCFFFF"/>
            <w:noWrap/>
            <w:vAlign w:val="center"/>
            <w:hideMark/>
          </w:tcPr>
          <w:p w14:paraId="30570240" w14:textId="77777777" w:rsidR="000267AA" w:rsidRPr="00702EE3" w:rsidRDefault="000267AA" w:rsidP="000267AA">
            <w:pPr>
              <w:jc w:val="center"/>
              <w:rPr>
                <w:rFonts w:asciiTheme="minorHAnsi" w:hAnsiTheme="minorHAnsi" w:cstheme="minorHAnsi"/>
                <w:color w:val="008080"/>
                <w:sz w:val="20"/>
                <w:szCs w:val="20"/>
              </w:rPr>
            </w:pPr>
            <w:r w:rsidRPr="00702EE3">
              <w:rPr>
                <w:rFonts w:asciiTheme="minorHAnsi" w:hAnsiTheme="minorHAnsi" w:cstheme="minorHAnsi"/>
                <w:color w:val="008080"/>
                <w:sz w:val="20"/>
                <w:szCs w:val="20"/>
              </w:rPr>
              <w:t> </w:t>
            </w:r>
          </w:p>
        </w:tc>
        <w:tc>
          <w:tcPr>
            <w:tcW w:w="406" w:type="pct"/>
            <w:gridSpan w:val="2"/>
            <w:tcBorders>
              <w:top w:val="nil"/>
              <w:left w:val="nil"/>
              <w:bottom w:val="single" w:sz="4" w:space="0" w:color="008080"/>
              <w:right w:val="single" w:sz="4" w:space="0" w:color="008080"/>
            </w:tcBorders>
            <w:shd w:val="clear" w:color="000000" w:fill="CCFFFF"/>
            <w:noWrap/>
            <w:vAlign w:val="center"/>
            <w:hideMark/>
          </w:tcPr>
          <w:p w14:paraId="14FE0BEC" w14:textId="77777777" w:rsidR="000267AA" w:rsidRPr="00702EE3" w:rsidRDefault="000267AA" w:rsidP="000267AA">
            <w:pPr>
              <w:jc w:val="center"/>
              <w:rPr>
                <w:rFonts w:asciiTheme="minorHAnsi" w:hAnsiTheme="minorHAnsi" w:cstheme="minorHAnsi"/>
                <w:color w:val="008080"/>
                <w:sz w:val="20"/>
                <w:szCs w:val="20"/>
              </w:rPr>
            </w:pPr>
            <w:r w:rsidRPr="00702EE3">
              <w:rPr>
                <w:rFonts w:asciiTheme="minorHAnsi" w:hAnsiTheme="minorHAnsi" w:cstheme="minorHAnsi"/>
                <w:color w:val="008080"/>
                <w:sz w:val="20"/>
                <w:szCs w:val="20"/>
              </w:rPr>
              <w:t> </w:t>
            </w:r>
          </w:p>
        </w:tc>
        <w:tc>
          <w:tcPr>
            <w:tcW w:w="346" w:type="pct"/>
            <w:gridSpan w:val="2"/>
            <w:tcBorders>
              <w:top w:val="nil"/>
              <w:left w:val="nil"/>
              <w:bottom w:val="single" w:sz="4" w:space="0" w:color="008080"/>
              <w:right w:val="single" w:sz="4" w:space="0" w:color="008080"/>
            </w:tcBorders>
            <w:shd w:val="clear" w:color="000000" w:fill="CCFFFF"/>
            <w:noWrap/>
            <w:vAlign w:val="center"/>
            <w:hideMark/>
          </w:tcPr>
          <w:p w14:paraId="711C18D3" w14:textId="77777777" w:rsidR="000267AA" w:rsidRPr="00702EE3" w:rsidRDefault="000267AA" w:rsidP="000267AA">
            <w:pPr>
              <w:jc w:val="center"/>
              <w:rPr>
                <w:rFonts w:asciiTheme="minorHAnsi" w:hAnsiTheme="minorHAnsi" w:cstheme="minorHAnsi"/>
                <w:color w:val="008080"/>
                <w:sz w:val="20"/>
                <w:szCs w:val="20"/>
              </w:rPr>
            </w:pPr>
            <w:r w:rsidRPr="00702EE3">
              <w:rPr>
                <w:rFonts w:asciiTheme="minorHAnsi" w:hAnsiTheme="minorHAnsi" w:cstheme="minorHAnsi"/>
                <w:color w:val="008080"/>
                <w:sz w:val="20"/>
                <w:szCs w:val="20"/>
              </w:rPr>
              <w:t> </w:t>
            </w:r>
          </w:p>
        </w:tc>
        <w:tc>
          <w:tcPr>
            <w:tcW w:w="360" w:type="pct"/>
            <w:vMerge/>
            <w:tcBorders>
              <w:top w:val="nil"/>
              <w:left w:val="single" w:sz="4" w:space="0" w:color="008080"/>
              <w:bottom w:val="single" w:sz="4" w:space="0" w:color="008080"/>
              <w:right w:val="single" w:sz="4" w:space="0" w:color="008080"/>
            </w:tcBorders>
            <w:vAlign w:val="center"/>
            <w:hideMark/>
          </w:tcPr>
          <w:p w14:paraId="5DF14A6A" w14:textId="77777777" w:rsidR="000267AA" w:rsidRPr="00702EE3" w:rsidRDefault="000267AA" w:rsidP="000267AA">
            <w:pPr>
              <w:rPr>
                <w:rFonts w:asciiTheme="minorHAnsi" w:hAnsiTheme="minorHAnsi" w:cstheme="minorHAnsi"/>
                <w:b/>
                <w:bCs/>
                <w:color w:val="008080"/>
                <w:sz w:val="20"/>
                <w:szCs w:val="20"/>
              </w:rPr>
            </w:pPr>
          </w:p>
        </w:tc>
        <w:tc>
          <w:tcPr>
            <w:tcW w:w="722" w:type="pct"/>
            <w:vMerge/>
            <w:tcBorders>
              <w:top w:val="nil"/>
              <w:left w:val="single" w:sz="4" w:space="0" w:color="008080"/>
              <w:bottom w:val="single" w:sz="4" w:space="0" w:color="008080"/>
              <w:right w:val="single" w:sz="8" w:space="0" w:color="008080"/>
            </w:tcBorders>
            <w:vAlign w:val="center"/>
            <w:hideMark/>
          </w:tcPr>
          <w:p w14:paraId="0CC0B6C7" w14:textId="77777777" w:rsidR="000267AA" w:rsidRPr="00702EE3" w:rsidRDefault="000267AA" w:rsidP="000267AA">
            <w:pPr>
              <w:rPr>
                <w:rFonts w:asciiTheme="minorHAnsi" w:hAnsiTheme="minorHAnsi" w:cstheme="minorHAnsi"/>
                <w:b/>
                <w:bCs/>
                <w:color w:val="008080"/>
                <w:sz w:val="20"/>
                <w:szCs w:val="20"/>
              </w:rPr>
            </w:pPr>
          </w:p>
        </w:tc>
      </w:tr>
      <w:tr w:rsidR="00A4075E" w:rsidRPr="00702EE3" w14:paraId="727252E7" w14:textId="77777777" w:rsidTr="009C0F85">
        <w:trPr>
          <w:trHeight w:val="675"/>
        </w:trPr>
        <w:tc>
          <w:tcPr>
            <w:tcW w:w="119" w:type="pct"/>
            <w:vMerge/>
            <w:tcBorders>
              <w:top w:val="nil"/>
              <w:left w:val="single" w:sz="4" w:space="0" w:color="FFFFFF"/>
              <w:bottom w:val="nil"/>
              <w:right w:val="nil"/>
            </w:tcBorders>
            <w:vAlign w:val="center"/>
            <w:hideMark/>
          </w:tcPr>
          <w:p w14:paraId="5D0A6E1C" w14:textId="77777777" w:rsidR="000267AA" w:rsidRPr="00702EE3" w:rsidRDefault="000267AA" w:rsidP="000267AA">
            <w:pPr>
              <w:rPr>
                <w:rFonts w:asciiTheme="minorHAnsi" w:hAnsiTheme="minorHAnsi" w:cstheme="minorHAnsi"/>
                <w:color w:val="008080"/>
                <w:sz w:val="20"/>
                <w:szCs w:val="20"/>
              </w:rPr>
            </w:pPr>
          </w:p>
        </w:tc>
        <w:tc>
          <w:tcPr>
            <w:tcW w:w="375" w:type="pct"/>
            <w:vMerge/>
            <w:tcBorders>
              <w:top w:val="nil"/>
              <w:left w:val="single" w:sz="8" w:space="0" w:color="008080"/>
              <w:bottom w:val="single" w:sz="4" w:space="0" w:color="008080"/>
              <w:right w:val="single" w:sz="4" w:space="0" w:color="008080"/>
            </w:tcBorders>
            <w:vAlign w:val="center"/>
            <w:hideMark/>
          </w:tcPr>
          <w:p w14:paraId="742EFD70" w14:textId="77777777" w:rsidR="000267AA" w:rsidRPr="00702EE3" w:rsidRDefault="000267AA" w:rsidP="000267AA">
            <w:pPr>
              <w:rPr>
                <w:rFonts w:asciiTheme="minorHAnsi" w:hAnsiTheme="minorHAnsi" w:cstheme="minorHAnsi"/>
                <w:color w:val="008080"/>
                <w:sz w:val="20"/>
                <w:szCs w:val="20"/>
              </w:rPr>
            </w:pPr>
          </w:p>
        </w:tc>
        <w:tc>
          <w:tcPr>
            <w:tcW w:w="828" w:type="pct"/>
            <w:tcBorders>
              <w:top w:val="nil"/>
              <w:left w:val="nil"/>
              <w:bottom w:val="single" w:sz="4" w:space="0" w:color="008080"/>
              <w:right w:val="single" w:sz="4" w:space="0" w:color="008080"/>
            </w:tcBorders>
            <w:shd w:val="clear" w:color="000000" w:fill="CCFFFF"/>
            <w:vAlign w:val="center"/>
            <w:hideMark/>
          </w:tcPr>
          <w:p w14:paraId="49BDA6A6" w14:textId="77777777" w:rsidR="000267AA" w:rsidRPr="00702EE3" w:rsidRDefault="000267AA" w:rsidP="000267AA">
            <w:pPr>
              <w:rPr>
                <w:rFonts w:asciiTheme="minorHAnsi" w:hAnsiTheme="minorHAnsi" w:cstheme="minorHAnsi"/>
                <w:b/>
                <w:bCs/>
                <w:color w:val="008080"/>
                <w:sz w:val="20"/>
                <w:szCs w:val="20"/>
              </w:rPr>
            </w:pPr>
            <w:r w:rsidRPr="00702EE3">
              <w:rPr>
                <w:rFonts w:asciiTheme="minorHAnsi" w:hAnsiTheme="minorHAnsi" w:cstheme="minorHAnsi"/>
                <w:b/>
                <w:bCs/>
                <w:color w:val="008080"/>
                <w:sz w:val="20"/>
                <w:szCs w:val="20"/>
              </w:rPr>
              <w:t>Plati pentru desfăşurarea activităţilor agricole(linia 48 din sheetul "Incasari_platiAnii1-5 prognoza")</w:t>
            </w:r>
          </w:p>
        </w:tc>
        <w:tc>
          <w:tcPr>
            <w:tcW w:w="436" w:type="pct"/>
            <w:tcBorders>
              <w:top w:val="nil"/>
              <w:left w:val="nil"/>
              <w:bottom w:val="single" w:sz="4" w:space="0" w:color="008080"/>
              <w:right w:val="single" w:sz="4" w:space="0" w:color="008080"/>
            </w:tcBorders>
            <w:shd w:val="clear" w:color="000000" w:fill="CCFFFF"/>
            <w:vAlign w:val="center"/>
            <w:hideMark/>
          </w:tcPr>
          <w:p w14:paraId="0BAF1CFA" w14:textId="77777777" w:rsidR="000267AA" w:rsidRPr="00702EE3" w:rsidRDefault="000267AA" w:rsidP="000267AA">
            <w:pPr>
              <w:jc w:val="center"/>
              <w:rPr>
                <w:rFonts w:asciiTheme="minorHAnsi" w:hAnsiTheme="minorHAnsi" w:cstheme="minorHAnsi"/>
                <w:b/>
                <w:bCs/>
                <w:color w:val="008080"/>
                <w:sz w:val="20"/>
                <w:szCs w:val="20"/>
              </w:rPr>
            </w:pPr>
            <w:r w:rsidRPr="00702EE3">
              <w:rPr>
                <w:rFonts w:asciiTheme="minorHAnsi" w:hAnsiTheme="minorHAnsi" w:cstheme="minorHAnsi"/>
                <w:b/>
                <w:bCs/>
                <w:color w:val="008080"/>
                <w:sz w:val="20"/>
                <w:szCs w:val="20"/>
              </w:rPr>
              <w:t>N/A</w:t>
            </w:r>
          </w:p>
        </w:tc>
        <w:tc>
          <w:tcPr>
            <w:tcW w:w="495" w:type="pct"/>
            <w:tcBorders>
              <w:top w:val="nil"/>
              <w:left w:val="nil"/>
              <w:bottom w:val="single" w:sz="4" w:space="0" w:color="008080"/>
              <w:right w:val="single" w:sz="4" w:space="0" w:color="008080"/>
            </w:tcBorders>
            <w:shd w:val="clear" w:color="000000" w:fill="CCFFFF"/>
            <w:noWrap/>
            <w:vAlign w:val="center"/>
            <w:hideMark/>
          </w:tcPr>
          <w:p w14:paraId="57F76129" w14:textId="77777777" w:rsidR="000267AA" w:rsidRPr="00702EE3" w:rsidRDefault="000267AA" w:rsidP="000267AA">
            <w:pPr>
              <w:jc w:val="center"/>
              <w:rPr>
                <w:rFonts w:asciiTheme="minorHAnsi" w:hAnsiTheme="minorHAnsi" w:cstheme="minorHAnsi"/>
                <w:b/>
                <w:bCs/>
                <w:color w:val="008080"/>
                <w:sz w:val="20"/>
                <w:szCs w:val="20"/>
              </w:rPr>
            </w:pPr>
            <w:r w:rsidRPr="00702EE3">
              <w:rPr>
                <w:rFonts w:asciiTheme="minorHAnsi" w:hAnsiTheme="minorHAnsi" w:cstheme="minorHAnsi"/>
                <w:b/>
                <w:bCs/>
                <w:color w:val="008080"/>
                <w:sz w:val="20"/>
                <w:szCs w:val="20"/>
              </w:rPr>
              <w:t xml:space="preserve"> Numeric </w:t>
            </w:r>
          </w:p>
        </w:tc>
        <w:tc>
          <w:tcPr>
            <w:tcW w:w="360" w:type="pct"/>
            <w:tcBorders>
              <w:top w:val="nil"/>
              <w:left w:val="nil"/>
              <w:bottom w:val="single" w:sz="4" w:space="0" w:color="008080"/>
              <w:right w:val="single" w:sz="4" w:space="0" w:color="008080"/>
            </w:tcBorders>
            <w:shd w:val="clear" w:color="000000" w:fill="CCFFFF"/>
            <w:noWrap/>
            <w:vAlign w:val="center"/>
            <w:hideMark/>
          </w:tcPr>
          <w:p w14:paraId="48574087" w14:textId="77777777" w:rsidR="000267AA" w:rsidRPr="00702EE3" w:rsidRDefault="000267AA" w:rsidP="000267AA">
            <w:pPr>
              <w:jc w:val="center"/>
              <w:rPr>
                <w:rFonts w:asciiTheme="minorHAnsi" w:hAnsiTheme="minorHAnsi" w:cstheme="minorHAnsi"/>
                <w:b/>
                <w:bCs/>
                <w:color w:val="008080"/>
                <w:sz w:val="20"/>
                <w:szCs w:val="20"/>
              </w:rPr>
            </w:pPr>
            <w:r w:rsidRPr="00702EE3">
              <w:rPr>
                <w:rFonts w:asciiTheme="minorHAnsi" w:hAnsiTheme="minorHAnsi" w:cstheme="minorHAnsi"/>
                <w:b/>
                <w:bCs/>
                <w:color w:val="008080"/>
                <w:sz w:val="20"/>
                <w:szCs w:val="20"/>
              </w:rPr>
              <w:t> </w:t>
            </w:r>
          </w:p>
        </w:tc>
        <w:tc>
          <w:tcPr>
            <w:tcW w:w="314" w:type="pct"/>
            <w:tcBorders>
              <w:top w:val="nil"/>
              <w:left w:val="nil"/>
              <w:bottom w:val="single" w:sz="4" w:space="0" w:color="008080"/>
              <w:right w:val="single" w:sz="4" w:space="0" w:color="008080"/>
            </w:tcBorders>
            <w:shd w:val="clear" w:color="000000" w:fill="CCFFFF"/>
            <w:noWrap/>
            <w:vAlign w:val="center"/>
            <w:hideMark/>
          </w:tcPr>
          <w:p w14:paraId="565364B1" w14:textId="77777777" w:rsidR="000267AA" w:rsidRPr="00702EE3" w:rsidRDefault="000267AA" w:rsidP="000267AA">
            <w:pPr>
              <w:jc w:val="center"/>
              <w:rPr>
                <w:rFonts w:asciiTheme="minorHAnsi" w:hAnsiTheme="minorHAnsi" w:cstheme="minorHAnsi"/>
                <w:b/>
                <w:bCs/>
                <w:color w:val="008080"/>
                <w:sz w:val="20"/>
                <w:szCs w:val="20"/>
              </w:rPr>
            </w:pPr>
            <w:r w:rsidRPr="00702EE3">
              <w:rPr>
                <w:rFonts w:asciiTheme="minorHAnsi" w:hAnsiTheme="minorHAnsi" w:cstheme="minorHAnsi"/>
                <w:b/>
                <w:bCs/>
                <w:color w:val="008080"/>
                <w:sz w:val="20"/>
                <w:szCs w:val="20"/>
              </w:rPr>
              <w:t> </w:t>
            </w:r>
          </w:p>
        </w:tc>
        <w:tc>
          <w:tcPr>
            <w:tcW w:w="239" w:type="pct"/>
            <w:tcBorders>
              <w:top w:val="nil"/>
              <w:left w:val="nil"/>
              <w:bottom w:val="single" w:sz="4" w:space="0" w:color="008080"/>
              <w:right w:val="single" w:sz="4" w:space="0" w:color="008080"/>
            </w:tcBorders>
            <w:shd w:val="clear" w:color="000000" w:fill="CCFFFF"/>
            <w:noWrap/>
            <w:vAlign w:val="center"/>
            <w:hideMark/>
          </w:tcPr>
          <w:p w14:paraId="584AB87C" w14:textId="77777777" w:rsidR="000267AA" w:rsidRPr="00702EE3" w:rsidRDefault="000267AA" w:rsidP="000267AA">
            <w:pPr>
              <w:jc w:val="center"/>
              <w:rPr>
                <w:rFonts w:asciiTheme="minorHAnsi" w:hAnsiTheme="minorHAnsi" w:cstheme="minorHAnsi"/>
                <w:b/>
                <w:bCs/>
                <w:color w:val="008080"/>
                <w:sz w:val="20"/>
                <w:szCs w:val="20"/>
              </w:rPr>
            </w:pPr>
            <w:r w:rsidRPr="00702EE3">
              <w:rPr>
                <w:rFonts w:asciiTheme="minorHAnsi" w:hAnsiTheme="minorHAnsi" w:cstheme="minorHAnsi"/>
                <w:b/>
                <w:bCs/>
                <w:color w:val="008080"/>
                <w:sz w:val="20"/>
                <w:szCs w:val="20"/>
              </w:rPr>
              <w:t> </w:t>
            </w:r>
          </w:p>
        </w:tc>
        <w:tc>
          <w:tcPr>
            <w:tcW w:w="406" w:type="pct"/>
            <w:gridSpan w:val="2"/>
            <w:tcBorders>
              <w:top w:val="nil"/>
              <w:left w:val="nil"/>
              <w:bottom w:val="single" w:sz="4" w:space="0" w:color="008080"/>
              <w:right w:val="single" w:sz="4" w:space="0" w:color="008080"/>
            </w:tcBorders>
            <w:shd w:val="clear" w:color="000000" w:fill="CCFFFF"/>
            <w:noWrap/>
            <w:vAlign w:val="center"/>
            <w:hideMark/>
          </w:tcPr>
          <w:p w14:paraId="45945340" w14:textId="77777777" w:rsidR="000267AA" w:rsidRPr="00702EE3" w:rsidRDefault="000267AA" w:rsidP="000267AA">
            <w:pPr>
              <w:jc w:val="center"/>
              <w:rPr>
                <w:rFonts w:asciiTheme="minorHAnsi" w:hAnsiTheme="minorHAnsi" w:cstheme="minorHAnsi"/>
                <w:b/>
                <w:bCs/>
                <w:color w:val="008080"/>
                <w:sz w:val="20"/>
                <w:szCs w:val="20"/>
              </w:rPr>
            </w:pPr>
            <w:r w:rsidRPr="00702EE3">
              <w:rPr>
                <w:rFonts w:asciiTheme="minorHAnsi" w:hAnsiTheme="minorHAnsi" w:cstheme="minorHAnsi"/>
                <w:b/>
                <w:bCs/>
                <w:color w:val="008080"/>
                <w:sz w:val="20"/>
                <w:szCs w:val="20"/>
              </w:rPr>
              <w:t> </w:t>
            </w:r>
          </w:p>
        </w:tc>
        <w:tc>
          <w:tcPr>
            <w:tcW w:w="346" w:type="pct"/>
            <w:gridSpan w:val="2"/>
            <w:tcBorders>
              <w:top w:val="nil"/>
              <w:left w:val="nil"/>
              <w:bottom w:val="single" w:sz="4" w:space="0" w:color="008080"/>
              <w:right w:val="single" w:sz="4" w:space="0" w:color="008080"/>
            </w:tcBorders>
            <w:shd w:val="clear" w:color="000000" w:fill="CCFFFF"/>
            <w:noWrap/>
            <w:vAlign w:val="center"/>
            <w:hideMark/>
          </w:tcPr>
          <w:p w14:paraId="664A8ECC" w14:textId="77777777" w:rsidR="000267AA" w:rsidRPr="00702EE3" w:rsidRDefault="000267AA" w:rsidP="000267AA">
            <w:pPr>
              <w:jc w:val="center"/>
              <w:rPr>
                <w:rFonts w:asciiTheme="minorHAnsi" w:hAnsiTheme="minorHAnsi" w:cstheme="minorHAnsi"/>
                <w:b/>
                <w:bCs/>
                <w:color w:val="008080"/>
                <w:sz w:val="20"/>
                <w:szCs w:val="20"/>
              </w:rPr>
            </w:pPr>
            <w:r w:rsidRPr="00702EE3">
              <w:rPr>
                <w:rFonts w:asciiTheme="minorHAnsi" w:hAnsiTheme="minorHAnsi" w:cstheme="minorHAnsi"/>
                <w:b/>
                <w:bCs/>
                <w:color w:val="008080"/>
                <w:sz w:val="20"/>
                <w:szCs w:val="20"/>
              </w:rPr>
              <w:t> </w:t>
            </w:r>
          </w:p>
        </w:tc>
        <w:tc>
          <w:tcPr>
            <w:tcW w:w="360" w:type="pct"/>
            <w:vMerge/>
            <w:tcBorders>
              <w:top w:val="nil"/>
              <w:left w:val="single" w:sz="4" w:space="0" w:color="008080"/>
              <w:bottom w:val="single" w:sz="4" w:space="0" w:color="008080"/>
              <w:right w:val="single" w:sz="4" w:space="0" w:color="008080"/>
            </w:tcBorders>
            <w:vAlign w:val="center"/>
            <w:hideMark/>
          </w:tcPr>
          <w:p w14:paraId="55550C10" w14:textId="77777777" w:rsidR="000267AA" w:rsidRPr="00702EE3" w:rsidRDefault="000267AA" w:rsidP="000267AA">
            <w:pPr>
              <w:rPr>
                <w:rFonts w:asciiTheme="minorHAnsi" w:hAnsiTheme="minorHAnsi" w:cstheme="minorHAnsi"/>
                <w:b/>
                <w:bCs/>
                <w:color w:val="008080"/>
                <w:sz w:val="20"/>
                <w:szCs w:val="20"/>
              </w:rPr>
            </w:pPr>
          </w:p>
        </w:tc>
        <w:tc>
          <w:tcPr>
            <w:tcW w:w="722" w:type="pct"/>
            <w:vMerge/>
            <w:tcBorders>
              <w:top w:val="nil"/>
              <w:left w:val="single" w:sz="4" w:space="0" w:color="008080"/>
              <w:bottom w:val="single" w:sz="4" w:space="0" w:color="008080"/>
              <w:right w:val="single" w:sz="8" w:space="0" w:color="008080"/>
            </w:tcBorders>
            <w:vAlign w:val="center"/>
            <w:hideMark/>
          </w:tcPr>
          <w:p w14:paraId="3ABCA77E" w14:textId="77777777" w:rsidR="000267AA" w:rsidRPr="00702EE3" w:rsidRDefault="000267AA" w:rsidP="000267AA">
            <w:pPr>
              <w:rPr>
                <w:rFonts w:asciiTheme="minorHAnsi" w:hAnsiTheme="minorHAnsi" w:cstheme="minorHAnsi"/>
                <w:b/>
                <w:bCs/>
                <w:color w:val="008080"/>
                <w:sz w:val="20"/>
                <w:szCs w:val="20"/>
              </w:rPr>
            </w:pPr>
          </w:p>
        </w:tc>
      </w:tr>
      <w:tr w:rsidR="00A4075E" w:rsidRPr="00702EE3" w14:paraId="6EDE5FBB" w14:textId="77777777" w:rsidTr="009C0F85">
        <w:trPr>
          <w:trHeight w:val="555"/>
        </w:trPr>
        <w:tc>
          <w:tcPr>
            <w:tcW w:w="119" w:type="pct"/>
            <w:vMerge/>
            <w:tcBorders>
              <w:top w:val="nil"/>
              <w:left w:val="single" w:sz="4" w:space="0" w:color="FFFFFF"/>
              <w:bottom w:val="nil"/>
              <w:right w:val="nil"/>
            </w:tcBorders>
            <w:vAlign w:val="center"/>
            <w:hideMark/>
          </w:tcPr>
          <w:p w14:paraId="26E368B9" w14:textId="77777777" w:rsidR="000267AA" w:rsidRPr="00702EE3" w:rsidRDefault="000267AA" w:rsidP="000267AA">
            <w:pPr>
              <w:rPr>
                <w:rFonts w:asciiTheme="minorHAnsi" w:hAnsiTheme="minorHAnsi" w:cstheme="minorHAnsi"/>
                <w:color w:val="008080"/>
                <w:sz w:val="20"/>
                <w:szCs w:val="20"/>
              </w:rPr>
            </w:pPr>
          </w:p>
        </w:tc>
        <w:tc>
          <w:tcPr>
            <w:tcW w:w="375" w:type="pct"/>
            <w:vMerge/>
            <w:tcBorders>
              <w:top w:val="nil"/>
              <w:left w:val="single" w:sz="8" w:space="0" w:color="008080"/>
              <w:bottom w:val="single" w:sz="4" w:space="0" w:color="008080"/>
              <w:right w:val="single" w:sz="4" w:space="0" w:color="008080"/>
            </w:tcBorders>
            <w:vAlign w:val="center"/>
            <w:hideMark/>
          </w:tcPr>
          <w:p w14:paraId="7D353DF8" w14:textId="77777777" w:rsidR="000267AA" w:rsidRPr="00702EE3" w:rsidRDefault="000267AA" w:rsidP="000267AA">
            <w:pPr>
              <w:rPr>
                <w:rFonts w:asciiTheme="minorHAnsi" w:hAnsiTheme="minorHAnsi" w:cstheme="minorHAnsi"/>
                <w:color w:val="008080"/>
                <w:sz w:val="20"/>
                <w:szCs w:val="20"/>
              </w:rPr>
            </w:pPr>
          </w:p>
        </w:tc>
        <w:tc>
          <w:tcPr>
            <w:tcW w:w="828" w:type="pct"/>
            <w:tcBorders>
              <w:top w:val="nil"/>
              <w:left w:val="nil"/>
              <w:bottom w:val="single" w:sz="4" w:space="0" w:color="008080"/>
              <w:right w:val="single" w:sz="4" w:space="0" w:color="008080"/>
            </w:tcBorders>
            <w:shd w:val="clear" w:color="000000" w:fill="CCFFFF"/>
            <w:vAlign w:val="center"/>
            <w:hideMark/>
          </w:tcPr>
          <w:p w14:paraId="7E975F35" w14:textId="77777777" w:rsidR="000267AA" w:rsidRPr="00702EE3" w:rsidRDefault="000267AA" w:rsidP="000267AA">
            <w:pPr>
              <w:rPr>
                <w:rFonts w:asciiTheme="minorHAnsi" w:hAnsiTheme="minorHAnsi" w:cstheme="minorHAnsi"/>
                <w:b/>
                <w:bCs/>
                <w:color w:val="008080"/>
                <w:sz w:val="20"/>
                <w:szCs w:val="20"/>
              </w:rPr>
            </w:pPr>
            <w:r w:rsidRPr="00702EE3">
              <w:rPr>
                <w:rFonts w:asciiTheme="minorHAnsi" w:hAnsiTheme="minorHAnsi" w:cstheme="minorHAnsi"/>
                <w:b/>
                <w:bCs/>
                <w:color w:val="008080"/>
                <w:sz w:val="20"/>
                <w:szCs w:val="20"/>
              </w:rPr>
              <w:t xml:space="preserve">Rata acoperirii prin fluxul de numerar (RAFN) </w:t>
            </w:r>
          </w:p>
        </w:tc>
        <w:tc>
          <w:tcPr>
            <w:tcW w:w="436" w:type="pct"/>
            <w:tcBorders>
              <w:top w:val="nil"/>
              <w:left w:val="nil"/>
              <w:bottom w:val="single" w:sz="4" w:space="0" w:color="008080"/>
              <w:right w:val="single" w:sz="4" w:space="0" w:color="008080"/>
            </w:tcBorders>
            <w:shd w:val="clear" w:color="000000" w:fill="CCFFFF"/>
            <w:vAlign w:val="center"/>
            <w:hideMark/>
          </w:tcPr>
          <w:p w14:paraId="102C67DF" w14:textId="77777777" w:rsidR="000267AA" w:rsidRPr="00702EE3" w:rsidRDefault="000267AA" w:rsidP="000267AA">
            <w:pPr>
              <w:jc w:val="center"/>
              <w:rPr>
                <w:rFonts w:asciiTheme="minorHAnsi" w:hAnsiTheme="minorHAnsi" w:cstheme="minorHAnsi"/>
                <w:b/>
                <w:bCs/>
                <w:color w:val="008080"/>
                <w:sz w:val="20"/>
                <w:szCs w:val="20"/>
              </w:rPr>
            </w:pPr>
            <w:r w:rsidRPr="00702EE3">
              <w:rPr>
                <w:rFonts w:asciiTheme="minorHAnsi" w:hAnsiTheme="minorHAnsi" w:cstheme="minorHAnsi"/>
                <w:b/>
                <w:bCs/>
                <w:color w:val="008080"/>
                <w:sz w:val="20"/>
                <w:szCs w:val="20"/>
              </w:rPr>
              <w:t>&gt;=1,2</w:t>
            </w:r>
          </w:p>
        </w:tc>
        <w:tc>
          <w:tcPr>
            <w:tcW w:w="495" w:type="pct"/>
            <w:tcBorders>
              <w:top w:val="nil"/>
              <w:left w:val="nil"/>
              <w:bottom w:val="single" w:sz="4" w:space="0" w:color="008080"/>
              <w:right w:val="single" w:sz="4" w:space="0" w:color="008080"/>
            </w:tcBorders>
            <w:shd w:val="clear" w:color="000000" w:fill="CCFFFF"/>
            <w:noWrap/>
            <w:vAlign w:val="center"/>
            <w:hideMark/>
          </w:tcPr>
          <w:p w14:paraId="129993FB" w14:textId="77777777" w:rsidR="000267AA" w:rsidRPr="00702EE3" w:rsidRDefault="000267AA" w:rsidP="000267AA">
            <w:pPr>
              <w:jc w:val="center"/>
              <w:rPr>
                <w:rFonts w:asciiTheme="minorHAnsi" w:hAnsiTheme="minorHAnsi" w:cstheme="minorHAnsi"/>
                <w:b/>
                <w:bCs/>
                <w:color w:val="008080"/>
                <w:sz w:val="20"/>
                <w:szCs w:val="20"/>
              </w:rPr>
            </w:pPr>
            <w:r w:rsidRPr="00702EE3">
              <w:rPr>
                <w:rFonts w:asciiTheme="minorHAnsi" w:hAnsiTheme="minorHAnsi" w:cstheme="minorHAnsi"/>
                <w:b/>
                <w:bCs/>
                <w:color w:val="008080"/>
                <w:sz w:val="20"/>
                <w:szCs w:val="20"/>
              </w:rPr>
              <w:t xml:space="preserve"> Numeric </w:t>
            </w:r>
          </w:p>
        </w:tc>
        <w:tc>
          <w:tcPr>
            <w:tcW w:w="360" w:type="pct"/>
            <w:tcBorders>
              <w:top w:val="nil"/>
              <w:left w:val="nil"/>
              <w:bottom w:val="single" w:sz="4" w:space="0" w:color="008080"/>
              <w:right w:val="single" w:sz="4" w:space="0" w:color="008080"/>
            </w:tcBorders>
            <w:shd w:val="clear" w:color="000000" w:fill="CCFFFF"/>
            <w:noWrap/>
            <w:vAlign w:val="center"/>
            <w:hideMark/>
          </w:tcPr>
          <w:p w14:paraId="28CEBFFA" w14:textId="77777777" w:rsidR="000267AA" w:rsidRPr="00702EE3" w:rsidRDefault="000267AA" w:rsidP="000267AA">
            <w:pPr>
              <w:jc w:val="center"/>
              <w:rPr>
                <w:rFonts w:asciiTheme="minorHAnsi" w:hAnsiTheme="minorHAnsi" w:cstheme="minorHAnsi"/>
                <w:b/>
                <w:bCs/>
                <w:color w:val="008080"/>
                <w:sz w:val="20"/>
                <w:szCs w:val="20"/>
              </w:rPr>
            </w:pPr>
            <w:r w:rsidRPr="00702EE3">
              <w:rPr>
                <w:rFonts w:asciiTheme="minorHAnsi" w:hAnsiTheme="minorHAnsi" w:cstheme="minorHAnsi"/>
                <w:b/>
                <w:bCs/>
                <w:color w:val="008080"/>
                <w:sz w:val="20"/>
                <w:szCs w:val="20"/>
              </w:rPr>
              <w:t>#DIV/0!</w:t>
            </w:r>
          </w:p>
        </w:tc>
        <w:tc>
          <w:tcPr>
            <w:tcW w:w="314" w:type="pct"/>
            <w:tcBorders>
              <w:top w:val="nil"/>
              <w:left w:val="nil"/>
              <w:bottom w:val="single" w:sz="4" w:space="0" w:color="008080"/>
              <w:right w:val="single" w:sz="4" w:space="0" w:color="008080"/>
            </w:tcBorders>
            <w:shd w:val="clear" w:color="000000" w:fill="CCFFFF"/>
            <w:noWrap/>
            <w:vAlign w:val="center"/>
            <w:hideMark/>
          </w:tcPr>
          <w:p w14:paraId="1EA7B1B7" w14:textId="77777777" w:rsidR="000267AA" w:rsidRPr="00702EE3" w:rsidRDefault="000267AA" w:rsidP="000267AA">
            <w:pPr>
              <w:jc w:val="center"/>
              <w:rPr>
                <w:rFonts w:asciiTheme="minorHAnsi" w:hAnsiTheme="minorHAnsi" w:cstheme="minorHAnsi"/>
                <w:b/>
                <w:bCs/>
                <w:color w:val="008080"/>
                <w:sz w:val="20"/>
                <w:szCs w:val="20"/>
              </w:rPr>
            </w:pPr>
            <w:r w:rsidRPr="00702EE3">
              <w:rPr>
                <w:rFonts w:asciiTheme="minorHAnsi" w:hAnsiTheme="minorHAnsi" w:cstheme="minorHAnsi"/>
                <w:b/>
                <w:bCs/>
                <w:color w:val="008080"/>
                <w:sz w:val="20"/>
                <w:szCs w:val="20"/>
              </w:rPr>
              <w:t>#DIV/0!</w:t>
            </w:r>
          </w:p>
        </w:tc>
        <w:tc>
          <w:tcPr>
            <w:tcW w:w="239" w:type="pct"/>
            <w:tcBorders>
              <w:top w:val="nil"/>
              <w:left w:val="nil"/>
              <w:bottom w:val="single" w:sz="4" w:space="0" w:color="008080"/>
              <w:right w:val="single" w:sz="4" w:space="0" w:color="008080"/>
            </w:tcBorders>
            <w:shd w:val="clear" w:color="000000" w:fill="CCFFFF"/>
            <w:noWrap/>
            <w:vAlign w:val="center"/>
            <w:hideMark/>
          </w:tcPr>
          <w:p w14:paraId="22596F6E" w14:textId="77777777" w:rsidR="000267AA" w:rsidRPr="00702EE3" w:rsidRDefault="000267AA" w:rsidP="000267AA">
            <w:pPr>
              <w:jc w:val="center"/>
              <w:rPr>
                <w:rFonts w:asciiTheme="minorHAnsi" w:hAnsiTheme="minorHAnsi" w:cstheme="minorHAnsi"/>
                <w:b/>
                <w:bCs/>
                <w:color w:val="008080"/>
                <w:sz w:val="20"/>
                <w:szCs w:val="20"/>
              </w:rPr>
            </w:pPr>
            <w:r w:rsidRPr="00702EE3">
              <w:rPr>
                <w:rFonts w:asciiTheme="minorHAnsi" w:hAnsiTheme="minorHAnsi" w:cstheme="minorHAnsi"/>
                <w:b/>
                <w:bCs/>
                <w:color w:val="008080"/>
                <w:sz w:val="20"/>
                <w:szCs w:val="20"/>
              </w:rPr>
              <w:t>#DIV/0!</w:t>
            </w:r>
          </w:p>
        </w:tc>
        <w:tc>
          <w:tcPr>
            <w:tcW w:w="406" w:type="pct"/>
            <w:gridSpan w:val="2"/>
            <w:tcBorders>
              <w:top w:val="nil"/>
              <w:left w:val="nil"/>
              <w:bottom w:val="single" w:sz="4" w:space="0" w:color="008080"/>
              <w:right w:val="single" w:sz="4" w:space="0" w:color="008080"/>
            </w:tcBorders>
            <w:shd w:val="clear" w:color="000000" w:fill="CCFFFF"/>
            <w:noWrap/>
            <w:vAlign w:val="center"/>
            <w:hideMark/>
          </w:tcPr>
          <w:p w14:paraId="5C14A068" w14:textId="77777777" w:rsidR="000267AA" w:rsidRPr="00702EE3" w:rsidRDefault="000267AA" w:rsidP="000267AA">
            <w:pPr>
              <w:jc w:val="center"/>
              <w:rPr>
                <w:rFonts w:asciiTheme="minorHAnsi" w:hAnsiTheme="minorHAnsi" w:cstheme="minorHAnsi"/>
                <w:b/>
                <w:bCs/>
                <w:color w:val="008080"/>
                <w:sz w:val="20"/>
                <w:szCs w:val="20"/>
              </w:rPr>
            </w:pPr>
            <w:r w:rsidRPr="00702EE3">
              <w:rPr>
                <w:rFonts w:asciiTheme="minorHAnsi" w:hAnsiTheme="minorHAnsi" w:cstheme="minorHAnsi"/>
                <w:b/>
                <w:bCs/>
                <w:color w:val="008080"/>
                <w:sz w:val="20"/>
                <w:szCs w:val="20"/>
              </w:rPr>
              <w:t>#DIV/0!</w:t>
            </w:r>
          </w:p>
        </w:tc>
        <w:tc>
          <w:tcPr>
            <w:tcW w:w="346" w:type="pct"/>
            <w:gridSpan w:val="2"/>
            <w:tcBorders>
              <w:top w:val="nil"/>
              <w:left w:val="nil"/>
              <w:bottom w:val="single" w:sz="4" w:space="0" w:color="008080"/>
              <w:right w:val="single" w:sz="4" w:space="0" w:color="008080"/>
            </w:tcBorders>
            <w:shd w:val="clear" w:color="000000" w:fill="CCFFFF"/>
            <w:noWrap/>
            <w:vAlign w:val="center"/>
            <w:hideMark/>
          </w:tcPr>
          <w:p w14:paraId="1E5AA0A2" w14:textId="77777777" w:rsidR="000267AA" w:rsidRPr="00702EE3" w:rsidRDefault="000267AA" w:rsidP="000267AA">
            <w:pPr>
              <w:jc w:val="center"/>
              <w:rPr>
                <w:rFonts w:asciiTheme="minorHAnsi" w:hAnsiTheme="minorHAnsi" w:cstheme="minorHAnsi"/>
                <w:b/>
                <w:bCs/>
                <w:color w:val="008080"/>
                <w:sz w:val="20"/>
                <w:szCs w:val="20"/>
              </w:rPr>
            </w:pPr>
            <w:r w:rsidRPr="00702EE3">
              <w:rPr>
                <w:rFonts w:asciiTheme="minorHAnsi" w:hAnsiTheme="minorHAnsi" w:cstheme="minorHAnsi"/>
                <w:b/>
                <w:bCs/>
                <w:color w:val="008080"/>
                <w:sz w:val="20"/>
                <w:szCs w:val="20"/>
              </w:rPr>
              <w:t>#DIV/0!</w:t>
            </w:r>
          </w:p>
        </w:tc>
        <w:tc>
          <w:tcPr>
            <w:tcW w:w="360" w:type="pct"/>
            <w:vMerge/>
            <w:tcBorders>
              <w:top w:val="nil"/>
              <w:left w:val="single" w:sz="4" w:space="0" w:color="008080"/>
              <w:bottom w:val="single" w:sz="4" w:space="0" w:color="008080"/>
              <w:right w:val="single" w:sz="4" w:space="0" w:color="008080"/>
            </w:tcBorders>
            <w:vAlign w:val="center"/>
            <w:hideMark/>
          </w:tcPr>
          <w:p w14:paraId="15D11B14" w14:textId="77777777" w:rsidR="000267AA" w:rsidRPr="00702EE3" w:rsidRDefault="000267AA" w:rsidP="000267AA">
            <w:pPr>
              <w:rPr>
                <w:rFonts w:asciiTheme="minorHAnsi" w:hAnsiTheme="minorHAnsi" w:cstheme="minorHAnsi"/>
                <w:b/>
                <w:bCs/>
                <w:color w:val="008080"/>
                <w:sz w:val="20"/>
                <w:szCs w:val="20"/>
              </w:rPr>
            </w:pPr>
          </w:p>
        </w:tc>
        <w:tc>
          <w:tcPr>
            <w:tcW w:w="722" w:type="pct"/>
            <w:vMerge/>
            <w:tcBorders>
              <w:top w:val="nil"/>
              <w:left w:val="single" w:sz="4" w:space="0" w:color="008080"/>
              <w:bottom w:val="single" w:sz="4" w:space="0" w:color="008080"/>
              <w:right w:val="single" w:sz="8" w:space="0" w:color="008080"/>
            </w:tcBorders>
            <w:vAlign w:val="center"/>
            <w:hideMark/>
          </w:tcPr>
          <w:p w14:paraId="120898E6" w14:textId="77777777" w:rsidR="000267AA" w:rsidRPr="00702EE3" w:rsidRDefault="000267AA" w:rsidP="000267AA">
            <w:pPr>
              <w:rPr>
                <w:rFonts w:asciiTheme="minorHAnsi" w:hAnsiTheme="minorHAnsi" w:cstheme="minorHAnsi"/>
                <w:b/>
                <w:bCs/>
                <w:color w:val="008080"/>
                <w:sz w:val="20"/>
                <w:szCs w:val="20"/>
              </w:rPr>
            </w:pPr>
          </w:p>
        </w:tc>
      </w:tr>
      <w:tr w:rsidR="00A4075E" w:rsidRPr="00702EE3" w14:paraId="76CBD044" w14:textId="77777777" w:rsidTr="009C0F85">
        <w:trPr>
          <w:trHeight w:val="675"/>
        </w:trPr>
        <w:tc>
          <w:tcPr>
            <w:tcW w:w="119" w:type="pct"/>
            <w:vMerge/>
            <w:tcBorders>
              <w:top w:val="nil"/>
              <w:left w:val="single" w:sz="4" w:space="0" w:color="FFFFFF"/>
              <w:bottom w:val="nil"/>
              <w:right w:val="nil"/>
            </w:tcBorders>
            <w:vAlign w:val="center"/>
            <w:hideMark/>
          </w:tcPr>
          <w:p w14:paraId="640B8144" w14:textId="77777777" w:rsidR="000267AA" w:rsidRPr="00702EE3" w:rsidRDefault="000267AA" w:rsidP="000267AA">
            <w:pPr>
              <w:rPr>
                <w:rFonts w:asciiTheme="minorHAnsi" w:hAnsiTheme="minorHAnsi" w:cstheme="minorHAnsi"/>
                <w:color w:val="008080"/>
                <w:sz w:val="20"/>
                <w:szCs w:val="20"/>
              </w:rPr>
            </w:pPr>
          </w:p>
        </w:tc>
        <w:tc>
          <w:tcPr>
            <w:tcW w:w="375" w:type="pct"/>
            <w:vMerge/>
            <w:tcBorders>
              <w:top w:val="nil"/>
              <w:left w:val="single" w:sz="8" w:space="0" w:color="008080"/>
              <w:bottom w:val="single" w:sz="4" w:space="0" w:color="008080"/>
              <w:right w:val="single" w:sz="4" w:space="0" w:color="008080"/>
            </w:tcBorders>
            <w:vAlign w:val="center"/>
            <w:hideMark/>
          </w:tcPr>
          <w:p w14:paraId="286B031E" w14:textId="77777777" w:rsidR="000267AA" w:rsidRPr="00702EE3" w:rsidRDefault="000267AA" w:rsidP="000267AA">
            <w:pPr>
              <w:rPr>
                <w:rFonts w:asciiTheme="minorHAnsi" w:hAnsiTheme="minorHAnsi" w:cstheme="minorHAnsi"/>
                <w:color w:val="008080"/>
                <w:sz w:val="20"/>
                <w:szCs w:val="20"/>
              </w:rPr>
            </w:pPr>
          </w:p>
        </w:tc>
        <w:tc>
          <w:tcPr>
            <w:tcW w:w="828" w:type="pct"/>
            <w:tcBorders>
              <w:top w:val="nil"/>
              <w:left w:val="nil"/>
              <w:bottom w:val="single" w:sz="4" w:space="0" w:color="008080"/>
              <w:right w:val="single" w:sz="4" w:space="0" w:color="008080"/>
            </w:tcBorders>
            <w:shd w:val="clear" w:color="auto" w:fill="auto"/>
            <w:vAlign w:val="center"/>
            <w:hideMark/>
          </w:tcPr>
          <w:p w14:paraId="2C636194" w14:textId="77777777" w:rsidR="000267AA" w:rsidRPr="00702EE3" w:rsidRDefault="000267AA" w:rsidP="000267AA">
            <w:pPr>
              <w:rPr>
                <w:rFonts w:asciiTheme="minorHAnsi" w:hAnsiTheme="minorHAnsi" w:cstheme="minorHAnsi"/>
                <w:b/>
                <w:bCs/>
                <w:color w:val="008080"/>
                <w:sz w:val="20"/>
                <w:szCs w:val="20"/>
              </w:rPr>
            </w:pPr>
            <w:r w:rsidRPr="00702EE3">
              <w:rPr>
                <w:rFonts w:asciiTheme="minorHAnsi" w:hAnsiTheme="minorHAnsi" w:cstheme="minorHAnsi"/>
                <w:b/>
                <w:bCs/>
                <w:color w:val="008080"/>
                <w:sz w:val="20"/>
                <w:szCs w:val="20"/>
              </w:rPr>
              <w:t xml:space="preserve">Rata acoperirii prin fluxul de numerar (RAFN) - </w:t>
            </w:r>
            <w:r w:rsidRPr="00702EE3">
              <w:rPr>
                <w:rFonts w:asciiTheme="minorHAnsi" w:hAnsiTheme="minorHAnsi" w:cstheme="minorHAnsi"/>
                <w:color w:val="008080"/>
                <w:sz w:val="20"/>
                <w:szCs w:val="20"/>
              </w:rPr>
              <w:t xml:space="preserve">calculata de solicitant, conform tabelului de indicatori </w:t>
            </w:r>
          </w:p>
        </w:tc>
        <w:tc>
          <w:tcPr>
            <w:tcW w:w="436" w:type="pct"/>
            <w:tcBorders>
              <w:top w:val="nil"/>
              <w:left w:val="nil"/>
              <w:bottom w:val="single" w:sz="4" w:space="0" w:color="008080"/>
              <w:right w:val="single" w:sz="4" w:space="0" w:color="008080"/>
            </w:tcBorders>
            <w:shd w:val="clear" w:color="auto" w:fill="auto"/>
            <w:vAlign w:val="center"/>
            <w:hideMark/>
          </w:tcPr>
          <w:p w14:paraId="7BA32FC5" w14:textId="77777777" w:rsidR="000267AA" w:rsidRPr="00702EE3" w:rsidRDefault="000267AA" w:rsidP="000267AA">
            <w:pPr>
              <w:jc w:val="center"/>
              <w:rPr>
                <w:rFonts w:asciiTheme="minorHAnsi" w:hAnsiTheme="minorHAnsi" w:cstheme="minorHAnsi"/>
                <w:b/>
                <w:bCs/>
                <w:color w:val="008080"/>
                <w:sz w:val="20"/>
                <w:szCs w:val="20"/>
              </w:rPr>
            </w:pPr>
            <w:r w:rsidRPr="00702EE3">
              <w:rPr>
                <w:rFonts w:asciiTheme="minorHAnsi" w:hAnsiTheme="minorHAnsi" w:cstheme="minorHAnsi"/>
                <w:b/>
                <w:bCs/>
                <w:color w:val="008080"/>
                <w:sz w:val="20"/>
                <w:szCs w:val="20"/>
              </w:rPr>
              <w:t>&gt;=1,2</w:t>
            </w:r>
          </w:p>
        </w:tc>
        <w:tc>
          <w:tcPr>
            <w:tcW w:w="495" w:type="pct"/>
            <w:tcBorders>
              <w:top w:val="nil"/>
              <w:left w:val="nil"/>
              <w:bottom w:val="single" w:sz="4" w:space="0" w:color="008080"/>
              <w:right w:val="single" w:sz="4" w:space="0" w:color="008080"/>
            </w:tcBorders>
            <w:shd w:val="clear" w:color="auto" w:fill="auto"/>
            <w:noWrap/>
            <w:vAlign w:val="center"/>
            <w:hideMark/>
          </w:tcPr>
          <w:p w14:paraId="3E6CA3EF" w14:textId="77777777" w:rsidR="000267AA" w:rsidRPr="00702EE3" w:rsidRDefault="000267AA" w:rsidP="000267AA">
            <w:pPr>
              <w:jc w:val="center"/>
              <w:rPr>
                <w:rFonts w:asciiTheme="minorHAnsi" w:hAnsiTheme="minorHAnsi" w:cstheme="minorHAnsi"/>
                <w:b/>
                <w:bCs/>
                <w:color w:val="008080"/>
                <w:sz w:val="20"/>
                <w:szCs w:val="20"/>
              </w:rPr>
            </w:pPr>
            <w:r w:rsidRPr="00702EE3">
              <w:rPr>
                <w:rFonts w:asciiTheme="minorHAnsi" w:hAnsiTheme="minorHAnsi" w:cstheme="minorHAnsi"/>
                <w:b/>
                <w:bCs/>
                <w:color w:val="008080"/>
                <w:sz w:val="20"/>
                <w:szCs w:val="20"/>
              </w:rPr>
              <w:t xml:space="preserve"> Numeric </w:t>
            </w:r>
          </w:p>
        </w:tc>
        <w:tc>
          <w:tcPr>
            <w:tcW w:w="360" w:type="pct"/>
            <w:tcBorders>
              <w:top w:val="nil"/>
              <w:left w:val="nil"/>
              <w:bottom w:val="single" w:sz="4" w:space="0" w:color="008080"/>
              <w:right w:val="single" w:sz="4" w:space="0" w:color="008080"/>
            </w:tcBorders>
            <w:shd w:val="clear" w:color="auto" w:fill="auto"/>
            <w:noWrap/>
            <w:vAlign w:val="center"/>
            <w:hideMark/>
          </w:tcPr>
          <w:p w14:paraId="68D9DBF7" w14:textId="77777777" w:rsidR="000267AA" w:rsidRPr="00702EE3" w:rsidRDefault="000267AA" w:rsidP="000267AA">
            <w:pPr>
              <w:jc w:val="right"/>
              <w:rPr>
                <w:rFonts w:asciiTheme="minorHAnsi" w:hAnsiTheme="minorHAnsi" w:cstheme="minorHAnsi"/>
                <w:color w:val="008080"/>
                <w:sz w:val="20"/>
                <w:szCs w:val="20"/>
              </w:rPr>
            </w:pPr>
            <w:r w:rsidRPr="00702EE3">
              <w:rPr>
                <w:rFonts w:asciiTheme="minorHAnsi" w:hAnsiTheme="minorHAnsi" w:cstheme="minorHAnsi"/>
                <w:color w:val="008080"/>
                <w:sz w:val="20"/>
                <w:szCs w:val="20"/>
              </w:rPr>
              <w:t> </w:t>
            </w:r>
          </w:p>
        </w:tc>
        <w:tc>
          <w:tcPr>
            <w:tcW w:w="314" w:type="pct"/>
            <w:tcBorders>
              <w:top w:val="nil"/>
              <w:left w:val="nil"/>
              <w:bottom w:val="single" w:sz="4" w:space="0" w:color="008080"/>
              <w:right w:val="single" w:sz="4" w:space="0" w:color="008080"/>
            </w:tcBorders>
            <w:shd w:val="clear" w:color="auto" w:fill="auto"/>
            <w:noWrap/>
            <w:vAlign w:val="center"/>
            <w:hideMark/>
          </w:tcPr>
          <w:p w14:paraId="08D89243" w14:textId="77777777" w:rsidR="000267AA" w:rsidRPr="00702EE3" w:rsidRDefault="000267AA" w:rsidP="000267AA">
            <w:pPr>
              <w:jc w:val="right"/>
              <w:rPr>
                <w:rFonts w:asciiTheme="minorHAnsi" w:hAnsiTheme="minorHAnsi" w:cstheme="minorHAnsi"/>
                <w:color w:val="008080"/>
                <w:sz w:val="20"/>
                <w:szCs w:val="20"/>
              </w:rPr>
            </w:pPr>
            <w:r w:rsidRPr="00702EE3">
              <w:rPr>
                <w:rFonts w:asciiTheme="minorHAnsi" w:hAnsiTheme="minorHAnsi" w:cstheme="minorHAnsi"/>
                <w:color w:val="008080"/>
                <w:sz w:val="20"/>
                <w:szCs w:val="20"/>
              </w:rPr>
              <w:t> </w:t>
            </w:r>
          </w:p>
        </w:tc>
        <w:tc>
          <w:tcPr>
            <w:tcW w:w="239" w:type="pct"/>
            <w:tcBorders>
              <w:top w:val="nil"/>
              <w:left w:val="nil"/>
              <w:bottom w:val="single" w:sz="4" w:space="0" w:color="008080"/>
              <w:right w:val="single" w:sz="4" w:space="0" w:color="008080"/>
            </w:tcBorders>
            <w:shd w:val="clear" w:color="auto" w:fill="auto"/>
            <w:noWrap/>
            <w:vAlign w:val="center"/>
            <w:hideMark/>
          </w:tcPr>
          <w:p w14:paraId="776FCDA8" w14:textId="77777777" w:rsidR="000267AA" w:rsidRPr="00702EE3" w:rsidRDefault="000267AA" w:rsidP="000267AA">
            <w:pPr>
              <w:jc w:val="right"/>
              <w:rPr>
                <w:rFonts w:asciiTheme="minorHAnsi" w:hAnsiTheme="minorHAnsi" w:cstheme="minorHAnsi"/>
                <w:color w:val="008080"/>
                <w:sz w:val="20"/>
                <w:szCs w:val="20"/>
              </w:rPr>
            </w:pPr>
            <w:r w:rsidRPr="00702EE3">
              <w:rPr>
                <w:rFonts w:asciiTheme="minorHAnsi" w:hAnsiTheme="minorHAnsi" w:cstheme="minorHAnsi"/>
                <w:color w:val="008080"/>
                <w:sz w:val="20"/>
                <w:szCs w:val="20"/>
              </w:rPr>
              <w:t> </w:t>
            </w:r>
          </w:p>
        </w:tc>
        <w:tc>
          <w:tcPr>
            <w:tcW w:w="406" w:type="pct"/>
            <w:gridSpan w:val="2"/>
            <w:tcBorders>
              <w:top w:val="nil"/>
              <w:left w:val="nil"/>
              <w:bottom w:val="single" w:sz="4" w:space="0" w:color="008080"/>
              <w:right w:val="single" w:sz="4" w:space="0" w:color="008080"/>
            </w:tcBorders>
            <w:shd w:val="clear" w:color="auto" w:fill="auto"/>
            <w:noWrap/>
            <w:vAlign w:val="center"/>
            <w:hideMark/>
          </w:tcPr>
          <w:p w14:paraId="1731A483" w14:textId="77777777" w:rsidR="000267AA" w:rsidRPr="00702EE3" w:rsidRDefault="000267AA" w:rsidP="000267AA">
            <w:pPr>
              <w:jc w:val="right"/>
              <w:rPr>
                <w:rFonts w:asciiTheme="minorHAnsi" w:hAnsiTheme="minorHAnsi" w:cstheme="minorHAnsi"/>
                <w:color w:val="008080"/>
                <w:sz w:val="20"/>
                <w:szCs w:val="20"/>
              </w:rPr>
            </w:pPr>
            <w:r w:rsidRPr="00702EE3">
              <w:rPr>
                <w:rFonts w:asciiTheme="minorHAnsi" w:hAnsiTheme="minorHAnsi" w:cstheme="minorHAnsi"/>
                <w:color w:val="008080"/>
                <w:sz w:val="20"/>
                <w:szCs w:val="20"/>
              </w:rPr>
              <w:t> </w:t>
            </w:r>
          </w:p>
        </w:tc>
        <w:tc>
          <w:tcPr>
            <w:tcW w:w="346" w:type="pct"/>
            <w:gridSpan w:val="2"/>
            <w:tcBorders>
              <w:top w:val="nil"/>
              <w:left w:val="nil"/>
              <w:bottom w:val="single" w:sz="4" w:space="0" w:color="008080"/>
              <w:right w:val="single" w:sz="4" w:space="0" w:color="008080"/>
            </w:tcBorders>
            <w:shd w:val="clear" w:color="auto" w:fill="auto"/>
            <w:noWrap/>
            <w:vAlign w:val="center"/>
            <w:hideMark/>
          </w:tcPr>
          <w:p w14:paraId="66810071" w14:textId="77777777" w:rsidR="000267AA" w:rsidRPr="00702EE3" w:rsidRDefault="000267AA" w:rsidP="000267AA">
            <w:pPr>
              <w:jc w:val="right"/>
              <w:rPr>
                <w:rFonts w:asciiTheme="minorHAnsi" w:hAnsiTheme="minorHAnsi" w:cstheme="minorHAnsi"/>
                <w:color w:val="008080"/>
                <w:sz w:val="20"/>
                <w:szCs w:val="20"/>
              </w:rPr>
            </w:pPr>
            <w:r w:rsidRPr="00702EE3">
              <w:rPr>
                <w:rFonts w:asciiTheme="minorHAnsi" w:hAnsiTheme="minorHAnsi" w:cstheme="minorHAnsi"/>
                <w:color w:val="008080"/>
                <w:sz w:val="20"/>
                <w:szCs w:val="20"/>
              </w:rPr>
              <w:t> </w:t>
            </w:r>
          </w:p>
        </w:tc>
        <w:tc>
          <w:tcPr>
            <w:tcW w:w="360" w:type="pct"/>
            <w:vMerge/>
            <w:tcBorders>
              <w:top w:val="nil"/>
              <w:left w:val="single" w:sz="4" w:space="0" w:color="008080"/>
              <w:bottom w:val="single" w:sz="4" w:space="0" w:color="008080"/>
              <w:right w:val="single" w:sz="4" w:space="0" w:color="008080"/>
            </w:tcBorders>
            <w:vAlign w:val="center"/>
            <w:hideMark/>
          </w:tcPr>
          <w:p w14:paraId="7DFADA7F" w14:textId="77777777" w:rsidR="000267AA" w:rsidRPr="00702EE3" w:rsidRDefault="000267AA" w:rsidP="000267AA">
            <w:pPr>
              <w:rPr>
                <w:rFonts w:asciiTheme="minorHAnsi" w:hAnsiTheme="minorHAnsi" w:cstheme="minorHAnsi"/>
                <w:b/>
                <w:bCs/>
                <w:color w:val="008080"/>
                <w:sz w:val="20"/>
                <w:szCs w:val="20"/>
              </w:rPr>
            </w:pPr>
          </w:p>
        </w:tc>
        <w:tc>
          <w:tcPr>
            <w:tcW w:w="722" w:type="pct"/>
            <w:vMerge/>
            <w:tcBorders>
              <w:top w:val="nil"/>
              <w:left w:val="single" w:sz="4" w:space="0" w:color="008080"/>
              <w:bottom w:val="single" w:sz="4" w:space="0" w:color="008080"/>
              <w:right w:val="single" w:sz="8" w:space="0" w:color="008080"/>
            </w:tcBorders>
            <w:vAlign w:val="center"/>
            <w:hideMark/>
          </w:tcPr>
          <w:p w14:paraId="1B9D261C" w14:textId="77777777" w:rsidR="000267AA" w:rsidRPr="00702EE3" w:rsidRDefault="000267AA" w:rsidP="000267AA">
            <w:pPr>
              <w:rPr>
                <w:rFonts w:asciiTheme="minorHAnsi" w:hAnsiTheme="minorHAnsi" w:cstheme="minorHAnsi"/>
                <w:b/>
                <w:bCs/>
                <w:color w:val="008080"/>
                <w:sz w:val="20"/>
                <w:szCs w:val="20"/>
              </w:rPr>
            </w:pPr>
          </w:p>
        </w:tc>
      </w:tr>
      <w:tr w:rsidR="00A4075E" w:rsidRPr="00702EE3" w14:paraId="0EDCBA57" w14:textId="77777777" w:rsidTr="009C0F85">
        <w:trPr>
          <w:trHeight w:val="450"/>
        </w:trPr>
        <w:tc>
          <w:tcPr>
            <w:tcW w:w="119" w:type="pct"/>
            <w:vMerge/>
            <w:tcBorders>
              <w:top w:val="nil"/>
              <w:left w:val="single" w:sz="4" w:space="0" w:color="FFFFFF"/>
              <w:bottom w:val="nil"/>
              <w:right w:val="nil"/>
            </w:tcBorders>
            <w:vAlign w:val="center"/>
            <w:hideMark/>
          </w:tcPr>
          <w:p w14:paraId="0401C794" w14:textId="77777777" w:rsidR="000267AA" w:rsidRPr="00702EE3" w:rsidRDefault="000267AA" w:rsidP="000267AA">
            <w:pPr>
              <w:rPr>
                <w:rFonts w:asciiTheme="minorHAnsi" w:hAnsiTheme="minorHAnsi" w:cstheme="minorHAnsi"/>
                <w:color w:val="008080"/>
                <w:sz w:val="20"/>
                <w:szCs w:val="20"/>
              </w:rPr>
            </w:pPr>
          </w:p>
        </w:tc>
        <w:tc>
          <w:tcPr>
            <w:tcW w:w="375" w:type="pct"/>
            <w:vMerge w:val="restart"/>
            <w:tcBorders>
              <w:top w:val="nil"/>
              <w:left w:val="single" w:sz="8" w:space="0" w:color="008080"/>
              <w:bottom w:val="single" w:sz="8" w:space="0" w:color="008080"/>
              <w:right w:val="single" w:sz="4" w:space="0" w:color="008080"/>
            </w:tcBorders>
            <w:shd w:val="clear" w:color="000000" w:fill="CCFFFF"/>
            <w:noWrap/>
            <w:vAlign w:val="center"/>
            <w:hideMark/>
          </w:tcPr>
          <w:p w14:paraId="53522A71" w14:textId="77777777" w:rsidR="000267AA" w:rsidRPr="00702EE3" w:rsidRDefault="000267AA" w:rsidP="000267AA">
            <w:pPr>
              <w:jc w:val="center"/>
              <w:rPr>
                <w:rFonts w:asciiTheme="minorHAnsi" w:hAnsiTheme="minorHAnsi" w:cstheme="minorHAnsi"/>
                <w:color w:val="008080"/>
                <w:sz w:val="20"/>
                <w:szCs w:val="20"/>
              </w:rPr>
            </w:pPr>
            <w:r w:rsidRPr="00702EE3">
              <w:rPr>
                <w:rFonts w:asciiTheme="minorHAnsi" w:hAnsiTheme="minorHAnsi" w:cstheme="minorHAnsi"/>
                <w:color w:val="008080"/>
                <w:sz w:val="20"/>
                <w:szCs w:val="20"/>
              </w:rPr>
              <w:t>6</w:t>
            </w:r>
          </w:p>
        </w:tc>
        <w:tc>
          <w:tcPr>
            <w:tcW w:w="828" w:type="pct"/>
            <w:tcBorders>
              <w:top w:val="nil"/>
              <w:left w:val="nil"/>
              <w:bottom w:val="single" w:sz="4" w:space="0" w:color="008080"/>
              <w:right w:val="single" w:sz="4" w:space="0" w:color="008080"/>
            </w:tcBorders>
            <w:shd w:val="clear" w:color="000000" w:fill="CCFFFF"/>
            <w:vAlign w:val="center"/>
            <w:hideMark/>
          </w:tcPr>
          <w:p w14:paraId="12331B4D" w14:textId="77777777" w:rsidR="000267AA" w:rsidRPr="00702EE3" w:rsidRDefault="000267AA" w:rsidP="000267AA">
            <w:pPr>
              <w:rPr>
                <w:rFonts w:asciiTheme="minorHAnsi" w:hAnsiTheme="minorHAnsi" w:cstheme="minorHAnsi"/>
                <w:b/>
                <w:bCs/>
                <w:color w:val="008080"/>
                <w:sz w:val="20"/>
                <w:szCs w:val="20"/>
              </w:rPr>
            </w:pPr>
            <w:r w:rsidRPr="00702EE3">
              <w:rPr>
                <w:rFonts w:asciiTheme="minorHAnsi" w:hAnsiTheme="minorHAnsi" w:cstheme="minorHAnsi"/>
                <w:b/>
                <w:bCs/>
                <w:color w:val="008080"/>
                <w:sz w:val="20"/>
                <w:szCs w:val="20"/>
              </w:rPr>
              <w:t xml:space="preserve">Valoare actualizata neta (VAN) - </w:t>
            </w:r>
            <w:r w:rsidRPr="00702EE3">
              <w:rPr>
                <w:rFonts w:asciiTheme="minorHAnsi" w:hAnsiTheme="minorHAnsi" w:cstheme="minorHAnsi"/>
                <w:color w:val="008080"/>
                <w:sz w:val="20"/>
                <w:szCs w:val="20"/>
              </w:rPr>
              <w:t xml:space="preserve">trebuie sa fie </w:t>
            </w:r>
            <w:r w:rsidRPr="00702EE3">
              <w:rPr>
                <w:rFonts w:asciiTheme="minorHAnsi" w:hAnsiTheme="minorHAnsi" w:cstheme="minorHAnsi"/>
                <w:b/>
                <w:bCs/>
                <w:color w:val="008080"/>
                <w:sz w:val="20"/>
                <w:szCs w:val="20"/>
              </w:rPr>
              <w:t>pozitiva</w:t>
            </w:r>
          </w:p>
        </w:tc>
        <w:tc>
          <w:tcPr>
            <w:tcW w:w="436" w:type="pct"/>
            <w:tcBorders>
              <w:top w:val="nil"/>
              <w:left w:val="nil"/>
              <w:bottom w:val="single" w:sz="4" w:space="0" w:color="008080"/>
              <w:right w:val="single" w:sz="4" w:space="0" w:color="008080"/>
            </w:tcBorders>
            <w:shd w:val="clear" w:color="000000" w:fill="CCFFFF"/>
            <w:vAlign w:val="center"/>
            <w:hideMark/>
          </w:tcPr>
          <w:p w14:paraId="4DAB222D" w14:textId="77777777" w:rsidR="000267AA" w:rsidRPr="00702EE3" w:rsidRDefault="000267AA" w:rsidP="000267AA">
            <w:pPr>
              <w:jc w:val="center"/>
              <w:rPr>
                <w:rFonts w:asciiTheme="minorHAnsi" w:hAnsiTheme="minorHAnsi" w:cstheme="minorHAnsi"/>
                <w:b/>
                <w:bCs/>
                <w:color w:val="008080"/>
                <w:sz w:val="20"/>
                <w:szCs w:val="20"/>
              </w:rPr>
            </w:pPr>
            <w:r w:rsidRPr="00702EE3">
              <w:rPr>
                <w:rFonts w:asciiTheme="minorHAnsi" w:hAnsiTheme="minorHAnsi" w:cstheme="minorHAnsi"/>
                <w:b/>
                <w:bCs/>
                <w:color w:val="008080"/>
                <w:sz w:val="20"/>
                <w:szCs w:val="20"/>
              </w:rPr>
              <w:t>&gt;=0</w:t>
            </w:r>
          </w:p>
        </w:tc>
        <w:tc>
          <w:tcPr>
            <w:tcW w:w="495" w:type="pct"/>
            <w:tcBorders>
              <w:top w:val="nil"/>
              <w:left w:val="nil"/>
              <w:bottom w:val="single" w:sz="4" w:space="0" w:color="008080"/>
              <w:right w:val="single" w:sz="4" w:space="0" w:color="008080"/>
            </w:tcBorders>
            <w:shd w:val="clear" w:color="000000" w:fill="CCFFFF"/>
            <w:noWrap/>
            <w:vAlign w:val="center"/>
            <w:hideMark/>
          </w:tcPr>
          <w:p w14:paraId="394B03F2" w14:textId="77777777" w:rsidR="000267AA" w:rsidRPr="00702EE3" w:rsidRDefault="000267AA" w:rsidP="000267AA">
            <w:pPr>
              <w:jc w:val="center"/>
              <w:rPr>
                <w:rFonts w:asciiTheme="minorHAnsi" w:hAnsiTheme="minorHAnsi" w:cstheme="minorHAnsi"/>
                <w:b/>
                <w:bCs/>
                <w:color w:val="008080"/>
                <w:sz w:val="20"/>
                <w:szCs w:val="20"/>
              </w:rPr>
            </w:pPr>
            <w:r w:rsidRPr="00702EE3">
              <w:rPr>
                <w:rFonts w:asciiTheme="minorHAnsi" w:hAnsiTheme="minorHAnsi" w:cstheme="minorHAnsi"/>
                <w:b/>
                <w:bCs/>
                <w:color w:val="008080"/>
                <w:sz w:val="20"/>
                <w:szCs w:val="20"/>
              </w:rPr>
              <w:t>LEI</w:t>
            </w:r>
          </w:p>
        </w:tc>
        <w:tc>
          <w:tcPr>
            <w:tcW w:w="1665" w:type="pct"/>
            <w:gridSpan w:val="7"/>
            <w:tcBorders>
              <w:top w:val="single" w:sz="4" w:space="0" w:color="008080"/>
              <w:left w:val="nil"/>
              <w:bottom w:val="single" w:sz="4" w:space="0" w:color="008080"/>
              <w:right w:val="single" w:sz="4" w:space="0" w:color="008080"/>
            </w:tcBorders>
            <w:shd w:val="clear" w:color="000000" w:fill="CCFFFF"/>
            <w:noWrap/>
            <w:vAlign w:val="center"/>
            <w:hideMark/>
          </w:tcPr>
          <w:p w14:paraId="0DE32E76" w14:textId="77777777" w:rsidR="000267AA" w:rsidRPr="00702EE3" w:rsidRDefault="000267AA" w:rsidP="000267AA">
            <w:pPr>
              <w:jc w:val="center"/>
              <w:rPr>
                <w:rFonts w:asciiTheme="minorHAnsi" w:hAnsiTheme="minorHAnsi" w:cstheme="minorHAnsi"/>
                <w:b/>
                <w:bCs/>
                <w:color w:val="008080"/>
                <w:sz w:val="20"/>
                <w:szCs w:val="20"/>
              </w:rPr>
            </w:pPr>
            <w:r w:rsidRPr="00702EE3">
              <w:rPr>
                <w:rFonts w:asciiTheme="minorHAnsi" w:hAnsiTheme="minorHAnsi" w:cstheme="minorHAnsi"/>
                <w:b/>
                <w:bCs/>
                <w:color w:val="008080"/>
                <w:sz w:val="20"/>
                <w:szCs w:val="20"/>
              </w:rPr>
              <w:t> </w:t>
            </w:r>
          </w:p>
        </w:tc>
        <w:tc>
          <w:tcPr>
            <w:tcW w:w="360" w:type="pct"/>
            <w:vMerge w:val="restart"/>
            <w:tcBorders>
              <w:top w:val="nil"/>
              <w:left w:val="single" w:sz="4" w:space="0" w:color="008080"/>
              <w:bottom w:val="single" w:sz="8" w:space="0" w:color="008080"/>
              <w:right w:val="single" w:sz="4" w:space="0" w:color="008080"/>
            </w:tcBorders>
            <w:shd w:val="clear" w:color="000000" w:fill="CCFFFF"/>
            <w:vAlign w:val="center"/>
            <w:hideMark/>
          </w:tcPr>
          <w:p w14:paraId="5F7A2CA6" w14:textId="77777777" w:rsidR="000267AA" w:rsidRPr="00702EE3" w:rsidRDefault="000267AA" w:rsidP="000267AA">
            <w:pPr>
              <w:jc w:val="center"/>
              <w:rPr>
                <w:rFonts w:asciiTheme="minorHAnsi" w:hAnsiTheme="minorHAnsi" w:cstheme="minorHAnsi"/>
                <w:b/>
                <w:bCs/>
                <w:color w:val="008080"/>
                <w:sz w:val="20"/>
                <w:szCs w:val="20"/>
              </w:rPr>
            </w:pPr>
            <w:r w:rsidRPr="00702EE3">
              <w:rPr>
                <w:rFonts w:asciiTheme="minorHAnsi" w:hAnsiTheme="minorHAnsi" w:cstheme="minorHAnsi"/>
                <w:b/>
                <w:bCs/>
                <w:color w:val="008080"/>
                <w:sz w:val="20"/>
                <w:szCs w:val="20"/>
              </w:rPr>
              <w:t>Nu sunt diferente</w:t>
            </w:r>
          </w:p>
        </w:tc>
        <w:tc>
          <w:tcPr>
            <w:tcW w:w="722" w:type="pct"/>
            <w:vMerge w:val="restart"/>
            <w:tcBorders>
              <w:top w:val="nil"/>
              <w:left w:val="single" w:sz="4" w:space="0" w:color="008080"/>
              <w:bottom w:val="single" w:sz="8" w:space="0" w:color="008080"/>
              <w:right w:val="single" w:sz="8" w:space="0" w:color="008080"/>
            </w:tcBorders>
            <w:shd w:val="clear" w:color="000000" w:fill="CCFFFF"/>
            <w:vAlign w:val="center"/>
            <w:hideMark/>
          </w:tcPr>
          <w:p w14:paraId="6D0FB697" w14:textId="77777777" w:rsidR="000267AA" w:rsidRPr="00702EE3" w:rsidRDefault="000267AA" w:rsidP="000267AA">
            <w:pPr>
              <w:jc w:val="center"/>
              <w:rPr>
                <w:rFonts w:asciiTheme="minorHAnsi" w:hAnsiTheme="minorHAnsi" w:cstheme="minorHAnsi"/>
                <w:b/>
                <w:bCs/>
                <w:color w:val="008080"/>
                <w:sz w:val="20"/>
                <w:szCs w:val="20"/>
              </w:rPr>
            </w:pPr>
            <w:r w:rsidRPr="00702EE3">
              <w:rPr>
                <w:rFonts w:asciiTheme="minorHAnsi" w:hAnsiTheme="minorHAnsi" w:cstheme="minorHAnsi"/>
                <w:b/>
                <w:bCs/>
                <w:color w:val="008080"/>
                <w:sz w:val="20"/>
                <w:szCs w:val="20"/>
              </w:rPr>
              <w:t>Respecta criteriu</w:t>
            </w:r>
          </w:p>
        </w:tc>
      </w:tr>
      <w:tr w:rsidR="00A4075E" w:rsidRPr="00702EE3" w14:paraId="0626350E" w14:textId="77777777" w:rsidTr="009C0F85">
        <w:trPr>
          <w:trHeight w:val="465"/>
        </w:trPr>
        <w:tc>
          <w:tcPr>
            <w:tcW w:w="119" w:type="pct"/>
            <w:vMerge/>
            <w:tcBorders>
              <w:top w:val="nil"/>
              <w:left w:val="single" w:sz="4" w:space="0" w:color="FFFFFF"/>
              <w:bottom w:val="nil"/>
              <w:right w:val="nil"/>
            </w:tcBorders>
            <w:vAlign w:val="center"/>
            <w:hideMark/>
          </w:tcPr>
          <w:p w14:paraId="44E55C45" w14:textId="77777777" w:rsidR="000267AA" w:rsidRPr="00702EE3" w:rsidRDefault="000267AA" w:rsidP="000267AA">
            <w:pPr>
              <w:rPr>
                <w:rFonts w:asciiTheme="minorHAnsi" w:hAnsiTheme="minorHAnsi" w:cstheme="minorHAnsi"/>
                <w:color w:val="008080"/>
                <w:sz w:val="20"/>
                <w:szCs w:val="20"/>
              </w:rPr>
            </w:pPr>
          </w:p>
        </w:tc>
        <w:tc>
          <w:tcPr>
            <w:tcW w:w="375" w:type="pct"/>
            <w:vMerge/>
            <w:tcBorders>
              <w:top w:val="nil"/>
              <w:left w:val="single" w:sz="8" w:space="0" w:color="008080"/>
              <w:bottom w:val="single" w:sz="8" w:space="0" w:color="008080"/>
              <w:right w:val="single" w:sz="4" w:space="0" w:color="008080"/>
            </w:tcBorders>
            <w:vAlign w:val="center"/>
            <w:hideMark/>
          </w:tcPr>
          <w:p w14:paraId="2E11938A" w14:textId="77777777" w:rsidR="000267AA" w:rsidRPr="00702EE3" w:rsidRDefault="000267AA" w:rsidP="000267AA">
            <w:pPr>
              <w:rPr>
                <w:rFonts w:asciiTheme="minorHAnsi" w:hAnsiTheme="minorHAnsi" w:cstheme="minorHAnsi"/>
                <w:color w:val="008080"/>
                <w:sz w:val="20"/>
                <w:szCs w:val="20"/>
              </w:rPr>
            </w:pPr>
          </w:p>
        </w:tc>
        <w:tc>
          <w:tcPr>
            <w:tcW w:w="828" w:type="pct"/>
            <w:tcBorders>
              <w:top w:val="nil"/>
              <w:left w:val="nil"/>
              <w:bottom w:val="single" w:sz="8" w:space="0" w:color="008080"/>
              <w:right w:val="single" w:sz="4" w:space="0" w:color="008080"/>
            </w:tcBorders>
            <w:shd w:val="clear" w:color="auto" w:fill="auto"/>
            <w:vAlign w:val="center"/>
            <w:hideMark/>
          </w:tcPr>
          <w:p w14:paraId="7355F21E" w14:textId="77777777" w:rsidR="000267AA" w:rsidRPr="00702EE3" w:rsidRDefault="000267AA" w:rsidP="000267AA">
            <w:pPr>
              <w:rPr>
                <w:rFonts w:asciiTheme="minorHAnsi" w:hAnsiTheme="minorHAnsi" w:cstheme="minorHAnsi"/>
                <w:b/>
                <w:bCs/>
                <w:color w:val="008080"/>
                <w:sz w:val="20"/>
                <w:szCs w:val="20"/>
              </w:rPr>
            </w:pPr>
            <w:r w:rsidRPr="00702EE3">
              <w:rPr>
                <w:rFonts w:asciiTheme="minorHAnsi" w:hAnsiTheme="minorHAnsi" w:cstheme="minorHAnsi"/>
                <w:b/>
                <w:bCs/>
                <w:color w:val="008080"/>
                <w:sz w:val="20"/>
                <w:szCs w:val="20"/>
              </w:rPr>
              <w:t xml:space="preserve">Valoare actualizata neta (VAN) - </w:t>
            </w:r>
            <w:r w:rsidRPr="00702EE3">
              <w:rPr>
                <w:rFonts w:asciiTheme="minorHAnsi" w:hAnsiTheme="minorHAnsi" w:cstheme="minorHAnsi"/>
                <w:color w:val="008080"/>
                <w:sz w:val="20"/>
                <w:szCs w:val="20"/>
              </w:rPr>
              <w:t xml:space="preserve">calculata de solicitant, conform tabelului de indicatori </w:t>
            </w:r>
          </w:p>
        </w:tc>
        <w:tc>
          <w:tcPr>
            <w:tcW w:w="436" w:type="pct"/>
            <w:tcBorders>
              <w:top w:val="nil"/>
              <w:left w:val="nil"/>
              <w:bottom w:val="single" w:sz="8" w:space="0" w:color="008080"/>
              <w:right w:val="single" w:sz="4" w:space="0" w:color="008080"/>
            </w:tcBorders>
            <w:shd w:val="clear" w:color="auto" w:fill="auto"/>
            <w:vAlign w:val="center"/>
            <w:hideMark/>
          </w:tcPr>
          <w:p w14:paraId="433652B3" w14:textId="77777777" w:rsidR="000267AA" w:rsidRPr="00702EE3" w:rsidRDefault="000267AA" w:rsidP="000267AA">
            <w:pPr>
              <w:jc w:val="center"/>
              <w:rPr>
                <w:rFonts w:asciiTheme="minorHAnsi" w:hAnsiTheme="minorHAnsi" w:cstheme="minorHAnsi"/>
                <w:b/>
                <w:bCs/>
                <w:color w:val="008080"/>
                <w:sz w:val="20"/>
                <w:szCs w:val="20"/>
              </w:rPr>
            </w:pPr>
            <w:r w:rsidRPr="00702EE3">
              <w:rPr>
                <w:rFonts w:asciiTheme="minorHAnsi" w:hAnsiTheme="minorHAnsi" w:cstheme="minorHAnsi"/>
                <w:b/>
                <w:bCs/>
                <w:color w:val="008080"/>
                <w:sz w:val="20"/>
                <w:szCs w:val="20"/>
              </w:rPr>
              <w:t>&gt;=0</w:t>
            </w:r>
          </w:p>
        </w:tc>
        <w:tc>
          <w:tcPr>
            <w:tcW w:w="495" w:type="pct"/>
            <w:tcBorders>
              <w:top w:val="nil"/>
              <w:left w:val="nil"/>
              <w:bottom w:val="single" w:sz="8" w:space="0" w:color="008080"/>
              <w:right w:val="single" w:sz="4" w:space="0" w:color="008080"/>
            </w:tcBorders>
            <w:shd w:val="clear" w:color="auto" w:fill="auto"/>
            <w:noWrap/>
            <w:vAlign w:val="center"/>
            <w:hideMark/>
          </w:tcPr>
          <w:p w14:paraId="160F62CA" w14:textId="77777777" w:rsidR="000267AA" w:rsidRPr="00702EE3" w:rsidRDefault="000267AA" w:rsidP="000267AA">
            <w:pPr>
              <w:jc w:val="center"/>
              <w:rPr>
                <w:rFonts w:asciiTheme="minorHAnsi" w:hAnsiTheme="minorHAnsi" w:cstheme="minorHAnsi"/>
                <w:b/>
                <w:bCs/>
                <w:color w:val="008080"/>
                <w:sz w:val="20"/>
                <w:szCs w:val="20"/>
              </w:rPr>
            </w:pPr>
            <w:r w:rsidRPr="00702EE3">
              <w:rPr>
                <w:rFonts w:asciiTheme="minorHAnsi" w:hAnsiTheme="minorHAnsi" w:cstheme="minorHAnsi"/>
                <w:b/>
                <w:bCs/>
                <w:color w:val="008080"/>
                <w:sz w:val="20"/>
                <w:szCs w:val="20"/>
              </w:rPr>
              <w:t>LEI</w:t>
            </w:r>
          </w:p>
        </w:tc>
        <w:tc>
          <w:tcPr>
            <w:tcW w:w="1665" w:type="pct"/>
            <w:gridSpan w:val="7"/>
            <w:tcBorders>
              <w:top w:val="single" w:sz="4" w:space="0" w:color="008080"/>
              <w:left w:val="nil"/>
              <w:bottom w:val="single" w:sz="8" w:space="0" w:color="008080"/>
              <w:right w:val="single" w:sz="4" w:space="0" w:color="008080"/>
            </w:tcBorders>
            <w:shd w:val="clear" w:color="auto" w:fill="auto"/>
            <w:noWrap/>
            <w:vAlign w:val="center"/>
            <w:hideMark/>
          </w:tcPr>
          <w:p w14:paraId="674D96FA" w14:textId="77777777" w:rsidR="000267AA" w:rsidRPr="00702EE3" w:rsidRDefault="000267AA" w:rsidP="000267AA">
            <w:pPr>
              <w:jc w:val="center"/>
              <w:rPr>
                <w:rFonts w:asciiTheme="minorHAnsi" w:hAnsiTheme="minorHAnsi" w:cstheme="minorHAnsi"/>
                <w:b/>
                <w:bCs/>
                <w:color w:val="008080"/>
                <w:sz w:val="20"/>
                <w:szCs w:val="20"/>
              </w:rPr>
            </w:pPr>
            <w:r w:rsidRPr="00702EE3">
              <w:rPr>
                <w:rFonts w:asciiTheme="minorHAnsi" w:hAnsiTheme="minorHAnsi" w:cstheme="minorHAnsi"/>
                <w:b/>
                <w:bCs/>
                <w:color w:val="008080"/>
                <w:sz w:val="20"/>
                <w:szCs w:val="20"/>
              </w:rPr>
              <w:t> </w:t>
            </w:r>
          </w:p>
        </w:tc>
        <w:tc>
          <w:tcPr>
            <w:tcW w:w="360" w:type="pct"/>
            <w:vMerge/>
            <w:tcBorders>
              <w:top w:val="nil"/>
              <w:left w:val="single" w:sz="4" w:space="0" w:color="008080"/>
              <w:bottom w:val="single" w:sz="8" w:space="0" w:color="008080"/>
              <w:right w:val="single" w:sz="4" w:space="0" w:color="008080"/>
            </w:tcBorders>
            <w:vAlign w:val="center"/>
            <w:hideMark/>
          </w:tcPr>
          <w:p w14:paraId="26A5EC7C" w14:textId="77777777" w:rsidR="000267AA" w:rsidRPr="00702EE3" w:rsidRDefault="000267AA" w:rsidP="000267AA">
            <w:pPr>
              <w:rPr>
                <w:rFonts w:asciiTheme="minorHAnsi" w:hAnsiTheme="minorHAnsi" w:cstheme="minorHAnsi"/>
                <w:b/>
                <w:bCs/>
                <w:color w:val="008080"/>
                <w:sz w:val="20"/>
                <w:szCs w:val="20"/>
              </w:rPr>
            </w:pPr>
          </w:p>
        </w:tc>
        <w:tc>
          <w:tcPr>
            <w:tcW w:w="722" w:type="pct"/>
            <w:vMerge/>
            <w:tcBorders>
              <w:top w:val="nil"/>
              <w:left w:val="single" w:sz="4" w:space="0" w:color="008080"/>
              <w:bottom w:val="single" w:sz="8" w:space="0" w:color="008080"/>
              <w:right w:val="single" w:sz="8" w:space="0" w:color="008080"/>
            </w:tcBorders>
            <w:vAlign w:val="center"/>
            <w:hideMark/>
          </w:tcPr>
          <w:p w14:paraId="466E0798" w14:textId="77777777" w:rsidR="000267AA" w:rsidRPr="00702EE3" w:rsidRDefault="000267AA" w:rsidP="000267AA">
            <w:pPr>
              <w:rPr>
                <w:rFonts w:asciiTheme="minorHAnsi" w:hAnsiTheme="minorHAnsi" w:cstheme="minorHAnsi"/>
                <w:b/>
                <w:bCs/>
                <w:color w:val="008080"/>
                <w:sz w:val="20"/>
                <w:szCs w:val="20"/>
              </w:rPr>
            </w:pPr>
          </w:p>
        </w:tc>
      </w:tr>
    </w:tbl>
    <w:p w14:paraId="02CDFD9B" w14:textId="77777777" w:rsidR="000267AA" w:rsidRPr="00702EE3" w:rsidRDefault="000267AA" w:rsidP="000267AA">
      <w:pPr>
        <w:rPr>
          <w:rFonts w:asciiTheme="minorHAnsi" w:hAnsiTheme="minorHAnsi" w:cstheme="minorHAnsi"/>
          <w:sz w:val="20"/>
          <w:szCs w:val="20"/>
          <w:lang w:val="ro-RO" w:eastAsia="fr-FR"/>
        </w:rPr>
      </w:pPr>
    </w:p>
    <w:tbl>
      <w:tblPr>
        <w:tblW w:w="0" w:type="auto"/>
        <w:tblLook w:val="04A0" w:firstRow="1" w:lastRow="0" w:firstColumn="1" w:lastColumn="0" w:noHBand="0" w:noVBand="1"/>
      </w:tblPr>
      <w:tblGrid>
        <w:gridCol w:w="730"/>
        <w:gridCol w:w="730"/>
        <w:gridCol w:w="730"/>
        <w:gridCol w:w="730"/>
        <w:gridCol w:w="730"/>
        <w:gridCol w:w="730"/>
        <w:gridCol w:w="730"/>
        <w:gridCol w:w="730"/>
        <w:gridCol w:w="618"/>
        <w:gridCol w:w="618"/>
        <w:gridCol w:w="730"/>
      </w:tblGrid>
      <w:tr w:rsidR="000267AA" w:rsidRPr="00702EE3" w14:paraId="577A683A" w14:textId="77777777" w:rsidTr="00A171AC">
        <w:trPr>
          <w:trHeight w:val="345"/>
        </w:trPr>
        <w:tc>
          <w:tcPr>
            <w:tcW w:w="0" w:type="auto"/>
            <w:gridSpan w:val="11"/>
            <w:tcBorders>
              <w:top w:val="nil"/>
              <w:left w:val="single" w:sz="8" w:space="0" w:color="008080"/>
              <w:bottom w:val="nil"/>
              <w:right w:val="single" w:sz="8" w:space="0" w:color="008080"/>
            </w:tcBorders>
            <w:shd w:val="clear" w:color="000000" w:fill="FFFFFF"/>
            <w:noWrap/>
            <w:vAlign w:val="bottom"/>
          </w:tcPr>
          <w:p w14:paraId="3386DA88" w14:textId="77777777" w:rsidR="000267AA" w:rsidRPr="00702EE3" w:rsidRDefault="000267AA" w:rsidP="000267AA">
            <w:pPr>
              <w:rPr>
                <w:rFonts w:asciiTheme="minorHAnsi" w:hAnsiTheme="minorHAnsi" w:cstheme="minorHAnsi"/>
                <w:color w:val="008080"/>
                <w:sz w:val="20"/>
                <w:szCs w:val="20"/>
                <w:lang w:val="ro-RO"/>
              </w:rPr>
            </w:pPr>
            <w:r w:rsidRPr="00702EE3">
              <w:rPr>
                <w:rFonts w:asciiTheme="minorHAnsi" w:hAnsiTheme="minorHAnsi" w:cstheme="minorHAnsi"/>
                <w:color w:val="008080"/>
                <w:sz w:val="20"/>
                <w:szCs w:val="20"/>
                <w:lang w:val="ro-RO"/>
              </w:rPr>
              <w:t>Proiectul respectă obiectivul de ordin</w:t>
            </w:r>
            <w:r w:rsidRPr="00702EE3">
              <w:rPr>
                <w:rFonts w:asciiTheme="minorHAnsi" w:hAnsiTheme="minorHAnsi" w:cstheme="minorHAnsi"/>
                <w:color w:val="008080"/>
                <w:sz w:val="20"/>
                <w:szCs w:val="20"/>
                <w:lang w:val="ro-RO"/>
              </w:rPr>
              <w:cr/>
              <w:t xml:space="preserve"> ec</w:t>
            </w:r>
            <w:r w:rsidRPr="00702EE3">
              <w:rPr>
                <w:rFonts w:asciiTheme="minorHAnsi" w:hAnsiTheme="minorHAnsi" w:cstheme="minorHAnsi"/>
                <w:color w:val="008080"/>
                <w:sz w:val="20"/>
                <w:szCs w:val="20"/>
                <w:lang w:val="ro-RO"/>
              </w:rPr>
              <w:cr/>
              <w:t>onom</w:t>
            </w:r>
            <w:r w:rsidRPr="00702EE3">
              <w:rPr>
                <w:rFonts w:asciiTheme="minorHAnsi" w:hAnsiTheme="minorHAnsi" w:cstheme="minorHAnsi"/>
                <w:color w:val="008080"/>
                <w:sz w:val="20"/>
                <w:szCs w:val="20"/>
                <w:lang w:val="ro-RO"/>
              </w:rPr>
              <w:cr/>
              <w:t>ico-financiar "creşterea viabilităţii economice"?</w:t>
            </w:r>
          </w:p>
        </w:tc>
      </w:tr>
      <w:tr w:rsidR="000267AA" w:rsidRPr="00702EE3" w14:paraId="24E5DCD3" w14:textId="77777777" w:rsidTr="00A171AC">
        <w:trPr>
          <w:trHeight w:val="285"/>
        </w:trPr>
        <w:tc>
          <w:tcPr>
            <w:tcW w:w="0" w:type="auto"/>
            <w:tcBorders>
              <w:top w:val="single" w:sz="4" w:space="0" w:color="FFFFFF"/>
              <w:left w:val="single" w:sz="8" w:space="0" w:color="008080"/>
              <w:bottom w:val="single" w:sz="4" w:space="0" w:color="FFFFFF"/>
              <w:right w:val="nil"/>
            </w:tcBorders>
            <w:shd w:val="clear" w:color="000000" w:fill="FFFFFF"/>
            <w:noWrap/>
            <w:vAlign w:val="bottom"/>
          </w:tcPr>
          <w:p w14:paraId="0DFD5B3B" w14:textId="77777777" w:rsidR="000267AA" w:rsidRPr="00702EE3" w:rsidRDefault="000267AA" w:rsidP="000267AA">
            <w:pPr>
              <w:jc w:val="center"/>
              <w:rPr>
                <w:rFonts w:asciiTheme="minorHAnsi" w:hAnsiTheme="minorHAnsi" w:cstheme="minorHAnsi"/>
                <w:color w:val="008080"/>
                <w:sz w:val="20"/>
                <w:szCs w:val="20"/>
                <w:lang w:val="ro-RO"/>
              </w:rPr>
            </w:pPr>
            <w:r w:rsidRPr="00702EE3">
              <w:rPr>
                <w:rFonts w:asciiTheme="minorHAnsi" w:hAnsiTheme="minorHAnsi" w:cstheme="minorHAnsi"/>
                <w:color w:val="008080"/>
                <w:sz w:val="20"/>
                <w:szCs w:val="20"/>
                <w:lang w:val="ro-RO"/>
              </w:rPr>
              <w:t> </w:t>
            </w:r>
          </w:p>
        </w:tc>
        <w:tc>
          <w:tcPr>
            <w:tcW w:w="0" w:type="auto"/>
            <w:tcBorders>
              <w:top w:val="single" w:sz="4" w:space="0" w:color="FFFFFF"/>
              <w:left w:val="single" w:sz="4" w:space="0" w:color="FFFFFF"/>
              <w:bottom w:val="single" w:sz="4" w:space="0" w:color="FFFFFF"/>
              <w:right w:val="nil"/>
            </w:tcBorders>
            <w:shd w:val="clear" w:color="000000" w:fill="FFFFFF"/>
            <w:noWrap/>
            <w:vAlign w:val="bottom"/>
          </w:tcPr>
          <w:p w14:paraId="4BA197F6" w14:textId="77777777" w:rsidR="000267AA" w:rsidRPr="00702EE3" w:rsidRDefault="000267AA" w:rsidP="000267AA">
            <w:pPr>
              <w:jc w:val="center"/>
              <w:rPr>
                <w:rFonts w:asciiTheme="minorHAnsi" w:hAnsiTheme="minorHAnsi" w:cstheme="minorHAnsi"/>
                <w:color w:val="008080"/>
                <w:sz w:val="20"/>
                <w:szCs w:val="20"/>
                <w:lang w:val="ro-RO"/>
              </w:rPr>
            </w:pPr>
            <w:r w:rsidRPr="00702EE3">
              <w:rPr>
                <w:rFonts w:asciiTheme="minorHAnsi" w:hAnsiTheme="minorHAnsi" w:cstheme="minorHAnsi"/>
                <w:color w:val="008080"/>
                <w:sz w:val="20"/>
                <w:szCs w:val="20"/>
                <w:lang w:val="ro-RO"/>
              </w:rPr>
              <w:t> </w:t>
            </w:r>
          </w:p>
        </w:tc>
        <w:tc>
          <w:tcPr>
            <w:tcW w:w="0" w:type="auto"/>
            <w:tcBorders>
              <w:top w:val="single" w:sz="4" w:space="0" w:color="FFFFFF"/>
              <w:left w:val="single" w:sz="4" w:space="0" w:color="FFFFFF"/>
              <w:bottom w:val="single" w:sz="4" w:space="0" w:color="FFFFFF"/>
              <w:right w:val="nil"/>
            </w:tcBorders>
            <w:shd w:val="clear" w:color="000000" w:fill="FFFFFF"/>
            <w:noWrap/>
            <w:vAlign w:val="bottom"/>
          </w:tcPr>
          <w:p w14:paraId="114F94AF" w14:textId="77777777" w:rsidR="000267AA" w:rsidRPr="00702EE3" w:rsidRDefault="000267AA" w:rsidP="000267AA">
            <w:pPr>
              <w:jc w:val="center"/>
              <w:rPr>
                <w:rFonts w:asciiTheme="minorHAnsi" w:hAnsiTheme="minorHAnsi" w:cstheme="minorHAnsi"/>
                <w:color w:val="008080"/>
                <w:sz w:val="20"/>
                <w:szCs w:val="20"/>
                <w:lang w:val="ro-RO"/>
              </w:rPr>
            </w:pPr>
            <w:r w:rsidRPr="00702EE3">
              <w:rPr>
                <w:rFonts w:asciiTheme="minorHAnsi" w:hAnsiTheme="minorHAnsi" w:cstheme="minorHAnsi"/>
                <w:color w:val="008080"/>
                <w:sz w:val="20"/>
                <w:szCs w:val="20"/>
                <w:lang w:val="ro-RO"/>
              </w:rPr>
              <w:t> </w:t>
            </w:r>
          </w:p>
        </w:tc>
        <w:tc>
          <w:tcPr>
            <w:tcW w:w="0" w:type="auto"/>
            <w:tcBorders>
              <w:top w:val="single" w:sz="4" w:space="0" w:color="FFFFFF"/>
              <w:left w:val="single" w:sz="4" w:space="0" w:color="FFFFFF"/>
              <w:bottom w:val="single" w:sz="4" w:space="0" w:color="FFFFFF"/>
              <w:right w:val="nil"/>
            </w:tcBorders>
            <w:shd w:val="clear" w:color="000000" w:fill="FFFFFF"/>
            <w:noWrap/>
            <w:vAlign w:val="bottom"/>
          </w:tcPr>
          <w:p w14:paraId="3507A8A9" w14:textId="77777777" w:rsidR="000267AA" w:rsidRPr="00702EE3" w:rsidRDefault="000267AA" w:rsidP="000267AA">
            <w:pPr>
              <w:jc w:val="center"/>
              <w:rPr>
                <w:rFonts w:asciiTheme="minorHAnsi" w:hAnsiTheme="minorHAnsi" w:cstheme="minorHAnsi"/>
                <w:color w:val="008080"/>
                <w:sz w:val="20"/>
                <w:szCs w:val="20"/>
                <w:lang w:val="ro-RO"/>
              </w:rPr>
            </w:pPr>
            <w:r w:rsidRPr="00702EE3">
              <w:rPr>
                <w:rFonts w:asciiTheme="minorHAnsi" w:hAnsiTheme="minorHAnsi" w:cstheme="minorHAnsi"/>
                <w:color w:val="008080"/>
                <w:sz w:val="20"/>
                <w:szCs w:val="20"/>
                <w:lang w:val="ro-RO"/>
              </w:rPr>
              <w:t> </w:t>
            </w:r>
          </w:p>
        </w:tc>
        <w:tc>
          <w:tcPr>
            <w:tcW w:w="0" w:type="auto"/>
            <w:tcBorders>
              <w:top w:val="single" w:sz="4" w:space="0" w:color="FFFFFF"/>
              <w:left w:val="single" w:sz="4" w:space="0" w:color="FFFFFF"/>
              <w:bottom w:val="single" w:sz="4" w:space="0" w:color="FFFFFF"/>
              <w:right w:val="nil"/>
            </w:tcBorders>
            <w:shd w:val="clear" w:color="000000" w:fill="FFFFFF"/>
            <w:noWrap/>
            <w:vAlign w:val="bottom"/>
          </w:tcPr>
          <w:p w14:paraId="01DE1FE2" w14:textId="77777777" w:rsidR="000267AA" w:rsidRPr="00702EE3" w:rsidRDefault="000267AA" w:rsidP="000267AA">
            <w:pPr>
              <w:jc w:val="center"/>
              <w:rPr>
                <w:rFonts w:asciiTheme="minorHAnsi" w:hAnsiTheme="minorHAnsi" w:cstheme="minorHAnsi"/>
                <w:color w:val="008080"/>
                <w:sz w:val="20"/>
                <w:szCs w:val="20"/>
                <w:lang w:val="ro-RO"/>
              </w:rPr>
            </w:pPr>
            <w:r w:rsidRPr="00702EE3">
              <w:rPr>
                <w:rFonts w:asciiTheme="minorHAnsi" w:hAnsiTheme="minorHAnsi" w:cstheme="minorHAnsi"/>
                <w:color w:val="008080"/>
                <w:sz w:val="20"/>
                <w:szCs w:val="20"/>
                <w:lang w:val="ro-RO"/>
              </w:rPr>
              <w:t> </w:t>
            </w:r>
          </w:p>
        </w:tc>
        <w:tc>
          <w:tcPr>
            <w:tcW w:w="0" w:type="auto"/>
            <w:tcBorders>
              <w:top w:val="single" w:sz="4" w:space="0" w:color="FFFFFF"/>
              <w:left w:val="single" w:sz="4" w:space="0" w:color="FFFFFF"/>
              <w:bottom w:val="single" w:sz="4" w:space="0" w:color="FFFFFF"/>
              <w:right w:val="nil"/>
            </w:tcBorders>
            <w:shd w:val="clear" w:color="000000" w:fill="FFFFFF"/>
            <w:noWrap/>
            <w:vAlign w:val="bottom"/>
          </w:tcPr>
          <w:p w14:paraId="4179D554" w14:textId="77777777" w:rsidR="000267AA" w:rsidRPr="00702EE3" w:rsidRDefault="000267AA" w:rsidP="000267AA">
            <w:pPr>
              <w:jc w:val="center"/>
              <w:rPr>
                <w:rFonts w:asciiTheme="minorHAnsi" w:hAnsiTheme="minorHAnsi" w:cstheme="minorHAnsi"/>
                <w:color w:val="008080"/>
                <w:sz w:val="20"/>
                <w:szCs w:val="20"/>
                <w:lang w:val="ro-RO"/>
              </w:rPr>
            </w:pPr>
            <w:r w:rsidRPr="00702EE3">
              <w:rPr>
                <w:rFonts w:asciiTheme="minorHAnsi" w:hAnsiTheme="minorHAnsi" w:cstheme="minorHAnsi"/>
                <w:color w:val="008080"/>
                <w:sz w:val="20"/>
                <w:szCs w:val="20"/>
                <w:lang w:val="ro-RO"/>
              </w:rPr>
              <w:t> </w:t>
            </w:r>
          </w:p>
        </w:tc>
        <w:tc>
          <w:tcPr>
            <w:tcW w:w="0" w:type="auto"/>
            <w:tcBorders>
              <w:top w:val="single" w:sz="4" w:space="0" w:color="FFFFFF"/>
              <w:left w:val="single" w:sz="4" w:space="0" w:color="FFFFFF"/>
              <w:bottom w:val="single" w:sz="4" w:space="0" w:color="FFFFFF"/>
              <w:right w:val="nil"/>
            </w:tcBorders>
            <w:shd w:val="clear" w:color="000000" w:fill="FFFFFF"/>
            <w:noWrap/>
            <w:vAlign w:val="bottom"/>
          </w:tcPr>
          <w:p w14:paraId="79F9C225" w14:textId="77777777" w:rsidR="000267AA" w:rsidRPr="00702EE3" w:rsidRDefault="000267AA" w:rsidP="000267AA">
            <w:pPr>
              <w:jc w:val="center"/>
              <w:rPr>
                <w:rFonts w:asciiTheme="minorHAnsi" w:hAnsiTheme="minorHAnsi" w:cstheme="minorHAnsi"/>
                <w:color w:val="008080"/>
                <w:sz w:val="20"/>
                <w:szCs w:val="20"/>
                <w:lang w:val="ro-RO"/>
              </w:rPr>
            </w:pPr>
            <w:r w:rsidRPr="00702EE3">
              <w:rPr>
                <w:rFonts w:asciiTheme="minorHAnsi" w:hAnsiTheme="minorHAnsi" w:cstheme="minorHAnsi"/>
                <w:color w:val="008080"/>
                <w:sz w:val="20"/>
                <w:szCs w:val="20"/>
                <w:lang w:val="ro-RO"/>
              </w:rPr>
              <w:t> </w:t>
            </w:r>
          </w:p>
        </w:tc>
        <w:tc>
          <w:tcPr>
            <w:tcW w:w="0" w:type="auto"/>
            <w:tcBorders>
              <w:top w:val="single" w:sz="4" w:space="0" w:color="FFFFFF"/>
              <w:left w:val="single" w:sz="4" w:space="0" w:color="FFFFFF"/>
              <w:bottom w:val="single" w:sz="4" w:space="0" w:color="FFFFFF"/>
              <w:right w:val="nil"/>
            </w:tcBorders>
            <w:shd w:val="clear" w:color="000000" w:fill="FFFFFF"/>
            <w:noWrap/>
            <w:vAlign w:val="bottom"/>
          </w:tcPr>
          <w:p w14:paraId="7D99F2FC" w14:textId="77777777" w:rsidR="000267AA" w:rsidRPr="00702EE3" w:rsidRDefault="000267AA" w:rsidP="000267AA">
            <w:pPr>
              <w:jc w:val="center"/>
              <w:rPr>
                <w:rFonts w:asciiTheme="minorHAnsi" w:hAnsiTheme="minorHAnsi" w:cstheme="minorHAnsi"/>
                <w:color w:val="008080"/>
                <w:sz w:val="20"/>
                <w:szCs w:val="20"/>
                <w:lang w:val="ro-RO"/>
              </w:rPr>
            </w:pPr>
            <w:r w:rsidRPr="00702EE3">
              <w:rPr>
                <w:rFonts w:asciiTheme="minorHAnsi" w:hAnsiTheme="minorHAnsi" w:cstheme="minorHAnsi"/>
                <w:color w:val="008080"/>
                <w:sz w:val="20"/>
                <w:szCs w:val="20"/>
                <w:lang w:val="ro-RO"/>
              </w:rPr>
              <w:t> </w:t>
            </w:r>
          </w:p>
        </w:tc>
        <w:tc>
          <w:tcPr>
            <w:tcW w:w="0" w:type="auto"/>
            <w:tcBorders>
              <w:top w:val="nil"/>
              <w:left w:val="nil"/>
              <w:bottom w:val="nil"/>
              <w:right w:val="nil"/>
            </w:tcBorders>
            <w:shd w:val="clear" w:color="auto" w:fill="auto"/>
            <w:noWrap/>
            <w:vAlign w:val="bottom"/>
          </w:tcPr>
          <w:p w14:paraId="160B9CF8" w14:textId="77777777" w:rsidR="000267AA" w:rsidRPr="00702EE3" w:rsidRDefault="000267AA" w:rsidP="000267AA">
            <w:pPr>
              <w:jc w:val="center"/>
              <w:rPr>
                <w:rFonts w:asciiTheme="minorHAnsi" w:hAnsiTheme="minorHAnsi" w:cstheme="minorHAnsi"/>
                <w:color w:val="008080"/>
                <w:sz w:val="20"/>
                <w:szCs w:val="20"/>
                <w:lang w:val="ro-RO"/>
              </w:rPr>
            </w:pPr>
          </w:p>
        </w:tc>
        <w:tc>
          <w:tcPr>
            <w:tcW w:w="0" w:type="auto"/>
            <w:tcBorders>
              <w:top w:val="nil"/>
              <w:left w:val="nil"/>
              <w:bottom w:val="nil"/>
              <w:right w:val="nil"/>
            </w:tcBorders>
            <w:shd w:val="clear" w:color="auto" w:fill="auto"/>
            <w:noWrap/>
            <w:vAlign w:val="bottom"/>
          </w:tcPr>
          <w:p w14:paraId="56918D77" w14:textId="77777777" w:rsidR="000267AA" w:rsidRPr="00702EE3" w:rsidRDefault="000267AA" w:rsidP="000267AA">
            <w:pPr>
              <w:jc w:val="center"/>
              <w:rPr>
                <w:rFonts w:asciiTheme="minorHAnsi" w:hAnsiTheme="minorHAnsi" w:cstheme="minorHAnsi"/>
                <w:color w:val="008080"/>
                <w:sz w:val="20"/>
                <w:szCs w:val="20"/>
                <w:lang w:val="ro-RO"/>
              </w:rPr>
            </w:pPr>
          </w:p>
        </w:tc>
        <w:tc>
          <w:tcPr>
            <w:tcW w:w="0" w:type="auto"/>
            <w:tcBorders>
              <w:top w:val="nil"/>
              <w:left w:val="nil"/>
              <w:bottom w:val="nil"/>
              <w:right w:val="single" w:sz="8" w:space="0" w:color="008080"/>
            </w:tcBorders>
            <w:shd w:val="clear" w:color="auto" w:fill="auto"/>
            <w:noWrap/>
            <w:vAlign w:val="bottom"/>
          </w:tcPr>
          <w:p w14:paraId="28ECF0FD" w14:textId="77777777" w:rsidR="000267AA" w:rsidRPr="00702EE3" w:rsidRDefault="000267AA" w:rsidP="000267AA">
            <w:pPr>
              <w:jc w:val="center"/>
              <w:rPr>
                <w:rFonts w:asciiTheme="minorHAnsi" w:hAnsiTheme="minorHAnsi" w:cstheme="minorHAnsi"/>
                <w:color w:val="008080"/>
                <w:sz w:val="20"/>
                <w:szCs w:val="20"/>
                <w:lang w:val="ro-RO"/>
              </w:rPr>
            </w:pPr>
            <w:r w:rsidRPr="00702EE3">
              <w:rPr>
                <w:rFonts w:asciiTheme="minorHAnsi" w:hAnsiTheme="minorHAnsi" w:cstheme="minorHAnsi"/>
                <w:color w:val="008080"/>
                <w:sz w:val="20"/>
                <w:szCs w:val="20"/>
                <w:lang w:val="ro-RO"/>
              </w:rPr>
              <w:t> </w:t>
            </w:r>
          </w:p>
        </w:tc>
      </w:tr>
    </w:tbl>
    <w:p w14:paraId="1B42FAE3" w14:textId="77777777" w:rsidR="000267AA" w:rsidRPr="00702EE3" w:rsidRDefault="000267AA" w:rsidP="000267AA">
      <w:pPr>
        <w:rPr>
          <w:rFonts w:asciiTheme="minorHAnsi" w:hAnsiTheme="minorHAnsi" w:cstheme="minorHAnsi"/>
          <w:sz w:val="20"/>
          <w:szCs w:val="20"/>
          <w:lang w:val="ro-RO" w:eastAsia="fr-FR"/>
        </w:rPr>
        <w:sectPr w:rsidR="000267AA" w:rsidRPr="00702EE3" w:rsidSect="00A620CA">
          <w:pgSz w:w="11906" w:h="16838"/>
          <w:pgMar w:top="1411" w:right="1411" w:bottom="1411" w:left="1411" w:header="706" w:footer="706" w:gutter="0"/>
          <w:cols w:space="708"/>
          <w:docGrid w:linePitch="360"/>
        </w:sectPr>
      </w:pPr>
    </w:p>
    <w:tbl>
      <w:tblPr>
        <w:tblW w:w="1467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
        <w:gridCol w:w="3811"/>
        <w:gridCol w:w="19"/>
        <w:gridCol w:w="609"/>
        <w:gridCol w:w="317"/>
        <w:gridCol w:w="849"/>
        <w:gridCol w:w="324"/>
        <w:gridCol w:w="26"/>
        <w:gridCol w:w="342"/>
        <w:gridCol w:w="64"/>
        <w:gridCol w:w="1952"/>
        <w:gridCol w:w="507"/>
        <w:gridCol w:w="3801"/>
        <w:gridCol w:w="1959"/>
      </w:tblGrid>
      <w:tr w:rsidR="0068614F" w:rsidRPr="00702EE3" w14:paraId="3574FB9D" w14:textId="77777777" w:rsidTr="0032298D">
        <w:trPr>
          <w:gridBefore w:val="1"/>
          <w:gridAfter w:val="2"/>
          <w:wBefore w:w="90" w:type="dxa"/>
          <w:wAfter w:w="5760" w:type="dxa"/>
          <w:trHeight w:val="372"/>
        </w:trPr>
        <w:tc>
          <w:tcPr>
            <w:tcW w:w="3830" w:type="dxa"/>
            <w:gridSpan w:val="2"/>
            <w:vMerge w:val="restart"/>
            <w:shd w:val="clear" w:color="auto" w:fill="auto"/>
          </w:tcPr>
          <w:p w14:paraId="739FA403" w14:textId="77777777" w:rsidR="00C03612" w:rsidRPr="00702EE3" w:rsidRDefault="00C03612" w:rsidP="006B2308">
            <w:pPr>
              <w:pStyle w:val="BodyText3"/>
              <w:jc w:val="left"/>
              <w:rPr>
                <w:rFonts w:asciiTheme="minorHAnsi" w:hAnsiTheme="minorHAnsi" w:cstheme="minorHAnsi"/>
                <w:sz w:val="22"/>
                <w:szCs w:val="22"/>
                <w:u w:val="single"/>
                <w:lang w:val="ro-RO"/>
              </w:rPr>
            </w:pPr>
            <w:r w:rsidRPr="00702EE3">
              <w:rPr>
                <w:rFonts w:asciiTheme="minorHAnsi" w:hAnsiTheme="minorHAnsi" w:cstheme="minorHAnsi"/>
                <w:sz w:val="22"/>
                <w:szCs w:val="22"/>
                <w:u w:val="single"/>
                <w:lang w:val="ro-RO"/>
              </w:rPr>
              <w:lastRenderedPageBreak/>
              <w:t>3. Verificarea bugetului indicativ</w:t>
            </w:r>
          </w:p>
          <w:p w14:paraId="4E640737" w14:textId="77777777" w:rsidR="00C03612" w:rsidRPr="00702EE3" w:rsidRDefault="00C03612" w:rsidP="006B2308">
            <w:pPr>
              <w:pStyle w:val="BodyText3"/>
              <w:jc w:val="left"/>
              <w:rPr>
                <w:rFonts w:asciiTheme="minorHAnsi" w:hAnsiTheme="minorHAnsi" w:cstheme="minorHAnsi"/>
                <w:b w:val="0"/>
                <w:sz w:val="22"/>
                <w:szCs w:val="22"/>
                <w:lang w:val="ro-RO"/>
              </w:rPr>
            </w:pPr>
          </w:p>
        </w:tc>
        <w:tc>
          <w:tcPr>
            <w:tcW w:w="4990" w:type="dxa"/>
            <w:gridSpan w:val="9"/>
            <w:shd w:val="clear" w:color="auto" w:fill="auto"/>
          </w:tcPr>
          <w:p w14:paraId="6E75BA32" w14:textId="77777777" w:rsidR="00C03612" w:rsidRPr="00702EE3" w:rsidRDefault="00C03612" w:rsidP="00B3326C">
            <w:pPr>
              <w:pStyle w:val="BodyText3"/>
              <w:rPr>
                <w:rFonts w:asciiTheme="minorHAnsi" w:hAnsiTheme="minorHAnsi" w:cstheme="minorHAnsi"/>
                <w:sz w:val="22"/>
                <w:szCs w:val="22"/>
                <w:lang w:val="en-US"/>
              </w:rPr>
            </w:pPr>
            <w:r w:rsidRPr="00702EE3">
              <w:rPr>
                <w:rFonts w:asciiTheme="minorHAnsi" w:hAnsiTheme="minorHAnsi" w:cstheme="minorHAnsi"/>
                <w:sz w:val="22"/>
                <w:szCs w:val="22"/>
                <w:lang w:val="en-US"/>
              </w:rPr>
              <w:t>Verificare efectuată</w:t>
            </w:r>
          </w:p>
        </w:tc>
      </w:tr>
      <w:tr w:rsidR="001526E7" w:rsidRPr="00702EE3" w14:paraId="07434D8E" w14:textId="77777777" w:rsidTr="0032298D">
        <w:trPr>
          <w:gridBefore w:val="1"/>
          <w:gridAfter w:val="2"/>
          <w:wBefore w:w="90" w:type="dxa"/>
          <w:wAfter w:w="5760" w:type="dxa"/>
          <w:trHeight w:val="562"/>
        </w:trPr>
        <w:tc>
          <w:tcPr>
            <w:tcW w:w="3830" w:type="dxa"/>
            <w:gridSpan w:val="2"/>
            <w:vMerge/>
            <w:shd w:val="clear" w:color="auto" w:fill="auto"/>
          </w:tcPr>
          <w:p w14:paraId="63E57BCB" w14:textId="77777777" w:rsidR="00C03612" w:rsidRPr="00702EE3" w:rsidRDefault="00C03612" w:rsidP="006B2308">
            <w:pPr>
              <w:pStyle w:val="BodyText3"/>
              <w:jc w:val="left"/>
              <w:rPr>
                <w:rFonts w:asciiTheme="minorHAnsi" w:hAnsiTheme="minorHAnsi" w:cstheme="minorHAnsi"/>
                <w:sz w:val="22"/>
                <w:szCs w:val="22"/>
                <w:u w:val="single"/>
                <w:lang w:val="ro-RO"/>
              </w:rPr>
            </w:pPr>
          </w:p>
        </w:tc>
        <w:tc>
          <w:tcPr>
            <w:tcW w:w="926" w:type="dxa"/>
            <w:gridSpan w:val="2"/>
            <w:shd w:val="clear" w:color="auto" w:fill="auto"/>
          </w:tcPr>
          <w:p w14:paraId="75CAF8B4" w14:textId="77777777" w:rsidR="00C03612" w:rsidRPr="00702EE3" w:rsidRDefault="00C03612" w:rsidP="00B3326C">
            <w:pPr>
              <w:pStyle w:val="BodyText3"/>
              <w:rPr>
                <w:rFonts w:asciiTheme="minorHAnsi" w:hAnsiTheme="minorHAnsi" w:cstheme="minorHAnsi"/>
                <w:sz w:val="22"/>
                <w:szCs w:val="22"/>
                <w:lang w:val="en-US"/>
              </w:rPr>
            </w:pPr>
            <w:r w:rsidRPr="00702EE3">
              <w:rPr>
                <w:rFonts w:asciiTheme="minorHAnsi" w:hAnsiTheme="minorHAnsi" w:cstheme="minorHAnsi"/>
                <w:sz w:val="22"/>
                <w:szCs w:val="22"/>
                <w:lang w:val="en-US"/>
              </w:rPr>
              <w:t>DA</w:t>
            </w:r>
          </w:p>
        </w:tc>
        <w:tc>
          <w:tcPr>
            <w:tcW w:w="1541" w:type="dxa"/>
            <w:gridSpan w:val="4"/>
          </w:tcPr>
          <w:p w14:paraId="06B4090E" w14:textId="77777777" w:rsidR="00C03612" w:rsidRPr="00702EE3" w:rsidRDefault="00C03612" w:rsidP="00B3326C">
            <w:pPr>
              <w:pStyle w:val="BodyText3"/>
              <w:rPr>
                <w:rFonts w:asciiTheme="minorHAnsi" w:hAnsiTheme="minorHAnsi" w:cstheme="minorHAnsi"/>
                <w:sz w:val="22"/>
                <w:szCs w:val="22"/>
                <w:lang w:val="en-US"/>
              </w:rPr>
            </w:pPr>
            <w:r w:rsidRPr="00702EE3">
              <w:rPr>
                <w:rFonts w:asciiTheme="minorHAnsi" w:hAnsiTheme="minorHAnsi" w:cstheme="minorHAnsi"/>
                <w:sz w:val="22"/>
                <w:szCs w:val="22"/>
                <w:lang w:val="en-US"/>
              </w:rPr>
              <w:t>NU</w:t>
            </w:r>
          </w:p>
        </w:tc>
        <w:tc>
          <w:tcPr>
            <w:tcW w:w="2523" w:type="dxa"/>
            <w:gridSpan w:val="3"/>
            <w:shd w:val="clear" w:color="auto" w:fill="auto"/>
          </w:tcPr>
          <w:p w14:paraId="43CC14B5" w14:textId="24D10ACB" w:rsidR="00C03612" w:rsidRPr="00702EE3" w:rsidRDefault="00C03612" w:rsidP="00B3326C">
            <w:pPr>
              <w:pStyle w:val="BodyText3"/>
              <w:rPr>
                <w:rFonts w:asciiTheme="minorHAnsi" w:hAnsiTheme="minorHAnsi" w:cstheme="minorHAnsi"/>
                <w:sz w:val="22"/>
                <w:szCs w:val="22"/>
                <w:lang w:val="en-US"/>
              </w:rPr>
            </w:pPr>
            <w:r w:rsidRPr="00702EE3">
              <w:rPr>
                <w:rFonts w:asciiTheme="minorHAnsi" w:hAnsiTheme="minorHAnsi" w:cstheme="minorHAnsi"/>
                <w:sz w:val="22"/>
                <w:szCs w:val="22"/>
                <w:lang w:val="en-US"/>
              </w:rPr>
              <w:t>NU ESTE CAZUL</w:t>
            </w:r>
          </w:p>
        </w:tc>
      </w:tr>
      <w:tr w:rsidR="001526E7" w:rsidRPr="00702EE3" w14:paraId="2B05A0CC" w14:textId="77777777" w:rsidTr="0032298D">
        <w:trPr>
          <w:gridBefore w:val="1"/>
          <w:gridAfter w:val="2"/>
          <w:wBefore w:w="90" w:type="dxa"/>
          <w:wAfter w:w="5760" w:type="dxa"/>
          <w:trHeight w:val="562"/>
        </w:trPr>
        <w:tc>
          <w:tcPr>
            <w:tcW w:w="3830" w:type="dxa"/>
            <w:gridSpan w:val="2"/>
            <w:shd w:val="clear" w:color="auto" w:fill="auto"/>
          </w:tcPr>
          <w:p w14:paraId="3C030658" w14:textId="2DC70F97" w:rsidR="00CD34AD" w:rsidRPr="00702EE3" w:rsidRDefault="00CD34AD" w:rsidP="00CD34AD">
            <w:pPr>
              <w:jc w:val="both"/>
              <w:rPr>
                <w:rFonts w:asciiTheme="minorHAnsi" w:hAnsiTheme="minorHAnsi" w:cstheme="minorHAnsi"/>
                <w:sz w:val="22"/>
                <w:szCs w:val="22"/>
                <w:lang w:val="ro-RO"/>
              </w:rPr>
            </w:pPr>
            <w:r w:rsidRPr="00702EE3">
              <w:rPr>
                <w:rFonts w:asciiTheme="minorHAnsi" w:hAnsiTheme="minorHAnsi" w:cstheme="minorHAnsi"/>
                <w:sz w:val="22"/>
                <w:szCs w:val="22"/>
                <w:lang w:val="ro-RO"/>
              </w:rPr>
              <w:t xml:space="preserve">3.1 Informaţiile furnizate în cadrul bugetului indicativ din cererea de finanţare sunt corecte şi sunt în conformitate cu </w:t>
            </w:r>
            <w:r w:rsidR="001074F2" w:rsidRPr="00702EE3">
              <w:rPr>
                <w:rFonts w:asciiTheme="minorHAnsi" w:hAnsiTheme="minorHAnsi" w:cs="Calibri"/>
                <w:sz w:val="22"/>
                <w:szCs w:val="22"/>
                <w:u w:val="single"/>
                <w:lang w:val="ro-RO"/>
              </w:rPr>
              <w:t>documentele prezentate</w:t>
            </w:r>
            <w:r w:rsidRPr="00702EE3">
              <w:rPr>
                <w:rFonts w:asciiTheme="minorHAnsi" w:hAnsiTheme="minorHAnsi" w:cstheme="minorHAnsi"/>
                <w:sz w:val="22"/>
                <w:szCs w:val="22"/>
                <w:lang w:val="ro-RO"/>
              </w:rPr>
              <w:t>?</w:t>
            </w:r>
          </w:p>
          <w:p w14:paraId="5B173BED" w14:textId="77777777" w:rsidR="00CD34AD" w:rsidRPr="00702EE3" w:rsidRDefault="00CD34AD" w:rsidP="00CD34AD">
            <w:pPr>
              <w:ind w:left="-284" w:firstLine="993"/>
              <w:jc w:val="both"/>
              <w:rPr>
                <w:rFonts w:asciiTheme="minorHAnsi" w:hAnsiTheme="minorHAnsi" w:cstheme="minorHAnsi"/>
                <w:b/>
                <w:i/>
                <w:sz w:val="22"/>
                <w:szCs w:val="22"/>
                <w:lang w:val="ro-RO"/>
              </w:rPr>
            </w:pPr>
          </w:p>
          <w:p w14:paraId="2562EAC3" w14:textId="77777777" w:rsidR="00CD34AD" w:rsidRPr="00702EE3" w:rsidRDefault="00CD34AD" w:rsidP="00CD34AD">
            <w:pPr>
              <w:jc w:val="both"/>
              <w:rPr>
                <w:rFonts w:asciiTheme="minorHAnsi" w:hAnsiTheme="minorHAnsi" w:cstheme="minorHAnsi"/>
                <w:b/>
                <w:i/>
                <w:caps/>
                <w:sz w:val="22"/>
                <w:szCs w:val="22"/>
                <w:lang w:val="ro-RO"/>
              </w:rPr>
            </w:pPr>
            <w:r w:rsidRPr="00702EE3">
              <w:rPr>
                <w:rFonts w:asciiTheme="minorHAnsi" w:hAnsiTheme="minorHAnsi" w:cstheme="minorHAnsi"/>
                <w:b/>
                <w:i/>
                <w:sz w:val="22"/>
                <w:szCs w:val="22"/>
                <w:lang w:val="ro-RO"/>
              </w:rPr>
              <w:t>Da cu diferenţe</w:t>
            </w:r>
            <w:r w:rsidRPr="00702EE3">
              <w:rPr>
                <w:rFonts w:asciiTheme="minorHAnsi" w:hAnsiTheme="minorHAnsi" w:cstheme="minorHAnsi"/>
                <w:b/>
                <w:i/>
                <w:caps/>
                <w:sz w:val="22"/>
                <w:szCs w:val="22"/>
                <w:lang w:val="ro-RO"/>
              </w:rPr>
              <w:t>*</w:t>
            </w:r>
          </w:p>
          <w:p w14:paraId="5ED4F163" w14:textId="77777777" w:rsidR="00CD34AD" w:rsidRPr="00702EE3" w:rsidRDefault="00CD34AD" w:rsidP="00CD34AD">
            <w:pPr>
              <w:jc w:val="both"/>
              <w:rPr>
                <w:rFonts w:asciiTheme="minorHAnsi" w:hAnsiTheme="minorHAnsi" w:cstheme="minorHAnsi"/>
                <w:sz w:val="22"/>
                <w:szCs w:val="22"/>
                <w:u w:val="single"/>
                <w:lang w:val="ro-RO"/>
              </w:rPr>
            </w:pPr>
            <w:r w:rsidRPr="00702EE3">
              <w:rPr>
                <w:rFonts w:asciiTheme="minorHAnsi" w:hAnsiTheme="minorHAnsi" w:cstheme="minorHAnsi"/>
                <w:b/>
                <w:i/>
                <w:caps/>
                <w:sz w:val="22"/>
                <w:szCs w:val="22"/>
                <w:lang w:val="ro-RO"/>
              </w:rPr>
              <w:t xml:space="preserve"> * </w:t>
            </w:r>
            <w:r w:rsidRPr="00702EE3">
              <w:rPr>
                <w:rFonts w:asciiTheme="minorHAnsi" w:hAnsiTheme="minorHAnsi" w:cstheme="minorHAnsi"/>
                <w:sz w:val="22"/>
                <w:szCs w:val="22"/>
                <w:lang w:val="ro-RO"/>
              </w:rPr>
              <w:t>Se completează în cazul când expertul constată diferenţe faţă de bugetul prezentat de  solicitant în cererea de finanţare</w:t>
            </w:r>
          </w:p>
        </w:tc>
        <w:tc>
          <w:tcPr>
            <w:tcW w:w="926" w:type="dxa"/>
            <w:gridSpan w:val="2"/>
            <w:shd w:val="clear" w:color="auto" w:fill="auto"/>
          </w:tcPr>
          <w:p w14:paraId="2A3D45CC" w14:textId="77777777" w:rsidR="00CD34AD" w:rsidRPr="00702EE3" w:rsidRDefault="00CD34AD" w:rsidP="00CD34AD">
            <w:pPr>
              <w:pStyle w:val="BodyText3"/>
              <w:rPr>
                <w:rFonts w:asciiTheme="minorHAnsi" w:hAnsiTheme="minorHAnsi" w:cstheme="minorHAnsi"/>
                <w:b w:val="0"/>
                <w:sz w:val="22"/>
                <w:szCs w:val="22"/>
                <w:lang w:val="en-US"/>
              </w:rPr>
            </w:pPr>
            <w:r w:rsidRPr="00702EE3">
              <w:rPr>
                <w:rFonts w:asciiTheme="minorHAnsi" w:hAnsiTheme="minorHAnsi" w:cstheme="minorHAnsi"/>
                <w:b w:val="0"/>
                <w:sz w:val="22"/>
                <w:szCs w:val="22"/>
                <w:lang w:val="en-US"/>
              </w:rPr>
              <w:sym w:font="Wingdings" w:char="F06F"/>
            </w:r>
          </w:p>
          <w:p w14:paraId="0BAB6CFE" w14:textId="77777777" w:rsidR="00CD34AD" w:rsidRPr="00702EE3" w:rsidRDefault="00CD34AD" w:rsidP="00B3326C">
            <w:pPr>
              <w:pStyle w:val="BodyText3"/>
              <w:rPr>
                <w:rFonts w:asciiTheme="minorHAnsi" w:hAnsiTheme="minorHAnsi" w:cstheme="minorHAnsi"/>
                <w:b w:val="0"/>
                <w:sz w:val="22"/>
                <w:szCs w:val="22"/>
                <w:lang w:val="en-US"/>
              </w:rPr>
            </w:pPr>
          </w:p>
          <w:p w14:paraId="4A81037F" w14:textId="77777777" w:rsidR="00CD34AD" w:rsidRPr="00702EE3" w:rsidRDefault="00CD34AD" w:rsidP="00B3326C">
            <w:pPr>
              <w:pStyle w:val="BodyText3"/>
              <w:rPr>
                <w:rFonts w:asciiTheme="minorHAnsi" w:hAnsiTheme="minorHAnsi" w:cstheme="minorHAnsi"/>
                <w:b w:val="0"/>
                <w:sz w:val="22"/>
                <w:szCs w:val="22"/>
                <w:lang w:val="en-US"/>
              </w:rPr>
            </w:pPr>
          </w:p>
          <w:p w14:paraId="526FF3F4" w14:textId="44DEDF57" w:rsidR="00CD34AD" w:rsidRPr="00702EE3" w:rsidRDefault="00CD34AD" w:rsidP="00B3326C">
            <w:pPr>
              <w:pStyle w:val="BodyText3"/>
              <w:rPr>
                <w:rFonts w:asciiTheme="minorHAnsi" w:hAnsiTheme="minorHAnsi" w:cstheme="minorHAnsi"/>
                <w:b w:val="0"/>
                <w:sz w:val="22"/>
                <w:szCs w:val="22"/>
                <w:lang w:val="en-US"/>
              </w:rPr>
            </w:pPr>
          </w:p>
          <w:p w14:paraId="352AF881" w14:textId="1672DF22" w:rsidR="00246902" w:rsidRPr="00702EE3" w:rsidRDefault="00246902" w:rsidP="00B3326C">
            <w:pPr>
              <w:pStyle w:val="BodyText3"/>
              <w:rPr>
                <w:rFonts w:asciiTheme="minorHAnsi" w:hAnsiTheme="minorHAnsi" w:cstheme="minorHAnsi"/>
                <w:b w:val="0"/>
                <w:sz w:val="22"/>
                <w:szCs w:val="22"/>
                <w:lang w:val="en-US"/>
              </w:rPr>
            </w:pPr>
          </w:p>
          <w:p w14:paraId="4FE6D319" w14:textId="274D7196" w:rsidR="00246902" w:rsidRPr="00702EE3" w:rsidRDefault="00246902" w:rsidP="00B3326C">
            <w:pPr>
              <w:pStyle w:val="BodyText3"/>
              <w:rPr>
                <w:rFonts w:asciiTheme="minorHAnsi" w:hAnsiTheme="minorHAnsi" w:cstheme="minorHAnsi"/>
                <w:b w:val="0"/>
                <w:sz w:val="22"/>
                <w:szCs w:val="22"/>
                <w:lang w:val="en-US"/>
              </w:rPr>
            </w:pPr>
          </w:p>
          <w:p w14:paraId="610B4EAC" w14:textId="5431930D" w:rsidR="00246902" w:rsidRPr="00702EE3" w:rsidRDefault="00246902" w:rsidP="00B3326C">
            <w:pPr>
              <w:pStyle w:val="BodyText3"/>
              <w:rPr>
                <w:rFonts w:asciiTheme="minorHAnsi" w:hAnsiTheme="minorHAnsi" w:cstheme="minorHAnsi"/>
                <w:b w:val="0"/>
                <w:sz w:val="22"/>
                <w:szCs w:val="22"/>
                <w:lang w:val="en-US"/>
              </w:rPr>
            </w:pPr>
          </w:p>
          <w:p w14:paraId="0CE32E65" w14:textId="77777777" w:rsidR="00246902" w:rsidRPr="00702EE3" w:rsidRDefault="00246902" w:rsidP="00B3326C">
            <w:pPr>
              <w:pStyle w:val="BodyText3"/>
              <w:rPr>
                <w:rFonts w:asciiTheme="minorHAnsi" w:hAnsiTheme="minorHAnsi" w:cstheme="minorHAnsi"/>
                <w:b w:val="0"/>
                <w:sz w:val="22"/>
                <w:szCs w:val="22"/>
                <w:lang w:val="en-US"/>
              </w:rPr>
            </w:pPr>
          </w:p>
          <w:p w14:paraId="2BEEC929" w14:textId="77777777" w:rsidR="00CD34AD" w:rsidRPr="00702EE3" w:rsidRDefault="00CD34AD" w:rsidP="00B3326C">
            <w:pPr>
              <w:pStyle w:val="BodyText3"/>
              <w:rPr>
                <w:rFonts w:asciiTheme="minorHAnsi" w:hAnsiTheme="minorHAnsi" w:cstheme="minorHAnsi"/>
                <w:b w:val="0"/>
                <w:sz w:val="22"/>
                <w:szCs w:val="22"/>
                <w:lang w:val="en-US"/>
              </w:rPr>
            </w:pPr>
          </w:p>
          <w:p w14:paraId="02A7E47E" w14:textId="77777777" w:rsidR="00CD34AD" w:rsidRPr="00702EE3" w:rsidRDefault="00CD34AD" w:rsidP="00B3326C">
            <w:pPr>
              <w:pStyle w:val="BodyText3"/>
              <w:rPr>
                <w:rFonts w:asciiTheme="minorHAnsi" w:hAnsiTheme="minorHAnsi" w:cstheme="minorHAnsi"/>
                <w:sz w:val="22"/>
                <w:szCs w:val="22"/>
                <w:lang w:val="en-US"/>
              </w:rPr>
            </w:pPr>
            <w:r w:rsidRPr="00702EE3">
              <w:rPr>
                <w:rFonts w:asciiTheme="minorHAnsi" w:hAnsiTheme="minorHAnsi" w:cstheme="minorHAnsi"/>
                <w:b w:val="0"/>
                <w:sz w:val="22"/>
                <w:szCs w:val="22"/>
                <w:lang w:val="en-US"/>
              </w:rPr>
              <w:sym w:font="Wingdings" w:char="F06F"/>
            </w:r>
          </w:p>
        </w:tc>
        <w:tc>
          <w:tcPr>
            <w:tcW w:w="1541" w:type="dxa"/>
            <w:gridSpan w:val="4"/>
          </w:tcPr>
          <w:p w14:paraId="7DF56AE5" w14:textId="77777777" w:rsidR="00CD34AD" w:rsidRPr="00702EE3" w:rsidRDefault="00CD34AD" w:rsidP="00B3326C">
            <w:pPr>
              <w:pStyle w:val="BodyText3"/>
              <w:rPr>
                <w:rFonts w:asciiTheme="minorHAnsi" w:hAnsiTheme="minorHAnsi" w:cstheme="minorHAnsi"/>
                <w:sz w:val="22"/>
                <w:szCs w:val="22"/>
                <w:lang w:val="en-US"/>
              </w:rPr>
            </w:pPr>
            <w:r w:rsidRPr="00702EE3">
              <w:rPr>
                <w:rFonts w:asciiTheme="minorHAnsi" w:hAnsiTheme="minorHAnsi" w:cstheme="minorHAnsi"/>
                <w:b w:val="0"/>
                <w:sz w:val="22"/>
                <w:szCs w:val="22"/>
                <w:lang w:val="en-US"/>
              </w:rPr>
              <w:sym w:font="Wingdings" w:char="F06F"/>
            </w:r>
          </w:p>
        </w:tc>
        <w:tc>
          <w:tcPr>
            <w:tcW w:w="2523" w:type="dxa"/>
            <w:gridSpan w:val="3"/>
            <w:shd w:val="clear" w:color="auto" w:fill="auto"/>
          </w:tcPr>
          <w:p w14:paraId="4B12CB14" w14:textId="77777777" w:rsidR="00CD34AD" w:rsidRPr="00702EE3" w:rsidRDefault="00CD34AD" w:rsidP="00B3326C">
            <w:pPr>
              <w:pStyle w:val="BodyText3"/>
              <w:rPr>
                <w:rFonts w:asciiTheme="minorHAnsi" w:hAnsiTheme="minorHAnsi" w:cstheme="minorHAnsi"/>
                <w:sz w:val="22"/>
                <w:szCs w:val="22"/>
                <w:lang w:val="en-US"/>
              </w:rPr>
            </w:pPr>
          </w:p>
        </w:tc>
      </w:tr>
      <w:tr w:rsidR="001526E7" w:rsidRPr="00702EE3" w14:paraId="58EDEB26" w14:textId="77777777" w:rsidTr="0032298D">
        <w:trPr>
          <w:gridBefore w:val="1"/>
          <w:gridAfter w:val="2"/>
          <w:wBefore w:w="90" w:type="dxa"/>
          <w:wAfter w:w="5760" w:type="dxa"/>
          <w:trHeight w:val="562"/>
        </w:trPr>
        <w:tc>
          <w:tcPr>
            <w:tcW w:w="3830" w:type="dxa"/>
            <w:gridSpan w:val="2"/>
            <w:shd w:val="clear" w:color="auto" w:fill="auto"/>
          </w:tcPr>
          <w:p w14:paraId="11F6867B" w14:textId="4FC76267" w:rsidR="00CD34AD" w:rsidRPr="00702EE3" w:rsidRDefault="00CD34AD" w:rsidP="00790BA0">
            <w:pPr>
              <w:jc w:val="both"/>
              <w:rPr>
                <w:rFonts w:asciiTheme="minorHAnsi" w:hAnsiTheme="minorHAnsi" w:cstheme="minorHAnsi"/>
                <w:sz w:val="22"/>
                <w:szCs w:val="22"/>
                <w:lang w:val="ro-RO"/>
              </w:rPr>
            </w:pPr>
            <w:r w:rsidRPr="00702EE3">
              <w:rPr>
                <w:rFonts w:asciiTheme="minorHAnsi" w:hAnsiTheme="minorHAnsi" w:cstheme="minorHAnsi"/>
                <w:b/>
                <w:sz w:val="22"/>
                <w:szCs w:val="22"/>
                <w:lang w:val="ro-RO"/>
              </w:rPr>
              <w:t>3.2.</w:t>
            </w:r>
            <w:r w:rsidRPr="00702EE3">
              <w:rPr>
                <w:rFonts w:asciiTheme="minorHAnsi" w:hAnsiTheme="minorHAnsi" w:cstheme="minorHAnsi"/>
                <w:sz w:val="22"/>
                <w:szCs w:val="22"/>
                <w:lang w:val="ro-RO"/>
              </w:rPr>
              <w:t xml:space="preserve"> Verificarea corectitudinii ratei de schimb. Rata de conversie între Euro şi moneda naţională pentru România este cea publicată de Banca Central Europeană pe Internet la adresa : </w:t>
            </w:r>
            <w:hyperlink r:id="rId11" w:history="1">
              <w:r w:rsidRPr="00702EE3">
                <w:rPr>
                  <w:rStyle w:val="Hyperlink"/>
                  <w:rFonts w:asciiTheme="minorHAnsi" w:hAnsiTheme="minorHAnsi" w:cstheme="minorHAnsi"/>
                  <w:sz w:val="22"/>
                  <w:szCs w:val="22"/>
                  <w:lang w:val="ro-RO"/>
                </w:rPr>
                <w:t>http://www.ecb.int/index.html</w:t>
              </w:r>
            </w:hyperlink>
            <w:r w:rsidRPr="00702EE3">
              <w:rPr>
                <w:rFonts w:asciiTheme="minorHAnsi" w:hAnsiTheme="minorHAnsi" w:cstheme="minorHAnsi"/>
                <w:sz w:val="22"/>
                <w:szCs w:val="22"/>
                <w:lang w:val="ro-RO"/>
              </w:rPr>
              <w:t xml:space="preserve"> (se anexează pagina conţinând cursul BCE din data întocmirii  </w:t>
            </w:r>
            <w:r w:rsidR="00790BA0" w:rsidRPr="00702EE3">
              <w:rPr>
                <w:rFonts w:asciiTheme="minorHAnsi" w:hAnsiTheme="minorHAnsi" w:cstheme="minorHAnsi"/>
                <w:sz w:val="22"/>
                <w:szCs w:val="22"/>
                <w:lang w:val="ro-RO"/>
              </w:rPr>
              <w:t>Bugetului Indicativ</w:t>
            </w:r>
            <w:r w:rsidRPr="00702EE3">
              <w:rPr>
                <w:rFonts w:asciiTheme="minorHAnsi" w:hAnsiTheme="minorHAnsi" w:cstheme="minorHAnsi"/>
                <w:sz w:val="22"/>
                <w:szCs w:val="22"/>
                <w:lang w:val="ro-RO"/>
              </w:rPr>
              <w:t>):</w:t>
            </w:r>
          </w:p>
        </w:tc>
        <w:tc>
          <w:tcPr>
            <w:tcW w:w="926" w:type="dxa"/>
            <w:gridSpan w:val="2"/>
            <w:shd w:val="clear" w:color="auto" w:fill="auto"/>
            <w:vAlign w:val="center"/>
          </w:tcPr>
          <w:p w14:paraId="3991E464" w14:textId="77777777" w:rsidR="00CD34AD" w:rsidRPr="00702EE3" w:rsidRDefault="00CD34AD" w:rsidP="00A82BA1">
            <w:pPr>
              <w:pStyle w:val="BodyText3"/>
              <w:rPr>
                <w:rFonts w:asciiTheme="minorHAnsi" w:hAnsiTheme="minorHAnsi" w:cs="Calibri"/>
                <w:b w:val="0"/>
                <w:sz w:val="22"/>
                <w:szCs w:val="22"/>
                <w:lang w:val="en-US"/>
              </w:rPr>
            </w:pPr>
            <w:r w:rsidRPr="00702EE3">
              <w:rPr>
                <w:rFonts w:asciiTheme="minorHAnsi" w:hAnsiTheme="minorHAnsi" w:cs="Calibri"/>
                <w:b w:val="0"/>
                <w:sz w:val="22"/>
                <w:szCs w:val="22"/>
                <w:lang w:val="en-US"/>
              </w:rPr>
              <w:sym w:font="Wingdings" w:char="F06F"/>
            </w:r>
          </w:p>
        </w:tc>
        <w:tc>
          <w:tcPr>
            <w:tcW w:w="1541" w:type="dxa"/>
            <w:gridSpan w:val="4"/>
            <w:vAlign w:val="center"/>
          </w:tcPr>
          <w:p w14:paraId="2CF3A3A6" w14:textId="77777777" w:rsidR="00CD34AD" w:rsidRPr="00702EE3" w:rsidRDefault="00CD34AD" w:rsidP="00A82BA1">
            <w:pPr>
              <w:pStyle w:val="BodyText3"/>
              <w:rPr>
                <w:rFonts w:asciiTheme="minorHAnsi" w:hAnsiTheme="minorHAnsi" w:cs="Calibri"/>
                <w:b w:val="0"/>
                <w:sz w:val="22"/>
                <w:szCs w:val="22"/>
                <w:lang w:val="en-US"/>
              </w:rPr>
            </w:pPr>
            <w:r w:rsidRPr="00702EE3">
              <w:rPr>
                <w:rFonts w:asciiTheme="minorHAnsi" w:hAnsiTheme="minorHAnsi" w:cs="Calibri"/>
                <w:b w:val="0"/>
                <w:sz w:val="22"/>
                <w:szCs w:val="22"/>
                <w:lang w:val="en-US"/>
              </w:rPr>
              <w:sym w:font="Wingdings" w:char="F06F"/>
            </w:r>
          </w:p>
        </w:tc>
        <w:tc>
          <w:tcPr>
            <w:tcW w:w="2523" w:type="dxa"/>
            <w:gridSpan w:val="3"/>
            <w:shd w:val="clear" w:color="auto" w:fill="auto"/>
            <w:vAlign w:val="center"/>
          </w:tcPr>
          <w:p w14:paraId="19D9F08C" w14:textId="77777777" w:rsidR="00CD34AD" w:rsidRPr="00702EE3" w:rsidRDefault="00CD34AD" w:rsidP="00A82BA1">
            <w:pPr>
              <w:pStyle w:val="BodyText3"/>
              <w:rPr>
                <w:rFonts w:asciiTheme="minorHAnsi" w:hAnsiTheme="minorHAnsi" w:cs="Calibri"/>
                <w:sz w:val="22"/>
                <w:szCs w:val="22"/>
                <w:lang w:val="en-US"/>
              </w:rPr>
            </w:pPr>
          </w:p>
        </w:tc>
      </w:tr>
      <w:tr w:rsidR="001526E7" w:rsidRPr="00702EE3" w14:paraId="319F837F" w14:textId="77777777" w:rsidTr="0032298D">
        <w:trPr>
          <w:gridBefore w:val="1"/>
          <w:gridAfter w:val="2"/>
          <w:wBefore w:w="90" w:type="dxa"/>
          <w:wAfter w:w="5760" w:type="dxa"/>
          <w:trHeight w:val="562"/>
        </w:trPr>
        <w:tc>
          <w:tcPr>
            <w:tcW w:w="3830" w:type="dxa"/>
            <w:gridSpan w:val="2"/>
            <w:shd w:val="clear" w:color="auto" w:fill="auto"/>
          </w:tcPr>
          <w:p w14:paraId="3A62E4CD" w14:textId="77777777" w:rsidR="00CD34AD" w:rsidRPr="00702EE3" w:rsidRDefault="00CD34AD" w:rsidP="00915805">
            <w:pPr>
              <w:jc w:val="both"/>
              <w:rPr>
                <w:rFonts w:asciiTheme="minorHAnsi" w:hAnsiTheme="minorHAnsi" w:cstheme="minorHAnsi"/>
                <w:b/>
                <w:sz w:val="22"/>
                <w:szCs w:val="22"/>
                <w:lang w:val="ro-RO"/>
              </w:rPr>
            </w:pPr>
            <w:r w:rsidRPr="00702EE3">
              <w:rPr>
                <w:rFonts w:asciiTheme="minorHAnsi" w:hAnsiTheme="minorHAnsi" w:cstheme="minorHAnsi"/>
                <w:b/>
                <w:sz w:val="22"/>
                <w:szCs w:val="22"/>
                <w:lang w:val="ro-RO"/>
              </w:rPr>
              <w:t>3.3.</w:t>
            </w:r>
            <w:r w:rsidRPr="00702EE3">
              <w:rPr>
                <w:rFonts w:asciiTheme="minorHAnsi" w:hAnsiTheme="minorHAnsi" w:cstheme="minorHAnsi"/>
                <w:sz w:val="22"/>
                <w:szCs w:val="22"/>
                <w:lang w:val="ro-RO"/>
              </w:rPr>
              <w:t xml:space="preserve"> Sunt investiţiile eligibile în conformitate cu cele specificate în </w:t>
            </w:r>
            <w:r w:rsidR="00C82573" w:rsidRPr="00702EE3">
              <w:rPr>
                <w:rFonts w:asciiTheme="minorHAnsi" w:hAnsiTheme="minorHAnsi" w:cstheme="minorHAnsi"/>
                <w:sz w:val="22"/>
                <w:szCs w:val="22"/>
                <w:lang w:val="ro-RO"/>
              </w:rPr>
              <w:t>sub</w:t>
            </w:r>
            <w:r w:rsidRPr="00702EE3">
              <w:rPr>
                <w:rFonts w:asciiTheme="minorHAnsi" w:hAnsiTheme="minorHAnsi" w:cstheme="minorHAnsi"/>
                <w:sz w:val="22"/>
                <w:szCs w:val="22"/>
                <w:lang w:val="ro-RO"/>
              </w:rPr>
              <w:t>măsură</w:t>
            </w:r>
            <w:r w:rsidR="00915805" w:rsidRPr="00702EE3">
              <w:rPr>
                <w:rFonts w:asciiTheme="minorHAnsi" w:hAnsiTheme="minorHAnsi" w:cstheme="minorHAnsi"/>
                <w:sz w:val="22"/>
                <w:szCs w:val="22"/>
                <w:lang w:val="ro-RO"/>
              </w:rPr>
              <w:t xml:space="preserve"> </w:t>
            </w:r>
            <w:r w:rsidR="00AB2E24" w:rsidRPr="00702EE3">
              <w:rPr>
                <w:rFonts w:asciiTheme="minorHAnsi" w:hAnsiTheme="minorHAnsi" w:cstheme="minorHAnsi"/>
                <w:sz w:val="22"/>
                <w:szCs w:val="22"/>
                <w:lang w:val="ro-RO"/>
              </w:rPr>
              <w:t xml:space="preserve">și </w:t>
            </w:r>
            <w:r w:rsidR="00915805" w:rsidRPr="00702EE3">
              <w:rPr>
                <w:rFonts w:asciiTheme="minorHAnsi" w:hAnsiTheme="minorHAnsi" w:cstheme="minorHAnsi"/>
                <w:sz w:val="22"/>
                <w:szCs w:val="22"/>
                <w:lang w:val="ro-RO"/>
              </w:rPr>
              <w:t>aferente pachetului de finanțare</w:t>
            </w:r>
            <w:r w:rsidRPr="00702EE3">
              <w:rPr>
                <w:rFonts w:asciiTheme="minorHAnsi" w:hAnsiTheme="minorHAnsi" w:cstheme="minorHAnsi"/>
                <w:sz w:val="22"/>
                <w:szCs w:val="22"/>
                <w:lang w:val="ro-RO"/>
              </w:rPr>
              <w:t>?</w:t>
            </w:r>
          </w:p>
        </w:tc>
        <w:tc>
          <w:tcPr>
            <w:tcW w:w="926" w:type="dxa"/>
            <w:gridSpan w:val="2"/>
            <w:shd w:val="clear" w:color="auto" w:fill="auto"/>
            <w:vAlign w:val="center"/>
          </w:tcPr>
          <w:p w14:paraId="7EF057B2" w14:textId="77777777" w:rsidR="00CD34AD" w:rsidRPr="00702EE3" w:rsidRDefault="00CD34AD" w:rsidP="00A82BA1">
            <w:pPr>
              <w:pStyle w:val="BodyText3"/>
              <w:rPr>
                <w:rFonts w:asciiTheme="minorHAnsi" w:hAnsiTheme="minorHAnsi" w:cs="Calibri"/>
                <w:b w:val="0"/>
                <w:sz w:val="22"/>
                <w:szCs w:val="22"/>
                <w:lang w:val="en-US"/>
              </w:rPr>
            </w:pPr>
            <w:r w:rsidRPr="00702EE3">
              <w:rPr>
                <w:rFonts w:asciiTheme="minorHAnsi" w:hAnsiTheme="minorHAnsi" w:cs="Calibri"/>
                <w:b w:val="0"/>
                <w:sz w:val="22"/>
                <w:szCs w:val="22"/>
                <w:lang w:val="en-US"/>
              </w:rPr>
              <w:sym w:font="Wingdings" w:char="F06F"/>
            </w:r>
          </w:p>
        </w:tc>
        <w:tc>
          <w:tcPr>
            <w:tcW w:w="1541" w:type="dxa"/>
            <w:gridSpan w:val="4"/>
            <w:vAlign w:val="center"/>
          </w:tcPr>
          <w:p w14:paraId="656155F3" w14:textId="77777777" w:rsidR="00CD34AD" w:rsidRPr="00702EE3" w:rsidRDefault="00CD34AD" w:rsidP="00A82BA1">
            <w:pPr>
              <w:pStyle w:val="BodyText3"/>
              <w:rPr>
                <w:rFonts w:asciiTheme="minorHAnsi" w:hAnsiTheme="minorHAnsi" w:cs="Calibri"/>
                <w:b w:val="0"/>
                <w:sz w:val="22"/>
                <w:szCs w:val="22"/>
                <w:lang w:val="en-US"/>
              </w:rPr>
            </w:pPr>
            <w:r w:rsidRPr="00702EE3">
              <w:rPr>
                <w:rFonts w:asciiTheme="minorHAnsi" w:hAnsiTheme="minorHAnsi" w:cs="Calibri"/>
                <w:b w:val="0"/>
                <w:sz w:val="22"/>
                <w:szCs w:val="22"/>
                <w:lang w:val="en-US"/>
              </w:rPr>
              <w:sym w:font="Wingdings" w:char="F06F"/>
            </w:r>
          </w:p>
        </w:tc>
        <w:tc>
          <w:tcPr>
            <w:tcW w:w="2523" w:type="dxa"/>
            <w:gridSpan w:val="3"/>
            <w:shd w:val="clear" w:color="auto" w:fill="auto"/>
            <w:vAlign w:val="center"/>
          </w:tcPr>
          <w:p w14:paraId="622B4915" w14:textId="77777777" w:rsidR="00CD34AD" w:rsidRPr="00702EE3" w:rsidRDefault="00CD34AD" w:rsidP="00A82BA1">
            <w:pPr>
              <w:pStyle w:val="BodyText3"/>
              <w:rPr>
                <w:rFonts w:asciiTheme="minorHAnsi" w:hAnsiTheme="minorHAnsi" w:cs="Calibri"/>
                <w:sz w:val="22"/>
                <w:szCs w:val="22"/>
                <w:lang w:val="en-US"/>
              </w:rPr>
            </w:pPr>
          </w:p>
        </w:tc>
      </w:tr>
      <w:tr w:rsidR="001526E7" w:rsidRPr="00702EE3" w14:paraId="47B05251" w14:textId="77777777" w:rsidTr="0032298D">
        <w:trPr>
          <w:gridBefore w:val="1"/>
          <w:gridAfter w:val="2"/>
          <w:wBefore w:w="90" w:type="dxa"/>
          <w:wAfter w:w="5760" w:type="dxa"/>
          <w:trHeight w:val="562"/>
        </w:trPr>
        <w:tc>
          <w:tcPr>
            <w:tcW w:w="3830" w:type="dxa"/>
            <w:gridSpan w:val="2"/>
            <w:shd w:val="clear" w:color="auto" w:fill="auto"/>
          </w:tcPr>
          <w:p w14:paraId="4F8462F2" w14:textId="74E6B2F2" w:rsidR="00CD34AD" w:rsidRPr="00702EE3" w:rsidRDefault="00CD34AD" w:rsidP="00790BA0">
            <w:pPr>
              <w:jc w:val="both"/>
              <w:rPr>
                <w:rFonts w:asciiTheme="minorHAnsi" w:hAnsiTheme="minorHAnsi" w:cstheme="minorHAnsi"/>
                <w:b/>
                <w:sz w:val="22"/>
                <w:szCs w:val="22"/>
                <w:lang w:val="ro-RO"/>
              </w:rPr>
            </w:pPr>
            <w:r w:rsidRPr="00702EE3">
              <w:rPr>
                <w:rFonts w:asciiTheme="minorHAnsi" w:hAnsiTheme="minorHAnsi" w:cstheme="minorHAnsi"/>
                <w:b/>
                <w:noProof/>
                <w:sz w:val="22"/>
                <w:szCs w:val="22"/>
                <w:lang w:val="ro-RO" w:bidi="ar-BH"/>
              </w:rPr>
              <w:t>3.4.</w:t>
            </w:r>
            <w:r w:rsidRPr="00702EE3">
              <w:rPr>
                <w:rFonts w:asciiTheme="minorHAnsi" w:hAnsiTheme="minorHAnsi" w:cstheme="minorHAnsi"/>
                <w:noProof/>
                <w:sz w:val="22"/>
                <w:szCs w:val="22"/>
                <w:lang w:val="ro-RO" w:bidi="ar-BH"/>
              </w:rPr>
              <w:t xml:space="preserve"> Costurile </w:t>
            </w:r>
            <w:r w:rsidR="002F5564" w:rsidRPr="00702EE3">
              <w:rPr>
                <w:rFonts w:asciiTheme="minorHAnsi" w:hAnsiTheme="minorHAnsi" w:cstheme="minorHAnsi"/>
                <w:noProof/>
                <w:sz w:val="22"/>
                <w:szCs w:val="22"/>
                <w:lang w:val="ro-RO" w:bidi="ar-BH"/>
              </w:rPr>
              <w:t>generale ale proiectului</w:t>
            </w:r>
            <w:r w:rsidRPr="00702EE3">
              <w:rPr>
                <w:rFonts w:asciiTheme="minorHAnsi" w:hAnsiTheme="minorHAnsi" w:cstheme="minorHAnsi"/>
                <w:noProof/>
                <w:sz w:val="22"/>
                <w:szCs w:val="22"/>
                <w:lang w:val="ro-RO" w:bidi="ar-BH"/>
              </w:rPr>
              <w:t xml:space="preserve">, </w:t>
            </w:r>
            <w:r w:rsidR="00476E6B" w:rsidRPr="00702EE3">
              <w:rPr>
                <w:rFonts w:asciiTheme="minorHAnsi" w:hAnsiTheme="minorHAnsi" w:cstheme="minorHAnsi"/>
                <w:noProof/>
                <w:sz w:val="22"/>
                <w:szCs w:val="22"/>
                <w:lang w:val="ro-RO" w:bidi="ar-BH"/>
              </w:rPr>
              <w:t xml:space="preserve">(acele costuri necesare pentru pregătirea şi implementarea proiectului, constând în cheltuieli pentru consultanţă, monitorizare şi </w:t>
            </w:r>
            <w:r w:rsidR="00476E6B" w:rsidRPr="00702EE3">
              <w:rPr>
                <w:rFonts w:asciiTheme="minorHAnsi" w:hAnsiTheme="minorHAnsi" w:cstheme="minorHAnsi"/>
                <w:noProof/>
                <w:sz w:val="22"/>
                <w:szCs w:val="22"/>
                <w:lang w:val="ro-RO" w:bidi="ar-BH"/>
              </w:rPr>
              <w:lastRenderedPageBreak/>
              <w:t xml:space="preserve">management, , taxele pentru eliberarea certificatelor, precum şi cele privind obţinerea avizelor şi autorizaţiilor necesare implementării proiectelor, prevăzute în legislaţia naţională), </w:t>
            </w:r>
            <w:r w:rsidRPr="00702EE3">
              <w:rPr>
                <w:rFonts w:asciiTheme="minorHAnsi" w:hAnsiTheme="minorHAnsi" w:cstheme="minorHAnsi"/>
                <w:noProof/>
                <w:sz w:val="22"/>
                <w:szCs w:val="22"/>
                <w:lang w:val="ro-RO" w:bidi="ar-BH"/>
              </w:rPr>
              <w:t xml:space="preserve">direct legate de </w:t>
            </w:r>
            <w:r w:rsidR="00476E6B" w:rsidRPr="00702EE3">
              <w:rPr>
                <w:rFonts w:asciiTheme="minorHAnsi" w:hAnsiTheme="minorHAnsi" w:cstheme="minorHAnsi"/>
                <w:noProof/>
                <w:sz w:val="22"/>
                <w:szCs w:val="22"/>
                <w:lang w:val="ro-RO" w:bidi="ar-BH"/>
              </w:rPr>
              <w:t>sub</w:t>
            </w:r>
            <w:r w:rsidRPr="00702EE3">
              <w:rPr>
                <w:rFonts w:asciiTheme="minorHAnsi" w:hAnsiTheme="minorHAnsi" w:cstheme="minorHAnsi"/>
                <w:noProof/>
                <w:sz w:val="22"/>
                <w:szCs w:val="22"/>
                <w:lang w:val="ro-RO" w:bidi="ar-BH"/>
              </w:rPr>
              <w:t xml:space="preserve">măsură, nu depăşesc </w:t>
            </w:r>
            <w:r w:rsidR="00F05E56" w:rsidRPr="00702EE3">
              <w:rPr>
                <w:rFonts w:asciiTheme="minorHAnsi" w:hAnsiTheme="minorHAnsi" w:cstheme="minorHAnsi"/>
                <w:noProof/>
                <w:sz w:val="22"/>
                <w:szCs w:val="22"/>
                <w:lang w:val="ro-RO" w:bidi="ar-BH"/>
              </w:rPr>
              <w:t>5</w:t>
            </w:r>
            <w:r w:rsidRPr="00702EE3">
              <w:rPr>
                <w:rFonts w:asciiTheme="minorHAnsi" w:hAnsiTheme="minorHAnsi" w:cstheme="minorHAnsi"/>
                <w:noProof/>
                <w:sz w:val="22"/>
                <w:szCs w:val="22"/>
                <w:lang w:val="ro-RO" w:bidi="ar-BH"/>
              </w:rPr>
              <w:t>% din costul total eligibil al proiectului?</w:t>
            </w:r>
          </w:p>
        </w:tc>
        <w:tc>
          <w:tcPr>
            <w:tcW w:w="926" w:type="dxa"/>
            <w:gridSpan w:val="2"/>
            <w:shd w:val="clear" w:color="auto" w:fill="auto"/>
            <w:vAlign w:val="center"/>
          </w:tcPr>
          <w:p w14:paraId="24D4C684" w14:textId="77777777" w:rsidR="00CD34AD" w:rsidRPr="00702EE3" w:rsidRDefault="00CD34AD" w:rsidP="00A82BA1">
            <w:pPr>
              <w:pStyle w:val="BodyText3"/>
              <w:rPr>
                <w:rFonts w:asciiTheme="minorHAnsi" w:hAnsiTheme="minorHAnsi" w:cs="Calibri"/>
                <w:b w:val="0"/>
                <w:sz w:val="22"/>
                <w:szCs w:val="22"/>
                <w:lang w:val="en-US"/>
              </w:rPr>
            </w:pPr>
            <w:r w:rsidRPr="00702EE3">
              <w:rPr>
                <w:rFonts w:asciiTheme="minorHAnsi" w:hAnsiTheme="minorHAnsi" w:cs="Calibri"/>
                <w:b w:val="0"/>
                <w:sz w:val="22"/>
                <w:szCs w:val="22"/>
                <w:lang w:val="en-US"/>
              </w:rPr>
              <w:lastRenderedPageBreak/>
              <w:sym w:font="Wingdings" w:char="F06F"/>
            </w:r>
          </w:p>
        </w:tc>
        <w:tc>
          <w:tcPr>
            <w:tcW w:w="1541" w:type="dxa"/>
            <w:gridSpan w:val="4"/>
            <w:vAlign w:val="center"/>
          </w:tcPr>
          <w:p w14:paraId="11D07F50" w14:textId="77777777" w:rsidR="00CD34AD" w:rsidRPr="00702EE3" w:rsidRDefault="00CD34AD" w:rsidP="00A82BA1">
            <w:pPr>
              <w:pStyle w:val="BodyText3"/>
              <w:rPr>
                <w:rFonts w:asciiTheme="minorHAnsi" w:hAnsiTheme="minorHAnsi" w:cs="Calibri"/>
                <w:b w:val="0"/>
                <w:sz w:val="22"/>
                <w:szCs w:val="22"/>
                <w:lang w:val="en-US"/>
              </w:rPr>
            </w:pPr>
            <w:r w:rsidRPr="00702EE3">
              <w:rPr>
                <w:rFonts w:asciiTheme="minorHAnsi" w:hAnsiTheme="minorHAnsi" w:cs="Calibri"/>
                <w:b w:val="0"/>
                <w:sz w:val="22"/>
                <w:szCs w:val="22"/>
                <w:lang w:val="en-US"/>
              </w:rPr>
              <w:sym w:font="Wingdings" w:char="F06F"/>
            </w:r>
          </w:p>
        </w:tc>
        <w:tc>
          <w:tcPr>
            <w:tcW w:w="2523" w:type="dxa"/>
            <w:gridSpan w:val="3"/>
            <w:shd w:val="clear" w:color="auto" w:fill="auto"/>
            <w:vAlign w:val="center"/>
          </w:tcPr>
          <w:p w14:paraId="06B0CCE0" w14:textId="77777777" w:rsidR="00CD34AD" w:rsidRPr="00702EE3" w:rsidRDefault="00CD34AD" w:rsidP="00A82BA1">
            <w:pPr>
              <w:pStyle w:val="BodyText3"/>
              <w:rPr>
                <w:rFonts w:asciiTheme="minorHAnsi" w:hAnsiTheme="minorHAnsi" w:cs="Calibri"/>
                <w:sz w:val="22"/>
                <w:szCs w:val="22"/>
                <w:lang w:val="en-US"/>
              </w:rPr>
            </w:pPr>
          </w:p>
        </w:tc>
      </w:tr>
      <w:tr w:rsidR="001074F2" w:rsidRPr="00702EE3" w14:paraId="1DA37169" w14:textId="77777777" w:rsidTr="0032298D">
        <w:trPr>
          <w:gridBefore w:val="1"/>
          <w:gridAfter w:val="2"/>
          <w:wBefore w:w="90" w:type="dxa"/>
          <w:wAfter w:w="5760" w:type="dxa"/>
          <w:trHeight w:val="562"/>
        </w:trPr>
        <w:tc>
          <w:tcPr>
            <w:tcW w:w="3830" w:type="dxa"/>
            <w:gridSpan w:val="2"/>
            <w:shd w:val="clear" w:color="auto" w:fill="auto"/>
          </w:tcPr>
          <w:p w14:paraId="3888E557" w14:textId="77777777" w:rsidR="001074F2" w:rsidRPr="00702EE3" w:rsidRDefault="001074F2" w:rsidP="001074F2">
            <w:pPr>
              <w:ind w:right="377"/>
              <w:jc w:val="both"/>
              <w:rPr>
                <w:rFonts w:asciiTheme="minorHAnsi" w:hAnsiTheme="minorHAnsi" w:cstheme="minorHAnsi"/>
                <w:iCs/>
              </w:rPr>
            </w:pPr>
            <w:r w:rsidRPr="00702EE3">
              <w:rPr>
                <w:rFonts w:asciiTheme="minorHAnsi" w:hAnsiTheme="minorHAnsi" w:cstheme="minorHAnsi"/>
                <w:b/>
                <w:noProof/>
                <w:sz w:val="22"/>
                <w:szCs w:val="22"/>
                <w:lang w:val="ro-RO" w:bidi="ar-BH"/>
              </w:rPr>
              <w:t xml:space="preserve">3.5 </w:t>
            </w:r>
            <w:r w:rsidRPr="00702EE3">
              <w:rPr>
                <w:rFonts w:asciiTheme="minorHAnsi" w:hAnsiTheme="minorHAnsi" w:cstheme="minorHAnsi"/>
                <w:iCs/>
              </w:rPr>
              <w:t xml:space="preserve">Solicitantul se regăseşte în Bazele de date privind dubla finanţare ? </w:t>
            </w:r>
          </w:p>
          <w:p w14:paraId="59B48ABC" w14:textId="3478A0AA" w:rsidR="001074F2" w:rsidRPr="00702EE3" w:rsidRDefault="001074F2" w:rsidP="00790BA0">
            <w:pPr>
              <w:jc w:val="both"/>
              <w:rPr>
                <w:rFonts w:asciiTheme="minorHAnsi" w:hAnsiTheme="minorHAnsi" w:cstheme="minorHAnsi"/>
                <w:b/>
                <w:noProof/>
                <w:sz w:val="22"/>
                <w:szCs w:val="22"/>
                <w:lang w:val="ro-RO" w:bidi="ar-BH"/>
              </w:rPr>
            </w:pPr>
          </w:p>
        </w:tc>
        <w:tc>
          <w:tcPr>
            <w:tcW w:w="926" w:type="dxa"/>
            <w:gridSpan w:val="2"/>
            <w:shd w:val="clear" w:color="auto" w:fill="auto"/>
            <w:vAlign w:val="center"/>
          </w:tcPr>
          <w:p w14:paraId="7E3B3BC3" w14:textId="0BE399AF" w:rsidR="001074F2" w:rsidRPr="00702EE3" w:rsidRDefault="00E35DA3" w:rsidP="00A82BA1">
            <w:pPr>
              <w:pStyle w:val="BodyText3"/>
              <w:rPr>
                <w:rFonts w:asciiTheme="minorHAnsi" w:hAnsiTheme="minorHAnsi" w:cs="Calibri"/>
                <w:b w:val="0"/>
                <w:sz w:val="22"/>
                <w:szCs w:val="22"/>
                <w:lang w:val="en-US"/>
              </w:rPr>
            </w:pPr>
            <w:r w:rsidRPr="00702EE3">
              <w:rPr>
                <w:rFonts w:asciiTheme="minorHAnsi" w:hAnsiTheme="minorHAnsi" w:cs="Calibri"/>
                <w:b w:val="0"/>
                <w:sz w:val="22"/>
                <w:szCs w:val="22"/>
                <w:lang w:val="en-US"/>
              </w:rPr>
              <w:sym w:font="Wingdings" w:char="F06F"/>
            </w:r>
          </w:p>
        </w:tc>
        <w:tc>
          <w:tcPr>
            <w:tcW w:w="1541" w:type="dxa"/>
            <w:gridSpan w:val="4"/>
            <w:vAlign w:val="center"/>
          </w:tcPr>
          <w:p w14:paraId="4170B681" w14:textId="14CEA880" w:rsidR="001074F2" w:rsidRPr="00702EE3" w:rsidRDefault="00E35DA3" w:rsidP="00A82BA1">
            <w:pPr>
              <w:pStyle w:val="BodyText3"/>
              <w:rPr>
                <w:rFonts w:asciiTheme="minorHAnsi" w:hAnsiTheme="minorHAnsi" w:cs="Calibri"/>
                <w:b w:val="0"/>
                <w:sz w:val="22"/>
                <w:szCs w:val="22"/>
                <w:lang w:val="en-US"/>
              </w:rPr>
            </w:pPr>
            <w:r w:rsidRPr="00702EE3">
              <w:rPr>
                <w:rFonts w:asciiTheme="minorHAnsi" w:hAnsiTheme="minorHAnsi" w:cs="Calibri"/>
                <w:b w:val="0"/>
                <w:sz w:val="22"/>
                <w:szCs w:val="22"/>
                <w:lang w:val="en-US"/>
              </w:rPr>
              <w:sym w:font="Wingdings" w:char="F06F"/>
            </w:r>
          </w:p>
        </w:tc>
        <w:tc>
          <w:tcPr>
            <w:tcW w:w="2523" w:type="dxa"/>
            <w:gridSpan w:val="3"/>
            <w:shd w:val="clear" w:color="auto" w:fill="auto"/>
            <w:vAlign w:val="center"/>
          </w:tcPr>
          <w:p w14:paraId="1C1646B6" w14:textId="6B6762CE" w:rsidR="001074F2" w:rsidRPr="00702EE3" w:rsidRDefault="00E35DA3" w:rsidP="00A82BA1">
            <w:pPr>
              <w:pStyle w:val="BodyText3"/>
              <w:rPr>
                <w:rFonts w:asciiTheme="minorHAnsi" w:hAnsiTheme="minorHAnsi" w:cs="Calibri"/>
                <w:sz w:val="22"/>
                <w:szCs w:val="22"/>
                <w:lang w:val="en-US"/>
              </w:rPr>
            </w:pPr>
            <w:r w:rsidRPr="00702EE3">
              <w:rPr>
                <w:rFonts w:asciiTheme="minorHAnsi" w:hAnsiTheme="minorHAnsi" w:cs="Calibri"/>
                <w:b w:val="0"/>
                <w:sz w:val="22"/>
                <w:szCs w:val="22"/>
                <w:lang w:val="en-US"/>
              </w:rPr>
              <w:sym w:font="Wingdings" w:char="F06F"/>
            </w:r>
          </w:p>
        </w:tc>
      </w:tr>
      <w:tr w:rsidR="001526E7" w:rsidRPr="00702EE3" w14:paraId="466738A9" w14:textId="77777777" w:rsidTr="0032298D">
        <w:trPr>
          <w:gridBefore w:val="1"/>
          <w:gridAfter w:val="2"/>
          <w:wBefore w:w="90" w:type="dxa"/>
          <w:wAfter w:w="5760" w:type="dxa"/>
          <w:trHeight w:val="773"/>
        </w:trPr>
        <w:tc>
          <w:tcPr>
            <w:tcW w:w="3830" w:type="dxa"/>
            <w:gridSpan w:val="2"/>
            <w:tcBorders>
              <w:bottom w:val="single" w:sz="4" w:space="0" w:color="auto"/>
            </w:tcBorders>
            <w:shd w:val="clear" w:color="auto" w:fill="auto"/>
          </w:tcPr>
          <w:p w14:paraId="3B00DB09" w14:textId="342AAB9D" w:rsidR="006B2308" w:rsidRPr="00702EE3" w:rsidRDefault="00CD34AD" w:rsidP="00CD34AD">
            <w:pPr>
              <w:jc w:val="both"/>
              <w:rPr>
                <w:rFonts w:asciiTheme="minorHAnsi" w:hAnsiTheme="minorHAnsi" w:cstheme="minorHAnsi"/>
                <w:sz w:val="22"/>
                <w:szCs w:val="22"/>
                <w:lang w:val="ro-RO"/>
              </w:rPr>
            </w:pPr>
            <w:r w:rsidRPr="00702EE3">
              <w:rPr>
                <w:rFonts w:asciiTheme="minorHAnsi" w:hAnsiTheme="minorHAnsi" w:cstheme="minorHAnsi"/>
                <w:b/>
                <w:sz w:val="22"/>
                <w:szCs w:val="22"/>
                <w:lang w:val="ro-RO"/>
              </w:rPr>
              <w:t>3</w:t>
            </w:r>
            <w:r w:rsidR="006B2308" w:rsidRPr="00702EE3">
              <w:rPr>
                <w:rFonts w:asciiTheme="minorHAnsi" w:hAnsiTheme="minorHAnsi" w:cstheme="minorHAnsi"/>
                <w:b/>
                <w:sz w:val="22"/>
                <w:szCs w:val="22"/>
                <w:lang w:val="ro-RO"/>
              </w:rPr>
              <w:t>.</w:t>
            </w:r>
            <w:r w:rsidR="001074F2" w:rsidRPr="00702EE3">
              <w:rPr>
                <w:rFonts w:asciiTheme="minorHAnsi" w:hAnsiTheme="minorHAnsi" w:cstheme="minorHAnsi"/>
                <w:b/>
                <w:sz w:val="22"/>
                <w:szCs w:val="22"/>
                <w:lang w:val="ro-RO"/>
              </w:rPr>
              <w:t>6</w:t>
            </w:r>
            <w:r w:rsidR="00790BA0" w:rsidRPr="00702EE3">
              <w:rPr>
                <w:rFonts w:asciiTheme="minorHAnsi" w:hAnsiTheme="minorHAnsi" w:cstheme="minorHAnsi"/>
                <w:b/>
                <w:sz w:val="22"/>
                <w:szCs w:val="22"/>
                <w:lang w:val="ro-RO"/>
              </w:rPr>
              <w:t xml:space="preserve"> </w:t>
            </w:r>
            <w:r w:rsidR="006B2308" w:rsidRPr="00702EE3">
              <w:rPr>
                <w:rFonts w:asciiTheme="minorHAnsi" w:hAnsiTheme="minorHAnsi" w:cstheme="minorHAnsi"/>
                <w:sz w:val="22"/>
                <w:szCs w:val="22"/>
                <w:lang w:val="ro-RO"/>
              </w:rPr>
              <w:t>TVA-ul aferent cheltuielilor eligibile este trecut în coloana cheltuielilor eligibile?</w:t>
            </w:r>
          </w:p>
          <w:p w14:paraId="472236A1" w14:textId="4160D60F" w:rsidR="00DF0944" w:rsidRPr="00702EE3" w:rsidRDefault="00DF0944" w:rsidP="00CD34AD">
            <w:pPr>
              <w:jc w:val="both"/>
              <w:rPr>
                <w:rFonts w:asciiTheme="minorHAnsi" w:hAnsiTheme="minorHAnsi" w:cstheme="minorHAnsi"/>
                <w:b/>
                <w:sz w:val="22"/>
                <w:szCs w:val="22"/>
                <w:lang w:val="ro-RO"/>
              </w:rPr>
            </w:pPr>
          </w:p>
        </w:tc>
        <w:tc>
          <w:tcPr>
            <w:tcW w:w="926" w:type="dxa"/>
            <w:gridSpan w:val="2"/>
            <w:tcBorders>
              <w:bottom w:val="single" w:sz="4" w:space="0" w:color="auto"/>
            </w:tcBorders>
            <w:shd w:val="clear" w:color="auto" w:fill="auto"/>
            <w:vAlign w:val="center"/>
          </w:tcPr>
          <w:p w14:paraId="0696AAD7" w14:textId="77777777" w:rsidR="00A82BA1" w:rsidRPr="00702EE3" w:rsidRDefault="00A82BA1" w:rsidP="00A82BA1">
            <w:pPr>
              <w:pStyle w:val="BodyText3"/>
              <w:rPr>
                <w:rFonts w:asciiTheme="minorHAnsi" w:hAnsiTheme="minorHAnsi" w:cs="Calibri"/>
                <w:b w:val="0"/>
                <w:sz w:val="22"/>
                <w:szCs w:val="22"/>
                <w:lang w:val="en-US"/>
              </w:rPr>
            </w:pPr>
          </w:p>
          <w:p w14:paraId="5D24A03E" w14:textId="77777777" w:rsidR="00C03612" w:rsidRPr="00702EE3" w:rsidRDefault="00CD34AD" w:rsidP="00A82BA1">
            <w:pPr>
              <w:pStyle w:val="BodyText3"/>
              <w:rPr>
                <w:rFonts w:asciiTheme="minorHAnsi" w:hAnsiTheme="minorHAnsi" w:cs="Calibri"/>
                <w:b w:val="0"/>
                <w:sz w:val="22"/>
                <w:szCs w:val="22"/>
                <w:lang w:val="en-US"/>
              </w:rPr>
            </w:pPr>
            <w:r w:rsidRPr="00702EE3">
              <w:rPr>
                <w:rFonts w:asciiTheme="minorHAnsi" w:hAnsiTheme="minorHAnsi" w:cs="Calibri"/>
                <w:b w:val="0"/>
                <w:sz w:val="22"/>
                <w:szCs w:val="22"/>
                <w:lang w:val="en-US"/>
              </w:rPr>
              <w:sym w:font="Wingdings" w:char="F06F"/>
            </w:r>
          </w:p>
          <w:p w14:paraId="612455D2" w14:textId="77777777" w:rsidR="00C03612" w:rsidRPr="00702EE3" w:rsidRDefault="00C03612" w:rsidP="00A82BA1">
            <w:pPr>
              <w:pStyle w:val="BodyText3"/>
              <w:rPr>
                <w:rFonts w:asciiTheme="minorHAnsi" w:hAnsiTheme="minorHAnsi" w:cs="Calibri"/>
                <w:b w:val="0"/>
                <w:sz w:val="22"/>
                <w:szCs w:val="22"/>
                <w:lang w:val="en-US"/>
              </w:rPr>
            </w:pPr>
          </w:p>
        </w:tc>
        <w:tc>
          <w:tcPr>
            <w:tcW w:w="1541" w:type="dxa"/>
            <w:gridSpan w:val="4"/>
            <w:tcBorders>
              <w:bottom w:val="single" w:sz="4" w:space="0" w:color="auto"/>
            </w:tcBorders>
            <w:vAlign w:val="center"/>
          </w:tcPr>
          <w:p w14:paraId="49FD3753" w14:textId="77777777" w:rsidR="00F810E6" w:rsidRPr="00702EE3" w:rsidRDefault="00CD34AD" w:rsidP="00A82BA1">
            <w:pPr>
              <w:pStyle w:val="BodyText3"/>
              <w:rPr>
                <w:rFonts w:asciiTheme="minorHAnsi" w:hAnsiTheme="minorHAnsi" w:cs="Calibri"/>
                <w:b w:val="0"/>
                <w:sz w:val="22"/>
                <w:szCs w:val="22"/>
                <w:lang w:val="en-US"/>
              </w:rPr>
            </w:pPr>
            <w:r w:rsidRPr="00702EE3">
              <w:rPr>
                <w:rFonts w:asciiTheme="minorHAnsi" w:hAnsiTheme="minorHAnsi" w:cs="Calibri"/>
                <w:b w:val="0"/>
                <w:sz w:val="22"/>
                <w:szCs w:val="22"/>
                <w:lang w:val="en-US"/>
              </w:rPr>
              <w:sym w:font="Wingdings" w:char="F06F"/>
            </w:r>
          </w:p>
        </w:tc>
        <w:tc>
          <w:tcPr>
            <w:tcW w:w="2523" w:type="dxa"/>
            <w:gridSpan w:val="3"/>
            <w:tcBorders>
              <w:bottom w:val="single" w:sz="4" w:space="0" w:color="auto"/>
            </w:tcBorders>
            <w:shd w:val="clear" w:color="auto" w:fill="auto"/>
            <w:vAlign w:val="center"/>
          </w:tcPr>
          <w:p w14:paraId="1240436C" w14:textId="77777777" w:rsidR="00C03612" w:rsidRPr="00702EE3" w:rsidRDefault="00CD34AD" w:rsidP="00A82BA1">
            <w:pPr>
              <w:pStyle w:val="BodyText3"/>
              <w:rPr>
                <w:rFonts w:asciiTheme="minorHAnsi" w:hAnsiTheme="minorHAnsi" w:cs="Calibri"/>
                <w:b w:val="0"/>
                <w:sz w:val="22"/>
                <w:szCs w:val="22"/>
                <w:lang w:val="en-US"/>
              </w:rPr>
            </w:pPr>
            <w:r w:rsidRPr="00702EE3">
              <w:rPr>
                <w:rFonts w:asciiTheme="minorHAnsi" w:hAnsiTheme="minorHAnsi" w:cs="Calibri"/>
                <w:b w:val="0"/>
                <w:sz w:val="22"/>
                <w:szCs w:val="22"/>
                <w:lang w:val="en-US"/>
              </w:rPr>
              <w:sym w:font="Wingdings" w:char="F06F"/>
            </w:r>
          </w:p>
        </w:tc>
      </w:tr>
      <w:tr w:rsidR="0068614F" w:rsidRPr="00702EE3" w14:paraId="461D2951" w14:textId="77777777" w:rsidTr="0032298D">
        <w:trPr>
          <w:gridBefore w:val="1"/>
          <w:gridAfter w:val="2"/>
          <w:wBefore w:w="90" w:type="dxa"/>
          <w:wAfter w:w="5760" w:type="dxa"/>
          <w:trHeight w:val="374"/>
        </w:trPr>
        <w:tc>
          <w:tcPr>
            <w:tcW w:w="3830" w:type="dxa"/>
            <w:gridSpan w:val="2"/>
            <w:vMerge w:val="restart"/>
            <w:tcBorders>
              <w:top w:val="single" w:sz="4" w:space="0" w:color="auto"/>
            </w:tcBorders>
            <w:shd w:val="clear" w:color="auto" w:fill="auto"/>
          </w:tcPr>
          <w:p w14:paraId="00F58E9B" w14:textId="77777777" w:rsidR="00CD34AD" w:rsidRPr="00702EE3" w:rsidRDefault="00CD34AD" w:rsidP="00CD34AD">
            <w:pPr>
              <w:jc w:val="both"/>
              <w:rPr>
                <w:rFonts w:asciiTheme="minorHAnsi" w:hAnsiTheme="minorHAnsi" w:cstheme="minorHAnsi"/>
                <w:b/>
                <w:sz w:val="22"/>
                <w:szCs w:val="22"/>
                <w:lang w:val="ro-RO"/>
              </w:rPr>
            </w:pPr>
            <w:r w:rsidRPr="00702EE3">
              <w:rPr>
                <w:rFonts w:asciiTheme="minorHAnsi" w:hAnsiTheme="minorHAnsi" w:cstheme="minorHAnsi"/>
                <w:b/>
                <w:sz w:val="22"/>
                <w:szCs w:val="22"/>
                <w:lang w:val="ro-RO"/>
              </w:rPr>
              <w:t>4. Verificarea rezonabilităţii preţurilor</w:t>
            </w:r>
          </w:p>
        </w:tc>
        <w:tc>
          <w:tcPr>
            <w:tcW w:w="4990" w:type="dxa"/>
            <w:gridSpan w:val="9"/>
            <w:tcBorders>
              <w:top w:val="single" w:sz="4" w:space="0" w:color="auto"/>
            </w:tcBorders>
            <w:shd w:val="clear" w:color="auto" w:fill="auto"/>
            <w:vAlign w:val="center"/>
          </w:tcPr>
          <w:p w14:paraId="676C704D" w14:textId="77777777" w:rsidR="00CD34AD" w:rsidRPr="00702EE3" w:rsidRDefault="00CD34AD" w:rsidP="00A82BA1">
            <w:pPr>
              <w:pStyle w:val="BodyText3"/>
              <w:rPr>
                <w:rFonts w:asciiTheme="minorHAnsi" w:hAnsiTheme="minorHAnsi" w:cs="Calibri"/>
                <w:b w:val="0"/>
                <w:sz w:val="22"/>
                <w:szCs w:val="22"/>
                <w:lang w:val="en-US"/>
              </w:rPr>
            </w:pPr>
            <w:r w:rsidRPr="00702EE3">
              <w:rPr>
                <w:rFonts w:asciiTheme="minorHAnsi" w:hAnsiTheme="minorHAnsi" w:cs="Calibri"/>
                <w:sz w:val="22"/>
                <w:szCs w:val="22"/>
                <w:lang w:val="en-US"/>
              </w:rPr>
              <w:t>Verificare efectuată</w:t>
            </w:r>
          </w:p>
        </w:tc>
      </w:tr>
      <w:tr w:rsidR="001526E7" w:rsidRPr="00702EE3" w14:paraId="08F9C62D" w14:textId="77777777" w:rsidTr="0032298D">
        <w:trPr>
          <w:gridBefore w:val="1"/>
          <w:gridAfter w:val="2"/>
          <w:wBefore w:w="90" w:type="dxa"/>
          <w:wAfter w:w="5760" w:type="dxa"/>
          <w:trHeight w:val="564"/>
        </w:trPr>
        <w:tc>
          <w:tcPr>
            <w:tcW w:w="3830" w:type="dxa"/>
            <w:gridSpan w:val="2"/>
            <w:vMerge/>
            <w:shd w:val="clear" w:color="auto" w:fill="auto"/>
          </w:tcPr>
          <w:p w14:paraId="67C6EA94" w14:textId="77777777" w:rsidR="00CD34AD" w:rsidRPr="00702EE3" w:rsidRDefault="00CD34AD" w:rsidP="00CD34AD">
            <w:pPr>
              <w:jc w:val="both"/>
              <w:rPr>
                <w:rFonts w:asciiTheme="minorHAnsi" w:hAnsiTheme="minorHAnsi" w:cstheme="minorHAnsi"/>
                <w:b/>
                <w:sz w:val="22"/>
                <w:szCs w:val="22"/>
                <w:lang w:val="ro-RO"/>
              </w:rPr>
            </w:pPr>
          </w:p>
        </w:tc>
        <w:tc>
          <w:tcPr>
            <w:tcW w:w="926" w:type="dxa"/>
            <w:gridSpan w:val="2"/>
            <w:shd w:val="clear" w:color="auto" w:fill="auto"/>
            <w:vAlign w:val="center"/>
          </w:tcPr>
          <w:p w14:paraId="55222E05" w14:textId="77777777" w:rsidR="00CD34AD" w:rsidRPr="00702EE3" w:rsidRDefault="00CD34AD" w:rsidP="00A82BA1">
            <w:pPr>
              <w:pStyle w:val="BodyText3"/>
              <w:rPr>
                <w:rFonts w:asciiTheme="minorHAnsi" w:hAnsiTheme="minorHAnsi" w:cs="Calibri"/>
                <w:sz w:val="22"/>
                <w:szCs w:val="22"/>
                <w:lang w:val="en-US"/>
              </w:rPr>
            </w:pPr>
            <w:r w:rsidRPr="00702EE3">
              <w:rPr>
                <w:rFonts w:asciiTheme="minorHAnsi" w:hAnsiTheme="minorHAnsi" w:cs="Calibri"/>
                <w:sz w:val="22"/>
                <w:szCs w:val="22"/>
                <w:lang w:val="en-US"/>
              </w:rPr>
              <w:t>Da</w:t>
            </w:r>
          </w:p>
        </w:tc>
        <w:tc>
          <w:tcPr>
            <w:tcW w:w="1541" w:type="dxa"/>
            <w:gridSpan w:val="4"/>
            <w:vAlign w:val="center"/>
          </w:tcPr>
          <w:p w14:paraId="1B4C5221" w14:textId="77777777" w:rsidR="00CD34AD" w:rsidRPr="00702EE3" w:rsidRDefault="00CD34AD" w:rsidP="00A82BA1">
            <w:pPr>
              <w:pStyle w:val="BodyText3"/>
              <w:rPr>
                <w:rFonts w:asciiTheme="minorHAnsi" w:hAnsiTheme="minorHAnsi" w:cs="Calibri"/>
                <w:sz w:val="22"/>
                <w:szCs w:val="22"/>
                <w:lang w:val="en-US"/>
              </w:rPr>
            </w:pPr>
            <w:r w:rsidRPr="00702EE3">
              <w:rPr>
                <w:rFonts w:asciiTheme="minorHAnsi" w:hAnsiTheme="minorHAnsi" w:cs="Calibri"/>
                <w:sz w:val="22"/>
                <w:szCs w:val="22"/>
                <w:lang w:val="en-US"/>
              </w:rPr>
              <w:t>NU</w:t>
            </w:r>
          </w:p>
        </w:tc>
        <w:tc>
          <w:tcPr>
            <w:tcW w:w="2523" w:type="dxa"/>
            <w:gridSpan w:val="3"/>
            <w:shd w:val="clear" w:color="auto" w:fill="auto"/>
            <w:vAlign w:val="center"/>
          </w:tcPr>
          <w:p w14:paraId="59F78D6F" w14:textId="77777777" w:rsidR="00CD34AD" w:rsidRPr="00702EE3" w:rsidRDefault="00CD34AD" w:rsidP="00A82BA1">
            <w:pPr>
              <w:pStyle w:val="BodyText3"/>
              <w:rPr>
                <w:rFonts w:asciiTheme="minorHAnsi" w:hAnsiTheme="minorHAnsi" w:cs="Calibri"/>
                <w:sz w:val="22"/>
                <w:szCs w:val="22"/>
                <w:lang w:val="en-US"/>
              </w:rPr>
            </w:pPr>
            <w:r w:rsidRPr="00702EE3">
              <w:rPr>
                <w:rFonts w:asciiTheme="minorHAnsi" w:hAnsiTheme="minorHAnsi" w:cs="Calibri"/>
                <w:sz w:val="22"/>
                <w:szCs w:val="22"/>
                <w:lang w:val="en-US"/>
              </w:rPr>
              <w:t>NU ESTE CAZUL</w:t>
            </w:r>
          </w:p>
        </w:tc>
      </w:tr>
      <w:tr w:rsidR="001526E7" w:rsidRPr="00702EE3" w14:paraId="4513AAC0" w14:textId="77777777" w:rsidTr="0032298D">
        <w:trPr>
          <w:gridBefore w:val="1"/>
          <w:gridAfter w:val="2"/>
          <w:wBefore w:w="90" w:type="dxa"/>
          <w:wAfter w:w="5760" w:type="dxa"/>
          <w:trHeight w:val="402"/>
        </w:trPr>
        <w:tc>
          <w:tcPr>
            <w:tcW w:w="3830" w:type="dxa"/>
            <w:gridSpan w:val="2"/>
            <w:shd w:val="clear" w:color="auto" w:fill="auto"/>
          </w:tcPr>
          <w:p w14:paraId="71346092" w14:textId="77777777" w:rsidR="00331479" w:rsidRPr="00702EE3" w:rsidRDefault="00331479" w:rsidP="00331479">
            <w:pPr>
              <w:jc w:val="both"/>
              <w:rPr>
                <w:rFonts w:asciiTheme="minorHAnsi" w:hAnsiTheme="minorHAnsi" w:cstheme="minorHAnsi"/>
                <w:b/>
                <w:sz w:val="22"/>
                <w:szCs w:val="22"/>
                <w:lang w:val="ro-RO"/>
              </w:rPr>
            </w:pPr>
            <w:r w:rsidRPr="00702EE3">
              <w:rPr>
                <w:rFonts w:asciiTheme="minorHAnsi" w:hAnsiTheme="minorHAnsi" w:cstheme="minorHAnsi"/>
                <w:sz w:val="22"/>
                <w:szCs w:val="22"/>
                <w:lang w:val="ro-RO"/>
              </w:rPr>
              <w:t>4.1. Categoria de bunuri se regăseşte în Baza de Date</w:t>
            </w:r>
            <w:r w:rsidR="00A77875" w:rsidRPr="00702EE3">
              <w:rPr>
                <w:rFonts w:asciiTheme="minorHAnsi" w:hAnsiTheme="minorHAnsi" w:cstheme="minorHAnsi"/>
                <w:sz w:val="22"/>
                <w:szCs w:val="22"/>
                <w:lang w:val="ro-RO"/>
              </w:rPr>
              <w:t xml:space="preserve"> cu prețuri de Referință</w:t>
            </w:r>
            <w:r w:rsidRPr="00702EE3">
              <w:rPr>
                <w:rFonts w:asciiTheme="minorHAnsi" w:hAnsiTheme="minorHAnsi" w:cstheme="minorHAnsi"/>
                <w:sz w:val="22"/>
                <w:szCs w:val="22"/>
                <w:lang w:val="ro-RO"/>
              </w:rPr>
              <w:t>?</w:t>
            </w:r>
          </w:p>
        </w:tc>
        <w:tc>
          <w:tcPr>
            <w:tcW w:w="926" w:type="dxa"/>
            <w:gridSpan w:val="2"/>
            <w:shd w:val="clear" w:color="auto" w:fill="auto"/>
            <w:vAlign w:val="center"/>
          </w:tcPr>
          <w:p w14:paraId="0169B209" w14:textId="77777777" w:rsidR="00331479" w:rsidRPr="00702EE3" w:rsidRDefault="00331479" w:rsidP="00A82BA1">
            <w:pPr>
              <w:pStyle w:val="BodyText3"/>
              <w:rPr>
                <w:rFonts w:asciiTheme="minorHAnsi" w:hAnsiTheme="minorHAnsi" w:cs="Calibri"/>
                <w:b w:val="0"/>
                <w:sz w:val="22"/>
                <w:szCs w:val="22"/>
                <w:lang w:val="en-US"/>
              </w:rPr>
            </w:pPr>
            <w:r w:rsidRPr="00702EE3">
              <w:rPr>
                <w:rFonts w:asciiTheme="minorHAnsi" w:hAnsiTheme="minorHAnsi" w:cs="Calibri"/>
                <w:b w:val="0"/>
                <w:sz w:val="22"/>
                <w:szCs w:val="22"/>
                <w:lang w:val="en-US"/>
              </w:rPr>
              <w:sym w:font="Wingdings" w:char="F06F"/>
            </w:r>
          </w:p>
          <w:p w14:paraId="4EDFB373" w14:textId="77777777" w:rsidR="00331479" w:rsidRPr="00702EE3" w:rsidRDefault="00331479" w:rsidP="00A82BA1">
            <w:pPr>
              <w:pStyle w:val="BodyText3"/>
              <w:rPr>
                <w:rFonts w:asciiTheme="minorHAnsi" w:hAnsiTheme="minorHAnsi" w:cs="Calibri"/>
                <w:sz w:val="22"/>
                <w:szCs w:val="22"/>
                <w:lang w:val="en-US"/>
              </w:rPr>
            </w:pPr>
          </w:p>
        </w:tc>
        <w:tc>
          <w:tcPr>
            <w:tcW w:w="1541" w:type="dxa"/>
            <w:gridSpan w:val="4"/>
            <w:vAlign w:val="center"/>
          </w:tcPr>
          <w:p w14:paraId="76F414BF" w14:textId="77777777" w:rsidR="00331479" w:rsidRPr="00702EE3" w:rsidRDefault="00331479" w:rsidP="00A82BA1">
            <w:pPr>
              <w:pStyle w:val="BodyText3"/>
              <w:rPr>
                <w:rFonts w:asciiTheme="minorHAnsi" w:hAnsiTheme="minorHAnsi" w:cs="Calibri"/>
                <w:b w:val="0"/>
                <w:sz w:val="22"/>
                <w:szCs w:val="22"/>
                <w:lang w:val="en-US"/>
              </w:rPr>
            </w:pPr>
            <w:r w:rsidRPr="00702EE3">
              <w:rPr>
                <w:rFonts w:asciiTheme="minorHAnsi" w:hAnsiTheme="minorHAnsi" w:cs="Calibri"/>
                <w:b w:val="0"/>
                <w:sz w:val="22"/>
                <w:szCs w:val="22"/>
                <w:lang w:val="en-US"/>
              </w:rPr>
              <w:sym w:font="Wingdings" w:char="F06F"/>
            </w:r>
          </w:p>
          <w:p w14:paraId="0CCCE41E" w14:textId="77777777" w:rsidR="00331479" w:rsidRPr="00702EE3" w:rsidRDefault="00331479" w:rsidP="00A82BA1">
            <w:pPr>
              <w:pStyle w:val="BodyText3"/>
              <w:rPr>
                <w:rFonts w:asciiTheme="minorHAnsi" w:hAnsiTheme="minorHAnsi" w:cs="Calibri"/>
                <w:sz w:val="22"/>
                <w:szCs w:val="22"/>
                <w:lang w:val="en-US"/>
              </w:rPr>
            </w:pPr>
          </w:p>
        </w:tc>
        <w:tc>
          <w:tcPr>
            <w:tcW w:w="2523" w:type="dxa"/>
            <w:gridSpan w:val="3"/>
            <w:shd w:val="clear" w:color="auto" w:fill="auto"/>
            <w:vAlign w:val="center"/>
          </w:tcPr>
          <w:p w14:paraId="2B5808C6" w14:textId="77777777" w:rsidR="00331479" w:rsidRPr="00702EE3" w:rsidRDefault="00331479" w:rsidP="00A82BA1">
            <w:pPr>
              <w:pStyle w:val="BodyText3"/>
              <w:rPr>
                <w:rFonts w:asciiTheme="minorHAnsi" w:hAnsiTheme="minorHAnsi" w:cs="Calibri"/>
                <w:b w:val="0"/>
                <w:sz w:val="22"/>
                <w:szCs w:val="22"/>
                <w:lang w:val="en-US"/>
              </w:rPr>
            </w:pPr>
            <w:r w:rsidRPr="00702EE3">
              <w:rPr>
                <w:rFonts w:asciiTheme="minorHAnsi" w:hAnsiTheme="minorHAnsi" w:cs="Calibri"/>
                <w:b w:val="0"/>
                <w:sz w:val="22"/>
                <w:szCs w:val="22"/>
                <w:lang w:val="en-US"/>
              </w:rPr>
              <w:sym w:font="Wingdings" w:char="F06F"/>
            </w:r>
          </w:p>
          <w:p w14:paraId="6B555E68" w14:textId="77777777" w:rsidR="00331479" w:rsidRPr="00702EE3" w:rsidRDefault="00331479" w:rsidP="00A82BA1">
            <w:pPr>
              <w:pStyle w:val="BodyText3"/>
              <w:rPr>
                <w:rFonts w:asciiTheme="minorHAnsi" w:hAnsiTheme="minorHAnsi" w:cs="Calibri"/>
                <w:sz w:val="22"/>
                <w:szCs w:val="22"/>
                <w:lang w:val="en-US"/>
              </w:rPr>
            </w:pPr>
          </w:p>
        </w:tc>
      </w:tr>
      <w:tr w:rsidR="001526E7" w:rsidRPr="00702EE3" w14:paraId="4C45D555" w14:textId="77777777" w:rsidTr="0032298D">
        <w:trPr>
          <w:gridBefore w:val="1"/>
          <w:gridAfter w:val="2"/>
          <w:wBefore w:w="90" w:type="dxa"/>
          <w:wAfter w:w="5760" w:type="dxa"/>
          <w:trHeight w:val="564"/>
        </w:trPr>
        <w:tc>
          <w:tcPr>
            <w:tcW w:w="3830" w:type="dxa"/>
            <w:gridSpan w:val="2"/>
            <w:shd w:val="clear" w:color="auto" w:fill="auto"/>
          </w:tcPr>
          <w:p w14:paraId="1E8A620A" w14:textId="77777777" w:rsidR="00331479" w:rsidRPr="00702EE3" w:rsidRDefault="00331479" w:rsidP="00331479">
            <w:pPr>
              <w:tabs>
                <w:tab w:val="left" w:pos="360"/>
              </w:tabs>
              <w:jc w:val="both"/>
              <w:rPr>
                <w:rFonts w:asciiTheme="minorHAnsi" w:hAnsiTheme="minorHAnsi" w:cstheme="minorHAnsi"/>
                <w:b/>
                <w:sz w:val="22"/>
                <w:szCs w:val="22"/>
                <w:lang w:val="ro-RO"/>
              </w:rPr>
            </w:pPr>
            <w:r w:rsidRPr="00702EE3">
              <w:rPr>
                <w:rFonts w:asciiTheme="minorHAnsi" w:hAnsiTheme="minorHAnsi" w:cstheme="minorHAnsi"/>
                <w:sz w:val="22"/>
                <w:szCs w:val="22"/>
                <w:lang w:val="pt-BR"/>
              </w:rPr>
              <w:t>4.2 Dacă la punctul 4.1 răspunsul este DA, sunt ataşate extrasele tipărite din baza de date</w:t>
            </w:r>
            <w:r w:rsidR="00A77875" w:rsidRPr="00702EE3">
              <w:rPr>
                <w:rFonts w:asciiTheme="minorHAnsi" w:hAnsiTheme="minorHAnsi" w:cstheme="minorHAnsi"/>
                <w:sz w:val="22"/>
                <w:szCs w:val="22"/>
                <w:lang w:val="pt-BR"/>
              </w:rPr>
              <w:t xml:space="preserve"> cu prețuri de Referință</w:t>
            </w:r>
            <w:r w:rsidRPr="00702EE3">
              <w:rPr>
                <w:rFonts w:asciiTheme="minorHAnsi" w:hAnsiTheme="minorHAnsi" w:cstheme="minorHAnsi"/>
                <w:sz w:val="22"/>
                <w:szCs w:val="22"/>
                <w:lang w:val="pt-BR"/>
              </w:rPr>
              <w:t xml:space="preserve">? </w:t>
            </w:r>
          </w:p>
        </w:tc>
        <w:tc>
          <w:tcPr>
            <w:tcW w:w="926" w:type="dxa"/>
            <w:gridSpan w:val="2"/>
            <w:shd w:val="clear" w:color="auto" w:fill="auto"/>
            <w:vAlign w:val="center"/>
          </w:tcPr>
          <w:p w14:paraId="3DDFEEC0" w14:textId="77777777" w:rsidR="00331479" w:rsidRPr="00702EE3" w:rsidRDefault="00331479" w:rsidP="00A82BA1">
            <w:pPr>
              <w:pStyle w:val="BodyText3"/>
              <w:rPr>
                <w:rFonts w:asciiTheme="minorHAnsi" w:hAnsiTheme="minorHAnsi" w:cs="Calibri"/>
                <w:b w:val="0"/>
                <w:sz w:val="22"/>
                <w:szCs w:val="22"/>
                <w:lang w:val="en-US"/>
              </w:rPr>
            </w:pPr>
            <w:r w:rsidRPr="00702EE3">
              <w:rPr>
                <w:rFonts w:asciiTheme="minorHAnsi" w:hAnsiTheme="minorHAnsi" w:cs="Calibri"/>
                <w:b w:val="0"/>
                <w:sz w:val="22"/>
                <w:szCs w:val="22"/>
                <w:lang w:val="en-US"/>
              </w:rPr>
              <w:sym w:font="Wingdings" w:char="F06F"/>
            </w:r>
          </w:p>
          <w:p w14:paraId="52D722C7" w14:textId="77777777" w:rsidR="00331479" w:rsidRPr="00702EE3" w:rsidRDefault="00331479" w:rsidP="00A82BA1">
            <w:pPr>
              <w:pStyle w:val="BodyText3"/>
              <w:rPr>
                <w:rFonts w:asciiTheme="minorHAnsi" w:hAnsiTheme="minorHAnsi" w:cs="Calibri"/>
                <w:sz w:val="22"/>
                <w:szCs w:val="22"/>
                <w:lang w:val="en-US"/>
              </w:rPr>
            </w:pPr>
          </w:p>
        </w:tc>
        <w:tc>
          <w:tcPr>
            <w:tcW w:w="1541" w:type="dxa"/>
            <w:gridSpan w:val="4"/>
            <w:vAlign w:val="center"/>
          </w:tcPr>
          <w:p w14:paraId="225DFCC5" w14:textId="77777777" w:rsidR="00331479" w:rsidRPr="00702EE3" w:rsidRDefault="00331479" w:rsidP="00A82BA1">
            <w:pPr>
              <w:pStyle w:val="BodyText3"/>
              <w:rPr>
                <w:rFonts w:asciiTheme="minorHAnsi" w:hAnsiTheme="minorHAnsi" w:cs="Calibri"/>
                <w:b w:val="0"/>
                <w:sz w:val="22"/>
                <w:szCs w:val="22"/>
                <w:lang w:val="en-US"/>
              </w:rPr>
            </w:pPr>
            <w:r w:rsidRPr="00702EE3">
              <w:rPr>
                <w:rFonts w:asciiTheme="minorHAnsi" w:hAnsiTheme="minorHAnsi" w:cs="Calibri"/>
                <w:b w:val="0"/>
                <w:sz w:val="22"/>
                <w:szCs w:val="22"/>
                <w:lang w:val="en-US"/>
              </w:rPr>
              <w:sym w:font="Wingdings" w:char="F06F"/>
            </w:r>
          </w:p>
          <w:p w14:paraId="0AB6C831" w14:textId="77777777" w:rsidR="00331479" w:rsidRPr="00702EE3" w:rsidRDefault="00331479" w:rsidP="00A82BA1">
            <w:pPr>
              <w:pStyle w:val="BodyText3"/>
              <w:rPr>
                <w:rFonts w:asciiTheme="minorHAnsi" w:hAnsiTheme="minorHAnsi" w:cs="Calibri"/>
                <w:sz w:val="22"/>
                <w:szCs w:val="22"/>
                <w:lang w:val="en-US"/>
              </w:rPr>
            </w:pPr>
          </w:p>
        </w:tc>
        <w:tc>
          <w:tcPr>
            <w:tcW w:w="2523" w:type="dxa"/>
            <w:gridSpan w:val="3"/>
            <w:shd w:val="clear" w:color="auto" w:fill="auto"/>
            <w:vAlign w:val="center"/>
          </w:tcPr>
          <w:p w14:paraId="212AC33D" w14:textId="77777777" w:rsidR="00331479" w:rsidRPr="00702EE3" w:rsidRDefault="00331479" w:rsidP="00A82BA1">
            <w:pPr>
              <w:pStyle w:val="BodyText3"/>
              <w:rPr>
                <w:rFonts w:asciiTheme="minorHAnsi" w:hAnsiTheme="minorHAnsi" w:cs="Calibri"/>
                <w:b w:val="0"/>
                <w:sz w:val="22"/>
                <w:szCs w:val="22"/>
                <w:lang w:val="en-US"/>
              </w:rPr>
            </w:pPr>
            <w:r w:rsidRPr="00702EE3">
              <w:rPr>
                <w:rFonts w:asciiTheme="minorHAnsi" w:hAnsiTheme="minorHAnsi" w:cs="Calibri"/>
                <w:b w:val="0"/>
                <w:sz w:val="22"/>
                <w:szCs w:val="22"/>
                <w:lang w:val="en-US"/>
              </w:rPr>
              <w:sym w:font="Wingdings" w:char="F06F"/>
            </w:r>
          </w:p>
          <w:p w14:paraId="0090C0EC" w14:textId="77777777" w:rsidR="00331479" w:rsidRPr="00702EE3" w:rsidRDefault="00331479" w:rsidP="00A82BA1">
            <w:pPr>
              <w:pStyle w:val="BodyText3"/>
              <w:rPr>
                <w:rFonts w:asciiTheme="minorHAnsi" w:hAnsiTheme="minorHAnsi" w:cs="Calibri"/>
                <w:sz w:val="22"/>
                <w:szCs w:val="22"/>
                <w:lang w:val="en-US"/>
              </w:rPr>
            </w:pPr>
          </w:p>
        </w:tc>
      </w:tr>
      <w:tr w:rsidR="001526E7" w:rsidRPr="00702EE3" w14:paraId="5F9B1DE5" w14:textId="77777777" w:rsidTr="0032298D">
        <w:trPr>
          <w:gridBefore w:val="1"/>
          <w:gridAfter w:val="2"/>
          <w:wBefore w:w="90" w:type="dxa"/>
          <w:wAfter w:w="5760" w:type="dxa"/>
          <w:trHeight w:val="564"/>
        </w:trPr>
        <w:tc>
          <w:tcPr>
            <w:tcW w:w="3830" w:type="dxa"/>
            <w:gridSpan w:val="2"/>
            <w:shd w:val="clear" w:color="auto" w:fill="auto"/>
          </w:tcPr>
          <w:p w14:paraId="2E15EF2E" w14:textId="77777777" w:rsidR="00331479" w:rsidRPr="00702EE3" w:rsidRDefault="00331479" w:rsidP="00331479">
            <w:pPr>
              <w:jc w:val="both"/>
              <w:rPr>
                <w:rFonts w:asciiTheme="minorHAnsi" w:hAnsiTheme="minorHAnsi" w:cstheme="minorHAnsi"/>
                <w:b/>
                <w:sz w:val="22"/>
                <w:szCs w:val="22"/>
                <w:lang w:val="ro-RO"/>
              </w:rPr>
            </w:pPr>
            <w:r w:rsidRPr="00702EE3">
              <w:rPr>
                <w:rFonts w:asciiTheme="minorHAnsi" w:hAnsiTheme="minorHAnsi" w:cstheme="minorHAnsi"/>
                <w:sz w:val="22"/>
                <w:szCs w:val="22"/>
                <w:lang w:val="it-IT"/>
              </w:rPr>
              <w:t>4.3 Dacă la pct. 4.1. răspunsul este DA, preţurile utilizate pentru bunuri se încadrează în maximul prevăzut în  Baza de Date</w:t>
            </w:r>
            <w:r w:rsidR="00A77875" w:rsidRPr="00702EE3">
              <w:rPr>
                <w:rFonts w:asciiTheme="minorHAnsi" w:hAnsiTheme="minorHAnsi" w:cstheme="minorHAnsi"/>
                <w:sz w:val="22"/>
                <w:szCs w:val="22"/>
                <w:lang w:val="it-IT"/>
              </w:rPr>
              <w:t xml:space="preserve"> cu prețuri de Referință</w:t>
            </w:r>
            <w:r w:rsidRPr="00702EE3">
              <w:rPr>
                <w:rFonts w:asciiTheme="minorHAnsi" w:hAnsiTheme="minorHAnsi" w:cstheme="minorHAnsi"/>
                <w:sz w:val="22"/>
                <w:szCs w:val="22"/>
                <w:lang w:val="it-IT"/>
              </w:rPr>
              <w:t>?</w:t>
            </w:r>
          </w:p>
        </w:tc>
        <w:tc>
          <w:tcPr>
            <w:tcW w:w="926" w:type="dxa"/>
            <w:gridSpan w:val="2"/>
            <w:shd w:val="clear" w:color="auto" w:fill="auto"/>
            <w:vAlign w:val="center"/>
          </w:tcPr>
          <w:p w14:paraId="1A8579BA" w14:textId="77777777" w:rsidR="00331479" w:rsidRPr="00702EE3" w:rsidRDefault="00331479" w:rsidP="00A82BA1">
            <w:pPr>
              <w:pStyle w:val="BodyText3"/>
              <w:rPr>
                <w:rFonts w:asciiTheme="minorHAnsi" w:hAnsiTheme="minorHAnsi" w:cs="Calibri"/>
                <w:b w:val="0"/>
                <w:sz w:val="22"/>
                <w:szCs w:val="22"/>
                <w:lang w:val="en-US"/>
              </w:rPr>
            </w:pPr>
            <w:r w:rsidRPr="00702EE3">
              <w:rPr>
                <w:rFonts w:asciiTheme="minorHAnsi" w:hAnsiTheme="minorHAnsi" w:cs="Calibri"/>
                <w:b w:val="0"/>
                <w:sz w:val="22"/>
                <w:szCs w:val="22"/>
                <w:lang w:val="en-US"/>
              </w:rPr>
              <w:sym w:font="Wingdings" w:char="F06F"/>
            </w:r>
          </w:p>
          <w:p w14:paraId="0D9B8906" w14:textId="77777777" w:rsidR="00331479" w:rsidRPr="00702EE3" w:rsidRDefault="00331479" w:rsidP="00A82BA1">
            <w:pPr>
              <w:pStyle w:val="BodyText3"/>
              <w:rPr>
                <w:rFonts w:asciiTheme="minorHAnsi" w:hAnsiTheme="minorHAnsi" w:cs="Calibri"/>
                <w:sz w:val="22"/>
                <w:szCs w:val="22"/>
                <w:lang w:val="en-US"/>
              </w:rPr>
            </w:pPr>
          </w:p>
        </w:tc>
        <w:tc>
          <w:tcPr>
            <w:tcW w:w="1541" w:type="dxa"/>
            <w:gridSpan w:val="4"/>
            <w:vAlign w:val="center"/>
          </w:tcPr>
          <w:p w14:paraId="22E4645A" w14:textId="77777777" w:rsidR="00331479" w:rsidRPr="00702EE3" w:rsidRDefault="00331479" w:rsidP="00A82BA1">
            <w:pPr>
              <w:pStyle w:val="BodyText3"/>
              <w:rPr>
                <w:rFonts w:asciiTheme="minorHAnsi" w:hAnsiTheme="minorHAnsi" w:cs="Calibri"/>
                <w:b w:val="0"/>
                <w:sz w:val="22"/>
                <w:szCs w:val="22"/>
                <w:lang w:val="en-US"/>
              </w:rPr>
            </w:pPr>
            <w:r w:rsidRPr="00702EE3">
              <w:rPr>
                <w:rFonts w:asciiTheme="minorHAnsi" w:hAnsiTheme="minorHAnsi" w:cs="Calibri"/>
                <w:b w:val="0"/>
                <w:sz w:val="22"/>
                <w:szCs w:val="22"/>
                <w:lang w:val="en-US"/>
              </w:rPr>
              <w:sym w:font="Wingdings" w:char="F06F"/>
            </w:r>
          </w:p>
          <w:p w14:paraId="2EEA9AE0" w14:textId="77777777" w:rsidR="00331479" w:rsidRPr="00702EE3" w:rsidRDefault="00331479" w:rsidP="00A82BA1">
            <w:pPr>
              <w:pStyle w:val="BodyText3"/>
              <w:rPr>
                <w:rFonts w:asciiTheme="minorHAnsi" w:hAnsiTheme="minorHAnsi" w:cs="Calibri"/>
                <w:sz w:val="22"/>
                <w:szCs w:val="22"/>
                <w:lang w:val="en-US"/>
              </w:rPr>
            </w:pPr>
          </w:p>
        </w:tc>
        <w:tc>
          <w:tcPr>
            <w:tcW w:w="2523" w:type="dxa"/>
            <w:gridSpan w:val="3"/>
            <w:shd w:val="clear" w:color="auto" w:fill="auto"/>
            <w:vAlign w:val="center"/>
          </w:tcPr>
          <w:p w14:paraId="79445678" w14:textId="77777777" w:rsidR="00331479" w:rsidRPr="00702EE3" w:rsidRDefault="00331479" w:rsidP="00A82BA1">
            <w:pPr>
              <w:pStyle w:val="BodyText3"/>
              <w:rPr>
                <w:rFonts w:asciiTheme="minorHAnsi" w:hAnsiTheme="minorHAnsi" w:cs="Calibri"/>
                <w:b w:val="0"/>
                <w:sz w:val="22"/>
                <w:szCs w:val="22"/>
                <w:lang w:val="en-US"/>
              </w:rPr>
            </w:pPr>
            <w:r w:rsidRPr="00702EE3">
              <w:rPr>
                <w:rFonts w:asciiTheme="minorHAnsi" w:hAnsiTheme="minorHAnsi" w:cs="Calibri"/>
                <w:b w:val="0"/>
                <w:sz w:val="22"/>
                <w:szCs w:val="22"/>
                <w:lang w:val="en-US"/>
              </w:rPr>
              <w:sym w:font="Wingdings" w:char="F06F"/>
            </w:r>
          </w:p>
          <w:p w14:paraId="4DB6244B" w14:textId="77777777" w:rsidR="00331479" w:rsidRPr="00702EE3" w:rsidRDefault="00331479" w:rsidP="00A82BA1">
            <w:pPr>
              <w:pStyle w:val="BodyText3"/>
              <w:rPr>
                <w:rFonts w:asciiTheme="minorHAnsi" w:hAnsiTheme="minorHAnsi" w:cs="Calibri"/>
                <w:sz w:val="22"/>
                <w:szCs w:val="22"/>
                <w:lang w:val="en-US"/>
              </w:rPr>
            </w:pPr>
          </w:p>
        </w:tc>
      </w:tr>
      <w:tr w:rsidR="001526E7" w:rsidRPr="00702EE3" w14:paraId="5FC650B6" w14:textId="77777777" w:rsidTr="0032298D">
        <w:trPr>
          <w:gridBefore w:val="1"/>
          <w:gridAfter w:val="2"/>
          <w:wBefore w:w="90" w:type="dxa"/>
          <w:wAfter w:w="5760" w:type="dxa"/>
          <w:trHeight w:val="564"/>
        </w:trPr>
        <w:tc>
          <w:tcPr>
            <w:tcW w:w="3830" w:type="dxa"/>
            <w:gridSpan w:val="2"/>
            <w:tcBorders>
              <w:bottom w:val="single" w:sz="4" w:space="0" w:color="auto"/>
            </w:tcBorders>
            <w:shd w:val="clear" w:color="auto" w:fill="auto"/>
          </w:tcPr>
          <w:p w14:paraId="5CD6D36D" w14:textId="77777777" w:rsidR="009D1FBA" w:rsidRPr="00702EE3" w:rsidRDefault="00331479" w:rsidP="00A77875">
            <w:pPr>
              <w:jc w:val="both"/>
              <w:rPr>
                <w:rFonts w:asciiTheme="minorHAnsi" w:hAnsiTheme="minorHAnsi" w:cstheme="minorHAnsi"/>
                <w:b/>
                <w:sz w:val="22"/>
                <w:szCs w:val="22"/>
                <w:lang w:val="ro-RO"/>
              </w:rPr>
            </w:pPr>
            <w:r w:rsidRPr="00702EE3">
              <w:rPr>
                <w:rFonts w:asciiTheme="minorHAnsi" w:hAnsiTheme="minorHAnsi" w:cstheme="minorHAnsi"/>
                <w:sz w:val="22"/>
                <w:szCs w:val="22"/>
                <w:lang w:val="pt-BR"/>
              </w:rPr>
              <w:t>4.4 Dacă la pct. 4.1 este NU</w:t>
            </w:r>
            <w:r w:rsidR="00B17C93" w:rsidRPr="00702EE3">
              <w:rPr>
                <w:rFonts w:asciiTheme="minorHAnsi" w:hAnsiTheme="minorHAnsi" w:cstheme="minorHAnsi"/>
                <w:sz w:val="22"/>
                <w:szCs w:val="22"/>
                <w:lang w:val="pt-BR"/>
              </w:rPr>
              <w:t xml:space="preserve"> </w:t>
            </w:r>
            <w:r w:rsidRPr="00702EE3">
              <w:rPr>
                <w:rFonts w:asciiTheme="minorHAnsi" w:hAnsiTheme="minorHAnsi" w:cstheme="minorHAnsi"/>
                <w:sz w:val="22"/>
                <w:szCs w:val="22"/>
                <w:lang w:val="pt-BR"/>
              </w:rPr>
              <w:t xml:space="preserve">solicitantul a prezentat </w:t>
            </w:r>
            <w:r w:rsidR="007A68E0" w:rsidRPr="00702EE3">
              <w:rPr>
                <w:rFonts w:asciiTheme="minorHAnsi" w:hAnsiTheme="minorHAnsi" w:cstheme="minorHAnsi"/>
                <w:sz w:val="22"/>
                <w:szCs w:val="22"/>
                <w:lang w:val="pt-BR"/>
              </w:rPr>
              <w:t xml:space="preserve">două  </w:t>
            </w:r>
            <w:r w:rsidRPr="00702EE3">
              <w:rPr>
                <w:rFonts w:asciiTheme="minorHAnsi" w:hAnsiTheme="minorHAnsi" w:cstheme="minorHAnsi"/>
                <w:sz w:val="22"/>
                <w:szCs w:val="22"/>
                <w:lang w:val="pt-BR"/>
              </w:rPr>
              <w:t>oferte pentru bunuri a c</w:t>
            </w:r>
            <w:r w:rsidR="009D1FBA" w:rsidRPr="00702EE3">
              <w:rPr>
                <w:rFonts w:asciiTheme="minorHAnsi" w:hAnsiTheme="minorHAnsi" w:cstheme="minorHAnsi"/>
                <w:sz w:val="22"/>
                <w:szCs w:val="22"/>
                <w:lang w:val="pt-BR"/>
              </w:rPr>
              <w:t>ă</w:t>
            </w:r>
            <w:r w:rsidRPr="00702EE3">
              <w:rPr>
                <w:rFonts w:asciiTheme="minorHAnsi" w:hAnsiTheme="minorHAnsi" w:cstheme="minorHAnsi"/>
                <w:sz w:val="22"/>
                <w:szCs w:val="22"/>
                <w:lang w:val="pt-BR"/>
              </w:rPr>
              <w:t xml:space="preserve">ror valoare este mai mare de 15 000 Euro şi o ofertă pentru bunuri a caror </w:t>
            </w:r>
            <w:r w:rsidRPr="00702EE3">
              <w:rPr>
                <w:rFonts w:asciiTheme="minorHAnsi" w:hAnsiTheme="minorHAnsi" w:cstheme="minorHAnsi"/>
                <w:sz w:val="22"/>
                <w:szCs w:val="22"/>
                <w:lang w:val="pt-BR"/>
              </w:rPr>
              <w:lastRenderedPageBreak/>
              <w:t xml:space="preserve">valoare  este mai mica  </w:t>
            </w:r>
            <w:r w:rsidR="00A77875" w:rsidRPr="00702EE3">
              <w:rPr>
                <w:rFonts w:asciiTheme="minorHAnsi" w:hAnsiTheme="minorHAnsi" w:cstheme="minorHAnsi"/>
                <w:sz w:val="22"/>
                <w:szCs w:val="22"/>
                <w:lang w:val="pt-BR"/>
              </w:rPr>
              <w:t xml:space="preserve">sau egală cu </w:t>
            </w:r>
            <w:r w:rsidRPr="00702EE3">
              <w:rPr>
                <w:rFonts w:asciiTheme="minorHAnsi" w:hAnsiTheme="minorHAnsi" w:cstheme="minorHAnsi"/>
                <w:sz w:val="22"/>
                <w:szCs w:val="22"/>
                <w:lang w:val="pt-BR"/>
              </w:rPr>
              <w:t xml:space="preserve"> 15 000 Euro</w:t>
            </w:r>
            <w:r w:rsidR="00A77875" w:rsidRPr="00702EE3">
              <w:rPr>
                <w:rFonts w:asciiTheme="minorHAnsi" w:hAnsiTheme="minorHAnsi" w:cstheme="minorHAnsi"/>
                <w:sz w:val="22"/>
                <w:szCs w:val="22"/>
                <w:lang w:val="pt-BR"/>
              </w:rPr>
              <w:t>?</w:t>
            </w:r>
          </w:p>
        </w:tc>
        <w:tc>
          <w:tcPr>
            <w:tcW w:w="926" w:type="dxa"/>
            <w:gridSpan w:val="2"/>
            <w:tcBorders>
              <w:bottom w:val="single" w:sz="4" w:space="0" w:color="auto"/>
            </w:tcBorders>
            <w:shd w:val="clear" w:color="auto" w:fill="auto"/>
            <w:vAlign w:val="center"/>
          </w:tcPr>
          <w:p w14:paraId="3879D264" w14:textId="77777777" w:rsidR="00331479" w:rsidRPr="00702EE3" w:rsidRDefault="00331479" w:rsidP="00A82BA1">
            <w:pPr>
              <w:pStyle w:val="BodyText3"/>
              <w:rPr>
                <w:rFonts w:asciiTheme="minorHAnsi" w:hAnsiTheme="minorHAnsi" w:cs="Calibri"/>
                <w:b w:val="0"/>
                <w:sz w:val="22"/>
                <w:szCs w:val="22"/>
                <w:lang w:val="en-US"/>
              </w:rPr>
            </w:pPr>
            <w:r w:rsidRPr="00702EE3">
              <w:rPr>
                <w:rFonts w:asciiTheme="minorHAnsi" w:hAnsiTheme="minorHAnsi" w:cs="Calibri"/>
                <w:b w:val="0"/>
                <w:sz w:val="22"/>
                <w:szCs w:val="22"/>
                <w:lang w:val="en-US"/>
              </w:rPr>
              <w:lastRenderedPageBreak/>
              <w:sym w:font="Wingdings" w:char="F06F"/>
            </w:r>
          </w:p>
          <w:p w14:paraId="34891F58" w14:textId="77777777" w:rsidR="00331479" w:rsidRPr="00702EE3" w:rsidRDefault="00331479" w:rsidP="00A82BA1">
            <w:pPr>
              <w:pStyle w:val="BodyText3"/>
              <w:rPr>
                <w:rFonts w:asciiTheme="minorHAnsi" w:hAnsiTheme="minorHAnsi" w:cs="Calibri"/>
                <w:sz w:val="22"/>
                <w:szCs w:val="22"/>
                <w:lang w:val="en-US"/>
              </w:rPr>
            </w:pPr>
          </w:p>
        </w:tc>
        <w:tc>
          <w:tcPr>
            <w:tcW w:w="1541" w:type="dxa"/>
            <w:gridSpan w:val="4"/>
            <w:tcBorders>
              <w:bottom w:val="single" w:sz="4" w:space="0" w:color="auto"/>
            </w:tcBorders>
            <w:vAlign w:val="center"/>
          </w:tcPr>
          <w:p w14:paraId="0B8444B8" w14:textId="77777777" w:rsidR="00331479" w:rsidRPr="00702EE3" w:rsidRDefault="00331479" w:rsidP="00A82BA1">
            <w:pPr>
              <w:pStyle w:val="BodyText3"/>
              <w:rPr>
                <w:rFonts w:asciiTheme="minorHAnsi" w:hAnsiTheme="minorHAnsi" w:cs="Calibri"/>
                <w:b w:val="0"/>
                <w:sz w:val="22"/>
                <w:szCs w:val="22"/>
                <w:lang w:val="en-US"/>
              </w:rPr>
            </w:pPr>
            <w:r w:rsidRPr="00702EE3">
              <w:rPr>
                <w:rFonts w:asciiTheme="minorHAnsi" w:hAnsiTheme="minorHAnsi" w:cs="Calibri"/>
                <w:b w:val="0"/>
                <w:sz w:val="22"/>
                <w:szCs w:val="22"/>
                <w:lang w:val="en-US"/>
              </w:rPr>
              <w:sym w:font="Wingdings" w:char="F06F"/>
            </w:r>
          </w:p>
          <w:p w14:paraId="6C4D00D6" w14:textId="77777777" w:rsidR="00331479" w:rsidRPr="00702EE3" w:rsidRDefault="00331479" w:rsidP="00A82BA1">
            <w:pPr>
              <w:pStyle w:val="BodyText3"/>
              <w:rPr>
                <w:rFonts w:asciiTheme="minorHAnsi" w:hAnsiTheme="minorHAnsi" w:cs="Calibri"/>
                <w:sz w:val="22"/>
                <w:szCs w:val="22"/>
                <w:lang w:val="en-US"/>
              </w:rPr>
            </w:pPr>
          </w:p>
        </w:tc>
        <w:tc>
          <w:tcPr>
            <w:tcW w:w="2523" w:type="dxa"/>
            <w:gridSpan w:val="3"/>
            <w:tcBorders>
              <w:bottom w:val="single" w:sz="4" w:space="0" w:color="auto"/>
            </w:tcBorders>
            <w:shd w:val="clear" w:color="auto" w:fill="auto"/>
            <w:vAlign w:val="center"/>
          </w:tcPr>
          <w:p w14:paraId="61260235" w14:textId="77777777" w:rsidR="00331479" w:rsidRPr="00702EE3" w:rsidRDefault="00331479" w:rsidP="00A82BA1">
            <w:pPr>
              <w:pStyle w:val="BodyText3"/>
              <w:rPr>
                <w:rFonts w:asciiTheme="minorHAnsi" w:hAnsiTheme="minorHAnsi" w:cs="Calibri"/>
                <w:b w:val="0"/>
                <w:sz w:val="22"/>
                <w:szCs w:val="22"/>
                <w:lang w:val="en-US"/>
              </w:rPr>
            </w:pPr>
            <w:r w:rsidRPr="00702EE3">
              <w:rPr>
                <w:rFonts w:asciiTheme="minorHAnsi" w:hAnsiTheme="minorHAnsi" w:cs="Calibri"/>
                <w:b w:val="0"/>
                <w:sz w:val="22"/>
                <w:szCs w:val="22"/>
                <w:lang w:val="en-US"/>
              </w:rPr>
              <w:sym w:font="Wingdings" w:char="F06F"/>
            </w:r>
          </w:p>
          <w:p w14:paraId="0A2F9DD3" w14:textId="77777777" w:rsidR="00331479" w:rsidRPr="00702EE3" w:rsidRDefault="00331479" w:rsidP="00A82BA1">
            <w:pPr>
              <w:pStyle w:val="BodyText3"/>
              <w:rPr>
                <w:rFonts w:asciiTheme="minorHAnsi" w:hAnsiTheme="minorHAnsi" w:cs="Calibri"/>
                <w:sz w:val="22"/>
                <w:szCs w:val="22"/>
                <w:lang w:val="en-US"/>
              </w:rPr>
            </w:pPr>
          </w:p>
        </w:tc>
      </w:tr>
      <w:tr w:rsidR="001526E7" w:rsidRPr="00702EE3" w14:paraId="34D23A90" w14:textId="77777777" w:rsidTr="0032298D">
        <w:trPr>
          <w:gridBefore w:val="1"/>
          <w:gridAfter w:val="2"/>
          <w:wBefore w:w="90" w:type="dxa"/>
          <w:wAfter w:w="5760" w:type="dxa"/>
          <w:trHeight w:val="1156"/>
        </w:trPr>
        <w:tc>
          <w:tcPr>
            <w:tcW w:w="3830" w:type="dxa"/>
            <w:gridSpan w:val="2"/>
            <w:tcBorders>
              <w:bottom w:val="single" w:sz="4" w:space="0" w:color="auto"/>
            </w:tcBorders>
            <w:shd w:val="clear" w:color="auto" w:fill="auto"/>
          </w:tcPr>
          <w:p w14:paraId="561344A3" w14:textId="77777777" w:rsidR="009D1FBA" w:rsidRPr="00702EE3" w:rsidRDefault="00681BF0" w:rsidP="00A77875">
            <w:pPr>
              <w:jc w:val="both"/>
              <w:rPr>
                <w:rFonts w:asciiTheme="minorHAnsi" w:hAnsiTheme="minorHAnsi" w:cstheme="minorHAnsi"/>
                <w:sz w:val="22"/>
                <w:szCs w:val="22"/>
                <w:lang w:val="pt-BR"/>
              </w:rPr>
            </w:pPr>
            <w:r w:rsidRPr="00702EE3">
              <w:rPr>
                <w:rFonts w:asciiTheme="minorHAnsi" w:hAnsiTheme="minorHAnsi" w:cstheme="minorHAnsi"/>
                <w:sz w:val="22"/>
                <w:szCs w:val="22"/>
                <w:lang w:val="pt-BR"/>
              </w:rPr>
              <w:t xml:space="preserve">4.5 Solicitantul a prezentat </w:t>
            </w:r>
            <w:r w:rsidR="007A68E0" w:rsidRPr="00702EE3">
              <w:rPr>
                <w:rFonts w:asciiTheme="minorHAnsi" w:hAnsiTheme="minorHAnsi" w:cstheme="minorHAnsi"/>
                <w:sz w:val="22"/>
                <w:szCs w:val="22"/>
                <w:lang w:val="pt-BR"/>
              </w:rPr>
              <w:t>două</w:t>
            </w:r>
            <w:r w:rsidRPr="00702EE3">
              <w:rPr>
                <w:rFonts w:asciiTheme="minorHAnsi" w:hAnsiTheme="minorHAnsi" w:cstheme="minorHAnsi"/>
                <w:sz w:val="22"/>
                <w:szCs w:val="22"/>
                <w:lang w:val="pt-BR"/>
              </w:rPr>
              <w:t xml:space="preserve"> oferte pentru servicii a căror valoare este mai mare de 15 000 Euro şi o ofertă pentru servicii a căror valoare  este mai mica  </w:t>
            </w:r>
            <w:r w:rsidR="00A77875" w:rsidRPr="00702EE3">
              <w:rPr>
                <w:rFonts w:asciiTheme="minorHAnsi" w:hAnsiTheme="minorHAnsi" w:cstheme="minorHAnsi"/>
                <w:sz w:val="22"/>
                <w:szCs w:val="22"/>
                <w:lang w:val="pt-BR"/>
              </w:rPr>
              <w:t xml:space="preserve">sau egală cu </w:t>
            </w:r>
            <w:r w:rsidRPr="00702EE3">
              <w:rPr>
                <w:rFonts w:asciiTheme="minorHAnsi" w:hAnsiTheme="minorHAnsi" w:cstheme="minorHAnsi"/>
                <w:sz w:val="22"/>
                <w:szCs w:val="22"/>
                <w:lang w:val="pt-BR"/>
              </w:rPr>
              <w:t>15 000 Euro</w:t>
            </w:r>
            <w:r w:rsidR="00A77875" w:rsidRPr="00702EE3">
              <w:rPr>
                <w:rFonts w:asciiTheme="minorHAnsi" w:hAnsiTheme="minorHAnsi" w:cstheme="minorHAnsi"/>
                <w:sz w:val="22"/>
                <w:szCs w:val="22"/>
                <w:lang w:val="pt-BR"/>
              </w:rPr>
              <w:t>?</w:t>
            </w:r>
          </w:p>
        </w:tc>
        <w:tc>
          <w:tcPr>
            <w:tcW w:w="926" w:type="dxa"/>
            <w:gridSpan w:val="2"/>
            <w:tcBorders>
              <w:bottom w:val="single" w:sz="4" w:space="0" w:color="auto"/>
            </w:tcBorders>
            <w:shd w:val="clear" w:color="auto" w:fill="auto"/>
            <w:vAlign w:val="center"/>
          </w:tcPr>
          <w:p w14:paraId="3C3CF7FB" w14:textId="77777777" w:rsidR="009D1FBA" w:rsidRPr="00702EE3" w:rsidRDefault="009D1FBA" w:rsidP="00A82BA1">
            <w:pPr>
              <w:pStyle w:val="BodyText3"/>
              <w:rPr>
                <w:rFonts w:asciiTheme="minorHAnsi" w:hAnsiTheme="minorHAnsi" w:cs="Calibri"/>
                <w:b w:val="0"/>
                <w:sz w:val="22"/>
                <w:szCs w:val="22"/>
                <w:lang w:val="en-US"/>
              </w:rPr>
            </w:pPr>
            <w:r w:rsidRPr="00702EE3">
              <w:rPr>
                <w:rFonts w:asciiTheme="minorHAnsi" w:hAnsiTheme="minorHAnsi" w:cs="Calibri"/>
                <w:bCs w:val="0"/>
                <w:sz w:val="22"/>
                <w:szCs w:val="22"/>
              </w:rPr>
              <w:sym w:font="Wingdings" w:char="F06F"/>
            </w:r>
          </w:p>
        </w:tc>
        <w:tc>
          <w:tcPr>
            <w:tcW w:w="1541" w:type="dxa"/>
            <w:gridSpan w:val="4"/>
            <w:tcBorders>
              <w:bottom w:val="single" w:sz="4" w:space="0" w:color="auto"/>
            </w:tcBorders>
            <w:vAlign w:val="center"/>
          </w:tcPr>
          <w:p w14:paraId="0A023F10" w14:textId="77777777" w:rsidR="009D1FBA" w:rsidRPr="00702EE3" w:rsidRDefault="009D1FBA" w:rsidP="00A82BA1">
            <w:pPr>
              <w:pStyle w:val="BodyText3"/>
              <w:rPr>
                <w:rFonts w:asciiTheme="minorHAnsi" w:hAnsiTheme="minorHAnsi" w:cs="Calibri"/>
                <w:b w:val="0"/>
                <w:sz w:val="22"/>
                <w:szCs w:val="22"/>
                <w:lang w:val="en-US"/>
              </w:rPr>
            </w:pPr>
            <w:r w:rsidRPr="00702EE3">
              <w:rPr>
                <w:rFonts w:asciiTheme="minorHAnsi" w:hAnsiTheme="minorHAnsi" w:cs="Calibri"/>
                <w:bCs w:val="0"/>
                <w:sz w:val="22"/>
                <w:szCs w:val="22"/>
              </w:rPr>
              <w:sym w:font="Wingdings" w:char="F06F"/>
            </w:r>
          </w:p>
        </w:tc>
        <w:tc>
          <w:tcPr>
            <w:tcW w:w="2523" w:type="dxa"/>
            <w:gridSpan w:val="3"/>
            <w:tcBorders>
              <w:bottom w:val="single" w:sz="4" w:space="0" w:color="auto"/>
            </w:tcBorders>
            <w:shd w:val="clear" w:color="auto" w:fill="auto"/>
            <w:vAlign w:val="center"/>
          </w:tcPr>
          <w:p w14:paraId="133A0B5A" w14:textId="77777777" w:rsidR="009D1FBA" w:rsidRPr="00702EE3" w:rsidRDefault="009D1FBA" w:rsidP="00A82BA1">
            <w:pPr>
              <w:pStyle w:val="BodyText3"/>
              <w:rPr>
                <w:rFonts w:asciiTheme="minorHAnsi" w:hAnsiTheme="minorHAnsi" w:cs="Calibri"/>
                <w:b w:val="0"/>
                <w:sz w:val="22"/>
                <w:szCs w:val="22"/>
                <w:lang w:val="en-US"/>
              </w:rPr>
            </w:pPr>
            <w:r w:rsidRPr="00702EE3">
              <w:rPr>
                <w:rFonts w:asciiTheme="minorHAnsi" w:hAnsiTheme="minorHAnsi" w:cs="Calibri"/>
                <w:bCs w:val="0"/>
                <w:sz w:val="22"/>
                <w:szCs w:val="22"/>
              </w:rPr>
              <w:sym w:font="Wingdings" w:char="F06F"/>
            </w:r>
          </w:p>
        </w:tc>
      </w:tr>
      <w:tr w:rsidR="001526E7" w:rsidRPr="00702EE3" w14:paraId="6821405F" w14:textId="77777777" w:rsidTr="0032298D">
        <w:trPr>
          <w:gridBefore w:val="1"/>
          <w:gridAfter w:val="2"/>
          <w:wBefore w:w="90" w:type="dxa"/>
          <w:wAfter w:w="5760" w:type="dxa"/>
          <w:trHeight w:val="564"/>
        </w:trPr>
        <w:tc>
          <w:tcPr>
            <w:tcW w:w="3830" w:type="dxa"/>
            <w:gridSpan w:val="2"/>
            <w:tcBorders>
              <w:bottom w:val="single" w:sz="4" w:space="0" w:color="auto"/>
            </w:tcBorders>
            <w:shd w:val="clear" w:color="auto" w:fill="auto"/>
          </w:tcPr>
          <w:p w14:paraId="001D6901" w14:textId="6FF53D6D" w:rsidR="00331479" w:rsidRPr="00702EE3" w:rsidRDefault="00331479" w:rsidP="009D1FBA">
            <w:pPr>
              <w:jc w:val="both"/>
              <w:rPr>
                <w:rFonts w:asciiTheme="minorHAnsi" w:hAnsiTheme="minorHAnsi" w:cstheme="minorHAnsi"/>
                <w:b/>
                <w:sz w:val="22"/>
                <w:szCs w:val="22"/>
                <w:lang w:val="ro-RO"/>
              </w:rPr>
            </w:pPr>
          </w:p>
        </w:tc>
        <w:tc>
          <w:tcPr>
            <w:tcW w:w="926" w:type="dxa"/>
            <w:gridSpan w:val="2"/>
            <w:tcBorders>
              <w:bottom w:val="single" w:sz="4" w:space="0" w:color="auto"/>
            </w:tcBorders>
            <w:shd w:val="clear" w:color="auto" w:fill="auto"/>
            <w:vAlign w:val="center"/>
          </w:tcPr>
          <w:p w14:paraId="0351F1CE" w14:textId="2E426327" w:rsidR="00331479" w:rsidRPr="00702EE3" w:rsidRDefault="00331479" w:rsidP="00A82BA1">
            <w:pPr>
              <w:pStyle w:val="BodyText3"/>
              <w:rPr>
                <w:rFonts w:asciiTheme="minorHAnsi" w:hAnsiTheme="minorHAnsi" w:cs="Calibri"/>
                <w:b w:val="0"/>
                <w:sz w:val="22"/>
                <w:szCs w:val="22"/>
                <w:lang w:val="en-US"/>
              </w:rPr>
            </w:pPr>
          </w:p>
          <w:p w14:paraId="79B62647" w14:textId="77777777" w:rsidR="00331479" w:rsidRPr="00702EE3" w:rsidRDefault="00331479" w:rsidP="00A82BA1">
            <w:pPr>
              <w:pStyle w:val="BodyText3"/>
              <w:rPr>
                <w:rFonts w:asciiTheme="minorHAnsi" w:hAnsiTheme="minorHAnsi" w:cs="Calibri"/>
                <w:sz w:val="22"/>
                <w:szCs w:val="22"/>
                <w:lang w:val="en-US"/>
              </w:rPr>
            </w:pPr>
          </w:p>
        </w:tc>
        <w:tc>
          <w:tcPr>
            <w:tcW w:w="1541" w:type="dxa"/>
            <w:gridSpan w:val="4"/>
            <w:tcBorders>
              <w:bottom w:val="single" w:sz="4" w:space="0" w:color="auto"/>
            </w:tcBorders>
            <w:vAlign w:val="center"/>
          </w:tcPr>
          <w:p w14:paraId="5BE77415" w14:textId="43E2A004" w:rsidR="00331479" w:rsidRPr="00702EE3" w:rsidRDefault="00331479" w:rsidP="00A82BA1">
            <w:pPr>
              <w:pStyle w:val="BodyText3"/>
              <w:rPr>
                <w:rFonts w:asciiTheme="minorHAnsi" w:hAnsiTheme="minorHAnsi" w:cs="Calibri"/>
                <w:b w:val="0"/>
                <w:sz w:val="22"/>
                <w:szCs w:val="22"/>
                <w:lang w:val="en-US"/>
              </w:rPr>
            </w:pPr>
          </w:p>
          <w:p w14:paraId="595D1ED2" w14:textId="77777777" w:rsidR="00331479" w:rsidRPr="00702EE3" w:rsidRDefault="00331479" w:rsidP="00A82BA1">
            <w:pPr>
              <w:pStyle w:val="BodyText3"/>
              <w:rPr>
                <w:rFonts w:asciiTheme="minorHAnsi" w:hAnsiTheme="minorHAnsi" w:cs="Calibri"/>
                <w:sz w:val="22"/>
                <w:szCs w:val="22"/>
                <w:lang w:val="en-US"/>
              </w:rPr>
            </w:pPr>
          </w:p>
        </w:tc>
        <w:tc>
          <w:tcPr>
            <w:tcW w:w="2523" w:type="dxa"/>
            <w:gridSpan w:val="3"/>
            <w:tcBorders>
              <w:bottom w:val="single" w:sz="4" w:space="0" w:color="auto"/>
            </w:tcBorders>
            <w:shd w:val="clear" w:color="auto" w:fill="auto"/>
            <w:vAlign w:val="center"/>
          </w:tcPr>
          <w:p w14:paraId="64744C48" w14:textId="682192EA" w:rsidR="00331479" w:rsidRPr="00702EE3" w:rsidRDefault="00331479" w:rsidP="00A82BA1">
            <w:pPr>
              <w:pStyle w:val="BodyText3"/>
              <w:rPr>
                <w:rFonts w:asciiTheme="minorHAnsi" w:hAnsiTheme="minorHAnsi" w:cs="Calibri"/>
                <w:b w:val="0"/>
                <w:sz w:val="22"/>
                <w:szCs w:val="22"/>
                <w:lang w:val="en-US"/>
              </w:rPr>
            </w:pPr>
          </w:p>
          <w:p w14:paraId="5C9F58DF" w14:textId="77777777" w:rsidR="00331479" w:rsidRPr="00702EE3" w:rsidRDefault="00331479" w:rsidP="00A82BA1">
            <w:pPr>
              <w:pStyle w:val="BodyText3"/>
              <w:rPr>
                <w:rFonts w:asciiTheme="minorHAnsi" w:hAnsiTheme="minorHAnsi" w:cs="Calibri"/>
                <w:sz w:val="22"/>
                <w:szCs w:val="22"/>
                <w:lang w:val="en-US"/>
              </w:rPr>
            </w:pPr>
          </w:p>
        </w:tc>
      </w:tr>
      <w:tr w:rsidR="001526E7" w:rsidRPr="00702EE3" w14:paraId="469460CB" w14:textId="77777777" w:rsidTr="0032298D">
        <w:trPr>
          <w:gridBefore w:val="1"/>
          <w:gridAfter w:val="2"/>
          <w:wBefore w:w="90" w:type="dxa"/>
          <w:wAfter w:w="5760" w:type="dxa"/>
          <w:trHeight w:val="564"/>
        </w:trPr>
        <w:tc>
          <w:tcPr>
            <w:tcW w:w="3830" w:type="dxa"/>
            <w:gridSpan w:val="2"/>
            <w:tcBorders>
              <w:top w:val="single" w:sz="4" w:space="0" w:color="auto"/>
              <w:left w:val="nil"/>
              <w:bottom w:val="single" w:sz="4" w:space="0" w:color="auto"/>
              <w:right w:val="nil"/>
            </w:tcBorders>
            <w:shd w:val="clear" w:color="auto" w:fill="auto"/>
          </w:tcPr>
          <w:p w14:paraId="5EAF62CA" w14:textId="77777777" w:rsidR="007776A2" w:rsidRPr="00702EE3" w:rsidRDefault="007776A2" w:rsidP="00331479">
            <w:pPr>
              <w:jc w:val="both"/>
              <w:rPr>
                <w:rFonts w:asciiTheme="minorHAnsi" w:hAnsiTheme="minorHAnsi" w:cstheme="minorHAnsi"/>
                <w:sz w:val="22"/>
                <w:szCs w:val="22"/>
                <w:lang w:val="pt-BR"/>
              </w:rPr>
            </w:pPr>
          </w:p>
          <w:p w14:paraId="096DB6E7" w14:textId="77777777" w:rsidR="007776A2" w:rsidRPr="00702EE3" w:rsidRDefault="007776A2" w:rsidP="00331479">
            <w:pPr>
              <w:jc w:val="both"/>
              <w:rPr>
                <w:rFonts w:asciiTheme="minorHAnsi" w:hAnsiTheme="minorHAnsi" w:cstheme="minorHAnsi"/>
                <w:sz w:val="22"/>
                <w:szCs w:val="22"/>
                <w:lang w:val="pt-BR"/>
              </w:rPr>
            </w:pPr>
          </w:p>
        </w:tc>
        <w:tc>
          <w:tcPr>
            <w:tcW w:w="926" w:type="dxa"/>
            <w:gridSpan w:val="2"/>
            <w:tcBorders>
              <w:top w:val="single" w:sz="4" w:space="0" w:color="auto"/>
              <w:left w:val="nil"/>
              <w:bottom w:val="single" w:sz="4" w:space="0" w:color="auto"/>
              <w:right w:val="nil"/>
            </w:tcBorders>
            <w:shd w:val="clear" w:color="auto" w:fill="auto"/>
          </w:tcPr>
          <w:p w14:paraId="510E7563" w14:textId="77777777" w:rsidR="007776A2" w:rsidRPr="00702EE3" w:rsidRDefault="007776A2" w:rsidP="00331479">
            <w:pPr>
              <w:pStyle w:val="BodyText3"/>
              <w:rPr>
                <w:rFonts w:asciiTheme="minorHAnsi" w:hAnsiTheme="minorHAnsi" w:cstheme="minorHAnsi"/>
                <w:b w:val="0"/>
                <w:sz w:val="22"/>
                <w:szCs w:val="22"/>
                <w:lang w:val="en-US"/>
              </w:rPr>
            </w:pPr>
          </w:p>
        </w:tc>
        <w:tc>
          <w:tcPr>
            <w:tcW w:w="1541" w:type="dxa"/>
            <w:gridSpan w:val="4"/>
            <w:tcBorders>
              <w:top w:val="single" w:sz="4" w:space="0" w:color="auto"/>
              <w:left w:val="nil"/>
              <w:bottom w:val="single" w:sz="4" w:space="0" w:color="auto"/>
              <w:right w:val="nil"/>
            </w:tcBorders>
          </w:tcPr>
          <w:p w14:paraId="32BA3D05" w14:textId="77777777" w:rsidR="007776A2" w:rsidRPr="00702EE3" w:rsidRDefault="007776A2" w:rsidP="00331479">
            <w:pPr>
              <w:pStyle w:val="BodyText3"/>
              <w:rPr>
                <w:rFonts w:asciiTheme="minorHAnsi" w:hAnsiTheme="minorHAnsi" w:cstheme="minorHAnsi"/>
                <w:b w:val="0"/>
                <w:sz w:val="22"/>
                <w:szCs w:val="22"/>
                <w:lang w:val="en-US"/>
              </w:rPr>
            </w:pPr>
          </w:p>
        </w:tc>
        <w:tc>
          <w:tcPr>
            <w:tcW w:w="2523" w:type="dxa"/>
            <w:gridSpan w:val="3"/>
            <w:tcBorders>
              <w:top w:val="single" w:sz="4" w:space="0" w:color="auto"/>
              <w:left w:val="nil"/>
              <w:bottom w:val="single" w:sz="4" w:space="0" w:color="auto"/>
              <w:right w:val="nil"/>
            </w:tcBorders>
            <w:shd w:val="clear" w:color="auto" w:fill="auto"/>
          </w:tcPr>
          <w:p w14:paraId="2DC3AB6E" w14:textId="77777777" w:rsidR="007776A2" w:rsidRPr="00702EE3" w:rsidRDefault="007776A2" w:rsidP="00331479">
            <w:pPr>
              <w:pStyle w:val="BodyText3"/>
              <w:rPr>
                <w:rFonts w:asciiTheme="minorHAnsi" w:hAnsiTheme="minorHAnsi" w:cstheme="minorHAnsi"/>
                <w:b w:val="0"/>
                <w:sz w:val="22"/>
                <w:szCs w:val="22"/>
                <w:lang w:val="en-US"/>
              </w:rPr>
            </w:pPr>
          </w:p>
        </w:tc>
      </w:tr>
      <w:tr w:rsidR="0068614F" w:rsidRPr="00702EE3" w14:paraId="22B30578" w14:textId="77777777" w:rsidTr="0032298D">
        <w:trPr>
          <w:gridBefore w:val="1"/>
          <w:gridAfter w:val="2"/>
          <w:wBefore w:w="90" w:type="dxa"/>
          <w:wAfter w:w="5760" w:type="dxa"/>
          <w:trHeight w:val="564"/>
        </w:trPr>
        <w:tc>
          <w:tcPr>
            <w:tcW w:w="3830" w:type="dxa"/>
            <w:gridSpan w:val="2"/>
            <w:vMerge w:val="restart"/>
            <w:tcBorders>
              <w:top w:val="single" w:sz="4" w:space="0" w:color="auto"/>
            </w:tcBorders>
            <w:shd w:val="clear" w:color="auto" w:fill="auto"/>
          </w:tcPr>
          <w:p w14:paraId="455230AD" w14:textId="77777777" w:rsidR="007776A2" w:rsidRPr="00702EE3" w:rsidRDefault="007776A2" w:rsidP="00331479">
            <w:pPr>
              <w:jc w:val="both"/>
              <w:rPr>
                <w:rFonts w:asciiTheme="minorHAnsi" w:hAnsiTheme="minorHAnsi" w:cstheme="minorHAnsi"/>
                <w:b/>
                <w:sz w:val="22"/>
                <w:szCs w:val="22"/>
                <w:lang w:val="pt-BR"/>
              </w:rPr>
            </w:pPr>
            <w:r w:rsidRPr="00702EE3">
              <w:rPr>
                <w:rFonts w:asciiTheme="minorHAnsi" w:hAnsiTheme="minorHAnsi" w:cstheme="minorHAnsi"/>
                <w:b/>
                <w:sz w:val="22"/>
                <w:szCs w:val="22"/>
                <w:lang w:val="pt-BR"/>
              </w:rPr>
              <w:t>5. Verificarea Planului Financiar</w:t>
            </w:r>
          </w:p>
        </w:tc>
        <w:tc>
          <w:tcPr>
            <w:tcW w:w="4990" w:type="dxa"/>
            <w:gridSpan w:val="9"/>
            <w:tcBorders>
              <w:top w:val="single" w:sz="4" w:space="0" w:color="auto"/>
            </w:tcBorders>
            <w:shd w:val="clear" w:color="auto" w:fill="auto"/>
          </w:tcPr>
          <w:p w14:paraId="7D222A05" w14:textId="77777777" w:rsidR="007776A2" w:rsidRPr="00702EE3" w:rsidRDefault="007776A2" w:rsidP="00331479">
            <w:pPr>
              <w:pStyle w:val="BodyText3"/>
              <w:rPr>
                <w:rFonts w:asciiTheme="minorHAnsi" w:hAnsiTheme="minorHAnsi" w:cstheme="minorHAnsi"/>
                <w:sz w:val="22"/>
                <w:szCs w:val="22"/>
                <w:lang w:val="en-US"/>
              </w:rPr>
            </w:pPr>
            <w:r w:rsidRPr="00702EE3">
              <w:rPr>
                <w:rFonts w:asciiTheme="minorHAnsi" w:hAnsiTheme="minorHAnsi" w:cstheme="minorHAnsi"/>
                <w:sz w:val="22"/>
                <w:szCs w:val="22"/>
                <w:lang w:val="en-US"/>
              </w:rPr>
              <w:t>Verificare efectuată</w:t>
            </w:r>
          </w:p>
        </w:tc>
      </w:tr>
      <w:tr w:rsidR="001526E7" w:rsidRPr="00702EE3" w14:paraId="1FF75CB3" w14:textId="77777777" w:rsidTr="0032298D">
        <w:trPr>
          <w:gridBefore w:val="1"/>
          <w:gridAfter w:val="2"/>
          <w:wBefore w:w="90" w:type="dxa"/>
          <w:wAfter w:w="5760" w:type="dxa"/>
          <w:trHeight w:val="564"/>
        </w:trPr>
        <w:tc>
          <w:tcPr>
            <w:tcW w:w="3830" w:type="dxa"/>
            <w:gridSpan w:val="2"/>
            <w:vMerge/>
            <w:shd w:val="clear" w:color="auto" w:fill="auto"/>
          </w:tcPr>
          <w:p w14:paraId="48E5859D" w14:textId="77777777" w:rsidR="007776A2" w:rsidRPr="00702EE3" w:rsidRDefault="007776A2" w:rsidP="00331479">
            <w:pPr>
              <w:jc w:val="both"/>
              <w:rPr>
                <w:rFonts w:asciiTheme="minorHAnsi" w:hAnsiTheme="minorHAnsi" w:cstheme="minorHAnsi"/>
                <w:sz w:val="22"/>
                <w:szCs w:val="22"/>
                <w:lang w:val="pt-BR"/>
              </w:rPr>
            </w:pPr>
          </w:p>
        </w:tc>
        <w:tc>
          <w:tcPr>
            <w:tcW w:w="609" w:type="dxa"/>
            <w:tcBorders>
              <w:top w:val="single" w:sz="4" w:space="0" w:color="auto"/>
            </w:tcBorders>
            <w:shd w:val="clear" w:color="auto" w:fill="auto"/>
          </w:tcPr>
          <w:p w14:paraId="2843BAA4" w14:textId="77777777" w:rsidR="007776A2" w:rsidRPr="00702EE3" w:rsidRDefault="007776A2" w:rsidP="00331479">
            <w:pPr>
              <w:pStyle w:val="BodyText3"/>
              <w:rPr>
                <w:rFonts w:asciiTheme="minorHAnsi" w:hAnsiTheme="minorHAnsi" w:cstheme="minorHAnsi"/>
                <w:sz w:val="22"/>
                <w:szCs w:val="22"/>
                <w:lang w:val="en-US"/>
              </w:rPr>
            </w:pPr>
            <w:r w:rsidRPr="00702EE3">
              <w:rPr>
                <w:rFonts w:asciiTheme="minorHAnsi" w:hAnsiTheme="minorHAnsi" w:cstheme="minorHAnsi"/>
                <w:sz w:val="22"/>
                <w:szCs w:val="22"/>
                <w:lang w:val="en-US"/>
              </w:rPr>
              <w:t>DA</w:t>
            </w:r>
          </w:p>
        </w:tc>
        <w:tc>
          <w:tcPr>
            <w:tcW w:w="1858" w:type="dxa"/>
            <w:gridSpan w:val="5"/>
            <w:tcBorders>
              <w:top w:val="single" w:sz="4" w:space="0" w:color="auto"/>
            </w:tcBorders>
          </w:tcPr>
          <w:p w14:paraId="495C00EA" w14:textId="77777777" w:rsidR="007776A2" w:rsidRPr="00702EE3" w:rsidRDefault="007776A2" w:rsidP="00331479">
            <w:pPr>
              <w:pStyle w:val="BodyText3"/>
              <w:rPr>
                <w:rFonts w:asciiTheme="minorHAnsi" w:hAnsiTheme="minorHAnsi" w:cstheme="minorHAnsi"/>
                <w:sz w:val="22"/>
                <w:szCs w:val="22"/>
                <w:lang w:val="en-US"/>
              </w:rPr>
            </w:pPr>
            <w:r w:rsidRPr="00702EE3">
              <w:rPr>
                <w:rFonts w:asciiTheme="minorHAnsi" w:hAnsiTheme="minorHAnsi" w:cstheme="minorHAnsi"/>
                <w:sz w:val="22"/>
                <w:szCs w:val="22"/>
                <w:lang w:val="en-US"/>
              </w:rPr>
              <w:t>NU</w:t>
            </w:r>
          </w:p>
        </w:tc>
        <w:tc>
          <w:tcPr>
            <w:tcW w:w="2523" w:type="dxa"/>
            <w:gridSpan w:val="3"/>
            <w:tcBorders>
              <w:top w:val="single" w:sz="4" w:space="0" w:color="auto"/>
            </w:tcBorders>
            <w:shd w:val="clear" w:color="auto" w:fill="auto"/>
          </w:tcPr>
          <w:p w14:paraId="699BFAF4" w14:textId="77777777" w:rsidR="007776A2" w:rsidRPr="00702EE3" w:rsidRDefault="007776A2" w:rsidP="00331479">
            <w:pPr>
              <w:pStyle w:val="BodyText3"/>
              <w:rPr>
                <w:rFonts w:asciiTheme="minorHAnsi" w:hAnsiTheme="minorHAnsi" w:cstheme="minorHAnsi"/>
                <w:sz w:val="22"/>
                <w:szCs w:val="22"/>
                <w:lang w:val="en-US"/>
              </w:rPr>
            </w:pPr>
            <w:r w:rsidRPr="00702EE3">
              <w:rPr>
                <w:rFonts w:asciiTheme="minorHAnsi" w:hAnsiTheme="minorHAnsi" w:cstheme="minorHAnsi"/>
                <w:sz w:val="22"/>
                <w:szCs w:val="22"/>
                <w:lang w:val="en-US"/>
              </w:rPr>
              <w:t>NU ESTE CAZUL</w:t>
            </w:r>
          </w:p>
        </w:tc>
      </w:tr>
      <w:tr w:rsidR="001526E7" w:rsidRPr="00702EE3" w14:paraId="61D37465" w14:textId="77777777" w:rsidTr="0032298D">
        <w:trPr>
          <w:gridBefore w:val="1"/>
          <w:gridAfter w:val="2"/>
          <w:wBefore w:w="90" w:type="dxa"/>
          <w:wAfter w:w="5760" w:type="dxa"/>
          <w:trHeight w:val="564"/>
        </w:trPr>
        <w:tc>
          <w:tcPr>
            <w:tcW w:w="3830" w:type="dxa"/>
            <w:gridSpan w:val="2"/>
            <w:shd w:val="clear" w:color="auto" w:fill="auto"/>
          </w:tcPr>
          <w:p w14:paraId="6FAC14BE" w14:textId="77777777" w:rsidR="001A4B5B" w:rsidRPr="00702EE3" w:rsidRDefault="001A4B5B" w:rsidP="001A4B5B">
            <w:pPr>
              <w:jc w:val="both"/>
              <w:rPr>
                <w:rFonts w:asciiTheme="minorHAnsi" w:hAnsiTheme="minorHAnsi" w:cstheme="minorHAnsi"/>
                <w:sz w:val="22"/>
                <w:szCs w:val="22"/>
                <w:lang w:val="ro-RO"/>
              </w:rPr>
            </w:pPr>
            <w:r w:rsidRPr="00702EE3">
              <w:rPr>
                <w:rFonts w:asciiTheme="minorHAnsi" w:hAnsiTheme="minorHAnsi" w:cstheme="minorHAnsi"/>
                <w:b/>
                <w:sz w:val="22"/>
                <w:szCs w:val="22"/>
                <w:lang w:val="ro-RO"/>
              </w:rPr>
              <w:t>5.1</w:t>
            </w:r>
            <w:r w:rsidRPr="00702EE3">
              <w:rPr>
                <w:rFonts w:asciiTheme="minorHAnsi" w:hAnsiTheme="minorHAnsi" w:cstheme="minorHAnsi"/>
                <w:sz w:val="22"/>
                <w:szCs w:val="22"/>
                <w:lang w:val="ro-RO"/>
              </w:rPr>
              <w:t xml:space="preserve"> Planul financiar este corect completat şi respectă gradul de intervenţie publică? </w:t>
            </w:r>
          </w:p>
          <w:p w14:paraId="37A4B56F" w14:textId="77777777" w:rsidR="001A4B5B" w:rsidRPr="00702EE3" w:rsidRDefault="001A4B5B" w:rsidP="001A4B5B">
            <w:pPr>
              <w:spacing w:before="120" w:line="276" w:lineRule="auto"/>
              <w:jc w:val="both"/>
              <w:rPr>
                <w:rFonts w:asciiTheme="minorHAnsi" w:hAnsiTheme="minorHAnsi" w:cstheme="minorHAnsi"/>
                <w:sz w:val="22"/>
                <w:szCs w:val="22"/>
                <w:lang w:val="ro-RO"/>
              </w:rPr>
            </w:pPr>
            <w:r w:rsidRPr="00702EE3">
              <w:rPr>
                <w:rFonts w:asciiTheme="minorHAnsi" w:hAnsiTheme="minorHAnsi" w:cstheme="minorHAnsi"/>
                <w:sz w:val="22"/>
                <w:szCs w:val="22"/>
                <w:lang w:val="ro-RO"/>
              </w:rPr>
              <w:t>Intensitatea sprijinului</w:t>
            </w:r>
            <w:r w:rsidR="005C6D1F" w:rsidRPr="00702EE3">
              <w:rPr>
                <w:rFonts w:asciiTheme="minorHAnsi" w:hAnsiTheme="minorHAnsi" w:cstheme="minorHAnsi"/>
                <w:sz w:val="22"/>
                <w:szCs w:val="22"/>
                <w:lang w:val="ro-RO"/>
              </w:rPr>
              <w:t xml:space="preserve">  </w:t>
            </w:r>
            <w:r w:rsidRPr="00702EE3">
              <w:rPr>
                <w:rFonts w:asciiTheme="minorHAnsi" w:hAnsiTheme="minorHAnsi" w:cstheme="minorHAnsi"/>
                <w:sz w:val="22"/>
                <w:szCs w:val="22"/>
                <w:lang w:val="ro-RO"/>
              </w:rPr>
              <w:t>este diferenţiată după cum urmează:</w:t>
            </w:r>
          </w:p>
          <w:p w14:paraId="083E5E89" w14:textId="419CE38A" w:rsidR="00BE7FA5" w:rsidRPr="00702EE3" w:rsidRDefault="00BE7FA5" w:rsidP="00130042">
            <w:pPr>
              <w:spacing w:after="100" w:afterAutospacing="1"/>
              <w:jc w:val="both"/>
              <w:rPr>
                <w:rFonts w:asciiTheme="minorHAnsi" w:hAnsiTheme="minorHAnsi" w:cstheme="minorHAnsi"/>
                <w:sz w:val="22"/>
                <w:szCs w:val="22"/>
              </w:rPr>
            </w:pPr>
            <w:r w:rsidRPr="00702EE3">
              <w:rPr>
                <w:rFonts w:asciiTheme="minorHAnsi" w:hAnsiTheme="minorHAnsi" w:cstheme="minorHAnsi"/>
                <w:sz w:val="22"/>
                <w:szCs w:val="22"/>
              </w:rPr>
              <w:t>I. Pentru fermele vegetale cu dimensiunea economică între 8.000 euro SO până la 250.000 și pentru fermele zootehnice având dimensiunea economică până la 500.000 euro SO, rata sprijinului public nerambursabil va fi de 50% din totalul cheltuielilor eligibile și nu va depăşi:</w:t>
            </w:r>
          </w:p>
          <w:p w14:paraId="7C55B9B8" w14:textId="2A9F23B3" w:rsidR="00DE5D89" w:rsidRPr="00702EE3" w:rsidRDefault="00BE7FA5" w:rsidP="00DE5D89">
            <w:pPr>
              <w:pStyle w:val="ListParagraph"/>
              <w:tabs>
                <w:tab w:val="left" w:pos="0"/>
              </w:tabs>
              <w:spacing w:after="160"/>
              <w:ind w:left="0"/>
              <w:jc w:val="both"/>
              <w:rPr>
                <w:rFonts w:cs="Calibri"/>
                <w:bCs/>
                <w:sz w:val="24"/>
                <w:szCs w:val="24"/>
              </w:rPr>
            </w:pPr>
            <w:r w:rsidRPr="00702EE3">
              <w:rPr>
                <w:rFonts w:asciiTheme="minorHAnsi" w:hAnsiTheme="minorHAnsi" w:cstheme="minorHAnsi"/>
              </w:rPr>
              <w:lastRenderedPageBreak/>
              <w:t xml:space="preserve">● 350.000 Euro pentru achiziții simple/1.000.000 euro pentru achizițiile simple specifice culturii de sfeclă de zahăr la nivel de fermă(inclusiv tineri fermieri); </w:t>
            </w:r>
          </w:p>
          <w:p w14:paraId="577F32F8" w14:textId="77777777" w:rsidR="00DE5D89" w:rsidRPr="00702EE3" w:rsidRDefault="00DE5D89" w:rsidP="00DE5D89">
            <w:pPr>
              <w:pStyle w:val="ListParagraph"/>
              <w:tabs>
                <w:tab w:val="left" w:pos="0"/>
              </w:tabs>
              <w:spacing w:after="160"/>
              <w:ind w:left="0"/>
              <w:jc w:val="both"/>
              <w:rPr>
                <w:rFonts w:cs="Calibri"/>
                <w:bCs/>
              </w:rPr>
            </w:pPr>
          </w:p>
          <w:p w14:paraId="5FFB92FA" w14:textId="77777777" w:rsidR="00400008" w:rsidRPr="00702EE3" w:rsidRDefault="00400008" w:rsidP="00130042">
            <w:pPr>
              <w:tabs>
                <w:tab w:val="left" w:pos="0"/>
              </w:tabs>
              <w:spacing w:after="160"/>
              <w:jc w:val="both"/>
              <w:rPr>
                <w:rFonts w:asciiTheme="minorHAnsi" w:hAnsiTheme="minorHAnsi" w:cstheme="minorHAnsi"/>
                <w:bCs/>
              </w:rPr>
            </w:pPr>
            <w:r w:rsidRPr="00702EE3">
              <w:rPr>
                <w:rFonts w:asciiTheme="minorHAnsi" w:hAnsiTheme="minorHAnsi" w:cstheme="minorHAnsi"/>
                <w:bCs/>
                <w:sz w:val="22"/>
                <w:szCs w:val="22"/>
              </w:rPr>
              <w:t>II. Pentru fermele vegetale cu dimensiunea economică între 250 000 și 500.000 euro SO și fermele zootehnice având dimensiunea economică între 500.000 euro SO și 1 mil euro SO, rata sprijinului public nerambursabil va fi de 50% din totalul cheltuielilor eligibile și nu va depăşi:</w:t>
            </w:r>
          </w:p>
          <w:p w14:paraId="6E0D8418" w14:textId="71462FDF" w:rsidR="00DE5D89" w:rsidRPr="00702EE3" w:rsidRDefault="00400008" w:rsidP="00130042">
            <w:pPr>
              <w:tabs>
                <w:tab w:val="left" w:pos="0"/>
              </w:tabs>
              <w:spacing w:after="160"/>
              <w:jc w:val="both"/>
              <w:rPr>
                <w:rFonts w:cs="Calibri"/>
                <w:bCs/>
              </w:rPr>
            </w:pPr>
            <w:r w:rsidRPr="00702EE3">
              <w:rPr>
                <w:rFonts w:asciiTheme="minorHAnsi" w:hAnsiTheme="minorHAnsi" w:cstheme="minorHAnsi"/>
                <w:bCs/>
                <w:sz w:val="22"/>
                <w:szCs w:val="22"/>
              </w:rPr>
              <w:t>● 400.000 Euro pentru achiziții simple/ 1.000.000 euro pentru achizițiile simple specifice culturii de sfeclă de zahăr;</w:t>
            </w:r>
            <w:r w:rsidRPr="00702EE3">
              <w:rPr>
                <w:rFonts w:asciiTheme="minorHAnsi" w:hAnsiTheme="minorHAnsi" w:cstheme="minorHAnsi"/>
                <w:bCs/>
                <w:sz w:val="22"/>
                <w:szCs w:val="22"/>
              </w:rPr>
              <w:cr/>
            </w:r>
          </w:p>
          <w:p w14:paraId="07503310" w14:textId="6B6DE0E5" w:rsidR="00400008" w:rsidRPr="00702EE3" w:rsidRDefault="00400008" w:rsidP="00400008">
            <w:pPr>
              <w:tabs>
                <w:tab w:val="left" w:pos="0"/>
              </w:tabs>
              <w:spacing w:after="160"/>
              <w:jc w:val="both"/>
              <w:rPr>
                <w:rFonts w:asciiTheme="minorHAnsi" w:hAnsiTheme="minorHAnsi" w:cstheme="minorHAnsi"/>
                <w:sz w:val="22"/>
                <w:szCs w:val="22"/>
              </w:rPr>
            </w:pPr>
            <w:r w:rsidRPr="00702EE3">
              <w:rPr>
                <w:rFonts w:asciiTheme="minorHAnsi" w:hAnsiTheme="minorHAnsi" w:cstheme="minorHAnsi"/>
                <w:sz w:val="22"/>
                <w:szCs w:val="22"/>
              </w:rPr>
              <w:t>III. Pentru fermele vegetale cu dimensiunea economică peste 500.000 euro SO și peste 1.000.000 euro SO pentru sectorul zootehnic rata sprijinului public nerambursabil va fi de 30% și nu va depăşi:</w:t>
            </w:r>
          </w:p>
          <w:p w14:paraId="2ACC7523" w14:textId="6B603DE1" w:rsidR="00400008" w:rsidRPr="00702EE3" w:rsidRDefault="00400008" w:rsidP="00130042">
            <w:pPr>
              <w:tabs>
                <w:tab w:val="left" w:pos="0"/>
              </w:tabs>
              <w:spacing w:after="160"/>
              <w:jc w:val="both"/>
              <w:rPr>
                <w:rFonts w:asciiTheme="minorHAnsi" w:hAnsiTheme="minorHAnsi" w:cstheme="minorHAnsi"/>
                <w:sz w:val="22"/>
                <w:szCs w:val="22"/>
              </w:rPr>
            </w:pPr>
            <w:r w:rsidRPr="00702EE3">
              <w:rPr>
                <w:rFonts w:asciiTheme="minorHAnsi" w:hAnsiTheme="minorHAnsi" w:cstheme="minorHAnsi"/>
                <w:sz w:val="22"/>
                <w:szCs w:val="22"/>
              </w:rPr>
              <w:t>● 400.000 Euro pentru achiziții simple/ 1.000.000 euro pentru achizițiile simple specifice culturii de sfeclă de zahăr;</w:t>
            </w:r>
          </w:p>
          <w:p w14:paraId="67E2E21B" w14:textId="4E4A898A" w:rsidR="00DE5D89" w:rsidRPr="00702EE3" w:rsidRDefault="00400008" w:rsidP="00130042">
            <w:pPr>
              <w:jc w:val="both"/>
              <w:rPr>
                <w:rFonts w:cs="Calibri"/>
                <w:lang w:val="it-IT"/>
              </w:rPr>
            </w:pPr>
            <w:r w:rsidRPr="00702EE3">
              <w:rPr>
                <w:rFonts w:ascii="Calibri" w:hAnsi="Calibri" w:cs="Calibri"/>
                <w:bCs/>
                <w:sz w:val="22"/>
                <w:szCs w:val="22"/>
              </w:rPr>
              <w:lastRenderedPageBreak/>
              <w:t>IV. Pentru cooperative, grupuri de producători și organizații de producători, rata sprijinului public nerambursabil va fi de 50% și nu va depăşi 1.500.000 Euro indiferent de tipul investiției și de dimensiunea fermei</w:t>
            </w:r>
            <w:r w:rsidRPr="00702EE3">
              <w:rPr>
                <w:rFonts w:ascii="Calibri" w:hAnsi="Calibri" w:cs="Calibri"/>
                <w:bCs/>
                <w:sz w:val="22"/>
                <w:szCs w:val="22"/>
                <w:lang w:val="it-IT"/>
              </w:rPr>
              <w:t>.</w:t>
            </w:r>
          </w:p>
          <w:p w14:paraId="5C29F2E0" w14:textId="733BB854" w:rsidR="001A4B5B" w:rsidRPr="00702EE3" w:rsidRDefault="001A4B5B" w:rsidP="001A4B5B">
            <w:pPr>
              <w:pStyle w:val="ListParagraph"/>
              <w:spacing w:before="120" w:after="120"/>
              <w:ind w:left="0"/>
              <w:jc w:val="both"/>
              <w:rPr>
                <w:rFonts w:asciiTheme="minorHAnsi" w:hAnsiTheme="minorHAnsi" w:cstheme="minorHAnsi"/>
              </w:rPr>
            </w:pPr>
          </w:p>
          <w:p w14:paraId="36F0CC19" w14:textId="77777777" w:rsidR="005322CB" w:rsidRPr="00702EE3" w:rsidRDefault="00E62444" w:rsidP="00E62444">
            <w:pPr>
              <w:spacing w:before="120" w:after="120"/>
              <w:jc w:val="both"/>
              <w:rPr>
                <w:rFonts w:asciiTheme="minorHAnsi" w:hAnsiTheme="minorHAnsi" w:cstheme="minorHAnsi"/>
                <w:sz w:val="22"/>
                <w:szCs w:val="22"/>
              </w:rPr>
            </w:pPr>
            <w:r w:rsidRPr="00702EE3">
              <w:rPr>
                <w:rFonts w:asciiTheme="minorHAnsi" w:hAnsiTheme="minorHAnsi" w:cstheme="minorHAnsi"/>
                <w:sz w:val="22"/>
                <w:szCs w:val="22"/>
              </w:rPr>
              <w:t>Intensitatea se va putea majora cu 20 pp suplimentare, dar rata sprijinului combinat nu poate depăși 70% pentru fermele din categoria I și 90% pentru formele asociative în cazul:</w:t>
            </w:r>
          </w:p>
          <w:p w14:paraId="6576C23D" w14:textId="64B2B5AE" w:rsidR="00A20620" w:rsidRPr="00702EE3" w:rsidRDefault="00E62444" w:rsidP="00E62444">
            <w:pPr>
              <w:spacing w:before="120" w:after="120"/>
              <w:jc w:val="both"/>
              <w:rPr>
                <w:rFonts w:asciiTheme="minorHAnsi" w:hAnsiTheme="minorHAnsi" w:cstheme="minorHAnsi"/>
                <w:sz w:val="22"/>
                <w:szCs w:val="22"/>
              </w:rPr>
            </w:pPr>
            <w:r w:rsidRPr="00702EE3" w:rsidDel="00E62444">
              <w:rPr>
                <w:rFonts w:asciiTheme="minorHAnsi" w:hAnsiTheme="minorHAnsi" w:cstheme="minorHAnsi"/>
                <w:sz w:val="22"/>
                <w:szCs w:val="22"/>
              </w:rPr>
              <w:t xml:space="preserve"> </w:t>
            </w:r>
            <w:r w:rsidRPr="00702EE3">
              <w:rPr>
                <w:rFonts w:asciiTheme="minorHAnsi" w:hAnsiTheme="minorHAnsi" w:cstheme="minorHAnsi"/>
                <w:sz w:val="22"/>
                <w:szCs w:val="22"/>
              </w:rPr>
              <w:t>a) Investiţiilor realizate de tinerii fermieri, cu vârsta până la 40 de ani, inclusiv la data depunerii Cererii de finanțare (așa cum sunt definiți la art. 2 al R (UE) nr. 1305/2013 sau cei care sau stabilit în cei cinci ani anteriori solicitării sprijinului, în conformitate cu anexa II a R 1305)</w:t>
            </w:r>
            <w:r w:rsidR="00A20620" w:rsidRPr="00702EE3">
              <w:rPr>
                <w:rFonts w:asciiTheme="minorHAnsi" w:hAnsiTheme="minorHAnsi" w:cstheme="minorHAnsi"/>
                <w:sz w:val="22"/>
                <w:szCs w:val="22"/>
              </w:rPr>
              <w:t xml:space="preserve"> </w:t>
            </w:r>
            <w:r w:rsidRPr="00702EE3">
              <w:rPr>
                <w:rFonts w:asciiTheme="minorHAnsi" w:hAnsiTheme="minorHAnsi" w:cstheme="minorHAnsi"/>
                <w:sz w:val="22"/>
                <w:szCs w:val="22"/>
              </w:rPr>
              <w:t>respectiv (nu se aplică formelor asociative), să se încadreze în una din următoarele categorii</w:t>
            </w:r>
            <w:r w:rsidR="00A20620" w:rsidRPr="00702EE3">
              <w:rPr>
                <w:rFonts w:asciiTheme="minorHAnsi" w:hAnsiTheme="minorHAnsi" w:cstheme="minorHAnsi"/>
                <w:sz w:val="22"/>
                <w:szCs w:val="22"/>
              </w:rPr>
              <w:t>:</w:t>
            </w:r>
          </w:p>
          <w:p w14:paraId="2CB8E0A9" w14:textId="6C93713B" w:rsidR="00A20620" w:rsidRPr="00702EE3" w:rsidRDefault="00A20620" w:rsidP="00A20620">
            <w:pPr>
              <w:spacing w:before="120" w:after="120"/>
              <w:jc w:val="both"/>
              <w:rPr>
                <w:rFonts w:asciiTheme="minorHAnsi" w:hAnsiTheme="minorHAnsi" w:cstheme="minorHAnsi"/>
                <w:sz w:val="22"/>
                <w:szCs w:val="22"/>
              </w:rPr>
            </w:pPr>
            <w:r w:rsidRPr="00702EE3">
              <w:rPr>
                <w:rFonts w:asciiTheme="minorHAnsi" w:hAnsiTheme="minorHAnsi" w:cstheme="minorHAnsi"/>
                <w:sz w:val="22"/>
                <w:szCs w:val="22"/>
              </w:rPr>
              <w:t xml:space="preserve"> Persoană fizică autorizată (PFA) înființată conform OUG nr.44/2008 cu vârsta de până la </w:t>
            </w:r>
            <w:proofErr w:type="gramStart"/>
            <w:r w:rsidRPr="00702EE3">
              <w:rPr>
                <w:rFonts w:asciiTheme="minorHAnsi" w:hAnsiTheme="minorHAnsi" w:cstheme="minorHAnsi"/>
                <w:sz w:val="22"/>
                <w:szCs w:val="22"/>
              </w:rPr>
              <w:t>40 de</w:t>
            </w:r>
            <w:proofErr w:type="gramEnd"/>
            <w:r w:rsidRPr="00702EE3">
              <w:rPr>
                <w:rFonts w:asciiTheme="minorHAnsi" w:hAnsiTheme="minorHAnsi" w:cstheme="minorHAnsi"/>
                <w:sz w:val="22"/>
                <w:szCs w:val="22"/>
              </w:rPr>
              <w:t xml:space="preserve"> ani, inclusiv la data depunerii Cererii de finanțare a proiectului și care deține competențele și calificările profesionale adecvate.</w:t>
            </w:r>
          </w:p>
          <w:p w14:paraId="665C10D8" w14:textId="6AC9D780" w:rsidR="00A20620" w:rsidRPr="00702EE3" w:rsidRDefault="00A20620" w:rsidP="00A20620">
            <w:pPr>
              <w:spacing w:before="120" w:after="120"/>
              <w:jc w:val="both"/>
              <w:rPr>
                <w:rFonts w:asciiTheme="minorHAnsi" w:hAnsiTheme="minorHAnsi" w:cstheme="minorHAnsi"/>
                <w:sz w:val="22"/>
                <w:szCs w:val="22"/>
              </w:rPr>
            </w:pPr>
            <w:r w:rsidRPr="00702EE3">
              <w:rPr>
                <w:rFonts w:asciiTheme="minorHAnsi" w:hAnsiTheme="minorHAnsi" w:cstheme="minorHAnsi"/>
                <w:sz w:val="22"/>
                <w:szCs w:val="22"/>
              </w:rPr>
              <w:lastRenderedPageBreak/>
              <w:t xml:space="preserve"> Întreprindere individuală înfiinţată în baza OUG nr.44/2008 al cărei titular are vârsta de până la 40 de ani inclusiv la data depunerii Cererii de finanțare a proiectului şi deține competențele și calificările profesionale adecvate; </w:t>
            </w:r>
          </w:p>
          <w:p w14:paraId="7534BC2F" w14:textId="406F199C" w:rsidR="00A20620" w:rsidRPr="00702EE3" w:rsidRDefault="00A20620" w:rsidP="00A20620">
            <w:pPr>
              <w:spacing w:before="120" w:after="120"/>
              <w:jc w:val="both"/>
              <w:rPr>
                <w:rFonts w:asciiTheme="minorHAnsi" w:hAnsiTheme="minorHAnsi" w:cstheme="minorHAnsi"/>
                <w:sz w:val="22"/>
                <w:szCs w:val="22"/>
              </w:rPr>
            </w:pPr>
            <w:r w:rsidRPr="00702EE3">
              <w:rPr>
                <w:rFonts w:asciiTheme="minorHAnsi" w:hAnsiTheme="minorHAnsi" w:cstheme="minorHAnsi"/>
                <w:sz w:val="22"/>
                <w:szCs w:val="22"/>
              </w:rPr>
              <w:t> Întreprinderea familială (ÎF) înfiinţată în baza OUG nr.44/2008 cu condiția ca tânărul fermier, solicitant al sprijinului cu vârsta de până la 40 de ani inclusiv la data depunerii Cererii de finanțare, cu competențele și calificările profesionale adecvate să fie reprezentantul ÎF desemnat prin acordul de constiuire și să exercite controlul efectiv asupra exploatației prin deținerea cotei majoritare din patrimoniul de afectațiune;</w:t>
            </w:r>
          </w:p>
          <w:p w14:paraId="630F84EA" w14:textId="74368B65" w:rsidR="00A20620" w:rsidRPr="00702EE3" w:rsidRDefault="00A20620" w:rsidP="00A20620">
            <w:pPr>
              <w:spacing w:before="120" w:after="120"/>
              <w:jc w:val="both"/>
              <w:rPr>
                <w:rFonts w:asciiTheme="minorHAnsi" w:hAnsiTheme="minorHAnsi" w:cstheme="minorHAnsi"/>
                <w:sz w:val="22"/>
                <w:szCs w:val="22"/>
              </w:rPr>
            </w:pPr>
            <w:r w:rsidRPr="00702EE3">
              <w:rPr>
                <w:rFonts w:asciiTheme="minorHAnsi" w:hAnsiTheme="minorHAnsi" w:cstheme="minorHAnsi"/>
                <w:sz w:val="22"/>
                <w:szCs w:val="22"/>
              </w:rPr>
              <w:t> Societate cu răspundere limitată cu asociat unic persoană fizică, care este și administratorul societăţii, cu vârsta de până la 40 ani inclusiv la data depunerii Cererii de finanțare care deține competențele și calificările profesionale adecvate.</w:t>
            </w:r>
          </w:p>
          <w:p w14:paraId="01364819" w14:textId="2A7BB8F5" w:rsidR="00A20620" w:rsidRPr="00702EE3" w:rsidRDefault="00A20620" w:rsidP="00A20620">
            <w:pPr>
              <w:spacing w:before="120" w:after="120"/>
              <w:jc w:val="both"/>
              <w:rPr>
                <w:rFonts w:asciiTheme="minorHAnsi" w:hAnsiTheme="minorHAnsi" w:cstheme="minorHAnsi"/>
                <w:sz w:val="22"/>
                <w:szCs w:val="22"/>
              </w:rPr>
            </w:pPr>
            <w:r w:rsidRPr="00702EE3">
              <w:rPr>
                <w:rFonts w:asciiTheme="minorHAnsi" w:hAnsiTheme="minorHAnsi" w:cstheme="minorHAnsi"/>
                <w:sz w:val="22"/>
                <w:szCs w:val="22"/>
              </w:rPr>
              <w:t xml:space="preserve"> Societate comercială (cu răspundere limitată cu mai mulți asociați cu condiția ca tânărul fermier, solicitant al sprijinului, să exercite controlul efectiv asupra exploatației prin deținerea </w:t>
            </w:r>
            <w:r w:rsidRPr="00702EE3">
              <w:rPr>
                <w:rFonts w:asciiTheme="minorHAnsi" w:hAnsiTheme="minorHAnsi" w:cstheme="minorHAnsi"/>
                <w:sz w:val="22"/>
                <w:szCs w:val="22"/>
              </w:rPr>
              <w:lastRenderedPageBreak/>
              <w:t>pachetului majoritar al părţilor sociale și deţinerea funcţiei de administrator unic al societății comerciale respective şi să aibă competențele și calificările profesionale adecvate.</w:t>
            </w:r>
          </w:p>
          <w:p w14:paraId="2B03BFE5" w14:textId="77777777" w:rsidR="00A20620" w:rsidRPr="00702EE3" w:rsidRDefault="00A20620" w:rsidP="00A20620">
            <w:pPr>
              <w:spacing w:before="120" w:after="120"/>
              <w:jc w:val="both"/>
              <w:rPr>
                <w:rFonts w:asciiTheme="minorHAnsi" w:hAnsiTheme="minorHAnsi" w:cstheme="minorHAnsi"/>
                <w:sz w:val="22"/>
                <w:szCs w:val="22"/>
              </w:rPr>
            </w:pPr>
            <w:r w:rsidRPr="00702EE3">
              <w:rPr>
                <w:rFonts w:asciiTheme="minorHAnsi" w:hAnsiTheme="minorHAnsi" w:cstheme="minorHAnsi"/>
                <w:sz w:val="22"/>
                <w:szCs w:val="22"/>
              </w:rPr>
              <w:t xml:space="preserve">b) Investițiilor legate de </w:t>
            </w:r>
            <w:proofErr w:type="gramStart"/>
            <w:r w:rsidRPr="00702EE3">
              <w:rPr>
                <w:rFonts w:asciiTheme="minorHAnsi" w:hAnsiTheme="minorHAnsi" w:cstheme="minorHAnsi"/>
                <w:sz w:val="22"/>
                <w:szCs w:val="22"/>
              </w:rPr>
              <w:t>operațiunile prevăzute la art</w:t>
            </w:r>
            <w:proofErr w:type="gramEnd"/>
            <w:r w:rsidRPr="00702EE3">
              <w:rPr>
                <w:rFonts w:asciiTheme="minorHAnsi" w:hAnsiTheme="minorHAnsi" w:cstheme="minorHAnsi"/>
                <w:sz w:val="22"/>
                <w:szCs w:val="22"/>
              </w:rPr>
              <w:t xml:space="preserve">. 28 (Agromediu) și art. 29 </w:t>
            </w:r>
          </w:p>
          <w:p w14:paraId="766D0E45" w14:textId="616C67A6" w:rsidR="00A20620" w:rsidRPr="00702EE3" w:rsidRDefault="00A20620" w:rsidP="00A20620">
            <w:pPr>
              <w:spacing w:before="120" w:after="120"/>
              <w:jc w:val="both"/>
              <w:rPr>
                <w:rFonts w:asciiTheme="minorHAnsi" w:hAnsiTheme="minorHAnsi" w:cstheme="minorHAnsi"/>
                <w:sz w:val="22"/>
                <w:szCs w:val="22"/>
              </w:rPr>
            </w:pPr>
            <w:r w:rsidRPr="00702EE3">
              <w:rPr>
                <w:rFonts w:asciiTheme="minorHAnsi" w:hAnsiTheme="minorHAnsi" w:cstheme="minorHAnsi"/>
                <w:sz w:val="22"/>
                <w:szCs w:val="22"/>
              </w:rPr>
              <w:t xml:space="preserve">(Agricultura ecologică) din </w:t>
            </w:r>
            <w:proofErr w:type="gramStart"/>
            <w:r w:rsidRPr="00702EE3">
              <w:rPr>
                <w:rFonts w:asciiTheme="minorHAnsi" w:hAnsiTheme="minorHAnsi" w:cstheme="minorHAnsi"/>
                <w:sz w:val="22"/>
                <w:szCs w:val="22"/>
              </w:rPr>
              <w:t>R(</w:t>
            </w:r>
            <w:proofErr w:type="gramEnd"/>
            <w:r w:rsidRPr="00702EE3">
              <w:rPr>
                <w:rFonts w:asciiTheme="minorHAnsi" w:hAnsiTheme="minorHAnsi" w:cstheme="minorHAnsi"/>
                <w:sz w:val="22"/>
                <w:szCs w:val="22"/>
              </w:rPr>
              <w:t>UE) nr. 1305/2013;</w:t>
            </w:r>
          </w:p>
          <w:p w14:paraId="052950F4" w14:textId="7118CE14" w:rsidR="00A20620" w:rsidRPr="00702EE3" w:rsidRDefault="00A20620" w:rsidP="00A20620">
            <w:pPr>
              <w:spacing w:before="120" w:after="120"/>
              <w:jc w:val="both"/>
              <w:rPr>
                <w:rFonts w:asciiTheme="minorHAnsi" w:hAnsiTheme="minorHAnsi" w:cstheme="minorHAnsi"/>
                <w:sz w:val="22"/>
                <w:szCs w:val="22"/>
              </w:rPr>
            </w:pPr>
            <w:r w:rsidRPr="00702EE3">
              <w:rPr>
                <w:rFonts w:asciiTheme="minorHAnsi" w:hAnsiTheme="minorHAnsi" w:cstheme="minorHAnsi"/>
                <w:sz w:val="22"/>
                <w:szCs w:val="22"/>
              </w:rPr>
              <w:t xml:space="preserve">c) Investițiilor în zone care se confruntă cu constrângeri naturale și cu alte constrângeri specifice, menționate la art. 32 </w:t>
            </w:r>
            <w:proofErr w:type="gramStart"/>
            <w:r w:rsidRPr="00702EE3">
              <w:rPr>
                <w:rFonts w:asciiTheme="minorHAnsi" w:hAnsiTheme="minorHAnsi" w:cstheme="minorHAnsi"/>
                <w:sz w:val="22"/>
                <w:szCs w:val="22"/>
              </w:rPr>
              <w:t>R(</w:t>
            </w:r>
            <w:proofErr w:type="gramEnd"/>
            <w:r w:rsidRPr="00702EE3">
              <w:rPr>
                <w:rFonts w:asciiTheme="minorHAnsi" w:hAnsiTheme="minorHAnsi" w:cstheme="minorHAnsi"/>
                <w:sz w:val="22"/>
                <w:szCs w:val="22"/>
              </w:rPr>
              <w:t>UE) nr. 1305/2013 dacă:</w:t>
            </w:r>
          </w:p>
          <w:p w14:paraId="431464C4" w14:textId="58A99407" w:rsidR="00A20620" w:rsidRPr="00702EE3" w:rsidRDefault="00A20620" w:rsidP="00A20620">
            <w:pPr>
              <w:spacing w:before="120" w:after="120"/>
              <w:jc w:val="both"/>
              <w:rPr>
                <w:rFonts w:asciiTheme="minorHAnsi" w:hAnsiTheme="minorHAnsi" w:cstheme="minorHAnsi"/>
                <w:sz w:val="22"/>
                <w:szCs w:val="22"/>
              </w:rPr>
            </w:pPr>
            <w:r w:rsidRPr="00702EE3">
              <w:rPr>
                <w:rFonts w:asciiTheme="minorHAnsi" w:hAnsiTheme="minorHAnsi" w:cstheme="minorHAnsi"/>
                <w:sz w:val="22"/>
                <w:szCs w:val="22"/>
              </w:rPr>
              <w:t>- amplasarea investiției și, acolo unde este cazul, peste 50% din terenurile agricole ale exploataţiei agricole se află în una din localităţile în dreptul cărora există menţiunea ANC ZM, ANC SEMN, ANC-SPEC, în Anexa 3 la Ghidul solicitantului.</w:t>
            </w:r>
          </w:p>
          <w:p w14:paraId="006A937D" w14:textId="77777777" w:rsidR="00A20620" w:rsidRPr="00702EE3" w:rsidRDefault="00A20620" w:rsidP="00A20620">
            <w:pPr>
              <w:spacing w:before="120" w:after="120"/>
              <w:jc w:val="both"/>
              <w:rPr>
                <w:rFonts w:asciiTheme="minorHAnsi" w:hAnsiTheme="minorHAnsi" w:cstheme="minorHAnsi"/>
                <w:sz w:val="22"/>
                <w:szCs w:val="22"/>
              </w:rPr>
            </w:pPr>
            <w:r w:rsidRPr="00702EE3">
              <w:rPr>
                <w:rFonts w:asciiTheme="minorHAnsi" w:hAnsiTheme="minorHAnsi" w:cstheme="minorHAnsi"/>
                <w:sz w:val="22"/>
                <w:szCs w:val="22"/>
              </w:rPr>
              <w:t xml:space="preserve"> d) Investițiilor colective (se aplică formelor asociative)</w:t>
            </w:r>
          </w:p>
          <w:p w14:paraId="13A8E58D" w14:textId="77777777" w:rsidR="00A20620" w:rsidRPr="00702EE3" w:rsidRDefault="00A20620" w:rsidP="00A20620">
            <w:pPr>
              <w:spacing w:before="120" w:after="120"/>
              <w:jc w:val="both"/>
              <w:rPr>
                <w:rFonts w:asciiTheme="minorHAnsi" w:hAnsiTheme="minorHAnsi" w:cstheme="minorHAnsi"/>
                <w:sz w:val="22"/>
                <w:szCs w:val="22"/>
              </w:rPr>
            </w:pPr>
            <w:r w:rsidRPr="00702EE3">
              <w:rPr>
                <w:rFonts w:asciiTheme="minorHAnsi" w:hAnsiTheme="minorHAnsi" w:cstheme="minorHAnsi"/>
                <w:sz w:val="22"/>
                <w:szCs w:val="22"/>
              </w:rPr>
              <w:t xml:space="preserve">În cazul formelor asociative se consideră investiții colective orice investiție propusă de </w:t>
            </w:r>
          </w:p>
          <w:p w14:paraId="517AFC1C" w14:textId="77777777" w:rsidR="00A20620" w:rsidRPr="00702EE3" w:rsidRDefault="00A20620" w:rsidP="00A20620">
            <w:pPr>
              <w:spacing w:before="120" w:after="120"/>
              <w:jc w:val="both"/>
              <w:rPr>
                <w:rFonts w:asciiTheme="minorHAnsi" w:hAnsiTheme="minorHAnsi" w:cstheme="minorHAnsi"/>
                <w:sz w:val="22"/>
                <w:szCs w:val="22"/>
              </w:rPr>
            </w:pPr>
            <w:r w:rsidRPr="00702EE3">
              <w:rPr>
                <w:rFonts w:asciiTheme="minorHAnsi" w:hAnsiTheme="minorHAnsi" w:cstheme="minorHAnsi"/>
                <w:sz w:val="22"/>
                <w:szCs w:val="22"/>
              </w:rPr>
              <w:t>- formele asociative pentru propriile exploatații înscrise în APIA ( C1)</w:t>
            </w:r>
          </w:p>
          <w:p w14:paraId="762691C0" w14:textId="77777777" w:rsidR="00A20620" w:rsidRPr="00702EE3" w:rsidRDefault="00A20620" w:rsidP="00A20620">
            <w:pPr>
              <w:spacing w:before="120" w:after="120"/>
              <w:jc w:val="both"/>
              <w:rPr>
                <w:rFonts w:asciiTheme="minorHAnsi" w:hAnsiTheme="minorHAnsi" w:cstheme="minorHAnsi"/>
                <w:sz w:val="22"/>
                <w:szCs w:val="22"/>
              </w:rPr>
            </w:pPr>
            <w:r w:rsidRPr="00702EE3">
              <w:rPr>
                <w:rFonts w:asciiTheme="minorHAnsi" w:hAnsiTheme="minorHAnsi" w:cstheme="minorHAnsi"/>
                <w:sz w:val="22"/>
                <w:szCs w:val="22"/>
              </w:rPr>
              <w:lastRenderedPageBreak/>
              <w:t>- formele asociative pentru membrii fermieri care sunt înscriși in APIA (C2)</w:t>
            </w:r>
          </w:p>
          <w:p w14:paraId="16D13076" w14:textId="2B4CBACF" w:rsidR="00A20620" w:rsidRPr="00702EE3" w:rsidRDefault="00A20620" w:rsidP="00A20620">
            <w:pPr>
              <w:spacing w:before="120" w:after="120"/>
              <w:jc w:val="both"/>
              <w:rPr>
                <w:rFonts w:asciiTheme="minorHAnsi" w:hAnsiTheme="minorHAnsi" w:cstheme="minorHAnsi"/>
                <w:sz w:val="22"/>
                <w:szCs w:val="22"/>
              </w:rPr>
            </w:pPr>
            <w:r w:rsidRPr="00702EE3">
              <w:rPr>
                <w:rFonts w:asciiTheme="minorHAnsi" w:hAnsiTheme="minorHAnsi" w:cstheme="minorHAnsi"/>
                <w:sz w:val="22"/>
                <w:szCs w:val="22"/>
              </w:rPr>
              <w:t>- formele asociative atât pentru propriile exploatații înscrise în APIA cât şi pentru membrii fermieri înscriși în APIA (C3)</w:t>
            </w:r>
          </w:p>
          <w:p w14:paraId="7D9E92C1" w14:textId="3C1F04B5" w:rsidR="00666CDB" w:rsidRPr="00702EE3" w:rsidRDefault="00666CDB" w:rsidP="00130042">
            <w:pPr>
              <w:spacing w:before="240"/>
              <w:jc w:val="both"/>
              <w:rPr>
                <w:rFonts w:asciiTheme="minorHAnsi" w:hAnsiTheme="minorHAnsi" w:cstheme="minorHAnsi"/>
                <w:sz w:val="22"/>
                <w:szCs w:val="22"/>
                <w:lang w:val="pt-BR"/>
              </w:rPr>
            </w:pPr>
          </w:p>
        </w:tc>
        <w:tc>
          <w:tcPr>
            <w:tcW w:w="609" w:type="dxa"/>
            <w:tcBorders>
              <w:top w:val="single" w:sz="4" w:space="0" w:color="auto"/>
            </w:tcBorders>
            <w:shd w:val="clear" w:color="auto" w:fill="auto"/>
          </w:tcPr>
          <w:p w14:paraId="4770F14C" w14:textId="77777777" w:rsidR="00963354" w:rsidRPr="00702EE3" w:rsidRDefault="00963354" w:rsidP="00963354">
            <w:pPr>
              <w:pStyle w:val="BodyText3"/>
              <w:rPr>
                <w:rFonts w:asciiTheme="minorHAnsi" w:hAnsiTheme="minorHAnsi" w:cstheme="minorHAnsi"/>
                <w:b w:val="0"/>
                <w:sz w:val="22"/>
                <w:szCs w:val="22"/>
                <w:lang w:val="en-US"/>
              </w:rPr>
            </w:pPr>
            <w:r w:rsidRPr="00702EE3">
              <w:rPr>
                <w:rFonts w:asciiTheme="minorHAnsi" w:hAnsiTheme="minorHAnsi" w:cstheme="minorHAnsi"/>
                <w:b w:val="0"/>
                <w:sz w:val="22"/>
                <w:szCs w:val="22"/>
                <w:lang w:val="en-US"/>
              </w:rPr>
              <w:lastRenderedPageBreak/>
              <w:sym w:font="Wingdings" w:char="F06F"/>
            </w:r>
          </w:p>
          <w:p w14:paraId="708D680C" w14:textId="77777777" w:rsidR="001902B5" w:rsidRPr="00702EE3" w:rsidRDefault="001902B5" w:rsidP="003B0523">
            <w:pPr>
              <w:pStyle w:val="BodyText3"/>
              <w:rPr>
                <w:rFonts w:asciiTheme="minorHAnsi" w:hAnsiTheme="minorHAnsi" w:cstheme="minorHAnsi"/>
                <w:b w:val="0"/>
                <w:sz w:val="22"/>
                <w:szCs w:val="22"/>
                <w:lang w:val="en-US"/>
              </w:rPr>
            </w:pPr>
          </w:p>
          <w:p w14:paraId="30916412" w14:textId="77777777" w:rsidR="001902B5" w:rsidRPr="00702EE3" w:rsidRDefault="001902B5" w:rsidP="003B0523">
            <w:pPr>
              <w:pStyle w:val="BodyText3"/>
              <w:rPr>
                <w:rFonts w:asciiTheme="minorHAnsi" w:hAnsiTheme="minorHAnsi" w:cstheme="minorHAnsi"/>
                <w:b w:val="0"/>
                <w:sz w:val="22"/>
                <w:szCs w:val="22"/>
                <w:lang w:val="en-US"/>
              </w:rPr>
            </w:pPr>
          </w:p>
          <w:p w14:paraId="1193AAFA" w14:textId="77777777" w:rsidR="001902B5" w:rsidRPr="00702EE3" w:rsidRDefault="001902B5" w:rsidP="003B0523">
            <w:pPr>
              <w:pStyle w:val="BodyText3"/>
              <w:rPr>
                <w:rFonts w:asciiTheme="minorHAnsi" w:hAnsiTheme="minorHAnsi" w:cstheme="minorHAnsi"/>
                <w:b w:val="0"/>
                <w:sz w:val="22"/>
                <w:szCs w:val="22"/>
                <w:lang w:val="en-US"/>
              </w:rPr>
            </w:pPr>
          </w:p>
          <w:p w14:paraId="4BB3711B" w14:textId="42F30B63" w:rsidR="001902B5" w:rsidRPr="00702EE3" w:rsidRDefault="001902B5" w:rsidP="003B0523">
            <w:pPr>
              <w:pStyle w:val="BodyText3"/>
              <w:rPr>
                <w:rFonts w:asciiTheme="minorHAnsi" w:hAnsiTheme="minorHAnsi" w:cstheme="minorHAnsi"/>
                <w:b w:val="0"/>
                <w:sz w:val="22"/>
                <w:szCs w:val="22"/>
                <w:lang w:val="en-US"/>
              </w:rPr>
            </w:pPr>
          </w:p>
          <w:p w14:paraId="0108BC98" w14:textId="77777777" w:rsidR="005322CB" w:rsidRPr="00702EE3" w:rsidRDefault="005322CB" w:rsidP="003B0523">
            <w:pPr>
              <w:pStyle w:val="BodyText3"/>
              <w:rPr>
                <w:rFonts w:asciiTheme="minorHAnsi" w:hAnsiTheme="minorHAnsi" w:cstheme="minorHAnsi"/>
                <w:b w:val="0"/>
                <w:sz w:val="22"/>
                <w:szCs w:val="22"/>
                <w:lang w:val="en-US"/>
              </w:rPr>
            </w:pPr>
          </w:p>
          <w:p w14:paraId="52E5BBC3" w14:textId="292D58C6" w:rsidR="003B0523" w:rsidRPr="00702EE3" w:rsidRDefault="003B0523" w:rsidP="003B0523">
            <w:pPr>
              <w:pStyle w:val="BodyText3"/>
              <w:rPr>
                <w:rFonts w:asciiTheme="minorHAnsi" w:hAnsiTheme="minorHAnsi" w:cstheme="minorHAnsi"/>
                <w:b w:val="0"/>
                <w:sz w:val="22"/>
                <w:szCs w:val="22"/>
                <w:lang w:val="en-US"/>
              </w:rPr>
            </w:pPr>
            <w:r w:rsidRPr="00702EE3">
              <w:rPr>
                <w:rFonts w:asciiTheme="minorHAnsi" w:hAnsiTheme="minorHAnsi" w:cstheme="minorHAnsi"/>
                <w:b w:val="0"/>
                <w:sz w:val="22"/>
                <w:szCs w:val="22"/>
                <w:lang w:val="en-US"/>
              </w:rPr>
              <w:sym w:font="Wingdings" w:char="F06F"/>
            </w:r>
          </w:p>
          <w:p w14:paraId="526108CC" w14:textId="77777777" w:rsidR="003B0523" w:rsidRPr="00702EE3" w:rsidRDefault="003B0523" w:rsidP="001A4B5B">
            <w:pPr>
              <w:pStyle w:val="BodyText3"/>
              <w:rPr>
                <w:rFonts w:asciiTheme="minorHAnsi" w:hAnsiTheme="minorHAnsi" w:cstheme="minorHAnsi"/>
                <w:b w:val="0"/>
                <w:sz w:val="22"/>
                <w:szCs w:val="22"/>
                <w:lang w:val="en-US"/>
              </w:rPr>
            </w:pPr>
          </w:p>
          <w:p w14:paraId="6F9B5598" w14:textId="77777777" w:rsidR="009606A7" w:rsidRPr="00702EE3" w:rsidRDefault="009606A7" w:rsidP="009606A7">
            <w:pPr>
              <w:pStyle w:val="BodyText3"/>
              <w:rPr>
                <w:rFonts w:asciiTheme="minorHAnsi" w:hAnsiTheme="minorHAnsi" w:cstheme="minorHAnsi"/>
                <w:b w:val="0"/>
                <w:sz w:val="22"/>
                <w:szCs w:val="22"/>
                <w:lang w:val="en-US"/>
              </w:rPr>
            </w:pPr>
          </w:p>
          <w:p w14:paraId="352FA01B" w14:textId="77777777" w:rsidR="009606A7" w:rsidRPr="00702EE3" w:rsidRDefault="009606A7" w:rsidP="009606A7">
            <w:pPr>
              <w:pStyle w:val="BodyText3"/>
              <w:rPr>
                <w:rFonts w:asciiTheme="minorHAnsi" w:hAnsiTheme="minorHAnsi" w:cstheme="minorHAnsi"/>
                <w:b w:val="0"/>
                <w:sz w:val="22"/>
                <w:szCs w:val="22"/>
                <w:lang w:val="en-US"/>
              </w:rPr>
            </w:pPr>
          </w:p>
          <w:p w14:paraId="7F1DF742" w14:textId="77777777" w:rsidR="009606A7" w:rsidRPr="00702EE3" w:rsidRDefault="009606A7" w:rsidP="009606A7">
            <w:pPr>
              <w:pStyle w:val="BodyText3"/>
              <w:rPr>
                <w:rFonts w:asciiTheme="minorHAnsi" w:hAnsiTheme="minorHAnsi" w:cstheme="minorHAnsi"/>
                <w:b w:val="0"/>
                <w:sz w:val="22"/>
                <w:szCs w:val="22"/>
                <w:lang w:val="en-US"/>
              </w:rPr>
            </w:pPr>
          </w:p>
          <w:p w14:paraId="3BA39BCF" w14:textId="77777777" w:rsidR="009606A7" w:rsidRPr="00702EE3" w:rsidRDefault="009606A7" w:rsidP="009606A7">
            <w:pPr>
              <w:pStyle w:val="BodyText3"/>
              <w:rPr>
                <w:rFonts w:asciiTheme="minorHAnsi" w:hAnsiTheme="minorHAnsi" w:cstheme="minorHAnsi"/>
                <w:b w:val="0"/>
                <w:sz w:val="22"/>
                <w:szCs w:val="22"/>
                <w:lang w:val="en-US"/>
              </w:rPr>
            </w:pPr>
          </w:p>
          <w:p w14:paraId="3CC8A0A7" w14:textId="77777777" w:rsidR="009606A7" w:rsidRPr="00702EE3" w:rsidRDefault="009606A7" w:rsidP="009606A7">
            <w:pPr>
              <w:pStyle w:val="BodyText3"/>
              <w:rPr>
                <w:rFonts w:asciiTheme="minorHAnsi" w:hAnsiTheme="minorHAnsi" w:cstheme="minorHAnsi"/>
                <w:b w:val="0"/>
                <w:sz w:val="22"/>
                <w:szCs w:val="22"/>
                <w:lang w:val="en-US"/>
              </w:rPr>
            </w:pPr>
          </w:p>
          <w:p w14:paraId="4CA5A59C" w14:textId="77777777" w:rsidR="002445AC" w:rsidRPr="00702EE3" w:rsidRDefault="002445AC" w:rsidP="009606A7">
            <w:pPr>
              <w:pStyle w:val="BodyText3"/>
              <w:rPr>
                <w:rFonts w:asciiTheme="minorHAnsi" w:hAnsiTheme="minorHAnsi" w:cstheme="minorHAnsi"/>
                <w:b w:val="0"/>
                <w:sz w:val="22"/>
                <w:szCs w:val="22"/>
                <w:lang w:val="en-US"/>
              </w:rPr>
            </w:pPr>
          </w:p>
          <w:p w14:paraId="6E0A3079" w14:textId="77777777" w:rsidR="002445AC" w:rsidRPr="00702EE3" w:rsidRDefault="002445AC" w:rsidP="009606A7">
            <w:pPr>
              <w:pStyle w:val="BodyText3"/>
              <w:rPr>
                <w:rFonts w:asciiTheme="minorHAnsi" w:hAnsiTheme="minorHAnsi" w:cstheme="minorHAnsi"/>
                <w:b w:val="0"/>
                <w:sz w:val="22"/>
                <w:szCs w:val="22"/>
                <w:lang w:val="en-US"/>
              </w:rPr>
            </w:pPr>
          </w:p>
          <w:p w14:paraId="6C2F2454" w14:textId="77777777" w:rsidR="002445AC" w:rsidRPr="00702EE3" w:rsidRDefault="002445AC" w:rsidP="009606A7">
            <w:pPr>
              <w:pStyle w:val="BodyText3"/>
              <w:rPr>
                <w:rFonts w:asciiTheme="minorHAnsi" w:hAnsiTheme="minorHAnsi" w:cstheme="minorHAnsi"/>
                <w:b w:val="0"/>
                <w:sz w:val="22"/>
                <w:szCs w:val="22"/>
                <w:lang w:val="en-US"/>
              </w:rPr>
            </w:pPr>
          </w:p>
          <w:p w14:paraId="4FD18703" w14:textId="77777777" w:rsidR="002445AC" w:rsidRPr="00702EE3" w:rsidRDefault="002445AC" w:rsidP="009606A7">
            <w:pPr>
              <w:pStyle w:val="BodyText3"/>
              <w:rPr>
                <w:rFonts w:asciiTheme="minorHAnsi" w:hAnsiTheme="minorHAnsi" w:cstheme="minorHAnsi"/>
                <w:b w:val="0"/>
                <w:sz w:val="22"/>
                <w:szCs w:val="22"/>
                <w:lang w:val="en-US"/>
              </w:rPr>
            </w:pPr>
          </w:p>
          <w:p w14:paraId="392FB29A" w14:textId="18B76CB1" w:rsidR="009606A7" w:rsidRPr="00702EE3" w:rsidRDefault="009606A7" w:rsidP="009606A7">
            <w:pPr>
              <w:pStyle w:val="BodyText3"/>
              <w:rPr>
                <w:rFonts w:asciiTheme="minorHAnsi" w:hAnsiTheme="minorHAnsi" w:cstheme="minorHAnsi"/>
                <w:b w:val="0"/>
                <w:sz w:val="22"/>
                <w:szCs w:val="22"/>
                <w:lang w:val="en-US"/>
              </w:rPr>
            </w:pPr>
            <w:r w:rsidRPr="00702EE3">
              <w:rPr>
                <w:rFonts w:asciiTheme="minorHAnsi" w:hAnsiTheme="minorHAnsi" w:cstheme="minorHAnsi"/>
                <w:b w:val="0"/>
                <w:sz w:val="22"/>
                <w:szCs w:val="22"/>
                <w:lang w:val="en-US"/>
              </w:rPr>
              <w:sym w:font="Wingdings" w:char="F06F"/>
            </w:r>
          </w:p>
          <w:p w14:paraId="1FAD148F" w14:textId="77777777" w:rsidR="001902B5" w:rsidRPr="00702EE3" w:rsidRDefault="001902B5" w:rsidP="009606A7">
            <w:pPr>
              <w:pStyle w:val="BodyText3"/>
              <w:rPr>
                <w:rFonts w:asciiTheme="minorHAnsi" w:hAnsiTheme="minorHAnsi" w:cstheme="minorHAnsi"/>
                <w:b w:val="0"/>
                <w:sz w:val="22"/>
                <w:szCs w:val="22"/>
                <w:lang w:val="en-US"/>
              </w:rPr>
            </w:pPr>
          </w:p>
          <w:p w14:paraId="6B30B164" w14:textId="77777777" w:rsidR="001902B5" w:rsidRPr="00702EE3" w:rsidRDefault="001902B5" w:rsidP="009606A7">
            <w:pPr>
              <w:pStyle w:val="BodyText3"/>
              <w:rPr>
                <w:rFonts w:asciiTheme="minorHAnsi" w:hAnsiTheme="minorHAnsi" w:cstheme="minorHAnsi"/>
                <w:b w:val="0"/>
                <w:sz w:val="22"/>
                <w:szCs w:val="22"/>
                <w:lang w:val="en-US"/>
              </w:rPr>
            </w:pPr>
          </w:p>
          <w:p w14:paraId="60B3BD3F" w14:textId="77777777" w:rsidR="001902B5" w:rsidRPr="00702EE3" w:rsidRDefault="001902B5" w:rsidP="009606A7">
            <w:pPr>
              <w:pStyle w:val="BodyText3"/>
              <w:rPr>
                <w:rFonts w:asciiTheme="minorHAnsi" w:hAnsiTheme="minorHAnsi" w:cstheme="minorHAnsi"/>
                <w:b w:val="0"/>
                <w:sz w:val="22"/>
                <w:szCs w:val="22"/>
                <w:lang w:val="en-US"/>
              </w:rPr>
            </w:pPr>
          </w:p>
          <w:p w14:paraId="32C3B041" w14:textId="77777777" w:rsidR="001902B5" w:rsidRPr="00702EE3" w:rsidRDefault="001902B5" w:rsidP="009606A7">
            <w:pPr>
              <w:pStyle w:val="BodyText3"/>
              <w:rPr>
                <w:rFonts w:asciiTheme="minorHAnsi" w:hAnsiTheme="minorHAnsi" w:cstheme="minorHAnsi"/>
                <w:b w:val="0"/>
                <w:sz w:val="22"/>
                <w:szCs w:val="22"/>
                <w:lang w:val="en-US"/>
              </w:rPr>
            </w:pPr>
          </w:p>
          <w:p w14:paraId="456C745B" w14:textId="77777777" w:rsidR="001902B5" w:rsidRPr="00702EE3" w:rsidRDefault="001902B5" w:rsidP="009606A7">
            <w:pPr>
              <w:pStyle w:val="BodyText3"/>
              <w:rPr>
                <w:rFonts w:asciiTheme="minorHAnsi" w:hAnsiTheme="minorHAnsi" w:cstheme="minorHAnsi"/>
                <w:b w:val="0"/>
                <w:sz w:val="22"/>
                <w:szCs w:val="22"/>
                <w:lang w:val="en-US"/>
              </w:rPr>
            </w:pPr>
          </w:p>
          <w:p w14:paraId="1189BF16" w14:textId="77777777" w:rsidR="001902B5" w:rsidRPr="00702EE3" w:rsidRDefault="001902B5" w:rsidP="009606A7">
            <w:pPr>
              <w:pStyle w:val="BodyText3"/>
              <w:rPr>
                <w:rFonts w:asciiTheme="minorHAnsi" w:hAnsiTheme="minorHAnsi" w:cstheme="minorHAnsi"/>
                <w:b w:val="0"/>
                <w:sz w:val="22"/>
                <w:szCs w:val="22"/>
                <w:lang w:val="en-US"/>
              </w:rPr>
            </w:pPr>
          </w:p>
          <w:p w14:paraId="6F1665AA" w14:textId="77777777" w:rsidR="005322CB" w:rsidRPr="00702EE3" w:rsidRDefault="005322CB" w:rsidP="005322CB">
            <w:pPr>
              <w:pStyle w:val="BodyText3"/>
              <w:rPr>
                <w:rFonts w:asciiTheme="minorHAnsi" w:hAnsiTheme="minorHAnsi" w:cstheme="minorHAnsi"/>
                <w:b w:val="0"/>
                <w:sz w:val="22"/>
                <w:szCs w:val="22"/>
                <w:lang w:val="en-US"/>
              </w:rPr>
            </w:pPr>
            <w:r w:rsidRPr="00702EE3">
              <w:rPr>
                <w:rFonts w:asciiTheme="minorHAnsi" w:hAnsiTheme="minorHAnsi" w:cstheme="minorHAnsi"/>
                <w:b w:val="0"/>
                <w:sz w:val="22"/>
                <w:szCs w:val="22"/>
                <w:lang w:val="en-US"/>
              </w:rPr>
              <w:sym w:font="Wingdings" w:char="F06F"/>
            </w:r>
          </w:p>
          <w:p w14:paraId="3CC8CB6B" w14:textId="77777777" w:rsidR="001902B5" w:rsidRPr="00702EE3" w:rsidRDefault="001902B5" w:rsidP="009606A7">
            <w:pPr>
              <w:pStyle w:val="BodyText3"/>
              <w:rPr>
                <w:rFonts w:asciiTheme="minorHAnsi" w:hAnsiTheme="minorHAnsi" w:cstheme="minorHAnsi"/>
                <w:b w:val="0"/>
                <w:sz w:val="22"/>
                <w:szCs w:val="22"/>
                <w:lang w:val="en-US"/>
              </w:rPr>
            </w:pPr>
          </w:p>
          <w:p w14:paraId="75E38918" w14:textId="017E5F34" w:rsidR="009606A7" w:rsidRPr="00702EE3" w:rsidRDefault="009606A7" w:rsidP="009606A7">
            <w:pPr>
              <w:pStyle w:val="BodyText3"/>
              <w:rPr>
                <w:rFonts w:asciiTheme="minorHAnsi" w:hAnsiTheme="minorHAnsi" w:cstheme="minorHAnsi"/>
                <w:b w:val="0"/>
                <w:sz w:val="22"/>
                <w:szCs w:val="22"/>
                <w:lang w:val="en-US"/>
              </w:rPr>
            </w:pPr>
          </w:p>
          <w:p w14:paraId="1672ABC7" w14:textId="77777777" w:rsidR="001902B5" w:rsidRPr="00702EE3" w:rsidRDefault="001902B5" w:rsidP="009606A7">
            <w:pPr>
              <w:pStyle w:val="BodyText3"/>
              <w:rPr>
                <w:rFonts w:asciiTheme="minorHAnsi" w:hAnsiTheme="minorHAnsi" w:cstheme="minorHAnsi"/>
                <w:b w:val="0"/>
                <w:sz w:val="22"/>
                <w:szCs w:val="22"/>
                <w:lang w:val="en-US"/>
              </w:rPr>
            </w:pPr>
          </w:p>
          <w:p w14:paraId="026E43B4" w14:textId="77777777" w:rsidR="001902B5" w:rsidRPr="00702EE3" w:rsidRDefault="001902B5" w:rsidP="009606A7">
            <w:pPr>
              <w:pStyle w:val="BodyText3"/>
              <w:rPr>
                <w:rFonts w:asciiTheme="minorHAnsi" w:hAnsiTheme="minorHAnsi" w:cstheme="minorHAnsi"/>
                <w:b w:val="0"/>
                <w:sz w:val="22"/>
                <w:szCs w:val="22"/>
                <w:lang w:val="en-US"/>
              </w:rPr>
            </w:pPr>
          </w:p>
          <w:p w14:paraId="350F650A" w14:textId="68170E8D" w:rsidR="009606A7" w:rsidRPr="00702EE3" w:rsidRDefault="009606A7" w:rsidP="009606A7">
            <w:pPr>
              <w:pStyle w:val="BodyText3"/>
              <w:rPr>
                <w:rFonts w:asciiTheme="minorHAnsi" w:hAnsiTheme="minorHAnsi" w:cstheme="minorHAnsi"/>
                <w:b w:val="0"/>
                <w:sz w:val="22"/>
                <w:szCs w:val="22"/>
                <w:lang w:val="en-US"/>
              </w:rPr>
            </w:pPr>
          </w:p>
          <w:p w14:paraId="2AA40C46" w14:textId="77777777" w:rsidR="003B0523" w:rsidRPr="00702EE3" w:rsidRDefault="003B0523" w:rsidP="001A4B5B">
            <w:pPr>
              <w:pStyle w:val="BodyText3"/>
              <w:rPr>
                <w:rFonts w:asciiTheme="minorHAnsi" w:hAnsiTheme="minorHAnsi" w:cstheme="minorHAnsi"/>
                <w:b w:val="0"/>
                <w:sz w:val="22"/>
                <w:szCs w:val="22"/>
                <w:lang w:val="en-US"/>
              </w:rPr>
            </w:pPr>
          </w:p>
          <w:p w14:paraId="72779286" w14:textId="77777777" w:rsidR="003B0523" w:rsidRPr="00702EE3" w:rsidRDefault="003B0523" w:rsidP="001A4B5B">
            <w:pPr>
              <w:pStyle w:val="BodyText3"/>
              <w:rPr>
                <w:rFonts w:asciiTheme="minorHAnsi" w:hAnsiTheme="minorHAnsi" w:cstheme="minorHAnsi"/>
                <w:b w:val="0"/>
                <w:sz w:val="22"/>
                <w:szCs w:val="22"/>
                <w:lang w:val="en-US"/>
              </w:rPr>
            </w:pPr>
          </w:p>
          <w:p w14:paraId="4F659FCD" w14:textId="2207CB3C" w:rsidR="00821985" w:rsidRPr="00702EE3" w:rsidRDefault="00821985" w:rsidP="00821985">
            <w:pPr>
              <w:pStyle w:val="BodyText3"/>
              <w:rPr>
                <w:rFonts w:asciiTheme="minorHAnsi" w:hAnsiTheme="minorHAnsi" w:cstheme="minorHAnsi"/>
                <w:b w:val="0"/>
                <w:sz w:val="22"/>
                <w:szCs w:val="22"/>
                <w:lang w:val="en-US"/>
              </w:rPr>
            </w:pPr>
            <w:r w:rsidRPr="00702EE3">
              <w:rPr>
                <w:rFonts w:asciiTheme="minorHAnsi" w:hAnsiTheme="minorHAnsi" w:cstheme="minorHAnsi"/>
                <w:b w:val="0"/>
                <w:sz w:val="22"/>
                <w:szCs w:val="22"/>
                <w:lang w:val="en-US"/>
              </w:rPr>
              <w:sym w:font="Wingdings" w:char="F06F"/>
            </w:r>
          </w:p>
          <w:p w14:paraId="08B0511F" w14:textId="12DC1109" w:rsidR="00673304" w:rsidRPr="00702EE3" w:rsidRDefault="00673304" w:rsidP="001A4B5B">
            <w:pPr>
              <w:pStyle w:val="BodyText3"/>
              <w:rPr>
                <w:rFonts w:asciiTheme="minorHAnsi" w:hAnsiTheme="minorHAnsi" w:cstheme="minorHAnsi"/>
                <w:b w:val="0"/>
                <w:sz w:val="22"/>
                <w:szCs w:val="22"/>
                <w:lang w:val="en-US"/>
              </w:rPr>
            </w:pPr>
          </w:p>
          <w:p w14:paraId="1F864C41" w14:textId="547C3A04" w:rsidR="005322CB" w:rsidRPr="00702EE3" w:rsidRDefault="005322CB" w:rsidP="001A4B5B">
            <w:pPr>
              <w:pStyle w:val="BodyText3"/>
              <w:rPr>
                <w:rFonts w:asciiTheme="minorHAnsi" w:hAnsiTheme="minorHAnsi" w:cstheme="minorHAnsi"/>
                <w:b w:val="0"/>
                <w:sz w:val="22"/>
                <w:szCs w:val="22"/>
                <w:lang w:val="en-US"/>
              </w:rPr>
            </w:pPr>
          </w:p>
          <w:p w14:paraId="3CCA9793" w14:textId="77777777" w:rsidR="005322CB" w:rsidRPr="00702EE3" w:rsidRDefault="005322CB" w:rsidP="001A4B5B">
            <w:pPr>
              <w:pStyle w:val="BodyText3"/>
              <w:rPr>
                <w:rFonts w:asciiTheme="minorHAnsi" w:hAnsiTheme="minorHAnsi" w:cstheme="minorHAnsi"/>
                <w:b w:val="0"/>
                <w:sz w:val="22"/>
                <w:szCs w:val="22"/>
                <w:lang w:val="en-US"/>
              </w:rPr>
            </w:pPr>
          </w:p>
          <w:p w14:paraId="6F24B6F9" w14:textId="77777777" w:rsidR="00673304" w:rsidRPr="00702EE3" w:rsidRDefault="00673304" w:rsidP="001A4B5B">
            <w:pPr>
              <w:pStyle w:val="BodyText3"/>
              <w:rPr>
                <w:rFonts w:asciiTheme="minorHAnsi" w:hAnsiTheme="minorHAnsi" w:cstheme="minorHAnsi"/>
                <w:b w:val="0"/>
                <w:sz w:val="22"/>
                <w:szCs w:val="22"/>
                <w:lang w:val="en-US"/>
              </w:rPr>
            </w:pPr>
          </w:p>
          <w:p w14:paraId="6E8C6ECF" w14:textId="77777777" w:rsidR="001A4B5B" w:rsidRPr="00702EE3" w:rsidRDefault="001A4B5B" w:rsidP="001A4B5B">
            <w:pPr>
              <w:pStyle w:val="BodyText3"/>
              <w:rPr>
                <w:rFonts w:asciiTheme="minorHAnsi" w:hAnsiTheme="minorHAnsi" w:cstheme="minorHAnsi"/>
                <w:b w:val="0"/>
                <w:sz w:val="22"/>
                <w:szCs w:val="22"/>
                <w:lang w:val="en-US"/>
              </w:rPr>
            </w:pPr>
            <w:r w:rsidRPr="00702EE3">
              <w:rPr>
                <w:rFonts w:asciiTheme="minorHAnsi" w:hAnsiTheme="minorHAnsi" w:cstheme="minorHAnsi"/>
                <w:b w:val="0"/>
                <w:sz w:val="22"/>
                <w:szCs w:val="22"/>
                <w:lang w:val="en-US"/>
              </w:rPr>
              <w:sym w:font="Wingdings" w:char="F06F"/>
            </w:r>
          </w:p>
          <w:p w14:paraId="1C83DAE3" w14:textId="77777777" w:rsidR="00673304" w:rsidRPr="00702EE3" w:rsidRDefault="00673304" w:rsidP="001A4B5B">
            <w:pPr>
              <w:pStyle w:val="BodyText3"/>
              <w:rPr>
                <w:rFonts w:asciiTheme="minorHAnsi" w:hAnsiTheme="minorHAnsi" w:cstheme="minorHAnsi"/>
                <w:b w:val="0"/>
                <w:sz w:val="22"/>
                <w:szCs w:val="22"/>
                <w:lang w:val="en-US"/>
              </w:rPr>
            </w:pPr>
          </w:p>
          <w:p w14:paraId="0970E84C" w14:textId="77777777" w:rsidR="001A4B5B" w:rsidRPr="00702EE3" w:rsidRDefault="001A4B5B" w:rsidP="001A4B5B">
            <w:pPr>
              <w:pStyle w:val="BodyText3"/>
              <w:rPr>
                <w:rFonts w:asciiTheme="minorHAnsi" w:hAnsiTheme="minorHAnsi" w:cstheme="minorHAnsi"/>
                <w:b w:val="0"/>
                <w:sz w:val="22"/>
                <w:szCs w:val="22"/>
                <w:lang w:val="en-US"/>
              </w:rPr>
            </w:pPr>
          </w:p>
          <w:p w14:paraId="4B8C5711" w14:textId="67BC9930" w:rsidR="001A4B5B" w:rsidRPr="00702EE3" w:rsidRDefault="001A4B5B" w:rsidP="001A4B5B">
            <w:pPr>
              <w:pStyle w:val="BodyText3"/>
              <w:rPr>
                <w:rFonts w:asciiTheme="minorHAnsi" w:hAnsiTheme="minorHAnsi" w:cstheme="minorHAnsi"/>
                <w:b w:val="0"/>
                <w:sz w:val="22"/>
                <w:szCs w:val="22"/>
                <w:lang w:val="en-US"/>
              </w:rPr>
            </w:pPr>
          </w:p>
          <w:p w14:paraId="61F50E80" w14:textId="2CCA4216" w:rsidR="001A4B5B" w:rsidRPr="00702EE3" w:rsidRDefault="001A4B5B" w:rsidP="001A4B5B">
            <w:pPr>
              <w:pStyle w:val="BodyText3"/>
              <w:rPr>
                <w:rFonts w:asciiTheme="minorHAnsi" w:hAnsiTheme="minorHAnsi" w:cstheme="minorHAnsi"/>
                <w:b w:val="0"/>
                <w:sz w:val="22"/>
                <w:szCs w:val="22"/>
                <w:lang w:val="en-US"/>
              </w:rPr>
            </w:pPr>
          </w:p>
          <w:p w14:paraId="6656169D" w14:textId="1DABDC8C" w:rsidR="00F36F7C" w:rsidRPr="00702EE3" w:rsidRDefault="00F36F7C" w:rsidP="001A4B5B">
            <w:pPr>
              <w:pStyle w:val="BodyText3"/>
              <w:rPr>
                <w:rFonts w:asciiTheme="minorHAnsi" w:hAnsiTheme="minorHAnsi" w:cstheme="minorHAnsi"/>
                <w:b w:val="0"/>
                <w:sz w:val="22"/>
                <w:szCs w:val="22"/>
                <w:lang w:val="en-US"/>
              </w:rPr>
            </w:pPr>
          </w:p>
          <w:p w14:paraId="6538A1C0" w14:textId="77777777" w:rsidR="00F36F7C" w:rsidRPr="00702EE3" w:rsidRDefault="00F36F7C" w:rsidP="001A4B5B">
            <w:pPr>
              <w:pStyle w:val="BodyText3"/>
              <w:rPr>
                <w:rFonts w:asciiTheme="minorHAnsi" w:hAnsiTheme="minorHAnsi" w:cstheme="minorHAnsi"/>
                <w:b w:val="0"/>
                <w:sz w:val="22"/>
                <w:szCs w:val="22"/>
                <w:lang w:val="en-US"/>
              </w:rPr>
            </w:pPr>
          </w:p>
          <w:p w14:paraId="113A30D9" w14:textId="77777777" w:rsidR="001A4B5B" w:rsidRPr="00702EE3" w:rsidRDefault="001A4B5B" w:rsidP="001A4B5B">
            <w:pPr>
              <w:pStyle w:val="BodyText3"/>
              <w:rPr>
                <w:rFonts w:asciiTheme="minorHAnsi" w:hAnsiTheme="minorHAnsi" w:cstheme="minorHAnsi"/>
                <w:b w:val="0"/>
                <w:sz w:val="22"/>
                <w:szCs w:val="22"/>
                <w:lang w:val="en-US"/>
              </w:rPr>
            </w:pPr>
            <w:r w:rsidRPr="00702EE3">
              <w:rPr>
                <w:rFonts w:asciiTheme="minorHAnsi" w:hAnsiTheme="minorHAnsi" w:cstheme="minorHAnsi"/>
                <w:b w:val="0"/>
                <w:sz w:val="22"/>
                <w:szCs w:val="22"/>
                <w:lang w:val="en-US"/>
              </w:rPr>
              <w:sym w:font="Wingdings" w:char="F06F"/>
            </w:r>
          </w:p>
          <w:p w14:paraId="0070C157" w14:textId="77777777" w:rsidR="001A4B5B" w:rsidRPr="00702EE3" w:rsidRDefault="001A4B5B" w:rsidP="001A4B5B">
            <w:pPr>
              <w:pStyle w:val="BodyText3"/>
              <w:rPr>
                <w:rFonts w:asciiTheme="minorHAnsi" w:hAnsiTheme="minorHAnsi" w:cstheme="minorHAnsi"/>
                <w:b w:val="0"/>
                <w:sz w:val="22"/>
                <w:szCs w:val="22"/>
                <w:lang w:val="en-US"/>
              </w:rPr>
            </w:pPr>
          </w:p>
          <w:p w14:paraId="00B5C52E" w14:textId="15F302E9" w:rsidR="001A4B5B" w:rsidRPr="00702EE3" w:rsidRDefault="001A4B5B" w:rsidP="001A4B5B">
            <w:pPr>
              <w:pStyle w:val="BodyText3"/>
              <w:rPr>
                <w:rFonts w:asciiTheme="minorHAnsi" w:hAnsiTheme="minorHAnsi" w:cstheme="minorHAnsi"/>
                <w:b w:val="0"/>
                <w:sz w:val="22"/>
                <w:szCs w:val="22"/>
                <w:lang w:val="en-US"/>
              </w:rPr>
            </w:pPr>
          </w:p>
          <w:p w14:paraId="58FFCBD7" w14:textId="77777777" w:rsidR="005322CB" w:rsidRPr="00702EE3" w:rsidRDefault="005322CB" w:rsidP="005322CB">
            <w:pPr>
              <w:pStyle w:val="BodyText3"/>
              <w:rPr>
                <w:rFonts w:asciiTheme="minorHAnsi" w:hAnsiTheme="minorHAnsi" w:cstheme="minorHAnsi"/>
                <w:b w:val="0"/>
                <w:sz w:val="22"/>
                <w:szCs w:val="22"/>
                <w:lang w:val="en-US"/>
              </w:rPr>
            </w:pPr>
            <w:r w:rsidRPr="00702EE3">
              <w:rPr>
                <w:rFonts w:asciiTheme="minorHAnsi" w:hAnsiTheme="minorHAnsi" w:cstheme="minorHAnsi"/>
                <w:b w:val="0"/>
                <w:sz w:val="22"/>
                <w:szCs w:val="22"/>
                <w:lang w:val="en-US"/>
              </w:rPr>
              <w:sym w:font="Wingdings" w:char="F06F"/>
            </w:r>
          </w:p>
          <w:p w14:paraId="26C368E8" w14:textId="79205D8C" w:rsidR="000942F8" w:rsidRPr="00702EE3" w:rsidRDefault="000942F8" w:rsidP="001A4B5B">
            <w:pPr>
              <w:pStyle w:val="BodyText3"/>
              <w:rPr>
                <w:rFonts w:asciiTheme="minorHAnsi" w:hAnsiTheme="minorHAnsi" w:cstheme="minorHAnsi"/>
                <w:b w:val="0"/>
                <w:sz w:val="22"/>
                <w:szCs w:val="22"/>
                <w:lang w:val="en-US"/>
              </w:rPr>
            </w:pPr>
          </w:p>
          <w:p w14:paraId="69B1C15D" w14:textId="2B58FF69" w:rsidR="000942F8" w:rsidRPr="00702EE3" w:rsidRDefault="000942F8" w:rsidP="001A4B5B">
            <w:pPr>
              <w:pStyle w:val="BodyText3"/>
              <w:rPr>
                <w:rFonts w:asciiTheme="minorHAnsi" w:hAnsiTheme="minorHAnsi" w:cstheme="minorHAnsi"/>
                <w:b w:val="0"/>
                <w:sz w:val="22"/>
                <w:szCs w:val="22"/>
                <w:lang w:val="en-US"/>
              </w:rPr>
            </w:pPr>
          </w:p>
          <w:p w14:paraId="104B310B" w14:textId="5D0B999A" w:rsidR="000942F8" w:rsidRPr="00702EE3" w:rsidRDefault="000942F8" w:rsidP="001A4B5B">
            <w:pPr>
              <w:pStyle w:val="BodyText3"/>
              <w:rPr>
                <w:rFonts w:asciiTheme="minorHAnsi" w:hAnsiTheme="minorHAnsi" w:cstheme="minorHAnsi"/>
                <w:b w:val="0"/>
                <w:sz w:val="22"/>
                <w:szCs w:val="22"/>
                <w:lang w:val="en-US"/>
              </w:rPr>
            </w:pPr>
          </w:p>
          <w:p w14:paraId="21108BC7" w14:textId="10849933" w:rsidR="000942F8" w:rsidRPr="00702EE3" w:rsidRDefault="000942F8" w:rsidP="001A4B5B">
            <w:pPr>
              <w:pStyle w:val="BodyText3"/>
              <w:rPr>
                <w:rFonts w:asciiTheme="minorHAnsi" w:hAnsiTheme="minorHAnsi" w:cstheme="minorHAnsi"/>
                <w:b w:val="0"/>
                <w:sz w:val="22"/>
                <w:szCs w:val="22"/>
                <w:lang w:val="en-US"/>
              </w:rPr>
            </w:pPr>
          </w:p>
          <w:p w14:paraId="49F60282" w14:textId="16083E0F" w:rsidR="000942F8" w:rsidRPr="00702EE3" w:rsidRDefault="000942F8" w:rsidP="001A4B5B">
            <w:pPr>
              <w:pStyle w:val="BodyText3"/>
              <w:rPr>
                <w:rFonts w:asciiTheme="minorHAnsi" w:hAnsiTheme="minorHAnsi" w:cstheme="minorHAnsi"/>
                <w:b w:val="0"/>
                <w:sz w:val="22"/>
                <w:szCs w:val="22"/>
                <w:lang w:val="en-US"/>
              </w:rPr>
            </w:pPr>
          </w:p>
          <w:p w14:paraId="554178C6" w14:textId="54067949" w:rsidR="005322CB" w:rsidRPr="00702EE3" w:rsidRDefault="005322CB" w:rsidP="001A4B5B">
            <w:pPr>
              <w:pStyle w:val="BodyText3"/>
              <w:rPr>
                <w:rFonts w:asciiTheme="minorHAnsi" w:hAnsiTheme="minorHAnsi" w:cstheme="minorHAnsi"/>
                <w:b w:val="0"/>
                <w:sz w:val="22"/>
                <w:szCs w:val="22"/>
                <w:lang w:val="en-US"/>
              </w:rPr>
            </w:pPr>
          </w:p>
          <w:p w14:paraId="1767D46B" w14:textId="77777777" w:rsidR="005322CB" w:rsidRPr="00702EE3" w:rsidRDefault="005322CB" w:rsidP="001A4B5B">
            <w:pPr>
              <w:pStyle w:val="BodyText3"/>
              <w:rPr>
                <w:rFonts w:asciiTheme="minorHAnsi" w:hAnsiTheme="minorHAnsi" w:cstheme="minorHAnsi"/>
                <w:b w:val="0"/>
                <w:sz w:val="22"/>
                <w:szCs w:val="22"/>
                <w:lang w:val="en-US"/>
              </w:rPr>
            </w:pPr>
          </w:p>
          <w:p w14:paraId="585A2D62" w14:textId="77777777" w:rsidR="001A4B5B" w:rsidRPr="00702EE3" w:rsidRDefault="001A4B5B" w:rsidP="001A4B5B">
            <w:pPr>
              <w:pStyle w:val="BodyText3"/>
              <w:rPr>
                <w:rFonts w:asciiTheme="minorHAnsi" w:hAnsiTheme="minorHAnsi" w:cstheme="minorHAnsi"/>
                <w:b w:val="0"/>
                <w:sz w:val="22"/>
                <w:szCs w:val="22"/>
                <w:lang w:val="en-US"/>
              </w:rPr>
            </w:pPr>
            <w:r w:rsidRPr="00702EE3">
              <w:rPr>
                <w:rFonts w:asciiTheme="minorHAnsi" w:hAnsiTheme="minorHAnsi" w:cstheme="minorHAnsi"/>
                <w:b w:val="0"/>
                <w:sz w:val="22"/>
                <w:szCs w:val="22"/>
                <w:lang w:val="en-US"/>
              </w:rPr>
              <w:sym w:font="Wingdings" w:char="F06F"/>
            </w:r>
          </w:p>
          <w:p w14:paraId="168BEC5E" w14:textId="77777777" w:rsidR="001A4B5B" w:rsidRPr="00702EE3" w:rsidRDefault="001A4B5B" w:rsidP="001A4B5B">
            <w:pPr>
              <w:pStyle w:val="BodyText3"/>
              <w:rPr>
                <w:rFonts w:asciiTheme="minorHAnsi" w:hAnsiTheme="minorHAnsi" w:cstheme="minorHAnsi"/>
                <w:b w:val="0"/>
                <w:sz w:val="22"/>
                <w:szCs w:val="22"/>
                <w:lang w:val="en-US"/>
              </w:rPr>
            </w:pPr>
          </w:p>
          <w:p w14:paraId="10F7A2A0" w14:textId="77777777" w:rsidR="00673304" w:rsidRPr="00702EE3" w:rsidRDefault="00673304" w:rsidP="001A4B5B">
            <w:pPr>
              <w:pStyle w:val="BodyText3"/>
              <w:rPr>
                <w:rFonts w:asciiTheme="minorHAnsi" w:hAnsiTheme="minorHAnsi" w:cstheme="minorHAnsi"/>
                <w:b w:val="0"/>
                <w:sz w:val="22"/>
                <w:szCs w:val="22"/>
                <w:lang w:val="en-US"/>
              </w:rPr>
            </w:pPr>
          </w:p>
          <w:p w14:paraId="07268AC0" w14:textId="77777777" w:rsidR="00673304" w:rsidRPr="00702EE3" w:rsidRDefault="00673304" w:rsidP="001A4B5B">
            <w:pPr>
              <w:pStyle w:val="BodyText3"/>
              <w:rPr>
                <w:rFonts w:asciiTheme="minorHAnsi" w:hAnsiTheme="minorHAnsi" w:cstheme="minorHAnsi"/>
                <w:b w:val="0"/>
                <w:sz w:val="22"/>
                <w:szCs w:val="22"/>
                <w:lang w:val="en-US"/>
              </w:rPr>
            </w:pPr>
          </w:p>
          <w:p w14:paraId="4C5BF62D" w14:textId="77777777" w:rsidR="005322CB" w:rsidRPr="00702EE3" w:rsidRDefault="005322CB" w:rsidP="001A4B5B">
            <w:pPr>
              <w:pStyle w:val="BodyText3"/>
              <w:rPr>
                <w:rFonts w:asciiTheme="minorHAnsi" w:hAnsiTheme="minorHAnsi" w:cstheme="minorHAnsi"/>
                <w:b w:val="0"/>
                <w:sz w:val="22"/>
                <w:szCs w:val="22"/>
                <w:lang w:val="en-US"/>
              </w:rPr>
            </w:pPr>
          </w:p>
          <w:p w14:paraId="009193C6" w14:textId="77777777" w:rsidR="005322CB" w:rsidRPr="00702EE3" w:rsidRDefault="005322CB" w:rsidP="001A4B5B">
            <w:pPr>
              <w:pStyle w:val="BodyText3"/>
              <w:rPr>
                <w:rFonts w:asciiTheme="minorHAnsi" w:hAnsiTheme="minorHAnsi" w:cstheme="minorHAnsi"/>
                <w:b w:val="0"/>
                <w:sz w:val="22"/>
                <w:szCs w:val="22"/>
                <w:lang w:val="en-US"/>
              </w:rPr>
            </w:pPr>
          </w:p>
          <w:p w14:paraId="6CA5AB2F" w14:textId="3FA03803" w:rsidR="001A4B5B" w:rsidRPr="00702EE3" w:rsidRDefault="001A4B5B" w:rsidP="001A4B5B">
            <w:pPr>
              <w:pStyle w:val="BodyText3"/>
              <w:rPr>
                <w:rFonts w:asciiTheme="minorHAnsi" w:hAnsiTheme="minorHAnsi" w:cstheme="minorHAnsi"/>
                <w:b w:val="0"/>
                <w:sz w:val="22"/>
                <w:szCs w:val="22"/>
                <w:lang w:val="en-US"/>
              </w:rPr>
            </w:pPr>
            <w:r w:rsidRPr="00702EE3">
              <w:rPr>
                <w:rFonts w:asciiTheme="minorHAnsi" w:hAnsiTheme="minorHAnsi" w:cstheme="minorHAnsi"/>
                <w:b w:val="0"/>
                <w:sz w:val="22"/>
                <w:szCs w:val="22"/>
                <w:lang w:val="en-US"/>
              </w:rPr>
              <w:sym w:font="Wingdings" w:char="F06F"/>
            </w:r>
          </w:p>
          <w:p w14:paraId="2AA51633" w14:textId="77777777" w:rsidR="001A4B5B" w:rsidRPr="00702EE3" w:rsidRDefault="001A4B5B" w:rsidP="001A4B5B">
            <w:pPr>
              <w:pStyle w:val="BodyText3"/>
              <w:rPr>
                <w:rFonts w:asciiTheme="minorHAnsi" w:hAnsiTheme="minorHAnsi" w:cstheme="minorHAnsi"/>
                <w:b w:val="0"/>
                <w:sz w:val="22"/>
                <w:szCs w:val="22"/>
                <w:lang w:val="en-US"/>
              </w:rPr>
            </w:pPr>
          </w:p>
          <w:p w14:paraId="31145E2F" w14:textId="77777777" w:rsidR="00494234" w:rsidRPr="00702EE3" w:rsidRDefault="00494234" w:rsidP="00494234">
            <w:pPr>
              <w:pStyle w:val="BodyText3"/>
              <w:rPr>
                <w:rFonts w:asciiTheme="minorHAnsi" w:hAnsiTheme="minorHAnsi" w:cstheme="minorHAnsi"/>
                <w:b w:val="0"/>
                <w:sz w:val="22"/>
                <w:szCs w:val="22"/>
                <w:lang w:val="en-US"/>
              </w:rPr>
            </w:pPr>
          </w:p>
          <w:p w14:paraId="11A77F50" w14:textId="77777777" w:rsidR="00AF654B" w:rsidRPr="00702EE3" w:rsidRDefault="00AF654B" w:rsidP="000942F8">
            <w:pPr>
              <w:pStyle w:val="BodyText3"/>
              <w:rPr>
                <w:rFonts w:asciiTheme="minorHAnsi" w:hAnsiTheme="minorHAnsi" w:cstheme="minorHAnsi"/>
                <w:b w:val="0"/>
                <w:sz w:val="22"/>
                <w:szCs w:val="22"/>
                <w:lang w:val="en-US"/>
              </w:rPr>
            </w:pPr>
          </w:p>
          <w:p w14:paraId="6876758F" w14:textId="77777777" w:rsidR="005322CB" w:rsidRPr="00702EE3" w:rsidRDefault="005322CB" w:rsidP="000942F8">
            <w:pPr>
              <w:pStyle w:val="BodyText3"/>
              <w:rPr>
                <w:rFonts w:asciiTheme="minorHAnsi" w:hAnsiTheme="minorHAnsi" w:cstheme="minorHAnsi"/>
                <w:b w:val="0"/>
                <w:sz w:val="22"/>
                <w:szCs w:val="22"/>
                <w:lang w:val="en-US"/>
              </w:rPr>
            </w:pPr>
          </w:p>
          <w:p w14:paraId="50DDE0B4" w14:textId="77777777" w:rsidR="005322CB" w:rsidRPr="00702EE3" w:rsidRDefault="005322CB" w:rsidP="000942F8">
            <w:pPr>
              <w:pStyle w:val="BodyText3"/>
              <w:rPr>
                <w:rFonts w:asciiTheme="minorHAnsi" w:hAnsiTheme="minorHAnsi" w:cstheme="minorHAnsi"/>
                <w:b w:val="0"/>
                <w:sz w:val="22"/>
                <w:szCs w:val="22"/>
                <w:lang w:val="en-US"/>
              </w:rPr>
            </w:pPr>
          </w:p>
          <w:p w14:paraId="3AFFEAC6" w14:textId="77777777" w:rsidR="005322CB" w:rsidRPr="00702EE3" w:rsidRDefault="005322CB" w:rsidP="000942F8">
            <w:pPr>
              <w:pStyle w:val="BodyText3"/>
              <w:rPr>
                <w:rFonts w:asciiTheme="minorHAnsi" w:hAnsiTheme="minorHAnsi" w:cstheme="minorHAnsi"/>
                <w:b w:val="0"/>
                <w:sz w:val="22"/>
                <w:szCs w:val="22"/>
                <w:lang w:val="en-US"/>
              </w:rPr>
            </w:pPr>
          </w:p>
          <w:p w14:paraId="429F60B5" w14:textId="77777777" w:rsidR="005322CB" w:rsidRPr="00702EE3" w:rsidRDefault="005322CB" w:rsidP="000942F8">
            <w:pPr>
              <w:pStyle w:val="BodyText3"/>
              <w:rPr>
                <w:rFonts w:asciiTheme="minorHAnsi" w:hAnsiTheme="minorHAnsi" w:cstheme="minorHAnsi"/>
                <w:b w:val="0"/>
                <w:sz w:val="22"/>
                <w:szCs w:val="22"/>
                <w:lang w:val="en-US"/>
              </w:rPr>
            </w:pPr>
          </w:p>
          <w:p w14:paraId="0084EA30" w14:textId="77777777" w:rsidR="005322CB" w:rsidRPr="00702EE3" w:rsidRDefault="005322CB" w:rsidP="000942F8">
            <w:pPr>
              <w:pStyle w:val="BodyText3"/>
              <w:rPr>
                <w:rFonts w:asciiTheme="minorHAnsi" w:hAnsiTheme="minorHAnsi" w:cstheme="minorHAnsi"/>
                <w:b w:val="0"/>
                <w:sz w:val="22"/>
                <w:szCs w:val="22"/>
                <w:lang w:val="en-US"/>
              </w:rPr>
            </w:pPr>
          </w:p>
          <w:p w14:paraId="6F26DE55" w14:textId="77777777" w:rsidR="005322CB" w:rsidRPr="00702EE3" w:rsidRDefault="005322CB" w:rsidP="000942F8">
            <w:pPr>
              <w:pStyle w:val="BodyText3"/>
              <w:rPr>
                <w:rFonts w:asciiTheme="minorHAnsi" w:hAnsiTheme="minorHAnsi" w:cstheme="minorHAnsi"/>
                <w:b w:val="0"/>
                <w:sz w:val="22"/>
                <w:szCs w:val="22"/>
                <w:lang w:val="en-US"/>
              </w:rPr>
            </w:pPr>
          </w:p>
          <w:p w14:paraId="7C46701A" w14:textId="77777777" w:rsidR="005322CB" w:rsidRPr="00702EE3" w:rsidRDefault="005322CB" w:rsidP="000942F8">
            <w:pPr>
              <w:pStyle w:val="BodyText3"/>
              <w:rPr>
                <w:rFonts w:asciiTheme="minorHAnsi" w:hAnsiTheme="minorHAnsi" w:cstheme="minorHAnsi"/>
                <w:b w:val="0"/>
                <w:sz w:val="22"/>
                <w:szCs w:val="22"/>
                <w:lang w:val="en-US"/>
              </w:rPr>
            </w:pPr>
          </w:p>
          <w:p w14:paraId="1843A71D" w14:textId="77777777" w:rsidR="005322CB" w:rsidRPr="00702EE3" w:rsidRDefault="005322CB" w:rsidP="005322CB">
            <w:pPr>
              <w:pStyle w:val="BodyText3"/>
              <w:rPr>
                <w:rFonts w:asciiTheme="minorHAnsi" w:hAnsiTheme="minorHAnsi" w:cstheme="minorHAnsi"/>
                <w:b w:val="0"/>
                <w:sz w:val="22"/>
                <w:szCs w:val="22"/>
                <w:lang w:val="en-US"/>
              </w:rPr>
            </w:pPr>
            <w:r w:rsidRPr="00702EE3">
              <w:rPr>
                <w:rFonts w:asciiTheme="minorHAnsi" w:hAnsiTheme="minorHAnsi" w:cstheme="minorHAnsi"/>
                <w:b w:val="0"/>
                <w:sz w:val="22"/>
                <w:szCs w:val="22"/>
                <w:lang w:val="en-US"/>
              </w:rPr>
              <w:sym w:font="Wingdings" w:char="F06F"/>
            </w:r>
          </w:p>
          <w:p w14:paraId="38D6CD68" w14:textId="77777777" w:rsidR="005322CB" w:rsidRPr="00702EE3" w:rsidRDefault="005322CB" w:rsidP="000942F8">
            <w:pPr>
              <w:pStyle w:val="BodyText3"/>
              <w:rPr>
                <w:rFonts w:asciiTheme="minorHAnsi" w:hAnsiTheme="minorHAnsi" w:cstheme="minorHAnsi"/>
                <w:b w:val="0"/>
                <w:sz w:val="22"/>
                <w:szCs w:val="22"/>
                <w:lang w:val="en-US"/>
              </w:rPr>
            </w:pPr>
          </w:p>
          <w:p w14:paraId="5FECDF20" w14:textId="77777777" w:rsidR="005322CB" w:rsidRPr="00702EE3" w:rsidRDefault="005322CB" w:rsidP="000942F8">
            <w:pPr>
              <w:pStyle w:val="BodyText3"/>
              <w:rPr>
                <w:rFonts w:asciiTheme="minorHAnsi" w:hAnsiTheme="minorHAnsi" w:cstheme="minorHAnsi"/>
                <w:b w:val="0"/>
                <w:sz w:val="22"/>
                <w:szCs w:val="22"/>
                <w:lang w:val="en-US"/>
              </w:rPr>
            </w:pPr>
          </w:p>
          <w:p w14:paraId="12D2B743" w14:textId="77777777" w:rsidR="005322CB" w:rsidRPr="00702EE3" w:rsidRDefault="005322CB" w:rsidP="000942F8">
            <w:pPr>
              <w:pStyle w:val="BodyText3"/>
              <w:rPr>
                <w:rFonts w:asciiTheme="minorHAnsi" w:hAnsiTheme="minorHAnsi" w:cstheme="minorHAnsi"/>
                <w:b w:val="0"/>
                <w:sz w:val="22"/>
                <w:szCs w:val="22"/>
                <w:lang w:val="en-US"/>
              </w:rPr>
            </w:pPr>
          </w:p>
          <w:p w14:paraId="4A0B538C" w14:textId="77777777" w:rsidR="005322CB" w:rsidRPr="00702EE3" w:rsidRDefault="005322CB" w:rsidP="000942F8">
            <w:pPr>
              <w:pStyle w:val="BodyText3"/>
              <w:rPr>
                <w:rFonts w:asciiTheme="minorHAnsi" w:hAnsiTheme="minorHAnsi" w:cstheme="minorHAnsi"/>
                <w:b w:val="0"/>
                <w:sz w:val="22"/>
                <w:szCs w:val="22"/>
                <w:lang w:val="en-US"/>
              </w:rPr>
            </w:pPr>
          </w:p>
          <w:p w14:paraId="5CFEF189" w14:textId="77777777" w:rsidR="005322CB" w:rsidRPr="00702EE3" w:rsidRDefault="005322CB" w:rsidP="000942F8">
            <w:pPr>
              <w:pStyle w:val="BodyText3"/>
              <w:rPr>
                <w:rFonts w:asciiTheme="minorHAnsi" w:hAnsiTheme="minorHAnsi" w:cstheme="minorHAnsi"/>
                <w:b w:val="0"/>
                <w:sz w:val="22"/>
                <w:szCs w:val="22"/>
                <w:lang w:val="en-US"/>
              </w:rPr>
            </w:pPr>
          </w:p>
          <w:p w14:paraId="323D3B7E" w14:textId="77777777" w:rsidR="005322CB" w:rsidRPr="00702EE3" w:rsidRDefault="005322CB" w:rsidP="000942F8">
            <w:pPr>
              <w:pStyle w:val="BodyText3"/>
              <w:rPr>
                <w:rFonts w:asciiTheme="minorHAnsi" w:hAnsiTheme="minorHAnsi" w:cstheme="minorHAnsi"/>
                <w:b w:val="0"/>
                <w:sz w:val="22"/>
                <w:szCs w:val="22"/>
                <w:lang w:val="en-US"/>
              </w:rPr>
            </w:pPr>
          </w:p>
          <w:p w14:paraId="7C5FD5D0" w14:textId="70948FFC" w:rsidR="005322CB" w:rsidRPr="00702EE3" w:rsidRDefault="005322CB" w:rsidP="005322CB">
            <w:pPr>
              <w:pStyle w:val="BodyText3"/>
              <w:rPr>
                <w:rFonts w:asciiTheme="minorHAnsi" w:hAnsiTheme="minorHAnsi" w:cstheme="minorHAnsi"/>
                <w:b w:val="0"/>
                <w:sz w:val="22"/>
                <w:szCs w:val="22"/>
                <w:lang w:val="en-US"/>
              </w:rPr>
            </w:pPr>
            <w:r w:rsidRPr="00702EE3">
              <w:rPr>
                <w:rFonts w:asciiTheme="minorHAnsi" w:hAnsiTheme="minorHAnsi" w:cstheme="minorHAnsi"/>
                <w:b w:val="0"/>
                <w:sz w:val="22"/>
                <w:szCs w:val="22"/>
                <w:lang w:val="en-US"/>
              </w:rPr>
              <w:sym w:font="Wingdings" w:char="F06F"/>
            </w:r>
          </w:p>
          <w:p w14:paraId="0E64B04F" w14:textId="3C9A304E" w:rsidR="005322CB" w:rsidRPr="00702EE3" w:rsidRDefault="005322CB" w:rsidP="005322CB">
            <w:pPr>
              <w:pStyle w:val="BodyText3"/>
              <w:rPr>
                <w:rFonts w:asciiTheme="minorHAnsi" w:hAnsiTheme="minorHAnsi" w:cstheme="minorHAnsi"/>
                <w:b w:val="0"/>
                <w:sz w:val="22"/>
                <w:szCs w:val="22"/>
                <w:lang w:val="en-US"/>
              </w:rPr>
            </w:pPr>
          </w:p>
          <w:p w14:paraId="023C0292" w14:textId="0E1011D8" w:rsidR="005322CB" w:rsidRPr="00702EE3" w:rsidRDefault="005322CB" w:rsidP="005322CB">
            <w:pPr>
              <w:pStyle w:val="BodyText3"/>
              <w:rPr>
                <w:rFonts w:asciiTheme="minorHAnsi" w:hAnsiTheme="minorHAnsi" w:cstheme="minorHAnsi"/>
                <w:b w:val="0"/>
                <w:sz w:val="22"/>
                <w:szCs w:val="22"/>
                <w:lang w:val="en-US"/>
              </w:rPr>
            </w:pPr>
          </w:p>
          <w:p w14:paraId="198955E0" w14:textId="532D3B92" w:rsidR="005322CB" w:rsidRPr="00702EE3" w:rsidRDefault="005322CB" w:rsidP="005322CB">
            <w:pPr>
              <w:pStyle w:val="BodyText3"/>
              <w:rPr>
                <w:rFonts w:asciiTheme="minorHAnsi" w:hAnsiTheme="minorHAnsi" w:cstheme="minorHAnsi"/>
                <w:b w:val="0"/>
                <w:sz w:val="22"/>
                <w:szCs w:val="22"/>
                <w:lang w:val="en-US"/>
              </w:rPr>
            </w:pPr>
          </w:p>
          <w:p w14:paraId="09534408" w14:textId="4887AC2B" w:rsidR="005322CB" w:rsidRPr="00702EE3" w:rsidRDefault="005322CB" w:rsidP="005322CB">
            <w:pPr>
              <w:pStyle w:val="BodyText3"/>
              <w:rPr>
                <w:rFonts w:asciiTheme="minorHAnsi" w:hAnsiTheme="minorHAnsi" w:cstheme="minorHAnsi"/>
                <w:b w:val="0"/>
                <w:sz w:val="22"/>
                <w:szCs w:val="22"/>
                <w:lang w:val="en-US"/>
              </w:rPr>
            </w:pPr>
          </w:p>
          <w:p w14:paraId="42E85CA7" w14:textId="251AFFD3" w:rsidR="005322CB" w:rsidRPr="00702EE3" w:rsidRDefault="005322CB" w:rsidP="005322CB">
            <w:pPr>
              <w:pStyle w:val="BodyText3"/>
              <w:rPr>
                <w:rFonts w:asciiTheme="minorHAnsi" w:hAnsiTheme="minorHAnsi" w:cstheme="minorHAnsi"/>
                <w:b w:val="0"/>
                <w:sz w:val="22"/>
                <w:szCs w:val="22"/>
                <w:lang w:val="en-US"/>
              </w:rPr>
            </w:pPr>
            <w:r w:rsidRPr="00702EE3">
              <w:rPr>
                <w:rFonts w:asciiTheme="minorHAnsi" w:hAnsiTheme="minorHAnsi" w:cstheme="minorHAnsi"/>
                <w:b w:val="0"/>
                <w:sz w:val="22"/>
                <w:szCs w:val="22"/>
                <w:lang w:val="en-US"/>
              </w:rPr>
              <w:sym w:font="Wingdings" w:char="F06F"/>
            </w:r>
          </w:p>
          <w:p w14:paraId="17D50D68" w14:textId="75830542" w:rsidR="005322CB" w:rsidRPr="00702EE3" w:rsidRDefault="005322CB" w:rsidP="005322CB">
            <w:pPr>
              <w:pStyle w:val="BodyText3"/>
              <w:rPr>
                <w:rFonts w:asciiTheme="minorHAnsi" w:hAnsiTheme="minorHAnsi" w:cstheme="minorHAnsi"/>
                <w:b w:val="0"/>
                <w:sz w:val="22"/>
                <w:szCs w:val="22"/>
                <w:lang w:val="en-US"/>
              </w:rPr>
            </w:pPr>
          </w:p>
          <w:p w14:paraId="3E6DA0A6" w14:textId="6D478894" w:rsidR="005322CB" w:rsidRPr="00702EE3" w:rsidRDefault="005322CB" w:rsidP="005322CB">
            <w:pPr>
              <w:pStyle w:val="BodyText3"/>
              <w:rPr>
                <w:rFonts w:asciiTheme="minorHAnsi" w:hAnsiTheme="minorHAnsi" w:cstheme="minorHAnsi"/>
                <w:b w:val="0"/>
                <w:sz w:val="22"/>
                <w:szCs w:val="22"/>
                <w:lang w:val="en-US"/>
              </w:rPr>
            </w:pPr>
          </w:p>
          <w:p w14:paraId="6C4F8076" w14:textId="675B141D" w:rsidR="005322CB" w:rsidRPr="00702EE3" w:rsidRDefault="005322CB" w:rsidP="005322CB">
            <w:pPr>
              <w:pStyle w:val="BodyText3"/>
              <w:rPr>
                <w:rFonts w:asciiTheme="minorHAnsi" w:hAnsiTheme="minorHAnsi" w:cstheme="minorHAnsi"/>
                <w:b w:val="0"/>
                <w:sz w:val="22"/>
                <w:szCs w:val="22"/>
                <w:lang w:val="en-US"/>
              </w:rPr>
            </w:pPr>
          </w:p>
          <w:p w14:paraId="2C1F8CC7" w14:textId="50541EEC" w:rsidR="005322CB" w:rsidRPr="00702EE3" w:rsidRDefault="005322CB" w:rsidP="005322CB">
            <w:pPr>
              <w:pStyle w:val="BodyText3"/>
              <w:rPr>
                <w:rFonts w:asciiTheme="minorHAnsi" w:hAnsiTheme="minorHAnsi" w:cstheme="minorHAnsi"/>
                <w:b w:val="0"/>
                <w:sz w:val="22"/>
                <w:szCs w:val="22"/>
                <w:lang w:val="en-US"/>
              </w:rPr>
            </w:pPr>
          </w:p>
          <w:p w14:paraId="46332285" w14:textId="604E37F0" w:rsidR="005322CB" w:rsidRPr="00702EE3" w:rsidRDefault="005322CB" w:rsidP="005322CB">
            <w:pPr>
              <w:pStyle w:val="BodyText3"/>
              <w:rPr>
                <w:rFonts w:asciiTheme="minorHAnsi" w:hAnsiTheme="minorHAnsi" w:cstheme="minorHAnsi"/>
                <w:b w:val="0"/>
                <w:sz w:val="22"/>
                <w:szCs w:val="22"/>
                <w:lang w:val="en-US"/>
              </w:rPr>
            </w:pPr>
          </w:p>
          <w:p w14:paraId="33C4D7F1" w14:textId="11319B15" w:rsidR="005322CB" w:rsidRPr="00702EE3" w:rsidRDefault="005322CB" w:rsidP="005322CB">
            <w:pPr>
              <w:pStyle w:val="BodyText3"/>
              <w:rPr>
                <w:rFonts w:asciiTheme="minorHAnsi" w:hAnsiTheme="minorHAnsi" w:cstheme="minorHAnsi"/>
                <w:b w:val="0"/>
                <w:sz w:val="22"/>
                <w:szCs w:val="22"/>
                <w:lang w:val="en-US"/>
              </w:rPr>
            </w:pPr>
          </w:p>
          <w:p w14:paraId="37173E5C" w14:textId="0AD92F5F" w:rsidR="005322CB" w:rsidRPr="00702EE3" w:rsidRDefault="005322CB" w:rsidP="005322CB">
            <w:pPr>
              <w:pStyle w:val="BodyText3"/>
              <w:rPr>
                <w:rFonts w:asciiTheme="minorHAnsi" w:hAnsiTheme="minorHAnsi" w:cstheme="minorHAnsi"/>
                <w:b w:val="0"/>
                <w:sz w:val="22"/>
                <w:szCs w:val="22"/>
                <w:lang w:val="en-US"/>
              </w:rPr>
            </w:pPr>
          </w:p>
          <w:p w14:paraId="48FB192A" w14:textId="24E8D9A4" w:rsidR="005322CB" w:rsidRPr="00702EE3" w:rsidRDefault="005322CB" w:rsidP="005322CB">
            <w:pPr>
              <w:pStyle w:val="BodyText3"/>
              <w:rPr>
                <w:rFonts w:asciiTheme="minorHAnsi" w:hAnsiTheme="minorHAnsi" w:cstheme="minorHAnsi"/>
                <w:b w:val="0"/>
                <w:sz w:val="22"/>
                <w:szCs w:val="22"/>
                <w:lang w:val="en-US"/>
              </w:rPr>
            </w:pPr>
          </w:p>
          <w:p w14:paraId="13F22725" w14:textId="3A1C7906" w:rsidR="005322CB" w:rsidRPr="00702EE3" w:rsidRDefault="005322CB" w:rsidP="005322CB">
            <w:pPr>
              <w:pStyle w:val="BodyText3"/>
              <w:rPr>
                <w:rFonts w:asciiTheme="minorHAnsi" w:hAnsiTheme="minorHAnsi" w:cstheme="minorHAnsi"/>
                <w:b w:val="0"/>
                <w:sz w:val="22"/>
                <w:szCs w:val="22"/>
                <w:lang w:val="en-US"/>
              </w:rPr>
            </w:pPr>
          </w:p>
          <w:p w14:paraId="715BB3D1" w14:textId="490086E4" w:rsidR="005322CB" w:rsidRPr="00702EE3" w:rsidRDefault="005322CB" w:rsidP="005322CB">
            <w:pPr>
              <w:pStyle w:val="BodyText3"/>
              <w:rPr>
                <w:rFonts w:asciiTheme="minorHAnsi" w:hAnsiTheme="minorHAnsi" w:cstheme="minorHAnsi"/>
                <w:b w:val="0"/>
                <w:sz w:val="22"/>
                <w:szCs w:val="22"/>
                <w:lang w:val="en-US"/>
              </w:rPr>
            </w:pPr>
          </w:p>
          <w:p w14:paraId="3443A512" w14:textId="43ECC697" w:rsidR="005322CB" w:rsidRPr="00702EE3" w:rsidRDefault="005322CB" w:rsidP="005322CB">
            <w:pPr>
              <w:pStyle w:val="BodyText3"/>
              <w:rPr>
                <w:rFonts w:asciiTheme="minorHAnsi" w:hAnsiTheme="minorHAnsi" w:cstheme="minorHAnsi"/>
                <w:b w:val="0"/>
                <w:sz w:val="22"/>
                <w:szCs w:val="22"/>
                <w:lang w:val="en-US"/>
              </w:rPr>
            </w:pPr>
          </w:p>
          <w:p w14:paraId="6D8B60C0" w14:textId="095BD1C2" w:rsidR="005322CB" w:rsidRPr="00702EE3" w:rsidRDefault="005322CB" w:rsidP="005322CB">
            <w:pPr>
              <w:pStyle w:val="BodyText3"/>
              <w:rPr>
                <w:rFonts w:asciiTheme="minorHAnsi" w:hAnsiTheme="minorHAnsi" w:cstheme="minorHAnsi"/>
                <w:b w:val="0"/>
                <w:sz w:val="22"/>
                <w:szCs w:val="22"/>
                <w:lang w:val="en-US"/>
              </w:rPr>
            </w:pPr>
          </w:p>
          <w:p w14:paraId="0774038A" w14:textId="77777777" w:rsidR="005322CB" w:rsidRPr="00702EE3" w:rsidRDefault="005322CB" w:rsidP="005322CB">
            <w:pPr>
              <w:pStyle w:val="BodyText3"/>
              <w:rPr>
                <w:rFonts w:asciiTheme="minorHAnsi" w:hAnsiTheme="minorHAnsi" w:cstheme="minorHAnsi"/>
                <w:b w:val="0"/>
                <w:sz w:val="22"/>
                <w:szCs w:val="22"/>
                <w:lang w:val="en-US"/>
              </w:rPr>
            </w:pPr>
            <w:r w:rsidRPr="00702EE3">
              <w:rPr>
                <w:rFonts w:asciiTheme="minorHAnsi" w:hAnsiTheme="minorHAnsi" w:cstheme="minorHAnsi"/>
                <w:b w:val="0"/>
                <w:sz w:val="22"/>
                <w:szCs w:val="22"/>
                <w:lang w:val="en-US"/>
              </w:rPr>
              <w:sym w:font="Wingdings" w:char="F06F"/>
            </w:r>
          </w:p>
          <w:p w14:paraId="228AA970" w14:textId="5ED5587A" w:rsidR="005322CB" w:rsidRPr="00702EE3" w:rsidRDefault="005322CB" w:rsidP="005322CB">
            <w:pPr>
              <w:pStyle w:val="BodyText3"/>
              <w:rPr>
                <w:rFonts w:asciiTheme="minorHAnsi" w:hAnsiTheme="minorHAnsi" w:cstheme="minorHAnsi"/>
                <w:b w:val="0"/>
                <w:sz w:val="22"/>
                <w:szCs w:val="22"/>
                <w:lang w:val="en-US"/>
              </w:rPr>
            </w:pPr>
          </w:p>
          <w:p w14:paraId="39B02194" w14:textId="208217BD" w:rsidR="005322CB" w:rsidRPr="00702EE3" w:rsidRDefault="005322CB" w:rsidP="005322CB">
            <w:pPr>
              <w:pStyle w:val="BodyText3"/>
              <w:rPr>
                <w:rFonts w:asciiTheme="minorHAnsi" w:hAnsiTheme="minorHAnsi" w:cstheme="minorHAnsi"/>
                <w:b w:val="0"/>
                <w:sz w:val="22"/>
                <w:szCs w:val="22"/>
                <w:lang w:val="en-US"/>
              </w:rPr>
            </w:pPr>
          </w:p>
          <w:p w14:paraId="39D569FA" w14:textId="4E9807C7" w:rsidR="005322CB" w:rsidRPr="00702EE3" w:rsidRDefault="005322CB" w:rsidP="005322CB">
            <w:pPr>
              <w:pStyle w:val="BodyText3"/>
              <w:rPr>
                <w:rFonts w:asciiTheme="minorHAnsi" w:hAnsiTheme="minorHAnsi" w:cstheme="minorHAnsi"/>
                <w:b w:val="0"/>
                <w:sz w:val="22"/>
                <w:szCs w:val="22"/>
                <w:lang w:val="en-US"/>
              </w:rPr>
            </w:pPr>
          </w:p>
          <w:p w14:paraId="396F3D21" w14:textId="7D2BE0DD" w:rsidR="005322CB" w:rsidRPr="00702EE3" w:rsidRDefault="005322CB" w:rsidP="005322CB">
            <w:pPr>
              <w:pStyle w:val="BodyText3"/>
              <w:rPr>
                <w:rFonts w:asciiTheme="minorHAnsi" w:hAnsiTheme="minorHAnsi" w:cstheme="minorHAnsi"/>
                <w:b w:val="0"/>
                <w:sz w:val="22"/>
                <w:szCs w:val="22"/>
                <w:lang w:val="en-US"/>
              </w:rPr>
            </w:pPr>
          </w:p>
          <w:p w14:paraId="175E73DA" w14:textId="4BE6EF7F" w:rsidR="005322CB" w:rsidRPr="00702EE3" w:rsidRDefault="005322CB" w:rsidP="005322CB">
            <w:pPr>
              <w:pStyle w:val="BodyText3"/>
              <w:rPr>
                <w:rFonts w:asciiTheme="minorHAnsi" w:hAnsiTheme="minorHAnsi" w:cstheme="minorHAnsi"/>
                <w:b w:val="0"/>
                <w:sz w:val="22"/>
                <w:szCs w:val="22"/>
                <w:lang w:val="en-US"/>
              </w:rPr>
            </w:pPr>
          </w:p>
          <w:p w14:paraId="757EB546" w14:textId="5FBA8EE5" w:rsidR="005322CB" w:rsidRPr="00702EE3" w:rsidRDefault="005322CB" w:rsidP="005322CB">
            <w:pPr>
              <w:pStyle w:val="BodyText3"/>
              <w:rPr>
                <w:rFonts w:asciiTheme="minorHAnsi" w:hAnsiTheme="minorHAnsi" w:cstheme="minorHAnsi"/>
                <w:b w:val="0"/>
                <w:sz w:val="22"/>
                <w:szCs w:val="22"/>
                <w:lang w:val="en-US"/>
              </w:rPr>
            </w:pPr>
          </w:p>
          <w:p w14:paraId="1308BF29" w14:textId="3196D3E3" w:rsidR="005322CB" w:rsidRPr="00702EE3" w:rsidRDefault="005322CB" w:rsidP="005322CB">
            <w:pPr>
              <w:pStyle w:val="BodyText3"/>
              <w:rPr>
                <w:rFonts w:asciiTheme="minorHAnsi" w:hAnsiTheme="minorHAnsi" w:cstheme="minorHAnsi"/>
                <w:b w:val="0"/>
                <w:sz w:val="22"/>
                <w:szCs w:val="22"/>
                <w:lang w:val="en-US"/>
              </w:rPr>
            </w:pPr>
          </w:p>
          <w:p w14:paraId="3598C9E0" w14:textId="14351F9D" w:rsidR="005322CB" w:rsidRPr="00702EE3" w:rsidRDefault="005322CB" w:rsidP="005322CB">
            <w:pPr>
              <w:pStyle w:val="BodyText3"/>
              <w:rPr>
                <w:rFonts w:asciiTheme="minorHAnsi" w:hAnsiTheme="minorHAnsi" w:cstheme="minorHAnsi"/>
                <w:b w:val="0"/>
                <w:sz w:val="22"/>
                <w:szCs w:val="22"/>
                <w:lang w:val="en-US"/>
              </w:rPr>
            </w:pPr>
            <w:r w:rsidRPr="00702EE3">
              <w:rPr>
                <w:rFonts w:asciiTheme="minorHAnsi" w:hAnsiTheme="minorHAnsi" w:cstheme="minorHAnsi"/>
                <w:b w:val="0"/>
                <w:sz w:val="22"/>
                <w:szCs w:val="22"/>
                <w:lang w:val="en-US"/>
              </w:rPr>
              <w:sym w:font="Wingdings" w:char="F06F"/>
            </w:r>
          </w:p>
          <w:p w14:paraId="550A8EE5" w14:textId="6447B6B6" w:rsidR="005322CB" w:rsidRPr="00702EE3" w:rsidRDefault="005322CB" w:rsidP="005322CB">
            <w:pPr>
              <w:pStyle w:val="BodyText3"/>
              <w:rPr>
                <w:rFonts w:asciiTheme="minorHAnsi" w:hAnsiTheme="minorHAnsi" w:cstheme="minorHAnsi"/>
                <w:b w:val="0"/>
                <w:sz w:val="22"/>
                <w:szCs w:val="22"/>
                <w:lang w:val="en-US"/>
              </w:rPr>
            </w:pPr>
          </w:p>
          <w:p w14:paraId="2E395E8D" w14:textId="18015F93" w:rsidR="005322CB" w:rsidRPr="00702EE3" w:rsidRDefault="005322CB" w:rsidP="005322CB">
            <w:pPr>
              <w:pStyle w:val="BodyText3"/>
              <w:rPr>
                <w:rFonts w:asciiTheme="minorHAnsi" w:hAnsiTheme="minorHAnsi" w:cstheme="minorHAnsi"/>
                <w:b w:val="0"/>
                <w:sz w:val="22"/>
                <w:szCs w:val="22"/>
                <w:lang w:val="en-US"/>
              </w:rPr>
            </w:pPr>
          </w:p>
          <w:p w14:paraId="07BC45AD" w14:textId="4A4F4EF5" w:rsidR="005322CB" w:rsidRPr="00702EE3" w:rsidRDefault="005322CB" w:rsidP="005322CB">
            <w:pPr>
              <w:pStyle w:val="BodyText3"/>
              <w:rPr>
                <w:rFonts w:asciiTheme="minorHAnsi" w:hAnsiTheme="minorHAnsi" w:cstheme="minorHAnsi"/>
                <w:b w:val="0"/>
                <w:sz w:val="22"/>
                <w:szCs w:val="22"/>
                <w:lang w:val="en-US"/>
              </w:rPr>
            </w:pPr>
          </w:p>
          <w:p w14:paraId="5F94DE4D" w14:textId="31012166" w:rsidR="005322CB" w:rsidRPr="00702EE3" w:rsidRDefault="005322CB" w:rsidP="005322CB">
            <w:pPr>
              <w:pStyle w:val="BodyText3"/>
              <w:rPr>
                <w:rFonts w:asciiTheme="minorHAnsi" w:hAnsiTheme="minorHAnsi" w:cstheme="minorHAnsi"/>
                <w:b w:val="0"/>
                <w:sz w:val="22"/>
                <w:szCs w:val="22"/>
                <w:lang w:val="en-US"/>
              </w:rPr>
            </w:pPr>
          </w:p>
          <w:p w14:paraId="136B0380" w14:textId="35BF3DBD" w:rsidR="005322CB" w:rsidRPr="00702EE3" w:rsidRDefault="005322CB" w:rsidP="005322CB">
            <w:pPr>
              <w:pStyle w:val="BodyText3"/>
              <w:rPr>
                <w:rFonts w:asciiTheme="minorHAnsi" w:hAnsiTheme="minorHAnsi" w:cstheme="minorHAnsi"/>
                <w:b w:val="0"/>
                <w:sz w:val="22"/>
                <w:szCs w:val="22"/>
                <w:lang w:val="en-US"/>
              </w:rPr>
            </w:pPr>
          </w:p>
          <w:p w14:paraId="04B03B81" w14:textId="4C42426B" w:rsidR="005322CB" w:rsidRPr="00702EE3" w:rsidRDefault="005322CB" w:rsidP="005322CB">
            <w:pPr>
              <w:pStyle w:val="BodyText3"/>
              <w:rPr>
                <w:rFonts w:asciiTheme="minorHAnsi" w:hAnsiTheme="minorHAnsi" w:cstheme="minorHAnsi"/>
                <w:b w:val="0"/>
                <w:sz w:val="22"/>
                <w:szCs w:val="22"/>
                <w:lang w:val="en-US"/>
              </w:rPr>
            </w:pPr>
          </w:p>
          <w:p w14:paraId="24FAE926" w14:textId="71ED32E2" w:rsidR="005322CB" w:rsidRPr="00702EE3" w:rsidRDefault="005322CB" w:rsidP="005322CB">
            <w:pPr>
              <w:pStyle w:val="BodyText3"/>
              <w:rPr>
                <w:rFonts w:asciiTheme="minorHAnsi" w:hAnsiTheme="minorHAnsi" w:cstheme="minorHAnsi"/>
                <w:b w:val="0"/>
                <w:sz w:val="22"/>
                <w:szCs w:val="22"/>
                <w:lang w:val="en-US"/>
              </w:rPr>
            </w:pPr>
          </w:p>
          <w:p w14:paraId="33C5ED1B" w14:textId="24420C34" w:rsidR="005322CB" w:rsidRPr="00702EE3" w:rsidRDefault="005322CB" w:rsidP="005322CB">
            <w:pPr>
              <w:pStyle w:val="BodyText3"/>
              <w:rPr>
                <w:rFonts w:asciiTheme="minorHAnsi" w:hAnsiTheme="minorHAnsi" w:cstheme="minorHAnsi"/>
                <w:b w:val="0"/>
                <w:sz w:val="22"/>
                <w:szCs w:val="22"/>
                <w:lang w:val="en-US"/>
              </w:rPr>
            </w:pPr>
          </w:p>
          <w:p w14:paraId="14DAE0D0" w14:textId="63B480CD" w:rsidR="005322CB" w:rsidRPr="00702EE3" w:rsidRDefault="005322CB" w:rsidP="005322CB">
            <w:pPr>
              <w:pStyle w:val="BodyText3"/>
              <w:rPr>
                <w:rFonts w:asciiTheme="minorHAnsi" w:hAnsiTheme="minorHAnsi" w:cstheme="minorHAnsi"/>
                <w:b w:val="0"/>
                <w:sz w:val="22"/>
                <w:szCs w:val="22"/>
                <w:lang w:val="en-US"/>
              </w:rPr>
            </w:pPr>
          </w:p>
          <w:p w14:paraId="1EBE1396" w14:textId="12D23A4B" w:rsidR="005322CB" w:rsidRPr="00702EE3" w:rsidRDefault="005322CB" w:rsidP="005322CB">
            <w:pPr>
              <w:pStyle w:val="BodyText3"/>
              <w:rPr>
                <w:rFonts w:asciiTheme="minorHAnsi" w:hAnsiTheme="minorHAnsi" w:cstheme="minorHAnsi"/>
                <w:b w:val="0"/>
                <w:sz w:val="22"/>
                <w:szCs w:val="22"/>
                <w:lang w:val="en-US"/>
              </w:rPr>
            </w:pPr>
          </w:p>
          <w:p w14:paraId="2612FA08" w14:textId="5091491C" w:rsidR="005322CB" w:rsidRPr="00702EE3" w:rsidRDefault="005322CB" w:rsidP="005322CB">
            <w:pPr>
              <w:pStyle w:val="BodyText3"/>
              <w:rPr>
                <w:rFonts w:asciiTheme="minorHAnsi" w:hAnsiTheme="minorHAnsi" w:cstheme="minorHAnsi"/>
                <w:b w:val="0"/>
                <w:sz w:val="22"/>
                <w:szCs w:val="22"/>
                <w:lang w:val="en-US"/>
              </w:rPr>
            </w:pPr>
          </w:p>
          <w:p w14:paraId="70AE9BA6" w14:textId="43C54888" w:rsidR="005322CB" w:rsidRPr="00702EE3" w:rsidRDefault="005322CB" w:rsidP="005322CB">
            <w:pPr>
              <w:pStyle w:val="BodyText3"/>
              <w:rPr>
                <w:rFonts w:asciiTheme="minorHAnsi" w:hAnsiTheme="minorHAnsi" w:cstheme="minorHAnsi"/>
                <w:b w:val="0"/>
                <w:sz w:val="22"/>
                <w:szCs w:val="22"/>
                <w:lang w:val="en-US"/>
              </w:rPr>
            </w:pPr>
          </w:p>
          <w:p w14:paraId="027C5769" w14:textId="429BDBDC" w:rsidR="005322CB" w:rsidRPr="00702EE3" w:rsidRDefault="005322CB" w:rsidP="005322CB">
            <w:pPr>
              <w:pStyle w:val="BodyText3"/>
              <w:rPr>
                <w:rFonts w:asciiTheme="minorHAnsi" w:hAnsiTheme="minorHAnsi" w:cstheme="minorHAnsi"/>
                <w:b w:val="0"/>
                <w:sz w:val="22"/>
                <w:szCs w:val="22"/>
                <w:lang w:val="en-US"/>
              </w:rPr>
            </w:pPr>
          </w:p>
          <w:p w14:paraId="704E5345" w14:textId="1D77FE4F" w:rsidR="005322CB" w:rsidRPr="00702EE3" w:rsidRDefault="005322CB" w:rsidP="005322CB">
            <w:pPr>
              <w:pStyle w:val="BodyText3"/>
              <w:rPr>
                <w:rFonts w:asciiTheme="minorHAnsi" w:hAnsiTheme="minorHAnsi" w:cstheme="minorHAnsi"/>
                <w:b w:val="0"/>
                <w:sz w:val="22"/>
                <w:szCs w:val="22"/>
                <w:lang w:val="en-US"/>
              </w:rPr>
            </w:pPr>
          </w:p>
          <w:p w14:paraId="1F63DC8A" w14:textId="424DD40A" w:rsidR="005322CB" w:rsidRPr="00702EE3" w:rsidRDefault="005322CB" w:rsidP="005322CB">
            <w:pPr>
              <w:pStyle w:val="BodyText3"/>
              <w:rPr>
                <w:rFonts w:asciiTheme="minorHAnsi" w:hAnsiTheme="minorHAnsi" w:cstheme="minorHAnsi"/>
                <w:b w:val="0"/>
                <w:sz w:val="22"/>
                <w:szCs w:val="22"/>
                <w:lang w:val="en-US"/>
              </w:rPr>
            </w:pPr>
          </w:p>
          <w:p w14:paraId="3ECC4B44" w14:textId="52DE847E" w:rsidR="005322CB" w:rsidRPr="00702EE3" w:rsidRDefault="005322CB" w:rsidP="005322CB">
            <w:pPr>
              <w:pStyle w:val="BodyText3"/>
              <w:rPr>
                <w:rFonts w:asciiTheme="minorHAnsi" w:hAnsiTheme="minorHAnsi" w:cstheme="minorHAnsi"/>
                <w:b w:val="0"/>
                <w:sz w:val="22"/>
                <w:szCs w:val="22"/>
                <w:lang w:val="en-US"/>
              </w:rPr>
            </w:pPr>
          </w:p>
          <w:p w14:paraId="3D8DB59B" w14:textId="28147A25" w:rsidR="005322CB" w:rsidRPr="00702EE3" w:rsidRDefault="005322CB" w:rsidP="005322CB">
            <w:pPr>
              <w:pStyle w:val="BodyText3"/>
              <w:rPr>
                <w:rFonts w:asciiTheme="minorHAnsi" w:hAnsiTheme="minorHAnsi" w:cstheme="minorHAnsi"/>
                <w:b w:val="0"/>
                <w:sz w:val="22"/>
                <w:szCs w:val="22"/>
                <w:lang w:val="en-US"/>
              </w:rPr>
            </w:pPr>
          </w:p>
          <w:p w14:paraId="349EB4E2" w14:textId="47D29597" w:rsidR="005322CB" w:rsidRPr="00702EE3" w:rsidRDefault="005322CB" w:rsidP="005322CB">
            <w:pPr>
              <w:pStyle w:val="BodyText3"/>
              <w:rPr>
                <w:rFonts w:asciiTheme="minorHAnsi" w:hAnsiTheme="minorHAnsi" w:cstheme="minorHAnsi"/>
                <w:b w:val="0"/>
                <w:sz w:val="22"/>
                <w:szCs w:val="22"/>
                <w:lang w:val="en-US"/>
              </w:rPr>
            </w:pPr>
          </w:p>
          <w:p w14:paraId="74C1AC07" w14:textId="61178B20" w:rsidR="005322CB" w:rsidRPr="00702EE3" w:rsidRDefault="005322CB" w:rsidP="005322CB">
            <w:pPr>
              <w:pStyle w:val="BodyText3"/>
              <w:rPr>
                <w:rFonts w:asciiTheme="minorHAnsi" w:hAnsiTheme="minorHAnsi" w:cstheme="minorHAnsi"/>
                <w:b w:val="0"/>
                <w:sz w:val="22"/>
                <w:szCs w:val="22"/>
                <w:lang w:val="en-US"/>
              </w:rPr>
            </w:pPr>
          </w:p>
          <w:p w14:paraId="5F4129DB" w14:textId="46514F48" w:rsidR="005322CB" w:rsidRPr="00702EE3" w:rsidRDefault="005322CB" w:rsidP="005322CB">
            <w:pPr>
              <w:pStyle w:val="BodyText3"/>
              <w:rPr>
                <w:rFonts w:asciiTheme="minorHAnsi" w:hAnsiTheme="minorHAnsi" w:cstheme="minorHAnsi"/>
                <w:b w:val="0"/>
                <w:sz w:val="22"/>
                <w:szCs w:val="22"/>
                <w:lang w:val="en-US"/>
              </w:rPr>
            </w:pPr>
          </w:p>
          <w:p w14:paraId="385B5054" w14:textId="610E5644" w:rsidR="005322CB" w:rsidRPr="00702EE3" w:rsidRDefault="005322CB" w:rsidP="005322CB">
            <w:pPr>
              <w:pStyle w:val="BodyText3"/>
              <w:rPr>
                <w:rFonts w:asciiTheme="minorHAnsi" w:hAnsiTheme="minorHAnsi" w:cstheme="minorHAnsi"/>
                <w:b w:val="0"/>
                <w:sz w:val="22"/>
                <w:szCs w:val="22"/>
                <w:lang w:val="en-US"/>
              </w:rPr>
            </w:pPr>
          </w:p>
          <w:p w14:paraId="7E1062C3" w14:textId="3088DA2B" w:rsidR="005322CB" w:rsidRPr="00702EE3" w:rsidRDefault="005322CB" w:rsidP="005322CB">
            <w:pPr>
              <w:pStyle w:val="BodyText3"/>
              <w:rPr>
                <w:rFonts w:asciiTheme="minorHAnsi" w:hAnsiTheme="minorHAnsi" w:cstheme="minorHAnsi"/>
                <w:b w:val="0"/>
                <w:sz w:val="22"/>
                <w:szCs w:val="22"/>
                <w:lang w:val="en-US"/>
              </w:rPr>
            </w:pPr>
          </w:p>
          <w:p w14:paraId="0D2676DF" w14:textId="273B77C8" w:rsidR="005322CB" w:rsidRPr="00702EE3" w:rsidRDefault="005322CB" w:rsidP="005322CB">
            <w:pPr>
              <w:pStyle w:val="BodyText3"/>
              <w:rPr>
                <w:rFonts w:asciiTheme="minorHAnsi" w:hAnsiTheme="minorHAnsi" w:cstheme="minorHAnsi"/>
                <w:b w:val="0"/>
                <w:sz w:val="22"/>
                <w:szCs w:val="22"/>
                <w:lang w:val="en-US"/>
              </w:rPr>
            </w:pPr>
          </w:p>
          <w:p w14:paraId="2F6EF3B9" w14:textId="0F476BAF" w:rsidR="005322CB" w:rsidRPr="00702EE3" w:rsidRDefault="005322CB" w:rsidP="005322CB">
            <w:pPr>
              <w:pStyle w:val="BodyText3"/>
              <w:rPr>
                <w:rFonts w:asciiTheme="minorHAnsi" w:hAnsiTheme="minorHAnsi" w:cstheme="minorHAnsi"/>
                <w:b w:val="0"/>
                <w:sz w:val="22"/>
                <w:szCs w:val="22"/>
                <w:lang w:val="en-US"/>
              </w:rPr>
            </w:pPr>
          </w:p>
          <w:p w14:paraId="41FAC143" w14:textId="5301E1B6" w:rsidR="005322CB" w:rsidRPr="00702EE3" w:rsidRDefault="005322CB" w:rsidP="005322CB">
            <w:pPr>
              <w:pStyle w:val="BodyText3"/>
              <w:rPr>
                <w:rFonts w:asciiTheme="minorHAnsi" w:hAnsiTheme="minorHAnsi" w:cstheme="minorHAnsi"/>
                <w:b w:val="0"/>
                <w:sz w:val="22"/>
                <w:szCs w:val="22"/>
                <w:lang w:val="en-US"/>
              </w:rPr>
            </w:pPr>
          </w:p>
          <w:p w14:paraId="0A3CEA5F" w14:textId="6E9BDFA5" w:rsidR="005322CB" w:rsidRPr="00702EE3" w:rsidRDefault="005322CB" w:rsidP="005322CB">
            <w:pPr>
              <w:pStyle w:val="BodyText3"/>
              <w:rPr>
                <w:rFonts w:asciiTheme="minorHAnsi" w:hAnsiTheme="minorHAnsi" w:cstheme="minorHAnsi"/>
                <w:b w:val="0"/>
                <w:sz w:val="22"/>
                <w:szCs w:val="22"/>
                <w:lang w:val="en-US"/>
              </w:rPr>
            </w:pPr>
          </w:p>
          <w:p w14:paraId="6CDFAEC1" w14:textId="0C5C111C" w:rsidR="005322CB" w:rsidRPr="00702EE3" w:rsidRDefault="005322CB" w:rsidP="005322CB">
            <w:pPr>
              <w:pStyle w:val="BodyText3"/>
              <w:rPr>
                <w:rFonts w:asciiTheme="minorHAnsi" w:hAnsiTheme="minorHAnsi" w:cstheme="minorHAnsi"/>
                <w:b w:val="0"/>
                <w:sz w:val="22"/>
                <w:szCs w:val="22"/>
                <w:lang w:val="en-US"/>
              </w:rPr>
            </w:pPr>
          </w:p>
          <w:p w14:paraId="43092023" w14:textId="1703E1C5" w:rsidR="005322CB" w:rsidRPr="00702EE3" w:rsidRDefault="005322CB" w:rsidP="005322CB">
            <w:pPr>
              <w:pStyle w:val="BodyText3"/>
              <w:rPr>
                <w:rFonts w:asciiTheme="minorHAnsi" w:hAnsiTheme="minorHAnsi" w:cstheme="minorHAnsi"/>
                <w:b w:val="0"/>
                <w:sz w:val="22"/>
                <w:szCs w:val="22"/>
                <w:lang w:val="en-US"/>
              </w:rPr>
            </w:pPr>
          </w:p>
          <w:p w14:paraId="0F46435F" w14:textId="77777777" w:rsidR="005322CB" w:rsidRPr="00702EE3" w:rsidRDefault="005322CB" w:rsidP="005322CB">
            <w:pPr>
              <w:pStyle w:val="BodyText3"/>
              <w:rPr>
                <w:rFonts w:asciiTheme="minorHAnsi" w:hAnsiTheme="minorHAnsi" w:cstheme="minorHAnsi"/>
                <w:b w:val="0"/>
                <w:sz w:val="22"/>
                <w:szCs w:val="22"/>
                <w:lang w:val="en-US"/>
              </w:rPr>
            </w:pPr>
            <w:r w:rsidRPr="00702EE3">
              <w:rPr>
                <w:rFonts w:asciiTheme="minorHAnsi" w:hAnsiTheme="minorHAnsi" w:cstheme="minorHAnsi"/>
                <w:b w:val="0"/>
                <w:sz w:val="22"/>
                <w:szCs w:val="22"/>
                <w:lang w:val="en-US"/>
              </w:rPr>
              <w:sym w:font="Wingdings" w:char="F06F"/>
            </w:r>
          </w:p>
          <w:p w14:paraId="0AF8F898" w14:textId="77777777" w:rsidR="005322CB" w:rsidRPr="00702EE3" w:rsidRDefault="005322CB" w:rsidP="005322CB">
            <w:pPr>
              <w:pStyle w:val="BodyText3"/>
              <w:rPr>
                <w:rFonts w:asciiTheme="minorHAnsi" w:hAnsiTheme="minorHAnsi" w:cstheme="minorHAnsi"/>
                <w:b w:val="0"/>
                <w:sz w:val="22"/>
                <w:szCs w:val="22"/>
                <w:lang w:val="en-US"/>
              </w:rPr>
            </w:pPr>
          </w:p>
          <w:p w14:paraId="024B7653" w14:textId="77777777" w:rsidR="005322CB" w:rsidRPr="00702EE3" w:rsidRDefault="005322CB" w:rsidP="005322CB">
            <w:pPr>
              <w:pStyle w:val="BodyText3"/>
              <w:rPr>
                <w:rFonts w:asciiTheme="minorHAnsi" w:hAnsiTheme="minorHAnsi" w:cstheme="minorHAnsi"/>
                <w:b w:val="0"/>
                <w:sz w:val="22"/>
                <w:szCs w:val="22"/>
                <w:lang w:val="en-US"/>
              </w:rPr>
            </w:pPr>
          </w:p>
          <w:p w14:paraId="17E4CB5C" w14:textId="77777777" w:rsidR="005322CB" w:rsidRPr="00702EE3" w:rsidRDefault="005322CB" w:rsidP="005322CB">
            <w:pPr>
              <w:pStyle w:val="BodyText3"/>
              <w:rPr>
                <w:rFonts w:asciiTheme="minorHAnsi" w:hAnsiTheme="minorHAnsi" w:cstheme="minorHAnsi"/>
                <w:b w:val="0"/>
                <w:sz w:val="22"/>
                <w:szCs w:val="22"/>
                <w:lang w:val="en-US"/>
              </w:rPr>
            </w:pPr>
          </w:p>
          <w:p w14:paraId="23A983ED" w14:textId="4CD8BFA7" w:rsidR="005322CB" w:rsidRPr="00702EE3" w:rsidRDefault="005322CB" w:rsidP="000942F8">
            <w:pPr>
              <w:pStyle w:val="BodyText3"/>
              <w:rPr>
                <w:rFonts w:asciiTheme="minorHAnsi" w:hAnsiTheme="minorHAnsi" w:cstheme="minorHAnsi"/>
                <w:b w:val="0"/>
                <w:sz w:val="22"/>
                <w:szCs w:val="22"/>
                <w:lang w:val="en-US"/>
              </w:rPr>
            </w:pPr>
          </w:p>
        </w:tc>
        <w:tc>
          <w:tcPr>
            <w:tcW w:w="1858" w:type="dxa"/>
            <w:gridSpan w:val="5"/>
            <w:tcBorders>
              <w:top w:val="single" w:sz="4" w:space="0" w:color="auto"/>
            </w:tcBorders>
          </w:tcPr>
          <w:p w14:paraId="3936E4D4" w14:textId="77777777" w:rsidR="00963354" w:rsidRPr="00702EE3" w:rsidRDefault="00963354" w:rsidP="00963354">
            <w:pPr>
              <w:pStyle w:val="BodyText3"/>
              <w:rPr>
                <w:rFonts w:asciiTheme="minorHAnsi" w:hAnsiTheme="minorHAnsi" w:cstheme="minorHAnsi"/>
                <w:b w:val="0"/>
                <w:sz w:val="22"/>
                <w:szCs w:val="22"/>
                <w:lang w:val="en-US"/>
              </w:rPr>
            </w:pPr>
            <w:r w:rsidRPr="00702EE3">
              <w:rPr>
                <w:rFonts w:asciiTheme="minorHAnsi" w:hAnsiTheme="minorHAnsi" w:cstheme="minorHAnsi"/>
                <w:b w:val="0"/>
                <w:sz w:val="22"/>
                <w:szCs w:val="22"/>
                <w:lang w:val="en-US"/>
              </w:rPr>
              <w:lastRenderedPageBreak/>
              <w:sym w:font="Wingdings" w:char="F06F"/>
            </w:r>
          </w:p>
          <w:p w14:paraId="09F568AB" w14:textId="77777777" w:rsidR="007776A2" w:rsidRPr="00702EE3" w:rsidRDefault="007776A2" w:rsidP="00331479">
            <w:pPr>
              <w:pStyle w:val="BodyText3"/>
              <w:rPr>
                <w:rFonts w:asciiTheme="minorHAnsi" w:hAnsiTheme="minorHAnsi" w:cstheme="minorHAnsi"/>
                <w:b w:val="0"/>
                <w:sz w:val="22"/>
                <w:szCs w:val="22"/>
                <w:lang w:val="en-US"/>
              </w:rPr>
            </w:pPr>
          </w:p>
          <w:p w14:paraId="26BD1ED2" w14:textId="77777777" w:rsidR="001A4B5B" w:rsidRPr="00702EE3" w:rsidRDefault="001A4B5B" w:rsidP="00331479">
            <w:pPr>
              <w:pStyle w:val="BodyText3"/>
              <w:rPr>
                <w:rFonts w:asciiTheme="minorHAnsi" w:hAnsiTheme="minorHAnsi" w:cstheme="minorHAnsi"/>
                <w:b w:val="0"/>
                <w:sz w:val="22"/>
                <w:szCs w:val="22"/>
                <w:lang w:val="en-US"/>
              </w:rPr>
            </w:pPr>
          </w:p>
          <w:p w14:paraId="405428B1" w14:textId="77777777" w:rsidR="001A4B5B" w:rsidRPr="00702EE3" w:rsidRDefault="001A4B5B" w:rsidP="00331479">
            <w:pPr>
              <w:pStyle w:val="BodyText3"/>
              <w:rPr>
                <w:rFonts w:asciiTheme="minorHAnsi" w:hAnsiTheme="minorHAnsi" w:cstheme="minorHAnsi"/>
                <w:b w:val="0"/>
                <w:sz w:val="22"/>
                <w:szCs w:val="22"/>
                <w:lang w:val="en-US"/>
              </w:rPr>
            </w:pPr>
          </w:p>
          <w:p w14:paraId="77A9F64C" w14:textId="77777777" w:rsidR="001A4B5B" w:rsidRPr="00702EE3" w:rsidRDefault="001A4B5B" w:rsidP="00331479">
            <w:pPr>
              <w:pStyle w:val="BodyText3"/>
              <w:rPr>
                <w:rFonts w:asciiTheme="minorHAnsi" w:hAnsiTheme="minorHAnsi" w:cstheme="minorHAnsi"/>
                <w:b w:val="0"/>
                <w:sz w:val="22"/>
                <w:szCs w:val="22"/>
                <w:lang w:val="en-US"/>
              </w:rPr>
            </w:pPr>
          </w:p>
          <w:p w14:paraId="4E5AC64F" w14:textId="77777777" w:rsidR="001A4B5B" w:rsidRPr="00702EE3" w:rsidRDefault="001A4B5B" w:rsidP="00331479">
            <w:pPr>
              <w:pStyle w:val="BodyText3"/>
              <w:rPr>
                <w:rFonts w:asciiTheme="minorHAnsi" w:hAnsiTheme="minorHAnsi" w:cstheme="minorHAnsi"/>
                <w:b w:val="0"/>
                <w:sz w:val="22"/>
                <w:szCs w:val="22"/>
                <w:lang w:val="en-US"/>
              </w:rPr>
            </w:pPr>
          </w:p>
          <w:p w14:paraId="618AE84A" w14:textId="77777777" w:rsidR="005322CB" w:rsidRPr="00702EE3" w:rsidRDefault="005322CB" w:rsidP="005322CB">
            <w:pPr>
              <w:pStyle w:val="BodyText3"/>
              <w:rPr>
                <w:rFonts w:asciiTheme="minorHAnsi" w:hAnsiTheme="minorHAnsi" w:cstheme="minorHAnsi"/>
                <w:b w:val="0"/>
                <w:sz w:val="22"/>
                <w:szCs w:val="22"/>
                <w:lang w:val="en-US"/>
              </w:rPr>
            </w:pPr>
            <w:r w:rsidRPr="00702EE3">
              <w:rPr>
                <w:rFonts w:asciiTheme="minorHAnsi" w:hAnsiTheme="minorHAnsi" w:cstheme="minorHAnsi"/>
                <w:b w:val="0"/>
                <w:sz w:val="22"/>
                <w:szCs w:val="22"/>
                <w:lang w:val="en-US"/>
              </w:rPr>
              <w:sym w:font="Wingdings" w:char="F06F"/>
            </w:r>
          </w:p>
          <w:p w14:paraId="0B76928E" w14:textId="77777777" w:rsidR="001A4B5B" w:rsidRPr="00702EE3" w:rsidRDefault="001A4B5B" w:rsidP="00331479">
            <w:pPr>
              <w:pStyle w:val="BodyText3"/>
              <w:rPr>
                <w:rFonts w:asciiTheme="minorHAnsi" w:hAnsiTheme="minorHAnsi" w:cstheme="minorHAnsi"/>
                <w:b w:val="0"/>
                <w:sz w:val="22"/>
                <w:szCs w:val="22"/>
                <w:lang w:val="en-US"/>
              </w:rPr>
            </w:pPr>
          </w:p>
          <w:p w14:paraId="5EE0FA7F" w14:textId="77777777" w:rsidR="001A4B5B" w:rsidRPr="00702EE3" w:rsidRDefault="001A4B5B" w:rsidP="00331479">
            <w:pPr>
              <w:pStyle w:val="BodyText3"/>
              <w:rPr>
                <w:rFonts w:asciiTheme="minorHAnsi" w:hAnsiTheme="minorHAnsi" w:cstheme="minorHAnsi"/>
                <w:b w:val="0"/>
                <w:sz w:val="22"/>
                <w:szCs w:val="22"/>
                <w:lang w:val="en-US"/>
              </w:rPr>
            </w:pPr>
          </w:p>
          <w:p w14:paraId="77F6BAB7" w14:textId="77777777" w:rsidR="001A4B5B" w:rsidRPr="00702EE3" w:rsidRDefault="001A4B5B" w:rsidP="00331479">
            <w:pPr>
              <w:pStyle w:val="BodyText3"/>
              <w:rPr>
                <w:rFonts w:asciiTheme="minorHAnsi" w:hAnsiTheme="minorHAnsi" w:cstheme="minorHAnsi"/>
                <w:b w:val="0"/>
                <w:sz w:val="22"/>
                <w:szCs w:val="22"/>
                <w:lang w:val="en-US"/>
              </w:rPr>
            </w:pPr>
          </w:p>
          <w:p w14:paraId="4F6603DA" w14:textId="77777777" w:rsidR="001A4B5B" w:rsidRPr="00702EE3" w:rsidRDefault="001A4B5B" w:rsidP="00331479">
            <w:pPr>
              <w:pStyle w:val="BodyText3"/>
              <w:rPr>
                <w:rFonts w:asciiTheme="minorHAnsi" w:hAnsiTheme="minorHAnsi" w:cstheme="minorHAnsi"/>
                <w:b w:val="0"/>
                <w:sz w:val="22"/>
                <w:szCs w:val="22"/>
                <w:lang w:val="en-US"/>
              </w:rPr>
            </w:pPr>
          </w:p>
          <w:p w14:paraId="17AEA853" w14:textId="77777777" w:rsidR="001A4B5B" w:rsidRPr="00702EE3" w:rsidRDefault="001A4B5B" w:rsidP="00331479">
            <w:pPr>
              <w:pStyle w:val="BodyText3"/>
              <w:rPr>
                <w:rFonts w:asciiTheme="minorHAnsi" w:hAnsiTheme="minorHAnsi" w:cstheme="minorHAnsi"/>
                <w:b w:val="0"/>
                <w:sz w:val="22"/>
                <w:szCs w:val="22"/>
                <w:lang w:val="en-US"/>
              </w:rPr>
            </w:pPr>
          </w:p>
          <w:p w14:paraId="227C41BC" w14:textId="77777777" w:rsidR="001A4B5B" w:rsidRPr="00702EE3" w:rsidRDefault="001A4B5B" w:rsidP="00331479">
            <w:pPr>
              <w:pStyle w:val="BodyText3"/>
              <w:rPr>
                <w:rFonts w:asciiTheme="minorHAnsi" w:hAnsiTheme="minorHAnsi" w:cstheme="minorHAnsi"/>
                <w:b w:val="0"/>
                <w:sz w:val="22"/>
                <w:szCs w:val="22"/>
                <w:lang w:val="en-US"/>
              </w:rPr>
            </w:pPr>
          </w:p>
          <w:p w14:paraId="13F28B03" w14:textId="77777777" w:rsidR="001A4B5B" w:rsidRPr="00702EE3" w:rsidRDefault="001A4B5B" w:rsidP="00331479">
            <w:pPr>
              <w:pStyle w:val="BodyText3"/>
              <w:rPr>
                <w:rFonts w:asciiTheme="minorHAnsi" w:hAnsiTheme="minorHAnsi" w:cstheme="minorHAnsi"/>
                <w:b w:val="0"/>
                <w:sz w:val="22"/>
                <w:szCs w:val="22"/>
                <w:lang w:val="en-US"/>
              </w:rPr>
            </w:pPr>
          </w:p>
          <w:p w14:paraId="5ACBB107" w14:textId="77777777" w:rsidR="001A4B5B" w:rsidRPr="00702EE3" w:rsidRDefault="001A4B5B" w:rsidP="00331479">
            <w:pPr>
              <w:pStyle w:val="BodyText3"/>
              <w:rPr>
                <w:rFonts w:asciiTheme="minorHAnsi" w:hAnsiTheme="minorHAnsi" w:cstheme="minorHAnsi"/>
                <w:b w:val="0"/>
                <w:sz w:val="22"/>
                <w:szCs w:val="22"/>
                <w:lang w:val="en-US"/>
              </w:rPr>
            </w:pPr>
          </w:p>
          <w:p w14:paraId="5353498F" w14:textId="77777777" w:rsidR="001A4B5B" w:rsidRPr="00702EE3" w:rsidRDefault="001A4B5B" w:rsidP="00331479">
            <w:pPr>
              <w:pStyle w:val="BodyText3"/>
              <w:rPr>
                <w:rFonts w:asciiTheme="minorHAnsi" w:hAnsiTheme="minorHAnsi" w:cstheme="minorHAnsi"/>
                <w:b w:val="0"/>
                <w:sz w:val="22"/>
                <w:szCs w:val="22"/>
                <w:lang w:val="en-US"/>
              </w:rPr>
            </w:pPr>
          </w:p>
          <w:p w14:paraId="3D39E1FE" w14:textId="77777777" w:rsidR="001A4B5B" w:rsidRPr="00702EE3" w:rsidRDefault="001A4B5B" w:rsidP="00331479">
            <w:pPr>
              <w:pStyle w:val="BodyText3"/>
              <w:rPr>
                <w:rFonts w:asciiTheme="minorHAnsi" w:hAnsiTheme="minorHAnsi" w:cstheme="minorHAnsi"/>
                <w:b w:val="0"/>
                <w:sz w:val="22"/>
                <w:szCs w:val="22"/>
                <w:lang w:val="en-US"/>
              </w:rPr>
            </w:pPr>
          </w:p>
          <w:p w14:paraId="0BB1E93F" w14:textId="77777777" w:rsidR="005322CB" w:rsidRPr="00702EE3" w:rsidRDefault="005322CB" w:rsidP="005322CB">
            <w:pPr>
              <w:pStyle w:val="BodyText3"/>
              <w:rPr>
                <w:rFonts w:asciiTheme="minorHAnsi" w:hAnsiTheme="minorHAnsi" w:cstheme="minorHAnsi"/>
                <w:b w:val="0"/>
                <w:sz w:val="22"/>
                <w:szCs w:val="22"/>
                <w:lang w:val="en-US"/>
              </w:rPr>
            </w:pPr>
            <w:r w:rsidRPr="00702EE3">
              <w:rPr>
                <w:rFonts w:asciiTheme="minorHAnsi" w:hAnsiTheme="minorHAnsi" w:cstheme="minorHAnsi"/>
                <w:b w:val="0"/>
                <w:sz w:val="22"/>
                <w:szCs w:val="22"/>
                <w:lang w:val="en-US"/>
              </w:rPr>
              <w:sym w:font="Wingdings" w:char="F06F"/>
            </w:r>
          </w:p>
          <w:p w14:paraId="709FAE74" w14:textId="77777777" w:rsidR="001A4B5B" w:rsidRPr="00702EE3" w:rsidRDefault="001A4B5B" w:rsidP="00331479">
            <w:pPr>
              <w:pStyle w:val="BodyText3"/>
              <w:rPr>
                <w:rFonts w:asciiTheme="minorHAnsi" w:hAnsiTheme="minorHAnsi" w:cstheme="minorHAnsi"/>
                <w:b w:val="0"/>
                <w:sz w:val="22"/>
                <w:szCs w:val="22"/>
                <w:lang w:val="en-US"/>
              </w:rPr>
            </w:pPr>
          </w:p>
          <w:p w14:paraId="38F48889" w14:textId="77777777" w:rsidR="001A4B5B" w:rsidRPr="00702EE3" w:rsidRDefault="001A4B5B" w:rsidP="00331479">
            <w:pPr>
              <w:pStyle w:val="BodyText3"/>
              <w:rPr>
                <w:rFonts w:asciiTheme="minorHAnsi" w:hAnsiTheme="minorHAnsi" w:cstheme="minorHAnsi"/>
                <w:b w:val="0"/>
                <w:sz w:val="22"/>
                <w:szCs w:val="22"/>
                <w:lang w:val="en-US"/>
              </w:rPr>
            </w:pPr>
          </w:p>
          <w:p w14:paraId="1826B4EE" w14:textId="77777777" w:rsidR="00963354" w:rsidRPr="00702EE3" w:rsidRDefault="00963354" w:rsidP="001A4B5B">
            <w:pPr>
              <w:pStyle w:val="BodyText3"/>
              <w:rPr>
                <w:rFonts w:asciiTheme="minorHAnsi" w:hAnsiTheme="minorHAnsi" w:cstheme="minorHAnsi"/>
                <w:b w:val="0"/>
                <w:sz w:val="22"/>
                <w:szCs w:val="22"/>
                <w:lang w:val="en-US"/>
              </w:rPr>
            </w:pPr>
          </w:p>
          <w:p w14:paraId="1FF7DB0A" w14:textId="77777777" w:rsidR="001A4B5B" w:rsidRPr="00702EE3" w:rsidRDefault="001A4B5B" w:rsidP="001A4B5B">
            <w:pPr>
              <w:pStyle w:val="BodyText3"/>
              <w:rPr>
                <w:rFonts w:asciiTheme="minorHAnsi" w:hAnsiTheme="minorHAnsi" w:cstheme="minorHAnsi"/>
                <w:b w:val="0"/>
                <w:sz w:val="22"/>
                <w:szCs w:val="22"/>
                <w:lang w:val="en-US"/>
              </w:rPr>
            </w:pPr>
          </w:p>
          <w:p w14:paraId="029ADA8A" w14:textId="77777777" w:rsidR="001A4B5B" w:rsidRPr="00702EE3" w:rsidRDefault="001A4B5B" w:rsidP="001A4B5B">
            <w:pPr>
              <w:pStyle w:val="BodyText3"/>
              <w:rPr>
                <w:rFonts w:asciiTheme="minorHAnsi" w:hAnsiTheme="minorHAnsi" w:cstheme="minorHAnsi"/>
                <w:b w:val="0"/>
                <w:sz w:val="22"/>
                <w:szCs w:val="22"/>
                <w:lang w:val="en-US"/>
              </w:rPr>
            </w:pPr>
          </w:p>
          <w:p w14:paraId="09BE93B0" w14:textId="77777777" w:rsidR="001A4B5B" w:rsidRPr="00702EE3" w:rsidRDefault="001A4B5B" w:rsidP="001A4B5B">
            <w:pPr>
              <w:pStyle w:val="BodyText3"/>
              <w:rPr>
                <w:rFonts w:asciiTheme="minorHAnsi" w:hAnsiTheme="minorHAnsi" w:cstheme="minorHAnsi"/>
                <w:b w:val="0"/>
                <w:sz w:val="22"/>
                <w:szCs w:val="22"/>
                <w:lang w:val="en-US"/>
              </w:rPr>
            </w:pPr>
          </w:p>
          <w:p w14:paraId="32750BF0" w14:textId="77777777" w:rsidR="005322CB" w:rsidRPr="00702EE3" w:rsidRDefault="005322CB" w:rsidP="005322CB">
            <w:pPr>
              <w:pStyle w:val="BodyText3"/>
              <w:rPr>
                <w:rFonts w:asciiTheme="minorHAnsi" w:hAnsiTheme="minorHAnsi" w:cstheme="minorHAnsi"/>
                <w:b w:val="0"/>
                <w:sz w:val="22"/>
                <w:szCs w:val="22"/>
                <w:lang w:val="en-US"/>
              </w:rPr>
            </w:pPr>
            <w:r w:rsidRPr="00702EE3">
              <w:rPr>
                <w:rFonts w:asciiTheme="minorHAnsi" w:hAnsiTheme="minorHAnsi" w:cstheme="minorHAnsi"/>
                <w:b w:val="0"/>
                <w:sz w:val="22"/>
                <w:szCs w:val="22"/>
                <w:lang w:val="en-US"/>
              </w:rPr>
              <w:sym w:font="Wingdings" w:char="F06F"/>
            </w:r>
          </w:p>
          <w:p w14:paraId="6F347937" w14:textId="77777777" w:rsidR="001A4B5B" w:rsidRPr="00702EE3" w:rsidRDefault="001A4B5B" w:rsidP="001A4B5B">
            <w:pPr>
              <w:pStyle w:val="BodyText3"/>
              <w:rPr>
                <w:rFonts w:asciiTheme="minorHAnsi" w:hAnsiTheme="minorHAnsi" w:cstheme="minorHAnsi"/>
                <w:b w:val="0"/>
                <w:sz w:val="22"/>
                <w:szCs w:val="22"/>
                <w:lang w:val="en-US"/>
              </w:rPr>
            </w:pPr>
          </w:p>
          <w:p w14:paraId="4B1B1F3E" w14:textId="77777777" w:rsidR="001A4B5B" w:rsidRPr="00702EE3" w:rsidRDefault="001A4B5B" w:rsidP="001A4B5B">
            <w:pPr>
              <w:pStyle w:val="BodyText3"/>
              <w:rPr>
                <w:rFonts w:asciiTheme="minorHAnsi" w:hAnsiTheme="minorHAnsi" w:cstheme="minorHAnsi"/>
                <w:b w:val="0"/>
                <w:sz w:val="22"/>
                <w:szCs w:val="22"/>
                <w:lang w:val="en-US"/>
              </w:rPr>
            </w:pPr>
          </w:p>
          <w:p w14:paraId="6A8A6A35" w14:textId="77777777" w:rsidR="001A4B5B" w:rsidRPr="00702EE3" w:rsidRDefault="001A4B5B" w:rsidP="001A4B5B">
            <w:pPr>
              <w:pStyle w:val="BodyText3"/>
              <w:rPr>
                <w:rFonts w:asciiTheme="minorHAnsi" w:hAnsiTheme="minorHAnsi" w:cstheme="minorHAnsi"/>
                <w:b w:val="0"/>
                <w:sz w:val="22"/>
                <w:szCs w:val="22"/>
                <w:lang w:val="en-US"/>
              </w:rPr>
            </w:pPr>
          </w:p>
          <w:p w14:paraId="5B19678B" w14:textId="77777777" w:rsidR="001A4B5B" w:rsidRPr="00702EE3" w:rsidRDefault="001A4B5B" w:rsidP="001A4B5B">
            <w:pPr>
              <w:pStyle w:val="BodyText3"/>
              <w:rPr>
                <w:rFonts w:asciiTheme="minorHAnsi" w:hAnsiTheme="minorHAnsi" w:cstheme="minorHAnsi"/>
                <w:b w:val="0"/>
                <w:sz w:val="22"/>
                <w:szCs w:val="22"/>
                <w:lang w:val="en-US"/>
              </w:rPr>
            </w:pPr>
          </w:p>
          <w:p w14:paraId="78A615BC" w14:textId="77777777" w:rsidR="001A4B5B" w:rsidRPr="00702EE3" w:rsidRDefault="001A4B5B" w:rsidP="001A4B5B">
            <w:pPr>
              <w:pStyle w:val="BodyText3"/>
              <w:rPr>
                <w:rFonts w:asciiTheme="minorHAnsi" w:hAnsiTheme="minorHAnsi" w:cstheme="minorHAnsi"/>
                <w:b w:val="0"/>
                <w:sz w:val="22"/>
                <w:szCs w:val="22"/>
                <w:lang w:val="en-US"/>
              </w:rPr>
            </w:pPr>
          </w:p>
          <w:p w14:paraId="169CD020" w14:textId="77777777" w:rsidR="001A4B5B" w:rsidRPr="00702EE3" w:rsidRDefault="001A4B5B" w:rsidP="001A4B5B">
            <w:pPr>
              <w:pStyle w:val="BodyText3"/>
              <w:rPr>
                <w:rFonts w:asciiTheme="minorHAnsi" w:hAnsiTheme="minorHAnsi" w:cstheme="minorHAnsi"/>
                <w:b w:val="0"/>
                <w:sz w:val="22"/>
                <w:szCs w:val="22"/>
                <w:lang w:val="en-US"/>
              </w:rPr>
            </w:pPr>
          </w:p>
          <w:p w14:paraId="18E914CC" w14:textId="77777777" w:rsidR="001A4B5B" w:rsidRPr="00702EE3" w:rsidRDefault="001A4B5B" w:rsidP="001A4B5B">
            <w:pPr>
              <w:pStyle w:val="BodyText3"/>
              <w:rPr>
                <w:rFonts w:asciiTheme="minorHAnsi" w:hAnsiTheme="minorHAnsi" w:cstheme="minorHAnsi"/>
                <w:b w:val="0"/>
                <w:sz w:val="22"/>
                <w:szCs w:val="22"/>
                <w:lang w:val="en-US"/>
              </w:rPr>
            </w:pPr>
          </w:p>
          <w:p w14:paraId="5A404EA5" w14:textId="77777777" w:rsidR="005322CB" w:rsidRPr="00702EE3" w:rsidRDefault="005322CB" w:rsidP="005322CB">
            <w:pPr>
              <w:pStyle w:val="BodyText3"/>
              <w:rPr>
                <w:rFonts w:asciiTheme="minorHAnsi" w:hAnsiTheme="minorHAnsi" w:cstheme="minorHAnsi"/>
                <w:b w:val="0"/>
                <w:sz w:val="22"/>
                <w:szCs w:val="22"/>
                <w:lang w:val="en-US"/>
              </w:rPr>
            </w:pPr>
            <w:r w:rsidRPr="00702EE3">
              <w:rPr>
                <w:rFonts w:asciiTheme="minorHAnsi" w:hAnsiTheme="minorHAnsi" w:cstheme="minorHAnsi"/>
                <w:b w:val="0"/>
                <w:sz w:val="22"/>
                <w:szCs w:val="22"/>
                <w:lang w:val="en-US"/>
              </w:rPr>
              <w:sym w:font="Wingdings" w:char="F06F"/>
            </w:r>
          </w:p>
          <w:p w14:paraId="40CFA04A" w14:textId="77777777" w:rsidR="001A4B5B" w:rsidRPr="00702EE3" w:rsidRDefault="001A4B5B" w:rsidP="001A4B5B">
            <w:pPr>
              <w:pStyle w:val="BodyText3"/>
              <w:jc w:val="left"/>
              <w:rPr>
                <w:rFonts w:asciiTheme="minorHAnsi" w:hAnsiTheme="minorHAnsi" w:cstheme="minorHAnsi"/>
                <w:b w:val="0"/>
                <w:sz w:val="22"/>
                <w:szCs w:val="22"/>
                <w:lang w:val="en-US"/>
              </w:rPr>
            </w:pPr>
          </w:p>
          <w:p w14:paraId="784509FA" w14:textId="77777777" w:rsidR="001A4B5B" w:rsidRPr="00702EE3" w:rsidRDefault="001A4B5B" w:rsidP="001A4B5B">
            <w:pPr>
              <w:pStyle w:val="BodyText3"/>
              <w:jc w:val="left"/>
              <w:rPr>
                <w:rFonts w:asciiTheme="minorHAnsi" w:hAnsiTheme="minorHAnsi" w:cstheme="minorHAnsi"/>
                <w:b w:val="0"/>
                <w:sz w:val="22"/>
                <w:szCs w:val="22"/>
                <w:lang w:val="en-US"/>
              </w:rPr>
            </w:pPr>
          </w:p>
          <w:p w14:paraId="0B9CA686" w14:textId="77777777" w:rsidR="001A4B5B" w:rsidRPr="00702EE3" w:rsidRDefault="001A4B5B" w:rsidP="001A4B5B">
            <w:pPr>
              <w:pStyle w:val="BodyText3"/>
              <w:jc w:val="left"/>
              <w:rPr>
                <w:rFonts w:asciiTheme="minorHAnsi" w:hAnsiTheme="minorHAnsi" w:cstheme="minorHAnsi"/>
                <w:b w:val="0"/>
                <w:sz w:val="22"/>
                <w:szCs w:val="22"/>
                <w:lang w:val="en-US"/>
              </w:rPr>
            </w:pPr>
          </w:p>
          <w:p w14:paraId="13AD08F9" w14:textId="77777777" w:rsidR="001A4B5B" w:rsidRPr="00702EE3" w:rsidRDefault="001A4B5B" w:rsidP="001A4B5B">
            <w:pPr>
              <w:pStyle w:val="BodyText3"/>
              <w:rPr>
                <w:rFonts w:asciiTheme="minorHAnsi" w:hAnsiTheme="minorHAnsi" w:cstheme="minorHAnsi"/>
                <w:b w:val="0"/>
                <w:sz w:val="22"/>
                <w:szCs w:val="22"/>
                <w:lang w:val="en-US"/>
              </w:rPr>
            </w:pPr>
          </w:p>
          <w:p w14:paraId="550E5871" w14:textId="77777777" w:rsidR="005322CB" w:rsidRPr="00702EE3" w:rsidRDefault="005322CB" w:rsidP="005322CB">
            <w:pPr>
              <w:pStyle w:val="BodyText3"/>
              <w:rPr>
                <w:rFonts w:asciiTheme="minorHAnsi" w:hAnsiTheme="minorHAnsi" w:cstheme="minorHAnsi"/>
                <w:b w:val="0"/>
                <w:sz w:val="22"/>
                <w:szCs w:val="22"/>
                <w:lang w:val="en-US"/>
              </w:rPr>
            </w:pPr>
            <w:r w:rsidRPr="00702EE3">
              <w:rPr>
                <w:rFonts w:asciiTheme="minorHAnsi" w:hAnsiTheme="minorHAnsi" w:cstheme="minorHAnsi"/>
                <w:b w:val="0"/>
                <w:sz w:val="22"/>
                <w:szCs w:val="22"/>
                <w:lang w:val="en-US"/>
              </w:rPr>
              <w:sym w:font="Wingdings" w:char="F06F"/>
            </w:r>
          </w:p>
          <w:p w14:paraId="703DE4F6" w14:textId="77777777" w:rsidR="003014D9" w:rsidRPr="00702EE3" w:rsidRDefault="003014D9" w:rsidP="001A4B5B">
            <w:pPr>
              <w:pStyle w:val="BodyText3"/>
              <w:rPr>
                <w:rFonts w:asciiTheme="minorHAnsi" w:hAnsiTheme="minorHAnsi" w:cstheme="minorHAnsi"/>
                <w:b w:val="0"/>
                <w:sz w:val="22"/>
                <w:szCs w:val="22"/>
                <w:lang w:val="en-US"/>
              </w:rPr>
            </w:pPr>
          </w:p>
          <w:p w14:paraId="1185AD87" w14:textId="77777777" w:rsidR="00494234" w:rsidRPr="00702EE3" w:rsidRDefault="00494234" w:rsidP="001A4B5B">
            <w:pPr>
              <w:pStyle w:val="BodyText3"/>
              <w:rPr>
                <w:rFonts w:asciiTheme="minorHAnsi" w:hAnsiTheme="minorHAnsi" w:cstheme="minorHAnsi"/>
                <w:b w:val="0"/>
                <w:sz w:val="22"/>
                <w:szCs w:val="22"/>
                <w:lang w:val="en-US"/>
              </w:rPr>
            </w:pPr>
          </w:p>
          <w:p w14:paraId="505EC6C5" w14:textId="77777777" w:rsidR="003014D9" w:rsidRPr="00702EE3" w:rsidRDefault="003014D9" w:rsidP="001A4B5B">
            <w:pPr>
              <w:pStyle w:val="BodyText3"/>
              <w:rPr>
                <w:rFonts w:asciiTheme="minorHAnsi" w:hAnsiTheme="minorHAnsi" w:cstheme="minorHAnsi"/>
                <w:b w:val="0"/>
                <w:sz w:val="22"/>
                <w:szCs w:val="22"/>
                <w:lang w:val="en-US"/>
              </w:rPr>
            </w:pPr>
          </w:p>
          <w:p w14:paraId="5EFC4C48" w14:textId="77777777" w:rsidR="00494234" w:rsidRPr="00702EE3" w:rsidRDefault="00494234" w:rsidP="001A4B5B">
            <w:pPr>
              <w:pStyle w:val="BodyText3"/>
              <w:rPr>
                <w:rFonts w:asciiTheme="minorHAnsi" w:hAnsiTheme="minorHAnsi" w:cstheme="minorHAnsi"/>
                <w:b w:val="0"/>
                <w:sz w:val="22"/>
                <w:szCs w:val="22"/>
                <w:lang w:val="en-US"/>
              </w:rPr>
            </w:pPr>
          </w:p>
          <w:p w14:paraId="10074265" w14:textId="77777777" w:rsidR="001A4B5B" w:rsidRPr="00702EE3" w:rsidRDefault="001A4B5B" w:rsidP="001A4B5B">
            <w:pPr>
              <w:pStyle w:val="BodyText3"/>
              <w:rPr>
                <w:rFonts w:asciiTheme="minorHAnsi" w:hAnsiTheme="minorHAnsi" w:cstheme="minorHAnsi"/>
                <w:b w:val="0"/>
                <w:sz w:val="22"/>
                <w:szCs w:val="22"/>
                <w:lang w:val="en-US"/>
              </w:rPr>
            </w:pPr>
          </w:p>
          <w:p w14:paraId="1C788C00" w14:textId="77777777" w:rsidR="005322CB" w:rsidRPr="00702EE3" w:rsidRDefault="005322CB" w:rsidP="005322CB">
            <w:pPr>
              <w:pStyle w:val="BodyText3"/>
              <w:rPr>
                <w:rFonts w:asciiTheme="minorHAnsi" w:hAnsiTheme="minorHAnsi" w:cstheme="minorHAnsi"/>
                <w:b w:val="0"/>
                <w:sz w:val="22"/>
                <w:szCs w:val="22"/>
                <w:lang w:val="en-US"/>
              </w:rPr>
            </w:pPr>
          </w:p>
          <w:p w14:paraId="0C52FD0E" w14:textId="0EDBAC95" w:rsidR="005322CB" w:rsidRPr="00702EE3" w:rsidRDefault="005322CB" w:rsidP="005322CB">
            <w:pPr>
              <w:pStyle w:val="BodyText3"/>
              <w:rPr>
                <w:rFonts w:asciiTheme="minorHAnsi" w:hAnsiTheme="minorHAnsi" w:cstheme="minorHAnsi"/>
                <w:b w:val="0"/>
                <w:sz w:val="22"/>
                <w:szCs w:val="22"/>
                <w:lang w:val="en-US"/>
              </w:rPr>
            </w:pPr>
            <w:r w:rsidRPr="00702EE3">
              <w:rPr>
                <w:rFonts w:asciiTheme="minorHAnsi" w:hAnsiTheme="minorHAnsi" w:cstheme="minorHAnsi"/>
                <w:b w:val="0"/>
                <w:sz w:val="22"/>
                <w:szCs w:val="22"/>
                <w:lang w:val="en-US"/>
              </w:rPr>
              <w:sym w:font="Wingdings" w:char="F06F"/>
            </w:r>
          </w:p>
          <w:p w14:paraId="018AE72D" w14:textId="77777777" w:rsidR="001A4B5B" w:rsidRPr="00702EE3" w:rsidRDefault="001A4B5B" w:rsidP="001A4B5B">
            <w:pPr>
              <w:pStyle w:val="BodyText3"/>
              <w:jc w:val="left"/>
              <w:rPr>
                <w:rFonts w:asciiTheme="minorHAnsi" w:hAnsiTheme="minorHAnsi" w:cstheme="minorHAnsi"/>
                <w:b w:val="0"/>
                <w:sz w:val="22"/>
                <w:szCs w:val="22"/>
                <w:lang w:val="en-US"/>
              </w:rPr>
            </w:pPr>
          </w:p>
          <w:p w14:paraId="48D34B97" w14:textId="77777777" w:rsidR="001A4B5B" w:rsidRPr="00702EE3" w:rsidRDefault="001A4B5B" w:rsidP="001A4B5B">
            <w:pPr>
              <w:pStyle w:val="BodyText3"/>
              <w:jc w:val="left"/>
              <w:rPr>
                <w:rFonts w:asciiTheme="minorHAnsi" w:hAnsiTheme="minorHAnsi" w:cstheme="minorHAnsi"/>
                <w:b w:val="0"/>
                <w:sz w:val="22"/>
                <w:szCs w:val="22"/>
                <w:lang w:val="en-US"/>
              </w:rPr>
            </w:pPr>
          </w:p>
          <w:p w14:paraId="0DFD8D10" w14:textId="77777777" w:rsidR="005322CB" w:rsidRPr="00702EE3" w:rsidRDefault="005322CB" w:rsidP="005322CB">
            <w:pPr>
              <w:pStyle w:val="BodyText3"/>
              <w:rPr>
                <w:rFonts w:asciiTheme="minorHAnsi" w:hAnsiTheme="minorHAnsi" w:cstheme="minorHAnsi"/>
                <w:b w:val="0"/>
                <w:sz w:val="22"/>
                <w:szCs w:val="22"/>
                <w:lang w:val="en-US"/>
              </w:rPr>
            </w:pPr>
            <w:r w:rsidRPr="00702EE3">
              <w:rPr>
                <w:rFonts w:asciiTheme="minorHAnsi" w:hAnsiTheme="minorHAnsi" w:cstheme="minorHAnsi"/>
                <w:b w:val="0"/>
                <w:sz w:val="22"/>
                <w:szCs w:val="22"/>
                <w:lang w:val="en-US"/>
              </w:rPr>
              <w:sym w:font="Wingdings" w:char="F06F"/>
            </w:r>
          </w:p>
          <w:p w14:paraId="6D07BA11" w14:textId="77777777" w:rsidR="001A4B5B" w:rsidRPr="00702EE3" w:rsidRDefault="001A4B5B" w:rsidP="001A4B5B">
            <w:pPr>
              <w:pStyle w:val="BodyText3"/>
              <w:rPr>
                <w:rFonts w:asciiTheme="minorHAnsi" w:hAnsiTheme="minorHAnsi" w:cstheme="minorHAnsi"/>
                <w:b w:val="0"/>
                <w:sz w:val="22"/>
                <w:szCs w:val="22"/>
                <w:lang w:val="en-US"/>
              </w:rPr>
            </w:pPr>
          </w:p>
          <w:p w14:paraId="5C7A1E27" w14:textId="77777777" w:rsidR="001A4B5B" w:rsidRPr="00702EE3" w:rsidRDefault="001A4B5B" w:rsidP="00331479">
            <w:pPr>
              <w:pStyle w:val="BodyText3"/>
              <w:rPr>
                <w:rFonts w:asciiTheme="minorHAnsi" w:hAnsiTheme="minorHAnsi" w:cstheme="minorHAnsi"/>
                <w:b w:val="0"/>
                <w:sz w:val="22"/>
                <w:szCs w:val="22"/>
                <w:lang w:val="en-US"/>
              </w:rPr>
            </w:pPr>
          </w:p>
          <w:p w14:paraId="1E50DB52" w14:textId="77777777" w:rsidR="001A4B5B" w:rsidRPr="00702EE3" w:rsidRDefault="001A4B5B" w:rsidP="00331479">
            <w:pPr>
              <w:pStyle w:val="BodyText3"/>
              <w:rPr>
                <w:rFonts w:asciiTheme="minorHAnsi" w:hAnsiTheme="minorHAnsi" w:cstheme="minorHAnsi"/>
                <w:b w:val="0"/>
                <w:sz w:val="22"/>
                <w:szCs w:val="22"/>
                <w:lang w:val="en-US"/>
              </w:rPr>
            </w:pPr>
          </w:p>
          <w:p w14:paraId="1911A92E" w14:textId="77777777" w:rsidR="005322CB" w:rsidRPr="00702EE3" w:rsidRDefault="005322CB" w:rsidP="00331479">
            <w:pPr>
              <w:pStyle w:val="BodyText3"/>
              <w:rPr>
                <w:rFonts w:asciiTheme="minorHAnsi" w:hAnsiTheme="minorHAnsi" w:cstheme="minorHAnsi"/>
                <w:b w:val="0"/>
                <w:sz w:val="22"/>
                <w:szCs w:val="22"/>
                <w:lang w:val="en-US"/>
              </w:rPr>
            </w:pPr>
          </w:p>
          <w:p w14:paraId="1372F75D" w14:textId="77777777" w:rsidR="005322CB" w:rsidRPr="00702EE3" w:rsidRDefault="005322CB" w:rsidP="00331479">
            <w:pPr>
              <w:pStyle w:val="BodyText3"/>
              <w:rPr>
                <w:rFonts w:asciiTheme="minorHAnsi" w:hAnsiTheme="minorHAnsi" w:cstheme="minorHAnsi"/>
                <w:b w:val="0"/>
                <w:sz w:val="22"/>
                <w:szCs w:val="22"/>
                <w:lang w:val="en-US"/>
              </w:rPr>
            </w:pPr>
          </w:p>
          <w:p w14:paraId="79F52A07" w14:textId="77777777" w:rsidR="005322CB" w:rsidRPr="00702EE3" w:rsidRDefault="005322CB" w:rsidP="00331479">
            <w:pPr>
              <w:pStyle w:val="BodyText3"/>
              <w:rPr>
                <w:rFonts w:asciiTheme="minorHAnsi" w:hAnsiTheme="minorHAnsi" w:cstheme="minorHAnsi"/>
                <w:b w:val="0"/>
                <w:sz w:val="22"/>
                <w:szCs w:val="22"/>
                <w:lang w:val="en-US"/>
              </w:rPr>
            </w:pPr>
          </w:p>
          <w:p w14:paraId="4619FF29" w14:textId="77777777" w:rsidR="005322CB" w:rsidRPr="00702EE3" w:rsidRDefault="005322CB" w:rsidP="00331479">
            <w:pPr>
              <w:pStyle w:val="BodyText3"/>
              <w:rPr>
                <w:rFonts w:asciiTheme="minorHAnsi" w:hAnsiTheme="minorHAnsi" w:cstheme="minorHAnsi"/>
                <w:b w:val="0"/>
                <w:sz w:val="22"/>
                <w:szCs w:val="22"/>
                <w:lang w:val="en-US"/>
              </w:rPr>
            </w:pPr>
          </w:p>
          <w:p w14:paraId="60CFAD8E" w14:textId="029D53E2" w:rsidR="005322CB" w:rsidRPr="00702EE3" w:rsidRDefault="005322CB" w:rsidP="005322CB">
            <w:pPr>
              <w:pStyle w:val="BodyText3"/>
              <w:rPr>
                <w:rFonts w:asciiTheme="minorHAnsi" w:hAnsiTheme="minorHAnsi" w:cstheme="minorHAnsi"/>
                <w:b w:val="0"/>
                <w:sz w:val="22"/>
                <w:szCs w:val="22"/>
                <w:lang w:val="en-US"/>
              </w:rPr>
            </w:pPr>
            <w:r w:rsidRPr="00702EE3">
              <w:rPr>
                <w:rFonts w:asciiTheme="minorHAnsi" w:hAnsiTheme="minorHAnsi" w:cstheme="minorHAnsi"/>
                <w:b w:val="0"/>
                <w:sz w:val="22"/>
                <w:szCs w:val="22"/>
                <w:lang w:val="en-US"/>
              </w:rPr>
              <w:sym w:font="Wingdings" w:char="F06F"/>
            </w:r>
          </w:p>
          <w:p w14:paraId="68A7B594" w14:textId="64946FDD" w:rsidR="005322CB" w:rsidRPr="00702EE3" w:rsidRDefault="005322CB" w:rsidP="005322CB">
            <w:pPr>
              <w:pStyle w:val="BodyText3"/>
              <w:rPr>
                <w:rFonts w:asciiTheme="minorHAnsi" w:hAnsiTheme="minorHAnsi" w:cstheme="minorHAnsi"/>
                <w:b w:val="0"/>
                <w:sz w:val="22"/>
                <w:szCs w:val="22"/>
                <w:lang w:val="en-US"/>
              </w:rPr>
            </w:pPr>
          </w:p>
          <w:p w14:paraId="2D945EC2" w14:textId="776311E8" w:rsidR="005322CB" w:rsidRPr="00702EE3" w:rsidRDefault="005322CB" w:rsidP="005322CB">
            <w:pPr>
              <w:pStyle w:val="BodyText3"/>
              <w:rPr>
                <w:rFonts w:asciiTheme="minorHAnsi" w:hAnsiTheme="minorHAnsi" w:cstheme="minorHAnsi"/>
                <w:b w:val="0"/>
                <w:sz w:val="22"/>
                <w:szCs w:val="22"/>
                <w:lang w:val="en-US"/>
              </w:rPr>
            </w:pPr>
          </w:p>
          <w:p w14:paraId="2EB2E220" w14:textId="0D7BC2D1" w:rsidR="005322CB" w:rsidRPr="00702EE3" w:rsidRDefault="005322CB" w:rsidP="005322CB">
            <w:pPr>
              <w:pStyle w:val="BodyText3"/>
              <w:rPr>
                <w:rFonts w:asciiTheme="minorHAnsi" w:hAnsiTheme="minorHAnsi" w:cstheme="minorHAnsi"/>
                <w:b w:val="0"/>
                <w:sz w:val="22"/>
                <w:szCs w:val="22"/>
                <w:lang w:val="en-US"/>
              </w:rPr>
            </w:pPr>
          </w:p>
          <w:p w14:paraId="5FED7582" w14:textId="66E8DC6E" w:rsidR="005322CB" w:rsidRPr="00702EE3" w:rsidRDefault="005322CB" w:rsidP="005322CB">
            <w:pPr>
              <w:pStyle w:val="BodyText3"/>
              <w:rPr>
                <w:rFonts w:asciiTheme="minorHAnsi" w:hAnsiTheme="minorHAnsi" w:cstheme="minorHAnsi"/>
                <w:b w:val="0"/>
                <w:sz w:val="22"/>
                <w:szCs w:val="22"/>
                <w:lang w:val="en-US"/>
              </w:rPr>
            </w:pPr>
          </w:p>
          <w:p w14:paraId="0E5D61B9" w14:textId="58887DF3" w:rsidR="005322CB" w:rsidRPr="00702EE3" w:rsidRDefault="005322CB" w:rsidP="005322CB">
            <w:pPr>
              <w:pStyle w:val="BodyText3"/>
              <w:rPr>
                <w:rFonts w:asciiTheme="minorHAnsi" w:hAnsiTheme="minorHAnsi" w:cstheme="minorHAnsi"/>
                <w:b w:val="0"/>
                <w:sz w:val="22"/>
                <w:szCs w:val="22"/>
                <w:lang w:val="en-US"/>
              </w:rPr>
            </w:pPr>
          </w:p>
          <w:p w14:paraId="58F97CFF" w14:textId="77777777" w:rsidR="005322CB" w:rsidRPr="00702EE3" w:rsidRDefault="005322CB" w:rsidP="005322CB">
            <w:pPr>
              <w:pStyle w:val="BodyText3"/>
              <w:rPr>
                <w:rFonts w:asciiTheme="minorHAnsi" w:hAnsiTheme="minorHAnsi" w:cstheme="minorHAnsi"/>
                <w:b w:val="0"/>
                <w:sz w:val="22"/>
                <w:szCs w:val="22"/>
                <w:lang w:val="en-US"/>
              </w:rPr>
            </w:pPr>
            <w:r w:rsidRPr="00702EE3">
              <w:rPr>
                <w:rFonts w:asciiTheme="minorHAnsi" w:hAnsiTheme="minorHAnsi" w:cstheme="minorHAnsi"/>
                <w:b w:val="0"/>
                <w:sz w:val="22"/>
                <w:szCs w:val="22"/>
                <w:lang w:val="en-US"/>
              </w:rPr>
              <w:sym w:font="Wingdings" w:char="F06F"/>
            </w:r>
          </w:p>
          <w:p w14:paraId="0754C133" w14:textId="77777777" w:rsidR="005322CB" w:rsidRPr="00702EE3" w:rsidRDefault="005322CB" w:rsidP="005322CB">
            <w:pPr>
              <w:pStyle w:val="BodyText3"/>
              <w:rPr>
                <w:rFonts w:asciiTheme="minorHAnsi" w:hAnsiTheme="minorHAnsi" w:cstheme="minorHAnsi"/>
                <w:b w:val="0"/>
                <w:sz w:val="22"/>
                <w:szCs w:val="22"/>
                <w:lang w:val="en-US"/>
              </w:rPr>
            </w:pPr>
          </w:p>
          <w:p w14:paraId="43462E60" w14:textId="77777777" w:rsidR="005322CB" w:rsidRPr="00702EE3" w:rsidRDefault="005322CB" w:rsidP="00331479">
            <w:pPr>
              <w:pStyle w:val="BodyText3"/>
              <w:rPr>
                <w:rFonts w:asciiTheme="minorHAnsi" w:hAnsiTheme="minorHAnsi" w:cstheme="minorHAnsi"/>
                <w:b w:val="0"/>
                <w:sz w:val="22"/>
                <w:szCs w:val="22"/>
                <w:lang w:val="en-US"/>
              </w:rPr>
            </w:pPr>
          </w:p>
          <w:p w14:paraId="035D2266" w14:textId="77777777" w:rsidR="005322CB" w:rsidRPr="00702EE3" w:rsidRDefault="005322CB" w:rsidP="00331479">
            <w:pPr>
              <w:pStyle w:val="BodyText3"/>
              <w:rPr>
                <w:rFonts w:asciiTheme="minorHAnsi" w:hAnsiTheme="minorHAnsi" w:cstheme="minorHAnsi"/>
                <w:b w:val="0"/>
                <w:sz w:val="22"/>
                <w:szCs w:val="22"/>
                <w:lang w:val="en-US"/>
              </w:rPr>
            </w:pPr>
          </w:p>
          <w:p w14:paraId="5F629950" w14:textId="77777777" w:rsidR="005322CB" w:rsidRPr="00702EE3" w:rsidRDefault="005322CB" w:rsidP="00331479">
            <w:pPr>
              <w:pStyle w:val="BodyText3"/>
              <w:rPr>
                <w:rFonts w:asciiTheme="minorHAnsi" w:hAnsiTheme="minorHAnsi" w:cstheme="minorHAnsi"/>
                <w:b w:val="0"/>
                <w:sz w:val="22"/>
                <w:szCs w:val="22"/>
                <w:lang w:val="en-US"/>
              </w:rPr>
            </w:pPr>
          </w:p>
          <w:p w14:paraId="052D3A1C" w14:textId="77777777" w:rsidR="005322CB" w:rsidRPr="00702EE3" w:rsidRDefault="005322CB" w:rsidP="00331479">
            <w:pPr>
              <w:pStyle w:val="BodyText3"/>
              <w:rPr>
                <w:rFonts w:asciiTheme="minorHAnsi" w:hAnsiTheme="minorHAnsi" w:cstheme="minorHAnsi"/>
                <w:b w:val="0"/>
                <w:sz w:val="22"/>
                <w:szCs w:val="22"/>
                <w:lang w:val="en-US"/>
              </w:rPr>
            </w:pPr>
          </w:p>
          <w:p w14:paraId="08598E6B" w14:textId="77777777" w:rsidR="005322CB" w:rsidRPr="00702EE3" w:rsidRDefault="005322CB" w:rsidP="00331479">
            <w:pPr>
              <w:pStyle w:val="BodyText3"/>
              <w:rPr>
                <w:rFonts w:asciiTheme="minorHAnsi" w:hAnsiTheme="minorHAnsi" w:cstheme="minorHAnsi"/>
                <w:b w:val="0"/>
                <w:sz w:val="22"/>
                <w:szCs w:val="22"/>
                <w:lang w:val="en-US"/>
              </w:rPr>
            </w:pPr>
          </w:p>
          <w:p w14:paraId="2A578FC7" w14:textId="77777777" w:rsidR="005322CB" w:rsidRPr="00702EE3" w:rsidRDefault="005322CB" w:rsidP="00331479">
            <w:pPr>
              <w:pStyle w:val="BodyText3"/>
              <w:rPr>
                <w:rFonts w:asciiTheme="minorHAnsi" w:hAnsiTheme="minorHAnsi" w:cstheme="minorHAnsi"/>
                <w:b w:val="0"/>
                <w:sz w:val="22"/>
                <w:szCs w:val="22"/>
                <w:lang w:val="en-US"/>
              </w:rPr>
            </w:pPr>
          </w:p>
          <w:p w14:paraId="1ACD21F7" w14:textId="77777777" w:rsidR="005322CB" w:rsidRPr="00702EE3" w:rsidRDefault="005322CB" w:rsidP="00331479">
            <w:pPr>
              <w:pStyle w:val="BodyText3"/>
              <w:rPr>
                <w:rFonts w:asciiTheme="minorHAnsi" w:hAnsiTheme="minorHAnsi" w:cstheme="minorHAnsi"/>
                <w:b w:val="0"/>
                <w:sz w:val="22"/>
                <w:szCs w:val="22"/>
                <w:lang w:val="en-US"/>
              </w:rPr>
            </w:pPr>
          </w:p>
          <w:p w14:paraId="2F9562D5" w14:textId="77777777" w:rsidR="005322CB" w:rsidRPr="00702EE3" w:rsidRDefault="005322CB" w:rsidP="00331479">
            <w:pPr>
              <w:pStyle w:val="BodyText3"/>
              <w:rPr>
                <w:rFonts w:asciiTheme="minorHAnsi" w:hAnsiTheme="minorHAnsi" w:cstheme="minorHAnsi"/>
                <w:b w:val="0"/>
                <w:sz w:val="22"/>
                <w:szCs w:val="22"/>
                <w:lang w:val="en-US"/>
              </w:rPr>
            </w:pPr>
          </w:p>
          <w:p w14:paraId="44006354" w14:textId="77777777" w:rsidR="005322CB" w:rsidRPr="00702EE3" w:rsidRDefault="005322CB" w:rsidP="00331479">
            <w:pPr>
              <w:pStyle w:val="BodyText3"/>
              <w:rPr>
                <w:rFonts w:asciiTheme="minorHAnsi" w:hAnsiTheme="minorHAnsi" w:cstheme="minorHAnsi"/>
                <w:b w:val="0"/>
                <w:sz w:val="22"/>
                <w:szCs w:val="22"/>
                <w:lang w:val="en-US"/>
              </w:rPr>
            </w:pPr>
          </w:p>
          <w:p w14:paraId="58537811" w14:textId="77777777" w:rsidR="005322CB" w:rsidRPr="00702EE3" w:rsidRDefault="005322CB" w:rsidP="005322CB">
            <w:pPr>
              <w:pStyle w:val="BodyText3"/>
              <w:rPr>
                <w:rFonts w:asciiTheme="minorHAnsi" w:hAnsiTheme="minorHAnsi" w:cstheme="minorHAnsi"/>
                <w:b w:val="0"/>
                <w:sz w:val="22"/>
                <w:szCs w:val="22"/>
                <w:lang w:val="en-US"/>
              </w:rPr>
            </w:pPr>
            <w:r w:rsidRPr="00702EE3">
              <w:rPr>
                <w:rFonts w:asciiTheme="minorHAnsi" w:hAnsiTheme="minorHAnsi" w:cstheme="minorHAnsi"/>
                <w:b w:val="0"/>
                <w:sz w:val="22"/>
                <w:szCs w:val="22"/>
                <w:lang w:val="en-US"/>
              </w:rPr>
              <w:sym w:font="Wingdings" w:char="F06F"/>
            </w:r>
          </w:p>
          <w:p w14:paraId="528111A6" w14:textId="77777777" w:rsidR="005322CB" w:rsidRPr="00702EE3" w:rsidRDefault="005322CB" w:rsidP="00331479">
            <w:pPr>
              <w:pStyle w:val="BodyText3"/>
              <w:rPr>
                <w:rFonts w:asciiTheme="minorHAnsi" w:hAnsiTheme="minorHAnsi" w:cstheme="minorHAnsi"/>
                <w:b w:val="0"/>
                <w:sz w:val="22"/>
                <w:szCs w:val="22"/>
                <w:lang w:val="en-US"/>
              </w:rPr>
            </w:pPr>
          </w:p>
          <w:p w14:paraId="01FDA8CD" w14:textId="77777777" w:rsidR="005322CB" w:rsidRPr="00702EE3" w:rsidRDefault="005322CB" w:rsidP="00331479">
            <w:pPr>
              <w:pStyle w:val="BodyText3"/>
              <w:rPr>
                <w:rFonts w:asciiTheme="minorHAnsi" w:hAnsiTheme="minorHAnsi" w:cstheme="minorHAnsi"/>
                <w:b w:val="0"/>
                <w:sz w:val="22"/>
                <w:szCs w:val="22"/>
                <w:lang w:val="en-US"/>
              </w:rPr>
            </w:pPr>
          </w:p>
          <w:p w14:paraId="09659E2F" w14:textId="77777777" w:rsidR="005322CB" w:rsidRPr="00702EE3" w:rsidRDefault="005322CB" w:rsidP="00331479">
            <w:pPr>
              <w:pStyle w:val="BodyText3"/>
              <w:rPr>
                <w:rFonts w:asciiTheme="minorHAnsi" w:hAnsiTheme="minorHAnsi" w:cstheme="minorHAnsi"/>
                <w:b w:val="0"/>
                <w:sz w:val="22"/>
                <w:szCs w:val="22"/>
                <w:lang w:val="en-US"/>
              </w:rPr>
            </w:pPr>
          </w:p>
          <w:p w14:paraId="348E1A1D" w14:textId="77777777" w:rsidR="005322CB" w:rsidRPr="00702EE3" w:rsidRDefault="005322CB" w:rsidP="00331479">
            <w:pPr>
              <w:pStyle w:val="BodyText3"/>
              <w:rPr>
                <w:rFonts w:asciiTheme="minorHAnsi" w:hAnsiTheme="minorHAnsi" w:cstheme="minorHAnsi"/>
                <w:b w:val="0"/>
                <w:sz w:val="22"/>
                <w:szCs w:val="22"/>
                <w:lang w:val="en-US"/>
              </w:rPr>
            </w:pPr>
          </w:p>
          <w:p w14:paraId="0AF06909" w14:textId="77777777" w:rsidR="005322CB" w:rsidRPr="00702EE3" w:rsidRDefault="005322CB" w:rsidP="00331479">
            <w:pPr>
              <w:pStyle w:val="BodyText3"/>
              <w:rPr>
                <w:rFonts w:asciiTheme="minorHAnsi" w:hAnsiTheme="minorHAnsi" w:cstheme="minorHAnsi"/>
                <w:b w:val="0"/>
                <w:sz w:val="22"/>
                <w:szCs w:val="22"/>
                <w:lang w:val="en-US"/>
              </w:rPr>
            </w:pPr>
          </w:p>
          <w:p w14:paraId="5BA866B6" w14:textId="77777777" w:rsidR="005322CB" w:rsidRPr="00702EE3" w:rsidRDefault="005322CB" w:rsidP="00331479">
            <w:pPr>
              <w:pStyle w:val="BodyText3"/>
              <w:rPr>
                <w:rFonts w:asciiTheme="minorHAnsi" w:hAnsiTheme="minorHAnsi" w:cstheme="minorHAnsi"/>
                <w:b w:val="0"/>
                <w:sz w:val="22"/>
                <w:szCs w:val="22"/>
                <w:lang w:val="en-US"/>
              </w:rPr>
            </w:pPr>
          </w:p>
          <w:p w14:paraId="77C928C5" w14:textId="36E67FF5" w:rsidR="005322CB" w:rsidRPr="00702EE3" w:rsidRDefault="005322CB" w:rsidP="005322CB">
            <w:pPr>
              <w:pStyle w:val="BodyText3"/>
              <w:rPr>
                <w:rFonts w:asciiTheme="minorHAnsi" w:hAnsiTheme="minorHAnsi" w:cstheme="minorHAnsi"/>
                <w:b w:val="0"/>
                <w:sz w:val="22"/>
                <w:szCs w:val="22"/>
                <w:lang w:val="en-US"/>
              </w:rPr>
            </w:pPr>
            <w:r w:rsidRPr="00702EE3">
              <w:rPr>
                <w:rFonts w:asciiTheme="minorHAnsi" w:hAnsiTheme="minorHAnsi" w:cstheme="minorHAnsi"/>
                <w:b w:val="0"/>
                <w:sz w:val="22"/>
                <w:szCs w:val="22"/>
                <w:lang w:val="en-US"/>
              </w:rPr>
              <w:sym w:font="Wingdings" w:char="F06F"/>
            </w:r>
          </w:p>
          <w:p w14:paraId="43C79BCB" w14:textId="17B1543D" w:rsidR="005322CB" w:rsidRPr="00702EE3" w:rsidRDefault="005322CB" w:rsidP="005322CB">
            <w:pPr>
              <w:pStyle w:val="BodyText3"/>
              <w:rPr>
                <w:rFonts w:asciiTheme="minorHAnsi" w:hAnsiTheme="minorHAnsi" w:cstheme="minorHAnsi"/>
                <w:b w:val="0"/>
                <w:sz w:val="22"/>
                <w:szCs w:val="22"/>
                <w:lang w:val="en-US"/>
              </w:rPr>
            </w:pPr>
          </w:p>
          <w:p w14:paraId="08F978DD" w14:textId="02B8EEC3" w:rsidR="005322CB" w:rsidRPr="00702EE3" w:rsidRDefault="005322CB" w:rsidP="005322CB">
            <w:pPr>
              <w:pStyle w:val="BodyText3"/>
              <w:rPr>
                <w:rFonts w:asciiTheme="minorHAnsi" w:hAnsiTheme="minorHAnsi" w:cstheme="minorHAnsi"/>
                <w:b w:val="0"/>
                <w:sz w:val="22"/>
                <w:szCs w:val="22"/>
                <w:lang w:val="en-US"/>
              </w:rPr>
            </w:pPr>
          </w:p>
          <w:p w14:paraId="0BAC6996" w14:textId="36502089" w:rsidR="005322CB" w:rsidRPr="00702EE3" w:rsidRDefault="005322CB" w:rsidP="005322CB">
            <w:pPr>
              <w:pStyle w:val="BodyText3"/>
              <w:rPr>
                <w:rFonts w:asciiTheme="minorHAnsi" w:hAnsiTheme="minorHAnsi" w:cstheme="minorHAnsi"/>
                <w:b w:val="0"/>
                <w:sz w:val="22"/>
                <w:szCs w:val="22"/>
                <w:lang w:val="en-US"/>
              </w:rPr>
            </w:pPr>
          </w:p>
          <w:p w14:paraId="3AFCF685" w14:textId="33421E18" w:rsidR="005322CB" w:rsidRPr="00702EE3" w:rsidRDefault="005322CB" w:rsidP="005322CB">
            <w:pPr>
              <w:pStyle w:val="BodyText3"/>
              <w:rPr>
                <w:rFonts w:asciiTheme="minorHAnsi" w:hAnsiTheme="minorHAnsi" w:cstheme="minorHAnsi"/>
                <w:b w:val="0"/>
                <w:sz w:val="22"/>
                <w:szCs w:val="22"/>
                <w:lang w:val="en-US"/>
              </w:rPr>
            </w:pPr>
          </w:p>
          <w:p w14:paraId="7053BA18" w14:textId="614BCF5F" w:rsidR="005322CB" w:rsidRPr="00702EE3" w:rsidRDefault="005322CB" w:rsidP="005322CB">
            <w:pPr>
              <w:pStyle w:val="BodyText3"/>
              <w:rPr>
                <w:rFonts w:asciiTheme="minorHAnsi" w:hAnsiTheme="minorHAnsi" w:cstheme="minorHAnsi"/>
                <w:b w:val="0"/>
                <w:sz w:val="22"/>
                <w:szCs w:val="22"/>
                <w:lang w:val="en-US"/>
              </w:rPr>
            </w:pPr>
            <w:r w:rsidRPr="00702EE3">
              <w:rPr>
                <w:rFonts w:asciiTheme="minorHAnsi" w:hAnsiTheme="minorHAnsi" w:cstheme="minorHAnsi"/>
                <w:b w:val="0"/>
                <w:sz w:val="22"/>
                <w:szCs w:val="22"/>
                <w:lang w:val="en-US"/>
              </w:rPr>
              <w:sym w:font="Wingdings" w:char="F06F"/>
            </w:r>
          </w:p>
          <w:p w14:paraId="345F6C0B" w14:textId="5100925C" w:rsidR="005322CB" w:rsidRPr="00702EE3" w:rsidRDefault="005322CB" w:rsidP="005322CB">
            <w:pPr>
              <w:pStyle w:val="BodyText3"/>
              <w:rPr>
                <w:rFonts w:asciiTheme="minorHAnsi" w:hAnsiTheme="minorHAnsi" w:cstheme="minorHAnsi"/>
                <w:b w:val="0"/>
                <w:sz w:val="22"/>
                <w:szCs w:val="22"/>
                <w:lang w:val="en-US"/>
              </w:rPr>
            </w:pPr>
          </w:p>
          <w:p w14:paraId="1DFBB7AE" w14:textId="10FBC9D9" w:rsidR="005322CB" w:rsidRPr="00702EE3" w:rsidRDefault="005322CB" w:rsidP="005322CB">
            <w:pPr>
              <w:pStyle w:val="BodyText3"/>
              <w:rPr>
                <w:rFonts w:asciiTheme="minorHAnsi" w:hAnsiTheme="minorHAnsi" w:cstheme="minorHAnsi"/>
                <w:b w:val="0"/>
                <w:sz w:val="22"/>
                <w:szCs w:val="22"/>
                <w:lang w:val="en-US"/>
              </w:rPr>
            </w:pPr>
          </w:p>
          <w:p w14:paraId="267B3AD6" w14:textId="2BE3438C" w:rsidR="005322CB" w:rsidRPr="00702EE3" w:rsidRDefault="005322CB" w:rsidP="005322CB">
            <w:pPr>
              <w:pStyle w:val="BodyText3"/>
              <w:rPr>
                <w:rFonts w:asciiTheme="minorHAnsi" w:hAnsiTheme="minorHAnsi" w:cstheme="minorHAnsi"/>
                <w:b w:val="0"/>
                <w:sz w:val="22"/>
                <w:szCs w:val="22"/>
                <w:lang w:val="en-US"/>
              </w:rPr>
            </w:pPr>
          </w:p>
          <w:p w14:paraId="48A30E7A" w14:textId="2A3BDCD3" w:rsidR="005322CB" w:rsidRPr="00702EE3" w:rsidRDefault="005322CB" w:rsidP="005322CB">
            <w:pPr>
              <w:pStyle w:val="BodyText3"/>
              <w:rPr>
                <w:rFonts w:asciiTheme="minorHAnsi" w:hAnsiTheme="minorHAnsi" w:cstheme="minorHAnsi"/>
                <w:b w:val="0"/>
                <w:sz w:val="22"/>
                <w:szCs w:val="22"/>
                <w:lang w:val="en-US"/>
              </w:rPr>
            </w:pPr>
          </w:p>
          <w:p w14:paraId="55935EB9" w14:textId="7A37F2B4" w:rsidR="005322CB" w:rsidRPr="00702EE3" w:rsidRDefault="005322CB" w:rsidP="005322CB">
            <w:pPr>
              <w:pStyle w:val="BodyText3"/>
              <w:rPr>
                <w:rFonts w:asciiTheme="minorHAnsi" w:hAnsiTheme="minorHAnsi" w:cstheme="minorHAnsi"/>
                <w:b w:val="0"/>
                <w:sz w:val="22"/>
                <w:szCs w:val="22"/>
                <w:lang w:val="en-US"/>
              </w:rPr>
            </w:pPr>
          </w:p>
          <w:p w14:paraId="4F66C9F8" w14:textId="24493F95" w:rsidR="005322CB" w:rsidRPr="00702EE3" w:rsidRDefault="005322CB" w:rsidP="005322CB">
            <w:pPr>
              <w:pStyle w:val="BodyText3"/>
              <w:rPr>
                <w:rFonts w:asciiTheme="minorHAnsi" w:hAnsiTheme="minorHAnsi" w:cstheme="minorHAnsi"/>
                <w:b w:val="0"/>
                <w:sz w:val="22"/>
                <w:szCs w:val="22"/>
                <w:lang w:val="en-US"/>
              </w:rPr>
            </w:pPr>
          </w:p>
          <w:p w14:paraId="29190BBA" w14:textId="4336149D" w:rsidR="005322CB" w:rsidRPr="00702EE3" w:rsidRDefault="005322CB" w:rsidP="005322CB">
            <w:pPr>
              <w:pStyle w:val="BodyText3"/>
              <w:rPr>
                <w:rFonts w:asciiTheme="minorHAnsi" w:hAnsiTheme="minorHAnsi" w:cstheme="minorHAnsi"/>
                <w:b w:val="0"/>
                <w:sz w:val="22"/>
                <w:szCs w:val="22"/>
                <w:lang w:val="en-US"/>
              </w:rPr>
            </w:pPr>
          </w:p>
          <w:p w14:paraId="0CC1B583" w14:textId="035387F4" w:rsidR="005322CB" w:rsidRPr="00702EE3" w:rsidRDefault="005322CB" w:rsidP="005322CB">
            <w:pPr>
              <w:pStyle w:val="BodyText3"/>
              <w:rPr>
                <w:rFonts w:asciiTheme="minorHAnsi" w:hAnsiTheme="minorHAnsi" w:cstheme="minorHAnsi"/>
                <w:b w:val="0"/>
                <w:sz w:val="22"/>
                <w:szCs w:val="22"/>
                <w:lang w:val="en-US"/>
              </w:rPr>
            </w:pPr>
          </w:p>
          <w:p w14:paraId="369345AD" w14:textId="6DF47E89" w:rsidR="005322CB" w:rsidRPr="00702EE3" w:rsidRDefault="005322CB" w:rsidP="005322CB">
            <w:pPr>
              <w:pStyle w:val="BodyText3"/>
              <w:rPr>
                <w:rFonts w:asciiTheme="minorHAnsi" w:hAnsiTheme="minorHAnsi" w:cstheme="minorHAnsi"/>
                <w:b w:val="0"/>
                <w:sz w:val="22"/>
                <w:szCs w:val="22"/>
                <w:lang w:val="en-US"/>
              </w:rPr>
            </w:pPr>
          </w:p>
          <w:p w14:paraId="57A73B63" w14:textId="2A3762DC" w:rsidR="005322CB" w:rsidRPr="00702EE3" w:rsidRDefault="005322CB" w:rsidP="005322CB">
            <w:pPr>
              <w:pStyle w:val="BodyText3"/>
              <w:rPr>
                <w:rFonts w:asciiTheme="minorHAnsi" w:hAnsiTheme="minorHAnsi" w:cstheme="minorHAnsi"/>
                <w:b w:val="0"/>
                <w:sz w:val="22"/>
                <w:szCs w:val="22"/>
                <w:lang w:val="en-US"/>
              </w:rPr>
            </w:pPr>
          </w:p>
          <w:p w14:paraId="29D85C7A" w14:textId="3C7201A7" w:rsidR="005322CB" w:rsidRPr="00702EE3" w:rsidRDefault="005322CB" w:rsidP="005322CB">
            <w:pPr>
              <w:pStyle w:val="BodyText3"/>
              <w:rPr>
                <w:rFonts w:asciiTheme="minorHAnsi" w:hAnsiTheme="minorHAnsi" w:cstheme="minorHAnsi"/>
                <w:b w:val="0"/>
                <w:sz w:val="22"/>
                <w:szCs w:val="22"/>
                <w:lang w:val="en-US"/>
              </w:rPr>
            </w:pPr>
          </w:p>
          <w:p w14:paraId="7CB63E8D" w14:textId="73071D9C" w:rsidR="005322CB" w:rsidRPr="00702EE3" w:rsidRDefault="005322CB" w:rsidP="005322CB">
            <w:pPr>
              <w:pStyle w:val="BodyText3"/>
              <w:rPr>
                <w:rFonts w:asciiTheme="minorHAnsi" w:hAnsiTheme="minorHAnsi" w:cstheme="minorHAnsi"/>
                <w:b w:val="0"/>
                <w:sz w:val="22"/>
                <w:szCs w:val="22"/>
                <w:lang w:val="en-US"/>
              </w:rPr>
            </w:pPr>
          </w:p>
          <w:p w14:paraId="73DA39E5" w14:textId="65BD9925" w:rsidR="005322CB" w:rsidRPr="00702EE3" w:rsidRDefault="005322CB" w:rsidP="005322CB">
            <w:pPr>
              <w:pStyle w:val="BodyText3"/>
              <w:rPr>
                <w:rFonts w:asciiTheme="minorHAnsi" w:hAnsiTheme="minorHAnsi" w:cstheme="minorHAnsi"/>
                <w:b w:val="0"/>
                <w:sz w:val="22"/>
                <w:szCs w:val="22"/>
                <w:lang w:val="en-US"/>
              </w:rPr>
            </w:pPr>
            <w:r w:rsidRPr="00702EE3">
              <w:rPr>
                <w:rFonts w:asciiTheme="minorHAnsi" w:hAnsiTheme="minorHAnsi" w:cstheme="minorHAnsi"/>
                <w:b w:val="0"/>
                <w:sz w:val="22"/>
                <w:szCs w:val="22"/>
                <w:lang w:val="en-US"/>
              </w:rPr>
              <w:sym w:font="Wingdings" w:char="F06F"/>
            </w:r>
          </w:p>
          <w:p w14:paraId="35A91209" w14:textId="2B70F3C7" w:rsidR="005322CB" w:rsidRPr="00702EE3" w:rsidRDefault="005322CB" w:rsidP="005322CB">
            <w:pPr>
              <w:pStyle w:val="BodyText3"/>
              <w:rPr>
                <w:rFonts w:asciiTheme="minorHAnsi" w:hAnsiTheme="minorHAnsi" w:cstheme="minorHAnsi"/>
                <w:b w:val="0"/>
                <w:sz w:val="22"/>
                <w:szCs w:val="22"/>
                <w:lang w:val="en-US"/>
              </w:rPr>
            </w:pPr>
          </w:p>
          <w:p w14:paraId="2744D623" w14:textId="1086002F" w:rsidR="005322CB" w:rsidRPr="00702EE3" w:rsidRDefault="005322CB" w:rsidP="005322CB">
            <w:pPr>
              <w:pStyle w:val="BodyText3"/>
              <w:rPr>
                <w:rFonts w:asciiTheme="minorHAnsi" w:hAnsiTheme="minorHAnsi" w:cstheme="minorHAnsi"/>
                <w:b w:val="0"/>
                <w:sz w:val="22"/>
                <w:szCs w:val="22"/>
                <w:lang w:val="en-US"/>
              </w:rPr>
            </w:pPr>
          </w:p>
          <w:p w14:paraId="7FC1C1D8" w14:textId="1AC69E30" w:rsidR="005322CB" w:rsidRPr="00702EE3" w:rsidRDefault="005322CB" w:rsidP="005322CB">
            <w:pPr>
              <w:pStyle w:val="BodyText3"/>
              <w:rPr>
                <w:rFonts w:asciiTheme="minorHAnsi" w:hAnsiTheme="minorHAnsi" w:cstheme="minorHAnsi"/>
                <w:b w:val="0"/>
                <w:sz w:val="22"/>
                <w:szCs w:val="22"/>
                <w:lang w:val="en-US"/>
              </w:rPr>
            </w:pPr>
          </w:p>
          <w:p w14:paraId="50AF5999" w14:textId="777A337E" w:rsidR="005322CB" w:rsidRPr="00702EE3" w:rsidRDefault="005322CB" w:rsidP="005322CB">
            <w:pPr>
              <w:pStyle w:val="BodyText3"/>
              <w:rPr>
                <w:rFonts w:asciiTheme="minorHAnsi" w:hAnsiTheme="minorHAnsi" w:cstheme="minorHAnsi"/>
                <w:b w:val="0"/>
                <w:sz w:val="22"/>
                <w:szCs w:val="22"/>
                <w:lang w:val="en-US"/>
              </w:rPr>
            </w:pPr>
          </w:p>
          <w:p w14:paraId="26165F50" w14:textId="63207048" w:rsidR="005322CB" w:rsidRPr="00702EE3" w:rsidRDefault="005322CB" w:rsidP="005322CB">
            <w:pPr>
              <w:pStyle w:val="BodyText3"/>
              <w:rPr>
                <w:rFonts w:asciiTheme="minorHAnsi" w:hAnsiTheme="minorHAnsi" w:cstheme="minorHAnsi"/>
                <w:b w:val="0"/>
                <w:sz w:val="22"/>
                <w:szCs w:val="22"/>
                <w:lang w:val="en-US"/>
              </w:rPr>
            </w:pPr>
          </w:p>
          <w:p w14:paraId="6E805784" w14:textId="60C5B12D" w:rsidR="005322CB" w:rsidRPr="00702EE3" w:rsidRDefault="005322CB" w:rsidP="005322CB">
            <w:pPr>
              <w:pStyle w:val="BodyText3"/>
              <w:rPr>
                <w:rFonts w:asciiTheme="minorHAnsi" w:hAnsiTheme="minorHAnsi" w:cstheme="minorHAnsi"/>
                <w:b w:val="0"/>
                <w:sz w:val="22"/>
                <w:szCs w:val="22"/>
                <w:lang w:val="en-US"/>
              </w:rPr>
            </w:pPr>
          </w:p>
          <w:p w14:paraId="1B2AF2FA" w14:textId="54BC4CCC" w:rsidR="005322CB" w:rsidRPr="00702EE3" w:rsidRDefault="005322CB" w:rsidP="005322CB">
            <w:pPr>
              <w:pStyle w:val="BodyText3"/>
              <w:rPr>
                <w:rFonts w:asciiTheme="minorHAnsi" w:hAnsiTheme="minorHAnsi" w:cstheme="minorHAnsi"/>
                <w:b w:val="0"/>
                <w:sz w:val="22"/>
                <w:szCs w:val="22"/>
                <w:lang w:val="en-US"/>
              </w:rPr>
            </w:pPr>
          </w:p>
          <w:p w14:paraId="42D00C87" w14:textId="51447A93" w:rsidR="005322CB" w:rsidRPr="00702EE3" w:rsidRDefault="005322CB" w:rsidP="005322CB">
            <w:pPr>
              <w:pStyle w:val="BodyText3"/>
              <w:rPr>
                <w:rFonts w:asciiTheme="minorHAnsi" w:hAnsiTheme="minorHAnsi" w:cstheme="minorHAnsi"/>
                <w:b w:val="0"/>
                <w:sz w:val="22"/>
                <w:szCs w:val="22"/>
                <w:lang w:val="en-US"/>
              </w:rPr>
            </w:pPr>
            <w:r w:rsidRPr="00702EE3">
              <w:rPr>
                <w:rFonts w:asciiTheme="minorHAnsi" w:hAnsiTheme="minorHAnsi" w:cstheme="minorHAnsi"/>
                <w:b w:val="0"/>
                <w:sz w:val="22"/>
                <w:szCs w:val="22"/>
                <w:lang w:val="en-US"/>
              </w:rPr>
              <w:sym w:font="Wingdings" w:char="F06F"/>
            </w:r>
          </w:p>
          <w:p w14:paraId="4B1F2F92" w14:textId="1CFD675E" w:rsidR="005322CB" w:rsidRPr="00702EE3" w:rsidRDefault="005322CB" w:rsidP="005322CB">
            <w:pPr>
              <w:pStyle w:val="BodyText3"/>
              <w:rPr>
                <w:rFonts w:asciiTheme="minorHAnsi" w:hAnsiTheme="minorHAnsi" w:cstheme="minorHAnsi"/>
                <w:b w:val="0"/>
                <w:sz w:val="22"/>
                <w:szCs w:val="22"/>
                <w:lang w:val="en-US"/>
              </w:rPr>
            </w:pPr>
          </w:p>
          <w:p w14:paraId="407340B0" w14:textId="043F1FBA" w:rsidR="005322CB" w:rsidRPr="00702EE3" w:rsidRDefault="005322CB" w:rsidP="005322CB">
            <w:pPr>
              <w:pStyle w:val="BodyText3"/>
              <w:rPr>
                <w:rFonts w:asciiTheme="minorHAnsi" w:hAnsiTheme="minorHAnsi" w:cstheme="minorHAnsi"/>
                <w:b w:val="0"/>
                <w:sz w:val="22"/>
                <w:szCs w:val="22"/>
                <w:lang w:val="en-US"/>
              </w:rPr>
            </w:pPr>
          </w:p>
          <w:p w14:paraId="04B0C26B" w14:textId="13174EB4" w:rsidR="005322CB" w:rsidRPr="00702EE3" w:rsidRDefault="005322CB" w:rsidP="005322CB">
            <w:pPr>
              <w:pStyle w:val="BodyText3"/>
              <w:rPr>
                <w:rFonts w:asciiTheme="minorHAnsi" w:hAnsiTheme="minorHAnsi" w:cstheme="minorHAnsi"/>
                <w:b w:val="0"/>
                <w:sz w:val="22"/>
                <w:szCs w:val="22"/>
                <w:lang w:val="en-US"/>
              </w:rPr>
            </w:pPr>
          </w:p>
          <w:p w14:paraId="00331DEC" w14:textId="03142D85" w:rsidR="005322CB" w:rsidRPr="00702EE3" w:rsidRDefault="005322CB" w:rsidP="005322CB">
            <w:pPr>
              <w:pStyle w:val="BodyText3"/>
              <w:rPr>
                <w:rFonts w:asciiTheme="minorHAnsi" w:hAnsiTheme="minorHAnsi" w:cstheme="minorHAnsi"/>
                <w:b w:val="0"/>
                <w:sz w:val="22"/>
                <w:szCs w:val="22"/>
                <w:lang w:val="en-US"/>
              </w:rPr>
            </w:pPr>
          </w:p>
          <w:p w14:paraId="3822FCD1" w14:textId="28965FB6" w:rsidR="005322CB" w:rsidRPr="00702EE3" w:rsidRDefault="005322CB" w:rsidP="005322CB">
            <w:pPr>
              <w:pStyle w:val="BodyText3"/>
              <w:rPr>
                <w:rFonts w:asciiTheme="minorHAnsi" w:hAnsiTheme="minorHAnsi" w:cstheme="minorHAnsi"/>
                <w:b w:val="0"/>
                <w:sz w:val="22"/>
                <w:szCs w:val="22"/>
                <w:lang w:val="en-US"/>
              </w:rPr>
            </w:pPr>
          </w:p>
          <w:p w14:paraId="2BE28583" w14:textId="124B50C1" w:rsidR="005322CB" w:rsidRPr="00702EE3" w:rsidRDefault="005322CB" w:rsidP="005322CB">
            <w:pPr>
              <w:pStyle w:val="BodyText3"/>
              <w:rPr>
                <w:rFonts w:asciiTheme="minorHAnsi" w:hAnsiTheme="minorHAnsi" w:cstheme="minorHAnsi"/>
                <w:b w:val="0"/>
                <w:sz w:val="22"/>
                <w:szCs w:val="22"/>
                <w:lang w:val="en-US"/>
              </w:rPr>
            </w:pPr>
          </w:p>
          <w:p w14:paraId="6E65BE1F" w14:textId="7234ABA4" w:rsidR="005322CB" w:rsidRPr="00702EE3" w:rsidRDefault="005322CB" w:rsidP="005322CB">
            <w:pPr>
              <w:pStyle w:val="BodyText3"/>
              <w:rPr>
                <w:rFonts w:asciiTheme="minorHAnsi" w:hAnsiTheme="minorHAnsi" w:cstheme="minorHAnsi"/>
                <w:b w:val="0"/>
                <w:sz w:val="22"/>
                <w:szCs w:val="22"/>
                <w:lang w:val="en-US"/>
              </w:rPr>
            </w:pPr>
          </w:p>
          <w:p w14:paraId="69A995A2" w14:textId="2C8723F2" w:rsidR="005322CB" w:rsidRPr="00702EE3" w:rsidRDefault="005322CB" w:rsidP="005322CB">
            <w:pPr>
              <w:pStyle w:val="BodyText3"/>
              <w:rPr>
                <w:rFonts w:asciiTheme="minorHAnsi" w:hAnsiTheme="minorHAnsi" w:cstheme="minorHAnsi"/>
                <w:b w:val="0"/>
                <w:sz w:val="22"/>
                <w:szCs w:val="22"/>
                <w:lang w:val="en-US"/>
              </w:rPr>
            </w:pPr>
          </w:p>
          <w:p w14:paraId="577ACF22" w14:textId="5A9E0B8A" w:rsidR="005322CB" w:rsidRPr="00702EE3" w:rsidRDefault="005322CB" w:rsidP="005322CB">
            <w:pPr>
              <w:pStyle w:val="BodyText3"/>
              <w:rPr>
                <w:rFonts w:asciiTheme="minorHAnsi" w:hAnsiTheme="minorHAnsi" w:cstheme="minorHAnsi"/>
                <w:b w:val="0"/>
                <w:sz w:val="22"/>
                <w:szCs w:val="22"/>
                <w:lang w:val="en-US"/>
              </w:rPr>
            </w:pPr>
          </w:p>
          <w:p w14:paraId="7C2D98E0" w14:textId="1B8E2A0A" w:rsidR="005322CB" w:rsidRPr="00702EE3" w:rsidRDefault="005322CB" w:rsidP="005322CB">
            <w:pPr>
              <w:pStyle w:val="BodyText3"/>
              <w:rPr>
                <w:rFonts w:asciiTheme="minorHAnsi" w:hAnsiTheme="minorHAnsi" w:cstheme="minorHAnsi"/>
                <w:b w:val="0"/>
                <w:sz w:val="22"/>
                <w:szCs w:val="22"/>
                <w:lang w:val="en-US"/>
              </w:rPr>
            </w:pPr>
          </w:p>
          <w:p w14:paraId="37EF9002" w14:textId="6B01A11D" w:rsidR="005322CB" w:rsidRPr="00702EE3" w:rsidRDefault="005322CB" w:rsidP="005322CB">
            <w:pPr>
              <w:pStyle w:val="BodyText3"/>
              <w:rPr>
                <w:rFonts w:asciiTheme="minorHAnsi" w:hAnsiTheme="minorHAnsi" w:cstheme="minorHAnsi"/>
                <w:b w:val="0"/>
                <w:sz w:val="22"/>
                <w:szCs w:val="22"/>
                <w:lang w:val="en-US"/>
              </w:rPr>
            </w:pPr>
          </w:p>
          <w:p w14:paraId="388EB8E4" w14:textId="6694E0DD" w:rsidR="005322CB" w:rsidRPr="00702EE3" w:rsidRDefault="005322CB" w:rsidP="005322CB">
            <w:pPr>
              <w:pStyle w:val="BodyText3"/>
              <w:rPr>
                <w:rFonts w:asciiTheme="minorHAnsi" w:hAnsiTheme="minorHAnsi" w:cstheme="minorHAnsi"/>
                <w:b w:val="0"/>
                <w:sz w:val="22"/>
                <w:szCs w:val="22"/>
                <w:lang w:val="en-US"/>
              </w:rPr>
            </w:pPr>
          </w:p>
          <w:p w14:paraId="7883727F" w14:textId="0D24F377" w:rsidR="005322CB" w:rsidRPr="00702EE3" w:rsidRDefault="005322CB" w:rsidP="005322CB">
            <w:pPr>
              <w:pStyle w:val="BodyText3"/>
              <w:rPr>
                <w:rFonts w:asciiTheme="minorHAnsi" w:hAnsiTheme="minorHAnsi" w:cstheme="minorHAnsi"/>
                <w:b w:val="0"/>
                <w:sz w:val="22"/>
                <w:szCs w:val="22"/>
                <w:lang w:val="en-US"/>
              </w:rPr>
            </w:pPr>
          </w:p>
          <w:p w14:paraId="5D9CDF84" w14:textId="5DB3AC6D" w:rsidR="005322CB" w:rsidRPr="00702EE3" w:rsidRDefault="005322CB" w:rsidP="005322CB">
            <w:pPr>
              <w:pStyle w:val="BodyText3"/>
              <w:rPr>
                <w:rFonts w:asciiTheme="minorHAnsi" w:hAnsiTheme="minorHAnsi" w:cstheme="minorHAnsi"/>
                <w:b w:val="0"/>
                <w:sz w:val="22"/>
                <w:szCs w:val="22"/>
                <w:lang w:val="en-US"/>
              </w:rPr>
            </w:pPr>
          </w:p>
          <w:p w14:paraId="50EAC609" w14:textId="7452F9D7" w:rsidR="005322CB" w:rsidRPr="00702EE3" w:rsidRDefault="005322CB" w:rsidP="005322CB">
            <w:pPr>
              <w:pStyle w:val="BodyText3"/>
              <w:rPr>
                <w:rFonts w:asciiTheme="minorHAnsi" w:hAnsiTheme="minorHAnsi" w:cstheme="minorHAnsi"/>
                <w:b w:val="0"/>
                <w:sz w:val="22"/>
                <w:szCs w:val="22"/>
                <w:lang w:val="en-US"/>
              </w:rPr>
            </w:pPr>
          </w:p>
          <w:p w14:paraId="2E47A48B" w14:textId="1225394B" w:rsidR="005322CB" w:rsidRPr="00702EE3" w:rsidRDefault="005322CB" w:rsidP="005322CB">
            <w:pPr>
              <w:pStyle w:val="BodyText3"/>
              <w:rPr>
                <w:rFonts w:asciiTheme="minorHAnsi" w:hAnsiTheme="minorHAnsi" w:cstheme="minorHAnsi"/>
                <w:b w:val="0"/>
                <w:sz w:val="22"/>
                <w:szCs w:val="22"/>
                <w:lang w:val="en-US"/>
              </w:rPr>
            </w:pPr>
          </w:p>
          <w:p w14:paraId="3913B65B" w14:textId="2DF9D385" w:rsidR="005322CB" w:rsidRPr="00702EE3" w:rsidRDefault="005322CB" w:rsidP="005322CB">
            <w:pPr>
              <w:pStyle w:val="BodyText3"/>
              <w:rPr>
                <w:rFonts w:asciiTheme="minorHAnsi" w:hAnsiTheme="minorHAnsi" w:cstheme="minorHAnsi"/>
                <w:b w:val="0"/>
                <w:sz w:val="22"/>
                <w:szCs w:val="22"/>
                <w:lang w:val="en-US"/>
              </w:rPr>
            </w:pPr>
          </w:p>
          <w:p w14:paraId="643462A4" w14:textId="35469215" w:rsidR="005322CB" w:rsidRPr="00702EE3" w:rsidRDefault="005322CB" w:rsidP="005322CB">
            <w:pPr>
              <w:pStyle w:val="BodyText3"/>
              <w:rPr>
                <w:rFonts w:asciiTheme="minorHAnsi" w:hAnsiTheme="minorHAnsi" w:cstheme="minorHAnsi"/>
                <w:b w:val="0"/>
                <w:sz w:val="22"/>
                <w:szCs w:val="22"/>
                <w:lang w:val="en-US"/>
              </w:rPr>
            </w:pPr>
          </w:p>
          <w:p w14:paraId="6F5F0C3D" w14:textId="6A152A58" w:rsidR="005322CB" w:rsidRPr="00702EE3" w:rsidRDefault="005322CB" w:rsidP="005322CB">
            <w:pPr>
              <w:pStyle w:val="BodyText3"/>
              <w:rPr>
                <w:rFonts w:asciiTheme="minorHAnsi" w:hAnsiTheme="minorHAnsi" w:cstheme="minorHAnsi"/>
                <w:b w:val="0"/>
                <w:sz w:val="22"/>
                <w:szCs w:val="22"/>
                <w:lang w:val="en-US"/>
              </w:rPr>
            </w:pPr>
          </w:p>
          <w:p w14:paraId="490672EC" w14:textId="610967AA" w:rsidR="005322CB" w:rsidRPr="00702EE3" w:rsidRDefault="005322CB" w:rsidP="005322CB">
            <w:pPr>
              <w:pStyle w:val="BodyText3"/>
              <w:rPr>
                <w:rFonts w:asciiTheme="minorHAnsi" w:hAnsiTheme="minorHAnsi" w:cstheme="minorHAnsi"/>
                <w:b w:val="0"/>
                <w:sz w:val="22"/>
                <w:szCs w:val="22"/>
                <w:lang w:val="en-US"/>
              </w:rPr>
            </w:pPr>
          </w:p>
          <w:p w14:paraId="40DABDB3" w14:textId="61439223" w:rsidR="005322CB" w:rsidRPr="00702EE3" w:rsidRDefault="005322CB" w:rsidP="005322CB">
            <w:pPr>
              <w:pStyle w:val="BodyText3"/>
              <w:rPr>
                <w:rFonts w:asciiTheme="minorHAnsi" w:hAnsiTheme="minorHAnsi" w:cstheme="minorHAnsi"/>
                <w:b w:val="0"/>
                <w:sz w:val="22"/>
                <w:szCs w:val="22"/>
                <w:lang w:val="en-US"/>
              </w:rPr>
            </w:pPr>
          </w:p>
          <w:p w14:paraId="784A367B" w14:textId="61F397B5" w:rsidR="005322CB" w:rsidRPr="00702EE3" w:rsidRDefault="005322CB" w:rsidP="005322CB">
            <w:pPr>
              <w:pStyle w:val="BodyText3"/>
              <w:rPr>
                <w:rFonts w:asciiTheme="minorHAnsi" w:hAnsiTheme="minorHAnsi" w:cstheme="minorHAnsi"/>
                <w:b w:val="0"/>
                <w:sz w:val="22"/>
                <w:szCs w:val="22"/>
                <w:lang w:val="en-US"/>
              </w:rPr>
            </w:pPr>
          </w:p>
          <w:p w14:paraId="590FE6B9" w14:textId="0B28E8DD" w:rsidR="005322CB" w:rsidRPr="00702EE3" w:rsidRDefault="005322CB" w:rsidP="005322CB">
            <w:pPr>
              <w:pStyle w:val="BodyText3"/>
              <w:rPr>
                <w:rFonts w:asciiTheme="minorHAnsi" w:hAnsiTheme="minorHAnsi" w:cstheme="minorHAnsi"/>
                <w:b w:val="0"/>
                <w:sz w:val="22"/>
                <w:szCs w:val="22"/>
                <w:lang w:val="en-US"/>
              </w:rPr>
            </w:pPr>
          </w:p>
          <w:p w14:paraId="3B7A1F75" w14:textId="135B6C29" w:rsidR="005322CB" w:rsidRPr="00702EE3" w:rsidRDefault="005322CB" w:rsidP="005322CB">
            <w:pPr>
              <w:pStyle w:val="BodyText3"/>
              <w:rPr>
                <w:rFonts w:asciiTheme="minorHAnsi" w:hAnsiTheme="minorHAnsi" w:cstheme="minorHAnsi"/>
                <w:b w:val="0"/>
                <w:sz w:val="22"/>
                <w:szCs w:val="22"/>
                <w:lang w:val="en-US"/>
              </w:rPr>
            </w:pPr>
          </w:p>
          <w:p w14:paraId="35512FCC" w14:textId="4B270ECB" w:rsidR="005322CB" w:rsidRPr="00702EE3" w:rsidRDefault="005322CB" w:rsidP="005322CB">
            <w:pPr>
              <w:pStyle w:val="BodyText3"/>
              <w:rPr>
                <w:rFonts w:asciiTheme="minorHAnsi" w:hAnsiTheme="minorHAnsi" w:cstheme="minorHAnsi"/>
                <w:b w:val="0"/>
                <w:sz w:val="22"/>
                <w:szCs w:val="22"/>
                <w:lang w:val="en-US"/>
              </w:rPr>
            </w:pPr>
          </w:p>
          <w:p w14:paraId="346F6F24" w14:textId="6A74F8A5" w:rsidR="005322CB" w:rsidRPr="00702EE3" w:rsidRDefault="005322CB" w:rsidP="005322CB">
            <w:pPr>
              <w:pStyle w:val="BodyText3"/>
              <w:rPr>
                <w:rFonts w:asciiTheme="minorHAnsi" w:hAnsiTheme="minorHAnsi" w:cstheme="minorHAnsi"/>
                <w:b w:val="0"/>
                <w:sz w:val="22"/>
                <w:szCs w:val="22"/>
                <w:lang w:val="en-US"/>
              </w:rPr>
            </w:pPr>
          </w:p>
          <w:p w14:paraId="2473C63B" w14:textId="0AA3E47B" w:rsidR="005322CB" w:rsidRPr="00702EE3" w:rsidRDefault="005322CB" w:rsidP="005322CB">
            <w:pPr>
              <w:pStyle w:val="BodyText3"/>
              <w:rPr>
                <w:rFonts w:asciiTheme="minorHAnsi" w:hAnsiTheme="minorHAnsi" w:cstheme="minorHAnsi"/>
                <w:b w:val="0"/>
                <w:sz w:val="22"/>
                <w:szCs w:val="22"/>
                <w:lang w:val="en-US"/>
              </w:rPr>
            </w:pPr>
          </w:p>
          <w:p w14:paraId="4C80F1F7" w14:textId="7A0D4C47" w:rsidR="005322CB" w:rsidRPr="00702EE3" w:rsidRDefault="005322CB" w:rsidP="005322CB">
            <w:pPr>
              <w:pStyle w:val="BodyText3"/>
              <w:rPr>
                <w:rFonts w:asciiTheme="minorHAnsi" w:hAnsiTheme="minorHAnsi" w:cstheme="minorHAnsi"/>
                <w:b w:val="0"/>
                <w:sz w:val="22"/>
                <w:szCs w:val="22"/>
                <w:lang w:val="en-US"/>
              </w:rPr>
            </w:pPr>
          </w:p>
          <w:p w14:paraId="492F8032" w14:textId="77777777" w:rsidR="005322CB" w:rsidRPr="00702EE3" w:rsidRDefault="005322CB" w:rsidP="005322CB">
            <w:pPr>
              <w:pStyle w:val="BodyText3"/>
              <w:rPr>
                <w:rFonts w:asciiTheme="minorHAnsi" w:hAnsiTheme="minorHAnsi" w:cstheme="minorHAnsi"/>
                <w:b w:val="0"/>
                <w:sz w:val="22"/>
                <w:szCs w:val="22"/>
                <w:lang w:val="en-US"/>
              </w:rPr>
            </w:pPr>
            <w:r w:rsidRPr="00702EE3">
              <w:rPr>
                <w:rFonts w:asciiTheme="minorHAnsi" w:hAnsiTheme="minorHAnsi" w:cstheme="minorHAnsi"/>
                <w:b w:val="0"/>
                <w:sz w:val="22"/>
                <w:szCs w:val="22"/>
                <w:lang w:val="en-US"/>
              </w:rPr>
              <w:sym w:font="Wingdings" w:char="F06F"/>
            </w:r>
          </w:p>
          <w:p w14:paraId="6B34453D" w14:textId="77777777" w:rsidR="005322CB" w:rsidRPr="00702EE3" w:rsidRDefault="005322CB" w:rsidP="005322CB">
            <w:pPr>
              <w:pStyle w:val="BodyText3"/>
              <w:rPr>
                <w:rFonts w:asciiTheme="minorHAnsi" w:hAnsiTheme="minorHAnsi" w:cstheme="minorHAnsi"/>
                <w:b w:val="0"/>
                <w:sz w:val="22"/>
                <w:szCs w:val="22"/>
                <w:lang w:val="en-US"/>
              </w:rPr>
            </w:pPr>
          </w:p>
          <w:p w14:paraId="56DB02DA" w14:textId="77777777" w:rsidR="005322CB" w:rsidRPr="00702EE3" w:rsidRDefault="005322CB" w:rsidP="005322CB">
            <w:pPr>
              <w:pStyle w:val="BodyText3"/>
              <w:rPr>
                <w:rFonts w:asciiTheme="minorHAnsi" w:hAnsiTheme="minorHAnsi" w:cstheme="minorHAnsi"/>
                <w:b w:val="0"/>
                <w:sz w:val="22"/>
                <w:szCs w:val="22"/>
                <w:lang w:val="en-US"/>
              </w:rPr>
            </w:pPr>
          </w:p>
          <w:p w14:paraId="7307E4DA" w14:textId="77777777" w:rsidR="005322CB" w:rsidRPr="00702EE3" w:rsidRDefault="005322CB" w:rsidP="005322CB">
            <w:pPr>
              <w:pStyle w:val="BodyText3"/>
              <w:rPr>
                <w:rFonts w:asciiTheme="minorHAnsi" w:hAnsiTheme="minorHAnsi" w:cstheme="minorHAnsi"/>
                <w:b w:val="0"/>
                <w:sz w:val="22"/>
                <w:szCs w:val="22"/>
                <w:lang w:val="en-US"/>
              </w:rPr>
            </w:pPr>
          </w:p>
          <w:p w14:paraId="0A894CDF" w14:textId="77777777" w:rsidR="005322CB" w:rsidRPr="00702EE3" w:rsidRDefault="005322CB" w:rsidP="005322CB">
            <w:pPr>
              <w:pStyle w:val="BodyText3"/>
              <w:rPr>
                <w:rFonts w:asciiTheme="minorHAnsi" w:hAnsiTheme="minorHAnsi" w:cstheme="minorHAnsi"/>
                <w:b w:val="0"/>
                <w:sz w:val="22"/>
                <w:szCs w:val="22"/>
                <w:lang w:val="en-US"/>
              </w:rPr>
            </w:pPr>
          </w:p>
          <w:p w14:paraId="53E3A14C" w14:textId="057676E1" w:rsidR="005322CB" w:rsidRPr="00702EE3" w:rsidRDefault="005322CB" w:rsidP="005322CB">
            <w:pPr>
              <w:pStyle w:val="BodyText3"/>
              <w:jc w:val="left"/>
              <w:rPr>
                <w:rFonts w:asciiTheme="minorHAnsi" w:hAnsiTheme="minorHAnsi" w:cstheme="minorHAnsi"/>
                <w:b w:val="0"/>
                <w:sz w:val="22"/>
                <w:szCs w:val="22"/>
                <w:lang w:val="en-US"/>
              </w:rPr>
            </w:pPr>
          </w:p>
        </w:tc>
        <w:tc>
          <w:tcPr>
            <w:tcW w:w="2523" w:type="dxa"/>
            <w:gridSpan w:val="3"/>
            <w:tcBorders>
              <w:top w:val="single" w:sz="4" w:space="0" w:color="auto"/>
            </w:tcBorders>
            <w:shd w:val="clear" w:color="auto" w:fill="auto"/>
          </w:tcPr>
          <w:p w14:paraId="5EAFC65C" w14:textId="77777777" w:rsidR="001A4B5B" w:rsidRPr="00702EE3" w:rsidRDefault="001A4B5B" w:rsidP="001A4B5B">
            <w:pPr>
              <w:pStyle w:val="BodyText3"/>
              <w:rPr>
                <w:rFonts w:asciiTheme="minorHAnsi" w:hAnsiTheme="minorHAnsi" w:cstheme="minorHAnsi"/>
                <w:b w:val="0"/>
                <w:sz w:val="22"/>
                <w:szCs w:val="22"/>
                <w:lang w:val="en-US"/>
              </w:rPr>
            </w:pPr>
            <w:r w:rsidRPr="00702EE3">
              <w:rPr>
                <w:rFonts w:asciiTheme="minorHAnsi" w:hAnsiTheme="minorHAnsi" w:cstheme="minorHAnsi"/>
                <w:b w:val="0"/>
                <w:sz w:val="22"/>
                <w:szCs w:val="22"/>
                <w:lang w:val="en-US"/>
              </w:rPr>
              <w:lastRenderedPageBreak/>
              <w:sym w:font="Wingdings" w:char="F06F"/>
            </w:r>
          </w:p>
          <w:p w14:paraId="57126330" w14:textId="77777777" w:rsidR="002445AC" w:rsidRPr="00702EE3" w:rsidRDefault="002445AC" w:rsidP="001A4B5B">
            <w:pPr>
              <w:pStyle w:val="BodyText3"/>
              <w:rPr>
                <w:rFonts w:asciiTheme="minorHAnsi" w:hAnsiTheme="minorHAnsi" w:cstheme="minorHAnsi"/>
                <w:b w:val="0"/>
                <w:sz w:val="22"/>
                <w:szCs w:val="22"/>
                <w:lang w:val="en-US"/>
              </w:rPr>
            </w:pPr>
          </w:p>
          <w:p w14:paraId="3FC89FEF" w14:textId="77777777" w:rsidR="002445AC" w:rsidRPr="00702EE3" w:rsidRDefault="002445AC" w:rsidP="001A4B5B">
            <w:pPr>
              <w:pStyle w:val="BodyText3"/>
              <w:rPr>
                <w:rFonts w:asciiTheme="minorHAnsi" w:hAnsiTheme="minorHAnsi" w:cstheme="minorHAnsi"/>
                <w:b w:val="0"/>
                <w:sz w:val="22"/>
                <w:szCs w:val="22"/>
                <w:lang w:val="en-US"/>
              </w:rPr>
            </w:pPr>
          </w:p>
          <w:p w14:paraId="23C4E405" w14:textId="7A020BCA" w:rsidR="002445AC" w:rsidRPr="00702EE3" w:rsidRDefault="002445AC" w:rsidP="001A4B5B">
            <w:pPr>
              <w:pStyle w:val="BodyText3"/>
              <w:rPr>
                <w:rFonts w:asciiTheme="minorHAnsi" w:hAnsiTheme="minorHAnsi" w:cstheme="minorHAnsi"/>
                <w:b w:val="0"/>
                <w:sz w:val="22"/>
                <w:szCs w:val="22"/>
                <w:lang w:val="en-US"/>
              </w:rPr>
            </w:pPr>
          </w:p>
          <w:p w14:paraId="3B8B4D6D" w14:textId="77777777" w:rsidR="005322CB" w:rsidRPr="00702EE3" w:rsidRDefault="005322CB" w:rsidP="001A4B5B">
            <w:pPr>
              <w:pStyle w:val="BodyText3"/>
              <w:rPr>
                <w:rFonts w:asciiTheme="minorHAnsi" w:hAnsiTheme="minorHAnsi" w:cstheme="minorHAnsi"/>
                <w:b w:val="0"/>
                <w:sz w:val="22"/>
                <w:szCs w:val="22"/>
                <w:lang w:val="en-US"/>
              </w:rPr>
            </w:pPr>
          </w:p>
          <w:p w14:paraId="6889445D" w14:textId="77777777" w:rsidR="002445AC" w:rsidRPr="00702EE3" w:rsidRDefault="002445AC" w:rsidP="001A4B5B">
            <w:pPr>
              <w:pStyle w:val="BodyText3"/>
              <w:rPr>
                <w:rFonts w:asciiTheme="minorHAnsi" w:hAnsiTheme="minorHAnsi" w:cstheme="minorHAnsi"/>
                <w:b w:val="0"/>
                <w:sz w:val="22"/>
                <w:szCs w:val="22"/>
                <w:lang w:val="en-US"/>
              </w:rPr>
            </w:pPr>
          </w:p>
          <w:p w14:paraId="1859AAE4" w14:textId="136D70B3" w:rsidR="001A4B5B" w:rsidRPr="00702EE3" w:rsidRDefault="001A4B5B" w:rsidP="001A4B5B">
            <w:pPr>
              <w:pStyle w:val="BodyText3"/>
              <w:rPr>
                <w:rFonts w:asciiTheme="minorHAnsi" w:hAnsiTheme="minorHAnsi" w:cstheme="minorHAnsi"/>
                <w:b w:val="0"/>
                <w:sz w:val="22"/>
                <w:szCs w:val="22"/>
                <w:lang w:val="en-US"/>
              </w:rPr>
            </w:pPr>
            <w:r w:rsidRPr="00702EE3">
              <w:rPr>
                <w:rFonts w:asciiTheme="minorHAnsi" w:hAnsiTheme="minorHAnsi" w:cstheme="minorHAnsi"/>
                <w:b w:val="0"/>
                <w:sz w:val="22"/>
                <w:szCs w:val="22"/>
                <w:lang w:val="en-US"/>
              </w:rPr>
              <w:sym w:font="Wingdings" w:char="F06F"/>
            </w:r>
          </w:p>
          <w:p w14:paraId="42FD9CC8" w14:textId="77777777" w:rsidR="00931F5C" w:rsidRPr="00702EE3" w:rsidRDefault="00931F5C" w:rsidP="001A4B5B">
            <w:pPr>
              <w:pStyle w:val="BodyText3"/>
              <w:rPr>
                <w:rFonts w:asciiTheme="minorHAnsi" w:hAnsiTheme="minorHAnsi" w:cstheme="minorHAnsi"/>
                <w:b w:val="0"/>
                <w:sz w:val="22"/>
                <w:szCs w:val="22"/>
                <w:lang w:val="en-US"/>
              </w:rPr>
            </w:pPr>
          </w:p>
          <w:p w14:paraId="16748817" w14:textId="77777777" w:rsidR="003B0523" w:rsidRPr="00702EE3" w:rsidRDefault="003B0523" w:rsidP="001A4B5B">
            <w:pPr>
              <w:pStyle w:val="BodyText3"/>
              <w:rPr>
                <w:rFonts w:asciiTheme="minorHAnsi" w:hAnsiTheme="minorHAnsi" w:cstheme="minorHAnsi"/>
                <w:b w:val="0"/>
                <w:sz w:val="22"/>
                <w:szCs w:val="22"/>
                <w:lang w:val="en-US"/>
              </w:rPr>
            </w:pPr>
          </w:p>
          <w:p w14:paraId="0F958F42" w14:textId="77777777" w:rsidR="003B0523" w:rsidRPr="00702EE3" w:rsidRDefault="003B0523" w:rsidP="001A4B5B">
            <w:pPr>
              <w:pStyle w:val="BodyText3"/>
              <w:rPr>
                <w:rFonts w:asciiTheme="minorHAnsi" w:hAnsiTheme="minorHAnsi" w:cstheme="minorHAnsi"/>
                <w:b w:val="0"/>
                <w:sz w:val="22"/>
                <w:szCs w:val="22"/>
                <w:lang w:val="en-US"/>
              </w:rPr>
            </w:pPr>
          </w:p>
          <w:p w14:paraId="77A59397" w14:textId="77777777" w:rsidR="003B0523" w:rsidRPr="00702EE3" w:rsidRDefault="003B0523" w:rsidP="001A4B5B">
            <w:pPr>
              <w:pStyle w:val="BodyText3"/>
              <w:rPr>
                <w:rFonts w:asciiTheme="minorHAnsi" w:hAnsiTheme="minorHAnsi" w:cstheme="minorHAnsi"/>
                <w:b w:val="0"/>
                <w:sz w:val="22"/>
                <w:szCs w:val="22"/>
                <w:lang w:val="en-US"/>
              </w:rPr>
            </w:pPr>
          </w:p>
          <w:p w14:paraId="261C0609" w14:textId="77777777" w:rsidR="003B0523" w:rsidRPr="00702EE3" w:rsidRDefault="003B0523" w:rsidP="001A4B5B">
            <w:pPr>
              <w:pStyle w:val="BodyText3"/>
              <w:rPr>
                <w:rFonts w:asciiTheme="minorHAnsi" w:hAnsiTheme="minorHAnsi" w:cstheme="minorHAnsi"/>
                <w:b w:val="0"/>
                <w:sz w:val="22"/>
                <w:szCs w:val="22"/>
                <w:lang w:val="en-US"/>
              </w:rPr>
            </w:pPr>
          </w:p>
          <w:p w14:paraId="1C205C9E" w14:textId="77777777" w:rsidR="003B0523" w:rsidRPr="00702EE3" w:rsidRDefault="003B0523" w:rsidP="001A4B5B">
            <w:pPr>
              <w:pStyle w:val="BodyText3"/>
              <w:rPr>
                <w:rFonts w:asciiTheme="minorHAnsi" w:hAnsiTheme="minorHAnsi" w:cstheme="minorHAnsi"/>
                <w:b w:val="0"/>
                <w:sz w:val="22"/>
                <w:szCs w:val="22"/>
                <w:lang w:val="en-US"/>
              </w:rPr>
            </w:pPr>
          </w:p>
          <w:p w14:paraId="208DC89B" w14:textId="77777777" w:rsidR="003B0523" w:rsidRPr="00702EE3" w:rsidRDefault="003B0523" w:rsidP="001A4B5B">
            <w:pPr>
              <w:pStyle w:val="BodyText3"/>
              <w:rPr>
                <w:rFonts w:asciiTheme="minorHAnsi" w:hAnsiTheme="minorHAnsi" w:cstheme="minorHAnsi"/>
                <w:b w:val="0"/>
                <w:sz w:val="22"/>
                <w:szCs w:val="22"/>
                <w:lang w:val="en-US"/>
              </w:rPr>
            </w:pPr>
          </w:p>
          <w:p w14:paraId="7A55A66A" w14:textId="77777777" w:rsidR="003B0523" w:rsidRPr="00702EE3" w:rsidRDefault="003B0523" w:rsidP="001A4B5B">
            <w:pPr>
              <w:pStyle w:val="BodyText3"/>
              <w:rPr>
                <w:rFonts w:asciiTheme="minorHAnsi" w:hAnsiTheme="minorHAnsi" w:cstheme="minorHAnsi"/>
                <w:b w:val="0"/>
                <w:sz w:val="22"/>
                <w:szCs w:val="22"/>
                <w:lang w:val="en-US"/>
              </w:rPr>
            </w:pPr>
          </w:p>
          <w:p w14:paraId="42DE34FB" w14:textId="77777777" w:rsidR="003B0523" w:rsidRPr="00702EE3" w:rsidRDefault="003B0523" w:rsidP="001A4B5B">
            <w:pPr>
              <w:pStyle w:val="BodyText3"/>
              <w:rPr>
                <w:rFonts w:asciiTheme="minorHAnsi" w:hAnsiTheme="minorHAnsi" w:cstheme="minorHAnsi"/>
                <w:b w:val="0"/>
                <w:sz w:val="22"/>
                <w:szCs w:val="22"/>
                <w:lang w:val="en-US"/>
              </w:rPr>
            </w:pPr>
          </w:p>
          <w:p w14:paraId="61A3606A" w14:textId="77777777" w:rsidR="003B0523" w:rsidRPr="00702EE3" w:rsidRDefault="003B0523" w:rsidP="001A4B5B">
            <w:pPr>
              <w:pStyle w:val="BodyText3"/>
              <w:rPr>
                <w:rFonts w:asciiTheme="minorHAnsi" w:hAnsiTheme="minorHAnsi" w:cstheme="minorHAnsi"/>
                <w:b w:val="0"/>
                <w:sz w:val="22"/>
                <w:szCs w:val="22"/>
                <w:lang w:val="en-US"/>
              </w:rPr>
            </w:pPr>
          </w:p>
          <w:p w14:paraId="53B6BD8A" w14:textId="77777777" w:rsidR="001A4B5B" w:rsidRPr="00702EE3" w:rsidRDefault="001A4B5B" w:rsidP="001A4B5B">
            <w:pPr>
              <w:pStyle w:val="BodyText3"/>
              <w:rPr>
                <w:rFonts w:asciiTheme="minorHAnsi" w:hAnsiTheme="minorHAnsi" w:cstheme="minorHAnsi"/>
                <w:b w:val="0"/>
                <w:sz w:val="22"/>
                <w:szCs w:val="22"/>
                <w:lang w:val="en-US"/>
              </w:rPr>
            </w:pPr>
            <w:r w:rsidRPr="00702EE3">
              <w:rPr>
                <w:rFonts w:asciiTheme="minorHAnsi" w:hAnsiTheme="minorHAnsi" w:cstheme="minorHAnsi"/>
                <w:b w:val="0"/>
                <w:sz w:val="22"/>
                <w:szCs w:val="22"/>
                <w:lang w:val="en-US"/>
              </w:rPr>
              <w:sym w:font="Wingdings" w:char="F06F"/>
            </w:r>
          </w:p>
          <w:p w14:paraId="5FD33C64" w14:textId="77777777" w:rsidR="001902B5" w:rsidRPr="00702EE3" w:rsidRDefault="001902B5" w:rsidP="001A4B5B">
            <w:pPr>
              <w:pStyle w:val="BodyText3"/>
              <w:rPr>
                <w:rFonts w:asciiTheme="minorHAnsi" w:hAnsiTheme="minorHAnsi" w:cstheme="minorHAnsi"/>
                <w:b w:val="0"/>
                <w:sz w:val="22"/>
                <w:szCs w:val="22"/>
                <w:lang w:val="en-US"/>
              </w:rPr>
            </w:pPr>
          </w:p>
          <w:p w14:paraId="6C0C7CBC" w14:textId="77777777" w:rsidR="001902B5" w:rsidRPr="00702EE3" w:rsidRDefault="001902B5" w:rsidP="001A4B5B">
            <w:pPr>
              <w:pStyle w:val="BodyText3"/>
              <w:rPr>
                <w:rFonts w:asciiTheme="minorHAnsi" w:hAnsiTheme="minorHAnsi" w:cstheme="minorHAnsi"/>
                <w:b w:val="0"/>
                <w:sz w:val="22"/>
                <w:szCs w:val="22"/>
                <w:lang w:val="en-US"/>
              </w:rPr>
            </w:pPr>
          </w:p>
          <w:p w14:paraId="374A4BB4" w14:textId="77777777" w:rsidR="001902B5" w:rsidRPr="00702EE3" w:rsidRDefault="001902B5" w:rsidP="001A4B5B">
            <w:pPr>
              <w:pStyle w:val="BodyText3"/>
              <w:rPr>
                <w:rFonts w:asciiTheme="minorHAnsi" w:hAnsiTheme="minorHAnsi" w:cstheme="minorHAnsi"/>
                <w:b w:val="0"/>
                <w:sz w:val="22"/>
                <w:szCs w:val="22"/>
                <w:lang w:val="en-US"/>
              </w:rPr>
            </w:pPr>
          </w:p>
          <w:p w14:paraId="360EB587" w14:textId="77777777" w:rsidR="001902B5" w:rsidRPr="00702EE3" w:rsidRDefault="001902B5" w:rsidP="001A4B5B">
            <w:pPr>
              <w:pStyle w:val="BodyText3"/>
              <w:rPr>
                <w:rFonts w:asciiTheme="minorHAnsi" w:hAnsiTheme="minorHAnsi" w:cstheme="minorHAnsi"/>
                <w:b w:val="0"/>
                <w:sz w:val="22"/>
                <w:szCs w:val="22"/>
                <w:lang w:val="en-US"/>
              </w:rPr>
            </w:pPr>
          </w:p>
          <w:p w14:paraId="2FF0D8E7" w14:textId="77777777" w:rsidR="001902B5" w:rsidRPr="00702EE3" w:rsidRDefault="001902B5" w:rsidP="001A4B5B">
            <w:pPr>
              <w:pStyle w:val="BodyText3"/>
              <w:rPr>
                <w:rFonts w:asciiTheme="minorHAnsi" w:hAnsiTheme="minorHAnsi" w:cstheme="minorHAnsi"/>
                <w:b w:val="0"/>
                <w:sz w:val="22"/>
                <w:szCs w:val="22"/>
                <w:lang w:val="en-US"/>
              </w:rPr>
            </w:pPr>
          </w:p>
          <w:p w14:paraId="65B447DA" w14:textId="77777777" w:rsidR="005322CB" w:rsidRPr="00702EE3" w:rsidRDefault="005322CB" w:rsidP="005322CB">
            <w:pPr>
              <w:pStyle w:val="BodyText3"/>
              <w:rPr>
                <w:rFonts w:asciiTheme="minorHAnsi" w:hAnsiTheme="minorHAnsi" w:cstheme="minorHAnsi"/>
                <w:b w:val="0"/>
                <w:sz w:val="22"/>
                <w:szCs w:val="22"/>
                <w:lang w:val="en-US"/>
              </w:rPr>
            </w:pPr>
          </w:p>
          <w:p w14:paraId="2081D80B" w14:textId="361BDB2E" w:rsidR="005322CB" w:rsidRPr="00702EE3" w:rsidRDefault="005322CB" w:rsidP="005322CB">
            <w:pPr>
              <w:pStyle w:val="BodyText3"/>
              <w:rPr>
                <w:rFonts w:asciiTheme="minorHAnsi" w:hAnsiTheme="minorHAnsi" w:cstheme="minorHAnsi"/>
                <w:b w:val="0"/>
                <w:sz w:val="22"/>
                <w:szCs w:val="22"/>
                <w:lang w:val="en-US"/>
              </w:rPr>
            </w:pPr>
            <w:r w:rsidRPr="00702EE3">
              <w:rPr>
                <w:rFonts w:asciiTheme="minorHAnsi" w:hAnsiTheme="minorHAnsi" w:cstheme="minorHAnsi"/>
                <w:b w:val="0"/>
                <w:sz w:val="22"/>
                <w:szCs w:val="22"/>
                <w:lang w:val="en-US"/>
              </w:rPr>
              <w:sym w:font="Wingdings" w:char="F06F"/>
            </w:r>
          </w:p>
          <w:p w14:paraId="2105AF59" w14:textId="77777777" w:rsidR="001902B5" w:rsidRPr="00702EE3" w:rsidRDefault="001902B5" w:rsidP="001A4B5B">
            <w:pPr>
              <w:pStyle w:val="BodyText3"/>
              <w:rPr>
                <w:rFonts w:asciiTheme="minorHAnsi" w:hAnsiTheme="minorHAnsi" w:cstheme="minorHAnsi"/>
                <w:b w:val="0"/>
                <w:sz w:val="22"/>
                <w:szCs w:val="22"/>
                <w:lang w:val="en-US"/>
              </w:rPr>
            </w:pPr>
          </w:p>
          <w:p w14:paraId="2EB952AF" w14:textId="77777777" w:rsidR="001902B5" w:rsidRPr="00702EE3" w:rsidRDefault="001902B5" w:rsidP="001A4B5B">
            <w:pPr>
              <w:pStyle w:val="BodyText3"/>
              <w:rPr>
                <w:rFonts w:asciiTheme="minorHAnsi" w:hAnsiTheme="minorHAnsi" w:cstheme="minorHAnsi"/>
                <w:b w:val="0"/>
                <w:sz w:val="22"/>
                <w:szCs w:val="22"/>
                <w:lang w:val="en-US"/>
              </w:rPr>
            </w:pPr>
          </w:p>
          <w:p w14:paraId="24923AB7" w14:textId="265AA257" w:rsidR="001A4B5B" w:rsidRPr="00702EE3" w:rsidRDefault="001A4B5B" w:rsidP="001A4B5B">
            <w:pPr>
              <w:pStyle w:val="BodyText3"/>
              <w:rPr>
                <w:rFonts w:asciiTheme="minorHAnsi" w:hAnsiTheme="minorHAnsi" w:cstheme="minorHAnsi"/>
                <w:b w:val="0"/>
                <w:sz w:val="22"/>
                <w:szCs w:val="22"/>
                <w:lang w:val="en-US"/>
              </w:rPr>
            </w:pPr>
          </w:p>
          <w:p w14:paraId="4F3AEFC5" w14:textId="77777777" w:rsidR="001902B5" w:rsidRPr="00702EE3" w:rsidRDefault="001902B5" w:rsidP="001A4B5B">
            <w:pPr>
              <w:pStyle w:val="BodyText3"/>
              <w:rPr>
                <w:rFonts w:asciiTheme="minorHAnsi" w:hAnsiTheme="minorHAnsi" w:cstheme="minorHAnsi"/>
                <w:b w:val="0"/>
                <w:sz w:val="22"/>
                <w:szCs w:val="22"/>
                <w:lang w:val="en-US"/>
              </w:rPr>
            </w:pPr>
          </w:p>
          <w:p w14:paraId="141B4D98" w14:textId="77777777" w:rsidR="001902B5" w:rsidRPr="00702EE3" w:rsidRDefault="001902B5" w:rsidP="001A4B5B">
            <w:pPr>
              <w:pStyle w:val="BodyText3"/>
              <w:rPr>
                <w:rFonts w:asciiTheme="minorHAnsi" w:hAnsiTheme="minorHAnsi" w:cstheme="minorHAnsi"/>
                <w:b w:val="0"/>
                <w:sz w:val="22"/>
                <w:szCs w:val="22"/>
                <w:lang w:val="en-US"/>
              </w:rPr>
            </w:pPr>
          </w:p>
          <w:p w14:paraId="18E34152" w14:textId="7E1298A7" w:rsidR="001A4B5B" w:rsidRPr="00702EE3" w:rsidRDefault="001A4B5B" w:rsidP="001A4B5B">
            <w:pPr>
              <w:pStyle w:val="BodyText3"/>
              <w:rPr>
                <w:rFonts w:asciiTheme="minorHAnsi" w:hAnsiTheme="minorHAnsi" w:cstheme="minorHAnsi"/>
                <w:b w:val="0"/>
                <w:sz w:val="22"/>
                <w:szCs w:val="22"/>
                <w:lang w:val="en-US"/>
              </w:rPr>
            </w:pPr>
          </w:p>
          <w:p w14:paraId="614D9B2A" w14:textId="77777777" w:rsidR="001A4B5B" w:rsidRPr="00702EE3" w:rsidRDefault="001A4B5B" w:rsidP="00331479">
            <w:pPr>
              <w:pStyle w:val="BodyText3"/>
              <w:rPr>
                <w:rFonts w:asciiTheme="minorHAnsi" w:hAnsiTheme="minorHAnsi" w:cstheme="minorHAnsi"/>
                <w:b w:val="0"/>
                <w:sz w:val="22"/>
                <w:szCs w:val="22"/>
                <w:lang w:val="en-US"/>
              </w:rPr>
            </w:pPr>
          </w:p>
          <w:p w14:paraId="464329BE" w14:textId="77777777" w:rsidR="005322CB" w:rsidRPr="00702EE3" w:rsidRDefault="005322CB" w:rsidP="005322CB">
            <w:pPr>
              <w:pStyle w:val="BodyText3"/>
              <w:rPr>
                <w:rFonts w:asciiTheme="minorHAnsi" w:hAnsiTheme="minorHAnsi" w:cstheme="minorHAnsi"/>
                <w:b w:val="0"/>
                <w:sz w:val="22"/>
                <w:szCs w:val="22"/>
                <w:lang w:val="en-US"/>
              </w:rPr>
            </w:pPr>
            <w:r w:rsidRPr="00702EE3">
              <w:rPr>
                <w:rFonts w:asciiTheme="minorHAnsi" w:hAnsiTheme="minorHAnsi" w:cstheme="minorHAnsi"/>
                <w:b w:val="0"/>
                <w:sz w:val="22"/>
                <w:szCs w:val="22"/>
                <w:lang w:val="en-US"/>
              </w:rPr>
              <w:sym w:font="Wingdings" w:char="F06F"/>
            </w:r>
          </w:p>
          <w:p w14:paraId="794672D2" w14:textId="77777777" w:rsidR="00931F5C" w:rsidRPr="00702EE3" w:rsidRDefault="00931F5C" w:rsidP="00331479">
            <w:pPr>
              <w:pStyle w:val="BodyText3"/>
              <w:rPr>
                <w:rFonts w:asciiTheme="minorHAnsi" w:hAnsiTheme="minorHAnsi" w:cstheme="minorHAnsi"/>
                <w:b w:val="0"/>
                <w:sz w:val="22"/>
                <w:szCs w:val="22"/>
                <w:lang w:val="en-US"/>
              </w:rPr>
            </w:pPr>
          </w:p>
          <w:p w14:paraId="1EAFD6F4" w14:textId="77777777" w:rsidR="00335BC8" w:rsidRPr="00702EE3" w:rsidRDefault="00335BC8" w:rsidP="00331479">
            <w:pPr>
              <w:pStyle w:val="BodyText3"/>
              <w:rPr>
                <w:rFonts w:asciiTheme="minorHAnsi" w:hAnsiTheme="minorHAnsi" w:cstheme="minorHAnsi"/>
                <w:b w:val="0"/>
                <w:sz w:val="22"/>
                <w:szCs w:val="22"/>
                <w:lang w:val="en-US"/>
              </w:rPr>
            </w:pPr>
          </w:p>
          <w:p w14:paraId="5757AAF1" w14:textId="2A772F96" w:rsidR="001A4B5B" w:rsidRPr="00702EE3" w:rsidRDefault="001A4B5B" w:rsidP="00331479">
            <w:pPr>
              <w:pStyle w:val="BodyText3"/>
              <w:rPr>
                <w:rFonts w:asciiTheme="minorHAnsi" w:hAnsiTheme="minorHAnsi" w:cstheme="minorHAnsi"/>
                <w:b w:val="0"/>
                <w:sz w:val="22"/>
                <w:szCs w:val="22"/>
                <w:lang w:val="en-US"/>
              </w:rPr>
            </w:pPr>
          </w:p>
          <w:p w14:paraId="3A13D373" w14:textId="77777777" w:rsidR="001902B5" w:rsidRPr="00702EE3" w:rsidRDefault="001902B5" w:rsidP="00821985">
            <w:pPr>
              <w:pStyle w:val="BodyText3"/>
              <w:rPr>
                <w:rFonts w:asciiTheme="minorHAnsi" w:hAnsiTheme="minorHAnsi" w:cstheme="minorHAnsi"/>
                <w:b w:val="0"/>
                <w:sz w:val="22"/>
                <w:szCs w:val="22"/>
                <w:lang w:val="en-US"/>
              </w:rPr>
            </w:pPr>
          </w:p>
          <w:p w14:paraId="1CAC6C74" w14:textId="77777777" w:rsidR="005322CB" w:rsidRPr="00702EE3" w:rsidRDefault="005322CB" w:rsidP="005322CB">
            <w:pPr>
              <w:pStyle w:val="BodyText3"/>
              <w:rPr>
                <w:rFonts w:asciiTheme="minorHAnsi" w:hAnsiTheme="minorHAnsi" w:cstheme="minorHAnsi"/>
                <w:b w:val="0"/>
                <w:sz w:val="22"/>
                <w:szCs w:val="22"/>
                <w:lang w:val="en-US"/>
              </w:rPr>
            </w:pPr>
            <w:r w:rsidRPr="00702EE3">
              <w:rPr>
                <w:rFonts w:asciiTheme="minorHAnsi" w:hAnsiTheme="minorHAnsi" w:cstheme="minorHAnsi"/>
                <w:b w:val="0"/>
                <w:sz w:val="22"/>
                <w:szCs w:val="22"/>
                <w:lang w:val="en-US"/>
              </w:rPr>
              <w:sym w:font="Wingdings" w:char="F06F"/>
            </w:r>
          </w:p>
          <w:p w14:paraId="3AE6DFB5" w14:textId="77777777" w:rsidR="001902B5" w:rsidRPr="00702EE3" w:rsidRDefault="001902B5" w:rsidP="00821985">
            <w:pPr>
              <w:pStyle w:val="BodyText3"/>
              <w:rPr>
                <w:rFonts w:asciiTheme="minorHAnsi" w:hAnsiTheme="minorHAnsi" w:cstheme="minorHAnsi"/>
                <w:b w:val="0"/>
                <w:sz w:val="22"/>
                <w:szCs w:val="22"/>
                <w:lang w:val="en-US"/>
              </w:rPr>
            </w:pPr>
          </w:p>
          <w:p w14:paraId="189B0182" w14:textId="77777777" w:rsidR="001902B5" w:rsidRPr="00702EE3" w:rsidRDefault="001902B5" w:rsidP="00821985">
            <w:pPr>
              <w:pStyle w:val="BodyText3"/>
              <w:rPr>
                <w:rFonts w:asciiTheme="minorHAnsi" w:hAnsiTheme="minorHAnsi" w:cstheme="minorHAnsi"/>
                <w:b w:val="0"/>
                <w:sz w:val="22"/>
                <w:szCs w:val="22"/>
                <w:lang w:val="en-US"/>
              </w:rPr>
            </w:pPr>
          </w:p>
          <w:p w14:paraId="5945C36E" w14:textId="39695D24" w:rsidR="00821985" w:rsidRPr="00702EE3" w:rsidRDefault="00821985" w:rsidP="00821985">
            <w:pPr>
              <w:pStyle w:val="BodyText3"/>
              <w:rPr>
                <w:rFonts w:asciiTheme="minorHAnsi" w:hAnsiTheme="minorHAnsi" w:cstheme="minorHAnsi"/>
                <w:b w:val="0"/>
                <w:sz w:val="22"/>
                <w:szCs w:val="22"/>
                <w:lang w:val="en-US"/>
              </w:rPr>
            </w:pPr>
          </w:p>
          <w:p w14:paraId="646731AB" w14:textId="77777777" w:rsidR="001A4B5B" w:rsidRPr="00702EE3" w:rsidRDefault="001A4B5B" w:rsidP="00331479">
            <w:pPr>
              <w:pStyle w:val="BodyText3"/>
              <w:rPr>
                <w:rFonts w:asciiTheme="minorHAnsi" w:hAnsiTheme="minorHAnsi" w:cstheme="minorHAnsi"/>
                <w:b w:val="0"/>
                <w:sz w:val="22"/>
                <w:szCs w:val="22"/>
                <w:lang w:val="en-US"/>
              </w:rPr>
            </w:pPr>
          </w:p>
          <w:p w14:paraId="65E95DBC" w14:textId="77777777" w:rsidR="00673304" w:rsidRPr="00702EE3" w:rsidRDefault="00673304" w:rsidP="00331479">
            <w:pPr>
              <w:pStyle w:val="BodyText3"/>
              <w:rPr>
                <w:rFonts w:asciiTheme="minorHAnsi" w:hAnsiTheme="minorHAnsi" w:cstheme="minorHAnsi"/>
                <w:b w:val="0"/>
                <w:sz w:val="22"/>
                <w:szCs w:val="22"/>
                <w:lang w:val="en-US"/>
              </w:rPr>
            </w:pPr>
          </w:p>
          <w:p w14:paraId="6486B410" w14:textId="77777777" w:rsidR="001902B5" w:rsidRPr="00702EE3" w:rsidRDefault="001902B5" w:rsidP="001A4B5B">
            <w:pPr>
              <w:pStyle w:val="BodyText3"/>
              <w:rPr>
                <w:rFonts w:asciiTheme="minorHAnsi" w:hAnsiTheme="minorHAnsi" w:cstheme="minorHAnsi"/>
                <w:b w:val="0"/>
                <w:sz w:val="22"/>
                <w:szCs w:val="22"/>
                <w:lang w:val="en-US"/>
              </w:rPr>
            </w:pPr>
          </w:p>
          <w:p w14:paraId="44BDF5B9" w14:textId="11F8D52A" w:rsidR="001A4B5B" w:rsidRPr="00702EE3" w:rsidRDefault="001A4B5B" w:rsidP="001A4B5B">
            <w:pPr>
              <w:pStyle w:val="BodyText3"/>
              <w:rPr>
                <w:rFonts w:asciiTheme="minorHAnsi" w:hAnsiTheme="minorHAnsi" w:cstheme="minorHAnsi"/>
                <w:b w:val="0"/>
                <w:sz w:val="22"/>
                <w:szCs w:val="22"/>
                <w:lang w:val="en-US"/>
              </w:rPr>
            </w:pPr>
            <w:r w:rsidRPr="00702EE3">
              <w:rPr>
                <w:rFonts w:asciiTheme="minorHAnsi" w:hAnsiTheme="minorHAnsi" w:cstheme="minorHAnsi"/>
                <w:b w:val="0"/>
                <w:sz w:val="22"/>
                <w:szCs w:val="22"/>
                <w:lang w:val="en-US"/>
              </w:rPr>
              <w:sym w:font="Wingdings" w:char="F06F"/>
            </w:r>
          </w:p>
          <w:p w14:paraId="4688A0C9" w14:textId="77777777" w:rsidR="001A4B5B" w:rsidRPr="00702EE3" w:rsidRDefault="001A4B5B" w:rsidP="00331479">
            <w:pPr>
              <w:pStyle w:val="BodyText3"/>
              <w:rPr>
                <w:rFonts w:asciiTheme="minorHAnsi" w:hAnsiTheme="minorHAnsi" w:cstheme="minorHAnsi"/>
                <w:b w:val="0"/>
                <w:sz w:val="22"/>
                <w:szCs w:val="22"/>
                <w:lang w:val="en-US"/>
              </w:rPr>
            </w:pPr>
          </w:p>
          <w:p w14:paraId="028D0C0D" w14:textId="77777777" w:rsidR="00673304" w:rsidRPr="00702EE3" w:rsidRDefault="00673304" w:rsidP="001A4B5B">
            <w:pPr>
              <w:pStyle w:val="BodyText3"/>
              <w:rPr>
                <w:rFonts w:asciiTheme="minorHAnsi" w:hAnsiTheme="minorHAnsi" w:cstheme="minorHAnsi"/>
                <w:b w:val="0"/>
                <w:sz w:val="22"/>
                <w:szCs w:val="22"/>
                <w:lang w:val="en-US"/>
              </w:rPr>
            </w:pPr>
          </w:p>
          <w:p w14:paraId="7813F7B5" w14:textId="77777777" w:rsidR="001A4B5B" w:rsidRPr="00702EE3" w:rsidRDefault="001A4B5B" w:rsidP="001A4B5B">
            <w:pPr>
              <w:pStyle w:val="BodyText3"/>
              <w:rPr>
                <w:rFonts w:asciiTheme="minorHAnsi" w:hAnsiTheme="minorHAnsi" w:cstheme="minorHAnsi"/>
                <w:b w:val="0"/>
                <w:sz w:val="22"/>
                <w:szCs w:val="22"/>
                <w:lang w:val="en-US"/>
              </w:rPr>
            </w:pPr>
            <w:r w:rsidRPr="00702EE3">
              <w:rPr>
                <w:rFonts w:asciiTheme="minorHAnsi" w:hAnsiTheme="minorHAnsi" w:cstheme="minorHAnsi"/>
                <w:b w:val="0"/>
                <w:sz w:val="22"/>
                <w:szCs w:val="22"/>
                <w:lang w:val="en-US"/>
              </w:rPr>
              <w:sym w:font="Wingdings" w:char="F06F"/>
            </w:r>
          </w:p>
          <w:p w14:paraId="3112C24F" w14:textId="77777777" w:rsidR="001A4B5B" w:rsidRPr="00702EE3" w:rsidRDefault="001A4B5B" w:rsidP="00331479">
            <w:pPr>
              <w:pStyle w:val="BodyText3"/>
              <w:rPr>
                <w:rFonts w:asciiTheme="minorHAnsi" w:hAnsiTheme="minorHAnsi" w:cstheme="minorHAnsi"/>
                <w:b w:val="0"/>
                <w:sz w:val="22"/>
                <w:szCs w:val="22"/>
                <w:lang w:val="en-US"/>
              </w:rPr>
            </w:pPr>
          </w:p>
          <w:p w14:paraId="37B51C4D" w14:textId="04F55940" w:rsidR="00931F5C" w:rsidRPr="00702EE3" w:rsidRDefault="00931F5C" w:rsidP="00331479">
            <w:pPr>
              <w:pStyle w:val="BodyText3"/>
              <w:rPr>
                <w:rFonts w:asciiTheme="minorHAnsi" w:hAnsiTheme="minorHAnsi" w:cstheme="minorHAnsi"/>
                <w:b w:val="0"/>
                <w:sz w:val="22"/>
                <w:szCs w:val="22"/>
                <w:lang w:val="en-US"/>
              </w:rPr>
            </w:pPr>
          </w:p>
          <w:p w14:paraId="536DA5CB" w14:textId="77777777" w:rsidR="000942F8" w:rsidRPr="00702EE3" w:rsidRDefault="000942F8" w:rsidP="00331479">
            <w:pPr>
              <w:pStyle w:val="BodyText3"/>
              <w:rPr>
                <w:rFonts w:asciiTheme="minorHAnsi" w:hAnsiTheme="minorHAnsi" w:cstheme="minorHAnsi"/>
                <w:b w:val="0"/>
                <w:sz w:val="22"/>
                <w:szCs w:val="22"/>
                <w:lang w:val="en-US"/>
              </w:rPr>
            </w:pPr>
          </w:p>
          <w:p w14:paraId="3A0B9A61" w14:textId="0411223B" w:rsidR="00931F5C" w:rsidRPr="00702EE3" w:rsidRDefault="00931F5C" w:rsidP="00331479">
            <w:pPr>
              <w:pStyle w:val="BodyText3"/>
              <w:rPr>
                <w:rFonts w:asciiTheme="minorHAnsi" w:hAnsiTheme="minorHAnsi" w:cstheme="minorHAnsi"/>
                <w:b w:val="0"/>
                <w:sz w:val="22"/>
                <w:szCs w:val="22"/>
                <w:lang w:val="en-US"/>
              </w:rPr>
            </w:pPr>
          </w:p>
          <w:p w14:paraId="54A19750" w14:textId="07B94BBC" w:rsidR="00F36F7C" w:rsidRPr="00702EE3" w:rsidRDefault="00F36F7C" w:rsidP="00331479">
            <w:pPr>
              <w:pStyle w:val="BodyText3"/>
              <w:rPr>
                <w:rFonts w:asciiTheme="minorHAnsi" w:hAnsiTheme="minorHAnsi" w:cstheme="minorHAnsi"/>
                <w:b w:val="0"/>
                <w:sz w:val="22"/>
                <w:szCs w:val="22"/>
                <w:lang w:val="en-US"/>
              </w:rPr>
            </w:pPr>
          </w:p>
          <w:p w14:paraId="6A9B116F" w14:textId="77777777" w:rsidR="00F36F7C" w:rsidRPr="00702EE3" w:rsidRDefault="00F36F7C" w:rsidP="00331479">
            <w:pPr>
              <w:pStyle w:val="BodyText3"/>
              <w:rPr>
                <w:rFonts w:asciiTheme="minorHAnsi" w:hAnsiTheme="minorHAnsi" w:cstheme="minorHAnsi"/>
                <w:b w:val="0"/>
                <w:sz w:val="22"/>
                <w:szCs w:val="22"/>
                <w:lang w:val="en-US"/>
              </w:rPr>
            </w:pPr>
          </w:p>
          <w:p w14:paraId="4BA8B574" w14:textId="77777777" w:rsidR="005322CB" w:rsidRPr="00702EE3" w:rsidRDefault="005322CB" w:rsidP="001A4B5B">
            <w:pPr>
              <w:pStyle w:val="BodyText3"/>
              <w:rPr>
                <w:rFonts w:asciiTheme="minorHAnsi" w:hAnsiTheme="minorHAnsi" w:cstheme="minorHAnsi"/>
                <w:b w:val="0"/>
                <w:sz w:val="22"/>
                <w:szCs w:val="22"/>
                <w:lang w:val="en-US"/>
              </w:rPr>
            </w:pPr>
          </w:p>
          <w:p w14:paraId="6A2E3DFF" w14:textId="6CBDE28A" w:rsidR="001A4B5B" w:rsidRPr="00702EE3" w:rsidRDefault="001A4B5B" w:rsidP="001A4B5B">
            <w:pPr>
              <w:pStyle w:val="BodyText3"/>
              <w:rPr>
                <w:rFonts w:asciiTheme="minorHAnsi" w:hAnsiTheme="minorHAnsi" w:cstheme="minorHAnsi"/>
                <w:b w:val="0"/>
                <w:sz w:val="22"/>
                <w:szCs w:val="22"/>
                <w:lang w:val="en-US"/>
              </w:rPr>
            </w:pPr>
            <w:r w:rsidRPr="00702EE3">
              <w:rPr>
                <w:rFonts w:asciiTheme="minorHAnsi" w:hAnsiTheme="minorHAnsi" w:cstheme="minorHAnsi"/>
                <w:b w:val="0"/>
                <w:sz w:val="22"/>
                <w:szCs w:val="22"/>
                <w:lang w:val="en-US"/>
              </w:rPr>
              <w:sym w:font="Wingdings" w:char="F06F"/>
            </w:r>
          </w:p>
          <w:p w14:paraId="0B0D59C6" w14:textId="3C6F9D27" w:rsidR="001A4B5B" w:rsidRPr="00702EE3" w:rsidRDefault="001A4B5B" w:rsidP="001A4B5B">
            <w:pPr>
              <w:pStyle w:val="BodyText3"/>
              <w:rPr>
                <w:rFonts w:asciiTheme="minorHAnsi" w:hAnsiTheme="minorHAnsi" w:cstheme="minorHAnsi"/>
                <w:b w:val="0"/>
                <w:sz w:val="22"/>
                <w:szCs w:val="22"/>
                <w:lang w:val="en-US"/>
              </w:rPr>
            </w:pPr>
          </w:p>
          <w:p w14:paraId="20ECB278" w14:textId="77777777" w:rsidR="005322CB" w:rsidRPr="00702EE3" w:rsidRDefault="005322CB" w:rsidP="001A4B5B">
            <w:pPr>
              <w:pStyle w:val="BodyText3"/>
              <w:rPr>
                <w:rFonts w:asciiTheme="minorHAnsi" w:hAnsiTheme="minorHAnsi" w:cstheme="minorHAnsi"/>
                <w:b w:val="0"/>
                <w:sz w:val="22"/>
                <w:szCs w:val="22"/>
                <w:lang w:val="en-US"/>
              </w:rPr>
            </w:pPr>
          </w:p>
          <w:p w14:paraId="1A39B741" w14:textId="77777777" w:rsidR="00673304" w:rsidRPr="00702EE3" w:rsidRDefault="00673304" w:rsidP="001A4B5B">
            <w:pPr>
              <w:pStyle w:val="BodyText3"/>
              <w:rPr>
                <w:rFonts w:asciiTheme="minorHAnsi" w:hAnsiTheme="minorHAnsi" w:cstheme="minorHAnsi"/>
                <w:b w:val="0"/>
                <w:sz w:val="22"/>
                <w:szCs w:val="22"/>
                <w:lang w:val="en-US"/>
              </w:rPr>
            </w:pPr>
          </w:p>
          <w:p w14:paraId="4EAD1DDF" w14:textId="77777777" w:rsidR="000942F8" w:rsidRPr="00702EE3" w:rsidRDefault="000942F8" w:rsidP="001A4B5B">
            <w:pPr>
              <w:pStyle w:val="BodyText3"/>
              <w:rPr>
                <w:rFonts w:asciiTheme="minorHAnsi" w:hAnsiTheme="minorHAnsi" w:cstheme="minorHAnsi"/>
                <w:b w:val="0"/>
                <w:sz w:val="22"/>
                <w:szCs w:val="22"/>
                <w:lang w:val="en-US"/>
              </w:rPr>
            </w:pPr>
          </w:p>
          <w:p w14:paraId="515074ED" w14:textId="77777777" w:rsidR="000942F8" w:rsidRPr="00702EE3" w:rsidRDefault="000942F8" w:rsidP="001A4B5B">
            <w:pPr>
              <w:pStyle w:val="BodyText3"/>
              <w:rPr>
                <w:rFonts w:asciiTheme="minorHAnsi" w:hAnsiTheme="minorHAnsi" w:cstheme="minorHAnsi"/>
                <w:b w:val="0"/>
                <w:sz w:val="22"/>
                <w:szCs w:val="22"/>
                <w:lang w:val="en-US"/>
              </w:rPr>
            </w:pPr>
          </w:p>
          <w:p w14:paraId="7A8499F1" w14:textId="77777777" w:rsidR="005322CB" w:rsidRPr="00702EE3" w:rsidRDefault="005322CB" w:rsidP="005322CB">
            <w:pPr>
              <w:pStyle w:val="BodyText3"/>
              <w:rPr>
                <w:rFonts w:asciiTheme="minorHAnsi" w:hAnsiTheme="minorHAnsi" w:cstheme="minorHAnsi"/>
                <w:b w:val="0"/>
                <w:sz w:val="22"/>
                <w:szCs w:val="22"/>
                <w:lang w:val="en-US"/>
              </w:rPr>
            </w:pPr>
            <w:r w:rsidRPr="00702EE3">
              <w:rPr>
                <w:rFonts w:asciiTheme="minorHAnsi" w:hAnsiTheme="minorHAnsi" w:cstheme="minorHAnsi"/>
                <w:b w:val="0"/>
                <w:sz w:val="22"/>
                <w:szCs w:val="22"/>
                <w:lang w:val="en-US"/>
              </w:rPr>
              <w:sym w:font="Wingdings" w:char="F06F"/>
            </w:r>
          </w:p>
          <w:p w14:paraId="132D65B1" w14:textId="77777777" w:rsidR="000942F8" w:rsidRPr="00702EE3" w:rsidRDefault="000942F8" w:rsidP="001A4B5B">
            <w:pPr>
              <w:pStyle w:val="BodyText3"/>
              <w:rPr>
                <w:rFonts w:asciiTheme="minorHAnsi" w:hAnsiTheme="minorHAnsi" w:cstheme="minorHAnsi"/>
                <w:b w:val="0"/>
                <w:sz w:val="22"/>
                <w:szCs w:val="22"/>
                <w:lang w:val="en-US"/>
              </w:rPr>
            </w:pPr>
          </w:p>
          <w:p w14:paraId="23AF3DFD" w14:textId="3C13C8F5" w:rsidR="000942F8" w:rsidRPr="00702EE3" w:rsidRDefault="000942F8" w:rsidP="005322CB">
            <w:pPr>
              <w:pStyle w:val="BodyText3"/>
              <w:jc w:val="left"/>
              <w:rPr>
                <w:rFonts w:asciiTheme="minorHAnsi" w:hAnsiTheme="minorHAnsi" w:cstheme="minorHAnsi"/>
                <w:b w:val="0"/>
                <w:sz w:val="22"/>
                <w:szCs w:val="22"/>
                <w:lang w:val="en-US"/>
              </w:rPr>
            </w:pPr>
          </w:p>
          <w:p w14:paraId="3338068A" w14:textId="7000FF15" w:rsidR="001A4B5B" w:rsidRPr="00702EE3" w:rsidRDefault="001A4B5B" w:rsidP="001A4B5B">
            <w:pPr>
              <w:pStyle w:val="BodyText3"/>
              <w:rPr>
                <w:rFonts w:asciiTheme="minorHAnsi" w:hAnsiTheme="minorHAnsi" w:cstheme="minorHAnsi"/>
                <w:b w:val="0"/>
                <w:sz w:val="22"/>
                <w:szCs w:val="22"/>
                <w:lang w:val="en-US"/>
              </w:rPr>
            </w:pPr>
          </w:p>
          <w:p w14:paraId="075FB261" w14:textId="77777777" w:rsidR="001A4B5B" w:rsidRPr="00702EE3" w:rsidRDefault="001A4B5B" w:rsidP="001A4B5B">
            <w:pPr>
              <w:pStyle w:val="BodyText3"/>
              <w:rPr>
                <w:rFonts w:asciiTheme="minorHAnsi" w:hAnsiTheme="minorHAnsi" w:cstheme="minorHAnsi"/>
                <w:b w:val="0"/>
                <w:sz w:val="22"/>
                <w:szCs w:val="22"/>
                <w:lang w:val="en-US"/>
              </w:rPr>
            </w:pPr>
          </w:p>
          <w:p w14:paraId="7D4AE955" w14:textId="77777777" w:rsidR="00673304" w:rsidRPr="00702EE3" w:rsidRDefault="00673304" w:rsidP="001A4B5B">
            <w:pPr>
              <w:pStyle w:val="BodyText3"/>
              <w:rPr>
                <w:rFonts w:asciiTheme="minorHAnsi" w:hAnsiTheme="minorHAnsi" w:cstheme="minorHAnsi"/>
                <w:b w:val="0"/>
                <w:sz w:val="22"/>
                <w:szCs w:val="22"/>
                <w:lang w:val="en-US"/>
              </w:rPr>
            </w:pPr>
          </w:p>
          <w:p w14:paraId="3DE667A0" w14:textId="77777777" w:rsidR="00673304" w:rsidRPr="00702EE3" w:rsidRDefault="00673304" w:rsidP="001A4B5B">
            <w:pPr>
              <w:pStyle w:val="BodyText3"/>
              <w:rPr>
                <w:rFonts w:asciiTheme="minorHAnsi" w:hAnsiTheme="minorHAnsi" w:cstheme="minorHAnsi"/>
                <w:b w:val="0"/>
                <w:sz w:val="22"/>
                <w:szCs w:val="22"/>
                <w:lang w:val="en-US"/>
              </w:rPr>
            </w:pPr>
          </w:p>
          <w:p w14:paraId="4B2247CE" w14:textId="248BE8D2" w:rsidR="001A4B5B" w:rsidRPr="00702EE3" w:rsidRDefault="001A4B5B" w:rsidP="001A4B5B">
            <w:pPr>
              <w:pStyle w:val="BodyText3"/>
              <w:rPr>
                <w:rFonts w:asciiTheme="minorHAnsi" w:hAnsiTheme="minorHAnsi" w:cstheme="minorHAnsi"/>
                <w:b w:val="0"/>
                <w:sz w:val="22"/>
                <w:szCs w:val="22"/>
                <w:lang w:val="en-US"/>
              </w:rPr>
            </w:pPr>
          </w:p>
          <w:p w14:paraId="7D298C23" w14:textId="77777777" w:rsidR="00494234" w:rsidRPr="00702EE3" w:rsidRDefault="00494234" w:rsidP="001A4B5B">
            <w:pPr>
              <w:pStyle w:val="BodyText3"/>
              <w:rPr>
                <w:rFonts w:asciiTheme="minorHAnsi" w:hAnsiTheme="minorHAnsi" w:cstheme="minorHAnsi"/>
                <w:b w:val="0"/>
                <w:sz w:val="22"/>
                <w:szCs w:val="22"/>
                <w:lang w:val="en-US"/>
              </w:rPr>
            </w:pPr>
          </w:p>
          <w:p w14:paraId="5BA5497C" w14:textId="77777777" w:rsidR="00AF654B" w:rsidRPr="00702EE3" w:rsidRDefault="00AF654B" w:rsidP="00146F1A">
            <w:pPr>
              <w:pStyle w:val="BodyText3"/>
              <w:rPr>
                <w:rFonts w:asciiTheme="minorHAnsi" w:hAnsiTheme="minorHAnsi" w:cstheme="minorHAnsi"/>
                <w:b w:val="0"/>
                <w:sz w:val="22"/>
                <w:szCs w:val="22"/>
                <w:lang w:val="en-US"/>
              </w:rPr>
            </w:pPr>
          </w:p>
          <w:p w14:paraId="274063A2" w14:textId="77777777" w:rsidR="005322CB" w:rsidRPr="00702EE3" w:rsidRDefault="005322CB" w:rsidP="00146F1A">
            <w:pPr>
              <w:pStyle w:val="BodyText3"/>
              <w:rPr>
                <w:rFonts w:asciiTheme="minorHAnsi" w:hAnsiTheme="minorHAnsi" w:cstheme="minorHAnsi"/>
                <w:b w:val="0"/>
                <w:sz w:val="22"/>
                <w:szCs w:val="22"/>
                <w:lang w:val="en-US"/>
              </w:rPr>
            </w:pPr>
          </w:p>
          <w:p w14:paraId="28BB6CA5" w14:textId="77777777" w:rsidR="005322CB" w:rsidRPr="00702EE3" w:rsidRDefault="005322CB" w:rsidP="005322CB">
            <w:pPr>
              <w:pStyle w:val="BodyText3"/>
              <w:rPr>
                <w:rFonts w:asciiTheme="minorHAnsi" w:hAnsiTheme="minorHAnsi" w:cstheme="minorHAnsi"/>
                <w:b w:val="0"/>
                <w:sz w:val="22"/>
                <w:szCs w:val="22"/>
                <w:lang w:val="en-US"/>
              </w:rPr>
            </w:pPr>
            <w:r w:rsidRPr="00702EE3">
              <w:rPr>
                <w:rFonts w:asciiTheme="minorHAnsi" w:hAnsiTheme="minorHAnsi" w:cstheme="minorHAnsi"/>
                <w:b w:val="0"/>
                <w:sz w:val="22"/>
                <w:szCs w:val="22"/>
                <w:lang w:val="en-US"/>
              </w:rPr>
              <w:sym w:font="Wingdings" w:char="F06F"/>
            </w:r>
          </w:p>
          <w:p w14:paraId="1D3432D9" w14:textId="77777777" w:rsidR="005322CB" w:rsidRPr="00702EE3" w:rsidRDefault="005322CB" w:rsidP="00146F1A">
            <w:pPr>
              <w:pStyle w:val="BodyText3"/>
              <w:rPr>
                <w:rFonts w:asciiTheme="minorHAnsi" w:hAnsiTheme="minorHAnsi" w:cstheme="minorHAnsi"/>
                <w:b w:val="0"/>
                <w:sz w:val="22"/>
                <w:szCs w:val="22"/>
                <w:lang w:val="en-US"/>
              </w:rPr>
            </w:pPr>
          </w:p>
          <w:p w14:paraId="4292BD2B" w14:textId="77777777" w:rsidR="005322CB" w:rsidRPr="00702EE3" w:rsidRDefault="005322CB" w:rsidP="00146F1A">
            <w:pPr>
              <w:pStyle w:val="BodyText3"/>
              <w:rPr>
                <w:rFonts w:asciiTheme="minorHAnsi" w:hAnsiTheme="minorHAnsi" w:cstheme="minorHAnsi"/>
                <w:b w:val="0"/>
                <w:sz w:val="22"/>
                <w:szCs w:val="22"/>
                <w:lang w:val="en-US"/>
              </w:rPr>
            </w:pPr>
          </w:p>
          <w:p w14:paraId="1808D660" w14:textId="77777777" w:rsidR="005322CB" w:rsidRPr="00702EE3" w:rsidRDefault="005322CB" w:rsidP="00146F1A">
            <w:pPr>
              <w:pStyle w:val="BodyText3"/>
              <w:rPr>
                <w:rFonts w:asciiTheme="minorHAnsi" w:hAnsiTheme="minorHAnsi" w:cstheme="minorHAnsi"/>
                <w:b w:val="0"/>
                <w:sz w:val="22"/>
                <w:szCs w:val="22"/>
                <w:lang w:val="en-US"/>
              </w:rPr>
            </w:pPr>
          </w:p>
          <w:p w14:paraId="7300C4A8" w14:textId="77777777" w:rsidR="005322CB" w:rsidRPr="00702EE3" w:rsidRDefault="005322CB" w:rsidP="00146F1A">
            <w:pPr>
              <w:pStyle w:val="BodyText3"/>
              <w:rPr>
                <w:rFonts w:asciiTheme="minorHAnsi" w:hAnsiTheme="minorHAnsi" w:cstheme="minorHAnsi"/>
                <w:b w:val="0"/>
                <w:sz w:val="22"/>
                <w:szCs w:val="22"/>
                <w:lang w:val="en-US"/>
              </w:rPr>
            </w:pPr>
          </w:p>
          <w:p w14:paraId="41D3C4F3" w14:textId="77777777" w:rsidR="005322CB" w:rsidRPr="00702EE3" w:rsidRDefault="005322CB" w:rsidP="00146F1A">
            <w:pPr>
              <w:pStyle w:val="BodyText3"/>
              <w:rPr>
                <w:rFonts w:asciiTheme="minorHAnsi" w:hAnsiTheme="minorHAnsi" w:cstheme="minorHAnsi"/>
                <w:b w:val="0"/>
                <w:sz w:val="22"/>
                <w:szCs w:val="22"/>
                <w:lang w:val="en-US"/>
              </w:rPr>
            </w:pPr>
          </w:p>
          <w:p w14:paraId="4B292DC4" w14:textId="77777777" w:rsidR="005322CB" w:rsidRPr="00702EE3" w:rsidRDefault="005322CB" w:rsidP="00146F1A">
            <w:pPr>
              <w:pStyle w:val="BodyText3"/>
              <w:rPr>
                <w:rFonts w:asciiTheme="minorHAnsi" w:hAnsiTheme="minorHAnsi" w:cstheme="minorHAnsi"/>
                <w:b w:val="0"/>
                <w:sz w:val="22"/>
                <w:szCs w:val="22"/>
                <w:lang w:val="en-US"/>
              </w:rPr>
            </w:pPr>
          </w:p>
          <w:p w14:paraId="3A6423E9" w14:textId="52C869E1" w:rsidR="005322CB" w:rsidRPr="00702EE3" w:rsidRDefault="005322CB" w:rsidP="005322CB">
            <w:pPr>
              <w:pStyle w:val="BodyText3"/>
              <w:rPr>
                <w:rFonts w:asciiTheme="minorHAnsi" w:hAnsiTheme="minorHAnsi" w:cstheme="minorHAnsi"/>
                <w:b w:val="0"/>
                <w:sz w:val="22"/>
                <w:szCs w:val="22"/>
                <w:lang w:val="en-US"/>
              </w:rPr>
            </w:pPr>
            <w:r w:rsidRPr="00702EE3">
              <w:rPr>
                <w:rFonts w:asciiTheme="minorHAnsi" w:hAnsiTheme="minorHAnsi" w:cstheme="minorHAnsi"/>
                <w:b w:val="0"/>
                <w:sz w:val="22"/>
                <w:szCs w:val="22"/>
                <w:lang w:val="en-US"/>
              </w:rPr>
              <w:sym w:font="Wingdings" w:char="F06F"/>
            </w:r>
          </w:p>
          <w:p w14:paraId="6D92B8BF" w14:textId="746B8D0B" w:rsidR="005322CB" w:rsidRPr="00702EE3" w:rsidRDefault="005322CB" w:rsidP="005322CB">
            <w:pPr>
              <w:pStyle w:val="BodyText3"/>
              <w:rPr>
                <w:rFonts w:asciiTheme="minorHAnsi" w:hAnsiTheme="minorHAnsi" w:cstheme="minorHAnsi"/>
                <w:b w:val="0"/>
                <w:sz w:val="22"/>
                <w:szCs w:val="22"/>
                <w:lang w:val="en-US"/>
              </w:rPr>
            </w:pPr>
          </w:p>
          <w:p w14:paraId="5D0ED3CF" w14:textId="790DDF85" w:rsidR="005322CB" w:rsidRPr="00702EE3" w:rsidRDefault="005322CB" w:rsidP="005322CB">
            <w:pPr>
              <w:pStyle w:val="BodyText3"/>
              <w:rPr>
                <w:rFonts w:asciiTheme="minorHAnsi" w:hAnsiTheme="minorHAnsi" w:cstheme="minorHAnsi"/>
                <w:b w:val="0"/>
                <w:sz w:val="22"/>
                <w:szCs w:val="22"/>
                <w:lang w:val="en-US"/>
              </w:rPr>
            </w:pPr>
          </w:p>
          <w:p w14:paraId="2444F6FE" w14:textId="65B95E5E" w:rsidR="005322CB" w:rsidRPr="00702EE3" w:rsidRDefault="005322CB" w:rsidP="005322CB">
            <w:pPr>
              <w:pStyle w:val="BodyText3"/>
              <w:rPr>
                <w:rFonts w:asciiTheme="minorHAnsi" w:hAnsiTheme="minorHAnsi" w:cstheme="minorHAnsi"/>
                <w:b w:val="0"/>
                <w:sz w:val="22"/>
                <w:szCs w:val="22"/>
                <w:lang w:val="en-US"/>
              </w:rPr>
            </w:pPr>
          </w:p>
          <w:p w14:paraId="13662979" w14:textId="49A0A92C" w:rsidR="005322CB" w:rsidRPr="00702EE3" w:rsidRDefault="005322CB" w:rsidP="005322CB">
            <w:pPr>
              <w:pStyle w:val="BodyText3"/>
              <w:rPr>
                <w:rFonts w:asciiTheme="minorHAnsi" w:hAnsiTheme="minorHAnsi" w:cstheme="minorHAnsi"/>
                <w:b w:val="0"/>
                <w:sz w:val="22"/>
                <w:szCs w:val="22"/>
                <w:lang w:val="en-US"/>
              </w:rPr>
            </w:pPr>
          </w:p>
          <w:p w14:paraId="5385457E" w14:textId="7DDED71B" w:rsidR="005322CB" w:rsidRPr="00702EE3" w:rsidRDefault="005322CB" w:rsidP="005322CB">
            <w:pPr>
              <w:pStyle w:val="BodyText3"/>
              <w:rPr>
                <w:rFonts w:asciiTheme="minorHAnsi" w:hAnsiTheme="minorHAnsi" w:cstheme="minorHAnsi"/>
                <w:b w:val="0"/>
                <w:sz w:val="22"/>
                <w:szCs w:val="22"/>
                <w:lang w:val="en-US"/>
              </w:rPr>
            </w:pPr>
            <w:r w:rsidRPr="00702EE3">
              <w:rPr>
                <w:rFonts w:asciiTheme="minorHAnsi" w:hAnsiTheme="minorHAnsi" w:cstheme="minorHAnsi"/>
                <w:b w:val="0"/>
                <w:sz w:val="22"/>
                <w:szCs w:val="22"/>
                <w:lang w:val="en-US"/>
              </w:rPr>
              <w:sym w:font="Wingdings" w:char="F06F"/>
            </w:r>
          </w:p>
          <w:p w14:paraId="68EF2FA0" w14:textId="05387C45" w:rsidR="005322CB" w:rsidRPr="00702EE3" w:rsidRDefault="005322CB" w:rsidP="005322CB">
            <w:pPr>
              <w:pStyle w:val="BodyText3"/>
              <w:rPr>
                <w:rFonts w:asciiTheme="minorHAnsi" w:hAnsiTheme="minorHAnsi" w:cstheme="minorHAnsi"/>
                <w:b w:val="0"/>
                <w:sz w:val="22"/>
                <w:szCs w:val="22"/>
                <w:lang w:val="en-US"/>
              </w:rPr>
            </w:pPr>
          </w:p>
          <w:p w14:paraId="63042946" w14:textId="37E54A29" w:rsidR="005322CB" w:rsidRPr="00702EE3" w:rsidRDefault="005322CB" w:rsidP="005322CB">
            <w:pPr>
              <w:pStyle w:val="BodyText3"/>
              <w:rPr>
                <w:rFonts w:asciiTheme="minorHAnsi" w:hAnsiTheme="minorHAnsi" w:cstheme="minorHAnsi"/>
                <w:b w:val="0"/>
                <w:sz w:val="22"/>
                <w:szCs w:val="22"/>
                <w:lang w:val="en-US"/>
              </w:rPr>
            </w:pPr>
          </w:p>
          <w:p w14:paraId="725ACB30" w14:textId="55E42D3F" w:rsidR="005322CB" w:rsidRPr="00702EE3" w:rsidRDefault="005322CB" w:rsidP="005322CB">
            <w:pPr>
              <w:pStyle w:val="BodyText3"/>
              <w:rPr>
                <w:rFonts w:asciiTheme="minorHAnsi" w:hAnsiTheme="minorHAnsi" w:cstheme="minorHAnsi"/>
                <w:b w:val="0"/>
                <w:sz w:val="22"/>
                <w:szCs w:val="22"/>
                <w:lang w:val="en-US"/>
              </w:rPr>
            </w:pPr>
          </w:p>
          <w:p w14:paraId="2DA8B962" w14:textId="43D5D21E" w:rsidR="005322CB" w:rsidRPr="00702EE3" w:rsidRDefault="005322CB" w:rsidP="005322CB">
            <w:pPr>
              <w:pStyle w:val="BodyText3"/>
              <w:rPr>
                <w:rFonts w:asciiTheme="minorHAnsi" w:hAnsiTheme="minorHAnsi" w:cstheme="minorHAnsi"/>
                <w:b w:val="0"/>
                <w:sz w:val="22"/>
                <w:szCs w:val="22"/>
                <w:lang w:val="en-US"/>
              </w:rPr>
            </w:pPr>
          </w:p>
          <w:p w14:paraId="7CEA9745" w14:textId="65E98E69" w:rsidR="005322CB" w:rsidRPr="00702EE3" w:rsidRDefault="005322CB" w:rsidP="005322CB">
            <w:pPr>
              <w:pStyle w:val="BodyText3"/>
              <w:rPr>
                <w:rFonts w:asciiTheme="minorHAnsi" w:hAnsiTheme="minorHAnsi" w:cstheme="minorHAnsi"/>
                <w:b w:val="0"/>
                <w:sz w:val="22"/>
                <w:szCs w:val="22"/>
                <w:lang w:val="en-US"/>
              </w:rPr>
            </w:pPr>
          </w:p>
          <w:p w14:paraId="4C093B7E" w14:textId="6EA23316" w:rsidR="005322CB" w:rsidRPr="00702EE3" w:rsidRDefault="005322CB" w:rsidP="005322CB">
            <w:pPr>
              <w:pStyle w:val="BodyText3"/>
              <w:rPr>
                <w:rFonts w:asciiTheme="minorHAnsi" w:hAnsiTheme="minorHAnsi" w:cstheme="minorHAnsi"/>
                <w:b w:val="0"/>
                <w:sz w:val="22"/>
                <w:szCs w:val="22"/>
                <w:lang w:val="en-US"/>
              </w:rPr>
            </w:pPr>
          </w:p>
          <w:p w14:paraId="5F8ED3A4" w14:textId="105A3B56" w:rsidR="005322CB" w:rsidRPr="00702EE3" w:rsidRDefault="005322CB" w:rsidP="005322CB">
            <w:pPr>
              <w:pStyle w:val="BodyText3"/>
              <w:rPr>
                <w:rFonts w:asciiTheme="minorHAnsi" w:hAnsiTheme="minorHAnsi" w:cstheme="minorHAnsi"/>
                <w:b w:val="0"/>
                <w:sz w:val="22"/>
                <w:szCs w:val="22"/>
                <w:lang w:val="en-US"/>
              </w:rPr>
            </w:pPr>
          </w:p>
          <w:p w14:paraId="70A31F31" w14:textId="69E83931" w:rsidR="005322CB" w:rsidRPr="00702EE3" w:rsidRDefault="005322CB" w:rsidP="005322CB">
            <w:pPr>
              <w:pStyle w:val="BodyText3"/>
              <w:rPr>
                <w:rFonts w:asciiTheme="minorHAnsi" w:hAnsiTheme="minorHAnsi" w:cstheme="minorHAnsi"/>
                <w:b w:val="0"/>
                <w:sz w:val="22"/>
                <w:szCs w:val="22"/>
                <w:lang w:val="en-US"/>
              </w:rPr>
            </w:pPr>
          </w:p>
          <w:p w14:paraId="0CE70297" w14:textId="68700BEE" w:rsidR="005322CB" w:rsidRPr="00702EE3" w:rsidRDefault="005322CB" w:rsidP="005322CB">
            <w:pPr>
              <w:pStyle w:val="BodyText3"/>
              <w:rPr>
                <w:rFonts w:asciiTheme="minorHAnsi" w:hAnsiTheme="minorHAnsi" w:cstheme="minorHAnsi"/>
                <w:b w:val="0"/>
                <w:sz w:val="22"/>
                <w:szCs w:val="22"/>
                <w:lang w:val="en-US"/>
              </w:rPr>
            </w:pPr>
          </w:p>
          <w:p w14:paraId="2D869B6E" w14:textId="2D80520E" w:rsidR="005322CB" w:rsidRPr="00702EE3" w:rsidRDefault="005322CB" w:rsidP="005322CB">
            <w:pPr>
              <w:pStyle w:val="BodyText3"/>
              <w:rPr>
                <w:rFonts w:asciiTheme="minorHAnsi" w:hAnsiTheme="minorHAnsi" w:cstheme="minorHAnsi"/>
                <w:b w:val="0"/>
                <w:sz w:val="22"/>
                <w:szCs w:val="22"/>
                <w:lang w:val="en-US"/>
              </w:rPr>
            </w:pPr>
          </w:p>
          <w:p w14:paraId="2ED8A45A" w14:textId="6A64AE35" w:rsidR="005322CB" w:rsidRPr="00702EE3" w:rsidRDefault="005322CB" w:rsidP="005322CB">
            <w:pPr>
              <w:pStyle w:val="BodyText3"/>
              <w:rPr>
                <w:rFonts w:asciiTheme="minorHAnsi" w:hAnsiTheme="minorHAnsi" w:cstheme="minorHAnsi"/>
                <w:b w:val="0"/>
                <w:sz w:val="22"/>
                <w:szCs w:val="22"/>
                <w:lang w:val="en-US"/>
              </w:rPr>
            </w:pPr>
          </w:p>
          <w:p w14:paraId="337C0FB4" w14:textId="144A635C" w:rsidR="005322CB" w:rsidRPr="00702EE3" w:rsidRDefault="005322CB" w:rsidP="005322CB">
            <w:pPr>
              <w:pStyle w:val="BodyText3"/>
              <w:rPr>
                <w:rFonts w:asciiTheme="minorHAnsi" w:hAnsiTheme="minorHAnsi" w:cstheme="minorHAnsi"/>
                <w:b w:val="0"/>
                <w:sz w:val="22"/>
                <w:szCs w:val="22"/>
                <w:lang w:val="en-US"/>
              </w:rPr>
            </w:pPr>
          </w:p>
          <w:p w14:paraId="4FC2A887" w14:textId="77777777" w:rsidR="005322CB" w:rsidRPr="00702EE3" w:rsidRDefault="005322CB" w:rsidP="005322CB">
            <w:pPr>
              <w:pStyle w:val="BodyText3"/>
              <w:rPr>
                <w:rFonts w:asciiTheme="minorHAnsi" w:hAnsiTheme="minorHAnsi" w:cstheme="minorHAnsi"/>
                <w:b w:val="0"/>
                <w:sz w:val="22"/>
                <w:szCs w:val="22"/>
                <w:lang w:val="en-US"/>
              </w:rPr>
            </w:pPr>
            <w:r w:rsidRPr="00702EE3">
              <w:rPr>
                <w:rFonts w:asciiTheme="minorHAnsi" w:hAnsiTheme="minorHAnsi" w:cstheme="minorHAnsi"/>
                <w:b w:val="0"/>
                <w:sz w:val="22"/>
                <w:szCs w:val="22"/>
                <w:lang w:val="en-US"/>
              </w:rPr>
              <w:sym w:font="Wingdings" w:char="F06F"/>
            </w:r>
          </w:p>
          <w:p w14:paraId="04D28D4D" w14:textId="531BCECB" w:rsidR="005322CB" w:rsidRPr="00702EE3" w:rsidRDefault="005322CB" w:rsidP="005322CB">
            <w:pPr>
              <w:pStyle w:val="BodyText3"/>
              <w:rPr>
                <w:rFonts w:asciiTheme="minorHAnsi" w:hAnsiTheme="minorHAnsi" w:cstheme="minorHAnsi"/>
                <w:b w:val="0"/>
                <w:sz w:val="22"/>
                <w:szCs w:val="22"/>
                <w:lang w:val="en-US"/>
              </w:rPr>
            </w:pPr>
          </w:p>
          <w:p w14:paraId="6CD92E17" w14:textId="386981C7" w:rsidR="005322CB" w:rsidRPr="00702EE3" w:rsidRDefault="005322CB" w:rsidP="005322CB">
            <w:pPr>
              <w:pStyle w:val="BodyText3"/>
              <w:rPr>
                <w:rFonts w:asciiTheme="minorHAnsi" w:hAnsiTheme="minorHAnsi" w:cstheme="minorHAnsi"/>
                <w:b w:val="0"/>
                <w:sz w:val="22"/>
                <w:szCs w:val="22"/>
                <w:lang w:val="en-US"/>
              </w:rPr>
            </w:pPr>
          </w:p>
          <w:p w14:paraId="42A4780C" w14:textId="443728A1" w:rsidR="005322CB" w:rsidRPr="00702EE3" w:rsidRDefault="005322CB" w:rsidP="005322CB">
            <w:pPr>
              <w:pStyle w:val="BodyText3"/>
              <w:rPr>
                <w:rFonts w:asciiTheme="minorHAnsi" w:hAnsiTheme="minorHAnsi" w:cstheme="minorHAnsi"/>
                <w:b w:val="0"/>
                <w:sz w:val="22"/>
                <w:szCs w:val="22"/>
                <w:lang w:val="en-US"/>
              </w:rPr>
            </w:pPr>
          </w:p>
          <w:p w14:paraId="131E74B2" w14:textId="227B10C9" w:rsidR="005322CB" w:rsidRPr="00702EE3" w:rsidRDefault="005322CB" w:rsidP="005322CB">
            <w:pPr>
              <w:pStyle w:val="BodyText3"/>
              <w:rPr>
                <w:rFonts w:asciiTheme="minorHAnsi" w:hAnsiTheme="minorHAnsi" w:cstheme="minorHAnsi"/>
                <w:b w:val="0"/>
                <w:sz w:val="22"/>
                <w:szCs w:val="22"/>
                <w:lang w:val="en-US"/>
              </w:rPr>
            </w:pPr>
          </w:p>
          <w:p w14:paraId="663FB287" w14:textId="29CC9776" w:rsidR="005322CB" w:rsidRPr="00702EE3" w:rsidRDefault="005322CB" w:rsidP="005322CB">
            <w:pPr>
              <w:pStyle w:val="BodyText3"/>
              <w:rPr>
                <w:rFonts w:asciiTheme="minorHAnsi" w:hAnsiTheme="minorHAnsi" w:cstheme="minorHAnsi"/>
                <w:b w:val="0"/>
                <w:sz w:val="22"/>
                <w:szCs w:val="22"/>
                <w:lang w:val="en-US"/>
              </w:rPr>
            </w:pPr>
          </w:p>
          <w:p w14:paraId="28DB47D6" w14:textId="4948D635" w:rsidR="005322CB" w:rsidRPr="00702EE3" w:rsidRDefault="005322CB" w:rsidP="005322CB">
            <w:pPr>
              <w:pStyle w:val="BodyText3"/>
              <w:rPr>
                <w:rFonts w:asciiTheme="minorHAnsi" w:hAnsiTheme="minorHAnsi" w:cstheme="minorHAnsi"/>
                <w:b w:val="0"/>
                <w:sz w:val="22"/>
                <w:szCs w:val="22"/>
                <w:lang w:val="en-US"/>
              </w:rPr>
            </w:pPr>
          </w:p>
          <w:p w14:paraId="0A4E9649" w14:textId="168CCCFC" w:rsidR="005322CB" w:rsidRPr="00702EE3" w:rsidRDefault="005322CB" w:rsidP="005322CB">
            <w:pPr>
              <w:pStyle w:val="BodyText3"/>
              <w:rPr>
                <w:rFonts w:asciiTheme="minorHAnsi" w:hAnsiTheme="minorHAnsi" w:cstheme="minorHAnsi"/>
                <w:b w:val="0"/>
                <w:sz w:val="22"/>
                <w:szCs w:val="22"/>
                <w:lang w:val="en-US"/>
              </w:rPr>
            </w:pPr>
          </w:p>
          <w:p w14:paraId="5DC96302" w14:textId="522746C2" w:rsidR="005322CB" w:rsidRPr="00702EE3" w:rsidRDefault="005322CB" w:rsidP="005322CB">
            <w:pPr>
              <w:pStyle w:val="BodyText3"/>
              <w:rPr>
                <w:rFonts w:asciiTheme="minorHAnsi" w:hAnsiTheme="minorHAnsi" w:cstheme="minorHAnsi"/>
                <w:b w:val="0"/>
                <w:sz w:val="22"/>
                <w:szCs w:val="22"/>
                <w:lang w:val="en-US"/>
              </w:rPr>
            </w:pPr>
            <w:r w:rsidRPr="00702EE3">
              <w:rPr>
                <w:rFonts w:asciiTheme="minorHAnsi" w:hAnsiTheme="minorHAnsi" w:cstheme="minorHAnsi"/>
                <w:b w:val="0"/>
                <w:sz w:val="22"/>
                <w:szCs w:val="22"/>
                <w:lang w:val="en-US"/>
              </w:rPr>
              <w:sym w:font="Wingdings" w:char="F06F"/>
            </w:r>
          </w:p>
          <w:p w14:paraId="47D2555F" w14:textId="3DC8934C" w:rsidR="005322CB" w:rsidRPr="00702EE3" w:rsidRDefault="005322CB" w:rsidP="005322CB">
            <w:pPr>
              <w:pStyle w:val="BodyText3"/>
              <w:rPr>
                <w:rFonts w:asciiTheme="minorHAnsi" w:hAnsiTheme="minorHAnsi" w:cstheme="minorHAnsi"/>
                <w:b w:val="0"/>
                <w:sz w:val="22"/>
                <w:szCs w:val="22"/>
                <w:lang w:val="en-US"/>
              </w:rPr>
            </w:pPr>
          </w:p>
          <w:p w14:paraId="52C79B3B" w14:textId="390AA3E2" w:rsidR="005322CB" w:rsidRPr="00702EE3" w:rsidRDefault="005322CB" w:rsidP="005322CB">
            <w:pPr>
              <w:pStyle w:val="BodyText3"/>
              <w:rPr>
                <w:rFonts w:asciiTheme="minorHAnsi" w:hAnsiTheme="minorHAnsi" w:cstheme="minorHAnsi"/>
                <w:b w:val="0"/>
                <w:sz w:val="22"/>
                <w:szCs w:val="22"/>
                <w:lang w:val="en-US"/>
              </w:rPr>
            </w:pPr>
          </w:p>
          <w:p w14:paraId="683DDBE8" w14:textId="1F15FE2D" w:rsidR="005322CB" w:rsidRPr="00702EE3" w:rsidRDefault="005322CB" w:rsidP="005322CB">
            <w:pPr>
              <w:pStyle w:val="BodyText3"/>
              <w:rPr>
                <w:rFonts w:asciiTheme="minorHAnsi" w:hAnsiTheme="minorHAnsi" w:cstheme="minorHAnsi"/>
                <w:b w:val="0"/>
                <w:sz w:val="22"/>
                <w:szCs w:val="22"/>
                <w:lang w:val="en-US"/>
              </w:rPr>
            </w:pPr>
          </w:p>
          <w:p w14:paraId="29C4D87E" w14:textId="7E3E7156" w:rsidR="005322CB" w:rsidRPr="00702EE3" w:rsidRDefault="005322CB" w:rsidP="005322CB">
            <w:pPr>
              <w:pStyle w:val="BodyText3"/>
              <w:rPr>
                <w:rFonts w:asciiTheme="minorHAnsi" w:hAnsiTheme="minorHAnsi" w:cstheme="minorHAnsi"/>
                <w:b w:val="0"/>
                <w:sz w:val="22"/>
                <w:szCs w:val="22"/>
                <w:lang w:val="en-US"/>
              </w:rPr>
            </w:pPr>
          </w:p>
          <w:p w14:paraId="3C8EE85A" w14:textId="06A65FC1" w:rsidR="005322CB" w:rsidRPr="00702EE3" w:rsidRDefault="005322CB" w:rsidP="005322CB">
            <w:pPr>
              <w:pStyle w:val="BodyText3"/>
              <w:rPr>
                <w:rFonts w:asciiTheme="minorHAnsi" w:hAnsiTheme="minorHAnsi" w:cstheme="minorHAnsi"/>
                <w:b w:val="0"/>
                <w:sz w:val="22"/>
                <w:szCs w:val="22"/>
                <w:lang w:val="en-US"/>
              </w:rPr>
            </w:pPr>
          </w:p>
          <w:p w14:paraId="37B41BD9" w14:textId="41ABC647" w:rsidR="005322CB" w:rsidRPr="00702EE3" w:rsidRDefault="005322CB" w:rsidP="005322CB">
            <w:pPr>
              <w:pStyle w:val="BodyText3"/>
              <w:rPr>
                <w:rFonts w:asciiTheme="minorHAnsi" w:hAnsiTheme="minorHAnsi" w:cstheme="minorHAnsi"/>
                <w:b w:val="0"/>
                <w:sz w:val="22"/>
                <w:szCs w:val="22"/>
                <w:lang w:val="en-US"/>
              </w:rPr>
            </w:pPr>
          </w:p>
          <w:p w14:paraId="75E25FDE" w14:textId="53798D7A" w:rsidR="005322CB" w:rsidRPr="00702EE3" w:rsidRDefault="005322CB" w:rsidP="005322CB">
            <w:pPr>
              <w:pStyle w:val="BodyText3"/>
              <w:rPr>
                <w:rFonts w:asciiTheme="minorHAnsi" w:hAnsiTheme="minorHAnsi" w:cstheme="minorHAnsi"/>
                <w:b w:val="0"/>
                <w:sz w:val="22"/>
                <w:szCs w:val="22"/>
                <w:lang w:val="en-US"/>
              </w:rPr>
            </w:pPr>
          </w:p>
          <w:p w14:paraId="7935760E" w14:textId="27E1AD98" w:rsidR="005322CB" w:rsidRPr="00702EE3" w:rsidRDefault="005322CB" w:rsidP="005322CB">
            <w:pPr>
              <w:pStyle w:val="BodyText3"/>
              <w:rPr>
                <w:rFonts w:asciiTheme="minorHAnsi" w:hAnsiTheme="minorHAnsi" w:cstheme="minorHAnsi"/>
                <w:b w:val="0"/>
                <w:sz w:val="22"/>
                <w:szCs w:val="22"/>
                <w:lang w:val="en-US"/>
              </w:rPr>
            </w:pPr>
          </w:p>
          <w:p w14:paraId="17CD7ABC" w14:textId="663443E9" w:rsidR="005322CB" w:rsidRPr="00702EE3" w:rsidRDefault="005322CB" w:rsidP="005322CB">
            <w:pPr>
              <w:pStyle w:val="BodyText3"/>
              <w:rPr>
                <w:rFonts w:asciiTheme="minorHAnsi" w:hAnsiTheme="minorHAnsi" w:cstheme="minorHAnsi"/>
                <w:b w:val="0"/>
                <w:sz w:val="22"/>
                <w:szCs w:val="22"/>
                <w:lang w:val="en-US"/>
              </w:rPr>
            </w:pPr>
          </w:p>
          <w:p w14:paraId="7E1E2E23" w14:textId="2B14CC68" w:rsidR="005322CB" w:rsidRPr="00702EE3" w:rsidRDefault="005322CB" w:rsidP="005322CB">
            <w:pPr>
              <w:pStyle w:val="BodyText3"/>
              <w:rPr>
                <w:rFonts w:asciiTheme="minorHAnsi" w:hAnsiTheme="minorHAnsi" w:cstheme="minorHAnsi"/>
                <w:b w:val="0"/>
                <w:sz w:val="22"/>
                <w:szCs w:val="22"/>
                <w:lang w:val="en-US"/>
              </w:rPr>
            </w:pPr>
          </w:p>
          <w:p w14:paraId="57F277B0" w14:textId="482720BB" w:rsidR="005322CB" w:rsidRPr="00702EE3" w:rsidRDefault="005322CB" w:rsidP="005322CB">
            <w:pPr>
              <w:pStyle w:val="BodyText3"/>
              <w:rPr>
                <w:rFonts w:asciiTheme="minorHAnsi" w:hAnsiTheme="minorHAnsi" w:cstheme="minorHAnsi"/>
                <w:b w:val="0"/>
                <w:sz w:val="22"/>
                <w:szCs w:val="22"/>
                <w:lang w:val="en-US"/>
              </w:rPr>
            </w:pPr>
          </w:p>
          <w:p w14:paraId="201F750F" w14:textId="4D07CF97" w:rsidR="005322CB" w:rsidRPr="00702EE3" w:rsidRDefault="005322CB" w:rsidP="005322CB">
            <w:pPr>
              <w:pStyle w:val="BodyText3"/>
              <w:rPr>
                <w:rFonts w:asciiTheme="minorHAnsi" w:hAnsiTheme="minorHAnsi" w:cstheme="minorHAnsi"/>
                <w:b w:val="0"/>
                <w:sz w:val="22"/>
                <w:szCs w:val="22"/>
                <w:lang w:val="en-US"/>
              </w:rPr>
            </w:pPr>
          </w:p>
          <w:p w14:paraId="3FB3BBB5" w14:textId="28C60894" w:rsidR="005322CB" w:rsidRPr="00702EE3" w:rsidRDefault="005322CB" w:rsidP="005322CB">
            <w:pPr>
              <w:pStyle w:val="BodyText3"/>
              <w:rPr>
                <w:rFonts w:asciiTheme="minorHAnsi" w:hAnsiTheme="minorHAnsi" w:cstheme="minorHAnsi"/>
                <w:b w:val="0"/>
                <w:sz w:val="22"/>
                <w:szCs w:val="22"/>
                <w:lang w:val="en-US"/>
              </w:rPr>
            </w:pPr>
          </w:p>
          <w:p w14:paraId="5043E09E" w14:textId="3D183A4A" w:rsidR="005322CB" w:rsidRPr="00702EE3" w:rsidRDefault="005322CB" w:rsidP="005322CB">
            <w:pPr>
              <w:pStyle w:val="BodyText3"/>
              <w:rPr>
                <w:rFonts w:asciiTheme="minorHAnsi" w:hAnsiTheme="minorHAnsi" w:cstheme="minorHAnsi"/>
                <w:b w:val="0"/>
                <w:sz w:val="22"/>
                <w:szCs w:val="22"/>
                <w:lang w:val="en-US"/>
              </w:rPr>
            </w:pPr>
          </w:p>
          <w:p w14:paraId="6581081D" w14:textId="08E7D7FE" w:rsidR="005322CB" w:rsidRPr="00702EE3" w:rsidRDefault="005322CB" w:rsidP="005322CB">
            <w:pPr>
              <w:pStyle w:val="BodyText3"/>
              <w:rPr>
                <w:rFonts w:asciiTheme="minorHAnsi" w:hAnsiTheme="minorHAnsi" w:cstheme="minorHAnsi"/>
                <w:b w:val="0"/>
                <w:sz w:val="22"/>
                <w:szCs w:val="22"/>
                <w:lang w:val="en-US"/>
              </w:rPr>
            </w:pPr>
          </w:p>
          <w:p w14:paraId="4155DD7A" w14:textId="24DD28CB" w:rsidR="005322CB" w:rsidRPr="00702EE3" w:rsidRDefault="005322CB" w:rsidP="005322CB">
            <w:pPr>
              <w:pStyle w:val="BodyText3"/>
              <w:rPr>
                <w:rFonts w:asciiTheme="minorHAnsi" w:hAnsiTheme="minorHAnsi" w:cstheme="minorHAnsi"/>
                <w:b w:val="0"/>
                <w:sz w:val="22"/>
                <w:szCs w:val="22"/>
                <w:lang w:val="en-US"/>
              </w:rPr>
            </w:pPr>
          </w:p>
          <w:p w14:paraId="5372BE13" w14:textId="0F637C15" w:rsidR="005322CB" w:rsidRPr="00702EE3" w:rsidRDefault="005322CB" w:rsidP="005322CB">
            <w:pPr>
              <w:pStyle w:val="BodyText3"/>
              <w:rPr>
                <w:rFonts w:asciiTheme="minorHAnsi" w:hAnsiTheme="minorHAnsi" w:cstheme="minorHAnsi"/>
                <w:b w:val="0"/>
                <w:sz w:val="22"/>
                <w:szCs w:val="22"/>
                <w:lang w:val="en-US"/>
              </w:rPr>
            </w:pPr>
          </w:p>
          <w:p w14:paraId="769BDFB5" w14:textId="253CF045" w:rsidR="005322CB" w:rsidRPr="00702EE3" w:rsidRDefault="005322CB" w:rsidP="005322CB">
            <w:pPr>
              <w:pStyle w:val="BodyText3"/>
              <w:rPr>
                <w:rFonts w:asciiTheme="minorHAnsi" w:hAnsiTheme="minorHAnsi" w:cstheme="minorHAnsi"/>
                <w:b w:val="0"/>
                <w:sz w:val="22"/>
                <w:szCs w:val="22"/>
                <w:lang w:val="en-US"/>
              </w:rPr>
            </w:pPr>
          </w:p>
          <w:p w14:paraId="2DDA56A4" w14:textId="122B029A" w:rsidR="005322CB" w:rsidRPr="00702EE3" w:rsidRDefault="005322CB" w:rsidP="005322CB">
            <w:pPr>
              <w:pStyle w:val="BodyText3"/>
              <w:rPr>
                <w:rFonts w:asciiTheme="minorHAnsi" w:hAnsiTheme="minorHAnsi" w:cstheme="minorHAnsi"/>
                <w:b w:val="0"/>
                <w:sz w:val="22"/>
                <w:szCs w:val="22"/>
                <w:lang w:val="en-US"/>
              </w:rPr>
            </w:pPr>
          </w:p>
          <w:p w14:paraId="170F932F" w14:textId="7730701B" w:rsidR="005322CB" w:rsidRPr="00702EE3" w:rsidRDefault="005322CB" w:rsidP="005322CB">
            <w:pPr>
              <w:pStyle w:val="BodyText3"/>
              <w:rPr>
                <w:rFonts w:asciiTheme="minorHAnsi" w:hAnsiTheme="minorHAnsi" w:cstheme="minorHAnsi"/>
                <w:b w:val="0"/>
                <w:sz w:val="22"/>
                <w:szCs w:val="22"/>
                <w:lang w:val="en-US"/>
              </w:rPr>
            </w:pPr>
          </w:p>
          <w:p w14:paraId="1849BC77" w14:textId="3AB35D1A" w:rsidR="005322CB" w:rsidRPr="00702EE3" w:rsidRDefault="005322CB" w:rsidP="005322CB">
            <w:pPr>
              <w:pStyle w:val="BodyText3"/>
              <w:rPr>
                <w:rFonts w:asciiTheme="minorHAnsi" w:hAnsiTheme="minorHAnsi" w:cstheme="minorHAnsi"/>
                <w:b w:val="0"/>
                <w:sz w:val="22"/>
                <w:szCs w:val="22"/>
                <w:lang w:val="en-US"/>
              </w:rPr>
            </w:pPr>
          </w:p>
          <w:p w14:paraId="0E07799A" w14:textId="38613C5C" w:rsidR="005322CB" w:rsidRPr="00702EE3" w:rsidRDefault="005322CB" w:rsidP="005322CB">
            <w:pPr>
              <w:pStyle w:val="BodyText3"/>
              <w:rPr>
                <w:rFonts w:asciiTheme="minorHAnsi" w:hAnsiTheme="minorHAnsi" w:cstheme="minorHAnsi"/>
                <w:b w:val="0"/>
                <w:sz w:val="22"/>
                <w:szCs w:val="22"/>
                <w:lang w:val="en-US"/>
              </w:rPr>
            </w:pPr>
          </w:p>
          <w:p w14:paraId="05556646" w14:textId="100425E1" w:rsidR="005322CB" w:rsidRPr="00702EE3" w:rsidRDefault="005322CB" w:rsidP="005322CB">
            <w:pPr>
              <w:pStyle w:val="BodyText3"/>
              <w:rPr>
                <w:rFonts w:asciiTheme="minorHAnsi" w:hAnsiTheme="minorHAnsi" w:cstheme="minorHAnsi"/>
                <w:b w:val="0"/>
                <w:sz w:val="22"/>
                <w:szCs w:val="22"/>
                <w:lang w:val="en-US"/>
              </w:rPr>
            </w:pPr>
          </w:p>
          <w:p w14:paraId="0A2DE86E" w14:textId="0D494113" w:rsidR="005322CB" w:rsidRPr="00702EE3" w:rsidRDefault="005322CB" w:rsidP="005322CB">
            <w:pPr>
              <w:pStyle w:val="BodyText3"/>
              <w:rPr>
                <w:rFonts w:asciiTheme="minorHAnsi" w:hAnsiTheme="minorHAnsi" w:cstheme="minorHAnsi"/>
                <w:b w:val="0"/>
                <w:sz w:val="22"/>
                <w:szCs w:val="22"/>
                <w:lang w:val="en-US"/>
              </w:rPr>
            </w:pPr>
          </w:p>
          <w:p w14:paraId="4E522050" w14:textId="0AFAFC67" w:rsidR="005322CB" w:rsidRPr="00702EE3" w:rsidRDefault="005322CB" w:rsidP="005322CB">
            <w:pPr>
              <w:pStyle w:val="BodyText3"/>
              <w:rPr>
                <w:rFonts w:asciiTheme="minorHAnsi" w:hAnsiTheme="minorHAnsi" w:cstheme="minorHAnsi"/>
                <w:b w:val="0"/>
                <w:sz w:val="22"/>
                <w:szCs w:val="22"/>
                <w:lang w:val="en-US"/>
              </w:rPr>
            </w:pPr>
          </w:p>
          <w:p w14:paraId="59B1B590" w14:textId="32593ED5" w:rsidR="005322CB" w:rsidRPr="00702EE3" w:rsidRDefault="005322CB" w:rsidP="005322CB">
            <w:pPr>
              <w:pStyle w:val="BodyText3"/>
              <w:rPr>
                <w:rFonts w:asciiTheme="minorHAnsi" w:hAnsiTheme="minorHAnsi" w:cstheme="minorHAnsi"/>
                <w:b w:val="0"/>
                <w:sz w:val="22"/>
                <w:szCs w:val="22"/>
                <w:lang w:val="en-US"/>
              </w:rPr>
            </w:pPr>
          </w:p>
          <w:p w14:paraId="24CC4D51" w14:textId="06C0AA47" w:rsidR="005322CB" w:rsidRPr="00702EE3" w:rsidRDefault="005322CB" w:rsidP="005322CB">
            <w:pPr>
              <w:pStyle w:val="BodyText3"/>
              <w:rPr>
                <w:rFonts w:asciiTheme="minorHAnsi" w:hAnsiTheme="minorHAnsi" w:cstheme="minorHAnsi"/>
                <w:b w:val="0"/>
                <w:sz w:val="22"/>
                <w:szCs w:val="22"/>
                <w:lang w:val="en-US"/>
              </w:rPr>
            </w:pPr>
          </w:p>
          <w:p w14:paraId="2851100E" w14:textId="6541DE63" w:rsidR="005322CB" w:rsidRPr="00702EE3" w:rsidRDefault="005322CB" w:rsidP="005322CB">
            <w:pPr>
              <w:pStyle w:val="BodyText3"/>
              <w:rPr>
                <w:rFonts w:asciiTheme="minorHAnsi" w:hAnsiTheme="minorHAnsi" w:cstheme="minorHAnsi"/>
                <w:b w:val="0"/>
                <w:sz w:val="22"/>
                <w:szCs w:val="22"/>
                <w:lang w:val="en-US"/>
              </w:rPr>
            </w:pPr>
          </w:p>
          <w:p w14:paraId="726D255B" w14:textId="77777777" w:rsidR="005322CB" w:rsidRPr="00702EE3" w:rsidRDefault="005322CB" w:rsidP="005322CB">
            <w:pPr>
              <w:pStyle w:val="BodyText3"/>
              <w:rPr>
                <w:rFonts w:asciiTheme="minorHAnsi" w:hAnsiTheme="minorHAnsi" w:cstheme="minorHAnsi"/>
                <w:b w:val="0"/>
                <w:sz w:val="22"/>
                <w:szCs w:val="22"/>
                <w:lang w:val="en-US"/>
              </w:rPr>
            </w:pPr>
            <w:r w:rsidRPr="00702EE3">
              <w:rPr>
                <w:rFonts w:asciiTheme="minorHAnsi" w:hAnsiTheme="minorHAnsi" w:cstheme="minorHAnsi"/>
                <w:b w:val="0"/>
                <w:sz w:val="22"/>
                <w:szCs w:val="22"/>
                <w:lang w:val="en-US"/>
              </w:rPr>
              <w:sym w:font="Wingdings" w:char="F06F"/>
            </w:r>
          </w:p>
          <w:p w14:paraId="2AFD65C4" w14:textId="77777777" w:rsidR="005322CB" w:rsidRPr="00702EE3" w:rsidRDefault="005322CB" w:rsidP="005322CB">
            <w:pPr>
              <w:pStyle w:val="BodyText3"/>
              <w:rPr>
                <w:rFonts w:asciiTheme="minorHAnsi" w:hAnsiTheme="minorHAnsi" w:cstheme="minorHAnsi"/>
                <w:b w:val="0"/>
                <w:sz w:val="22"/>
                <w:szCs w:val="22"/>
                <w:lang w:val="en-US"/>
              </w:rPr>
            </w:pPr>
          </w:p>
          <w:p w14:paraId="32A09905" w14:textId="77777777" w:rsidR="005322CB" w:rsidRPr="00702EE3" w:rsidRDefault="005322CB" w:rsidP="005322CB">
            <w:pPr>
              <w:pStyle w:val="BodyText3"/>
              <w:rPr>
                <w:rFonts w:asciiTheme="minorHAnsi" w:hAnsiTheme="minorHAnsi" w:cstheme="minorHAnsi"/>
                <w:b w:val="0"/>
                <w:sz w:val="22"/>
                <w:szCs w:val="22"/>
                <w:lang w:val="en-US"/>
              </w:rPr>
            </w:pPr>
          </w:p>
          <w:p w14:paraId="3386E9C8" w14:textId="77777777" w:rsidR="005322CB" w:rsidRPr="00702EE3" w:rsidRDefault="005322CB" w:rsidP="005322CB">
            <w:pPr>
              <w:pStyle w:val="BodyText3"/>
              <w:rPr>
                <w:rFonts w:asciiTheme="minorHAnsi" w:hAnsiTheme="minorHAnsi" w:cstheme="minorHAnsi"/>
                <w:b w:val="0"/>
                <w:sz w:val="22"/>
                <w:szCs w:val="22"/>
                <w:lang w:val="en-US"/>
              </w:rPr>
            </w:pPr>
          </w:p>
          <w:p w14:paraId="079E5FF2" w14:textId="0FBC7034" w:rsidR="005322CB" w:rsidRPr="00702EE3" w:rsidRDefault="005322CB" w:rsidP="00146F1A">
            <w:pPr>
              <w:pStyle w:val="BodyText3"/>
              <w:rPr>
                <w:rFonts w:asciiTheme="minorHAnsi" w:hAnsiTheme="minorHAnsi" w:cstheme="minorHAnsi"/>
                <w:b w:val="0"/>
                <w:sz w:val="22"/>
                <w:szCs w:val="22"/>
                <w:lang w:val="en-US"/>
              </w:rPr>
            </w:pPr>
          </w:p>
        </w:tc>
      </w:tr>
      <w:tr w:rsidR="00204822" w:rsidRPr="00702EE3" w14:paraId="556B211B" w14:textId="77777777" w:rsidTr="0032298D">
        <w:trPr>
          <w:gridBefore w:val="1"/>
          <w:gridAfter w:val="2"/>
          <w:wBefore w:w="90" w:type="dxa"/>
          <w:wAfter w:w="5760" w:type="dxa"/>
          <w:trHeight w:val="1316"/>
        </w:trPr>
        <w:tc>
          <w:tcPr>
            <w:tcW w:w="3830" w:type="dxa"/>
            <w:gridSpan w:val="2"/>
            <w:tcBorders>
              <w:bottom w:val="single" w:sz="4" w:space="0" w:color="auto"/>
            </w:tcBorders>
            <w:shd w:val="clear" w:color="auto" w:fill="auto"/>
          </w:tcPr>
          <w:p w14:paraId="0B2B0116" w14:textId="77777777" w:rsidR="00204822" w:rsidRPr="00702EE3" w:rsidRDefault="00204822" w:rsidP="00204822">
            <w:pPr>
              <w:spacing w:beforeLines="60" w:before="144" w:afterLines="60" w:after="144" w:line="276" w:lineRule="auto"/>
              <w:jc w:val="both"/>
              <w:rPr>
                <w:rFonts w:asciiTheme="minorHAnsi" w:hAnsiTheme="minorHAnsi" w:cstheme="minorHAnsi"/>
                <w:b/>
                <w:bCs/>
                <w:sz w:val="22"/>
                <w:szCs w:val="22"/>
              </w:rPr>
            </w:pPr>
            <w:r w:rsidRPr="00702EE3">
              <w:rPr>
                <w:rFonts w:asciiTheme="minorHAnsi" w:hAnsiTheme="minorHAnsi" w:cstheme="minorHAnsi"/>
                <w:b/>
                <w:sz w:val="22"/>
                <w:szCs w:val="22"/>
                <w:lang w:val="ro-RO"/>
              </w:rPr>
              <w:lastRenderedPageBreak/>
              <w:t>5.2</w:t>
            </w:r>
            <w:r w:rsidRPr="00702EE3">
              <w:rPr>
                <w:rFonts w:asciiTheme="minorHAnsi" w:hAnsiTheme="minorHAnsi" w:cstheme="minorHAnsi"/>
                <w:sz w:val="22"/>
                <w:szCs w:val="22"/>
                <w:lang w:val="ro-RO"/>
              </w:rPr>
              <w:t xml:space="preserve"> Proiectul se încadrează în plafonul maxim al sprijinului public nerambursabil  aşa cum este prezentat la punctul 5.1?</w:t>
            </w:r>
          </w:p>
        </w:tc>
        <w:tc>
          <w:tcPr>
            <w:tcW w:w="609" w:type="dxa"/>
            <w:tcBorders>
              <w:top w:val="single" w:sz="4" w:space="0" w:color="auto"/>
              <w:bottom w:val="single" w:sz="4" w:space="0" w:color="auto"/>
            </w:tcBorders>
            <w:shd w:val="clear" w:color="auto" w:fill="auto"/>
          </w:tcPr>
          <w:p w14:paraId="0BD550C8" w14:textId="77777777" w:rsidR="00204822" w:rsidRPr="00702EE3" w:rsidRDefault="00204822" w:rsidP="00204822">
            <w:pPr>
              <w:pStyle w:val="BodyText3"/>
              <w:rPr>
                <w:rFonts w:asciiTheme="minorHAnsi" w:hAnsiTheme="minorHAnsi" w:cstheme="minorHAnsi"/>
                <w:b w:val="0"/>
                <w:sz w:val="22"/>
                <w:szCs w:val="22"/>
                <w:lang w:val="en-US"/>
              </w:rPr>
            </w:pPr>
          </w:p>
          <w:p w14:paraId="1188CD72" w14:textId="77777777" w:rsidR="00204822" w:rsidRPr="00702EE3" w:rsidRDefault="00204822" w:rsidP="00204822">
            <w:pPr>
              <w:pStyle w:val="BodyText3"/>
              <w:rPr>
                <w:rFonts w:asciiTheme="minorHAnsi" w:hAnsiTheme="minorHAnsi" w:cstheme="minorHAnsi"/>
                <w:b w:val="0"/>
                <w:sz w:val="22"/>
                <w:szCs w:val="22"/>
                <w:lang w:val="en-US"/>
              </w:rPr>
            </w:pPr>
          </w:p>
          <w:p w14:paraId="483E3826" w14:textId="77777777" w:rsidR="00204822" w:rsidRPr="00702EE3" w:rsidRDefault="00204822" w:rsidP="00204822">
            <w:pPr>
              <w:pStyle w:val="BodyText3"/>
              <w:rPr>
                <w:rFonts w:asciiTheme="minorHAnsi" w:hAnsiTheme="minorHAnsi" w:cstheme="minorHAnsi"/>
                <w:b w:val="0"/>
                <w:sz w:val="22"/>
                <w:szCs w:val="22"/>
                <w:lang w:val="en-US"/>
              </w:rPr>
            </w:pPr>
            <w:r w:rsidRPr="00702EE3">
              <w:rPr>
                <w:rFonts w:asciiTheme="minorHAnsi" w:hAnsiTheme="minorHAnsi" w:cstheme="minorHAnsi"/>
                <w:b w:val="0"/>
                <w:sz w:val="22"/>
                <w:szCs w:val="22"/>
                <w:lang w:val="en-US"/>
              </w:rPr>
              <w:sym w:font="Wingdings" w:char="F06F"/>
            </w:r>
          </w:p>
          <w:p w14:paraId="15FCEA51" w14:textId="77777777" w:rsidR="00204822" w:rsidRPr="00702EE3" w:rsidRDefault="00204822" w:rsidP="00204822">
            <w:pPr>
              <w:pStyle w:val="BodyText3"/>
              <w:rPr>
                <w:rFonts w:asciiTheme="minorHAnsi" w:hAnsiTheme="minorHAnsi" w:cstheme="minorHAnsi"/>
                <w:b w:val="0"/>
                <w:sz w:val="22"/>
                <w:szCs w:val="22"/>
                <w:lang w:val="en-US"/>
              </w:rPr>
            </w:pPr>
          </w:p>
        </w:tc>
        <w:tc>
          <w:tcPr>
            <w:tcW w:w="1858" w:type="dxa"/>
            <w:gridSpan w:val="5"/>
            <w:tcBorders>
              <w:top w:val="single" w:sz="4" w:space="0" w:color="auto"/>
              <w:bottom w:val="single" w:sz="4" w:space="0" w:color="auto"/>
            </w:tcBorders>
          </w:tcPr>
          <w:p w14:paraId="22B5D71B" w14:textId="77777777" w:rsidR="00204822" w:rsidRPr="00702EE3" w:rsidRDefault="00204822" w:rsidP="00204822">
            <w:pPr>
              <w:pStyle w:val="BodyText3"/>
              <w:rPr>
                <w:rFonts w:asciiTheme="minorHAnsi" w:hAnsiTheme="minorHAnsi" w:cstheme="minorHAnsi"/>
                <w:b w:val="0"/>
                <w:sz w:val="22"/>
                <w:szCs w:val="22"/>
                <w:lang w:val="en-US"/>
              </w:rPr>
            </w:pPr>
          </w:p>
          <w:p w14:paraId="3509EAB2" w14:textId="77777777" w:rsidR="00204822" w:rsidRPr="00702EE3" w:rsidRDefault="00204822" w:rsidP="00204822">
            <w:pPr>
              <w:pStyle w:val="BodyText3"/>
              <w:rPr>
                <w:rFonts w:asciiTheme="minorHAnsi" w:hAnsiTheme="minorHAnsi" w:cstheme="minorHAnsi"/>
                <w:b w:val="0"/>
                <w:sz w:val="22"/>
                <w:szCs w:val="22"/>
                <w:lang w:val="en-US"/>
              </w:rPr>
            </w:pPr>
          </w:p>
          <w:p w14:paraId="587D77DE" w14:textId="77777777" w:rsidR="00204822" w:rsidRPr="00702EE3" w:rsidRDefault="00204822" w:rsidP="00204822">
            <w:pPr>
              <w:pStyle w:val="BodyText3"/>
              <w:rPr>
                <w:rFonts w:asciiTheme="minorHAnsi" w:hAnsiTheme="minorHAnsi" w:cstheme="minorHAnsi"/>
                <w:b w:val="0"/>
                <w:sz w:val="22"/>
                <w:szCs w:val="22"/>
                <w:lang w:val="en-US"/>
              </w:rPr>
            </w:pPr>
            <w:r w:rsidRPr="00702EE3">
              <w:rPr>
                <w:rFonts w:asciiTheme="minorHAnsi" w:hAnsiTheme="minorHAnsi" w:cstheme="minorHAnsi"/>
                <w:b w:val="0"/>
                <w:sz w:val="22"/>
                <w:szCs w:val="22"/>
                <w:lang w:val="en-US"/>
              </w:rPr>
              <w:sym w:font="Wingdings" w:char="F06F"/>
            </w:r>
          </w:p>
          <w:p w14:paraId="606C6B3E" w14:textId="77777777" w:rsidR="00204822" w:rsidRPr="00702EE3" w:rsidRDefault="00204822" w:rsidP="00204822">
            <w:pPr>
              <w:pStyle w:val="BodyText3"/>
              <w:rPr>
                <w:rFonts w:asciiTheme="minorHAnsi" w:hAnsiTheme="minorHAnsi" w:cstheme="minorHAnsi"/>
                <w:b w:val="0"/>
                <w:sz w:val="22"/>
                <w:szCs w:val="22"/>
                <w:lang w:val="en-US"/>
              </w:rPr>
            </w:pPr>
          </w:p>
        </w:tc>
        <w:tc>
          <w:tcPr>
            <w:tcW w:w="2523" w:type="dxa"/>
            <w:gridSpan w:val="3"/>
            <w:tcBorders>
              <w:top w:val="single" w:sz="4" w:space="0" w:color="auto"/>
              <w:bottom w:val="single" w:sz="4" w:space="0" w:color="auto"/>
            </w:tcBorders>
            <w:shd w:val="clear" w:color="auto" w:fill="auto"/>
          </w:tcPr>
          <w:p w14:paraId="1DA2DE27" w14:textId="77777777" w:rsidR="00204822" w:rsidRPr="00702EE3" w:rsidRDefault="00204822" w:rsidP="00204822">
            <w:pPr>
              <w:pStyle w:val="BodyText3"/>
              <w:rPr>
                <w:rFonts w:asciiTheme="minorHAnsi" w:hAnsiTheme="minorHAnsi" w:cstheme="minorHAnsi"/>
                <w:b w:val="0"/>
                <w:sz w:val="22"/>
                <w:szCs w:val="22"/>
                <w:lang w:val="en-US"/>
              </w:rPr>
            </w:pPr>
          </w:p>
          <w:p w14:paraId="52A0FC50" w14:textId="77777777" w:rsidR="005322CB" w:rsidRPr="00702EE3" w:rsidRDefault="005322CB" w:rsidP="00204822">
            <w:pPr>
              <w:pStyle w:val="BodyText3"/>
              <w:rPr>
                <w:rFonts w:asciiTheme="minorHAnsi" w:hAnsiTheme="minorHAnsi" w:cstheme="minorHAnsi"/>
                <w:b w:val="0"/>
                <w:sz w:val="22"/>
                <w:szCs w:val="22"/>
                <w:lang w:val="en-US"/>
              </w:rPr>
            </w:pPr>
          </w:p>
          <w:p w14:paraId="2D74D206" w14:textId="77777777" w:rsidR="005322CB" w:rsidRPr="00702EE3" w:rsidRDefault="005322CB" w:rsidP="005322CB">
            <w:pPr>
              <w:pStyle w:val="BodyText3"/>
              <w:rPr>
                <w:rFonts w:asciiTheme="minorHAnsi" w:hAnsiTheme="minorHAnsi" w:cstheme="minorHAnsi"/>
                <w:b w:val="0"/>
                <w:sz w:val="22"/>
                <w:szCs w:val="22"/>
                <w:lang w:val="en-US"/>
              </w:rPr>
            </w:pPr>
            <w:r w:rsidRPr="00702EE3">
              <w:rPr>
                <w:rFonts w:asciiTheme="minorHAnsi" w:hAnsiTheme="minorHAnsi" w:cstheme="minorHAnsi"/>
                <w:b w:val="0"/>
                <w:sz w:val="22"/>
                <w:szCs w:val="22"/>
                <w:lang w:val="en-US"/>
              </w:rPr>
              <w:sym w:font="Wingdings" w:char="F06F"/>
            </w:r>
          </w:p>
          <w:p w14:paraId="3A5B236F" w14:textId="7DC39110" w:rsidR="005322CB" w:rsidRPr="00702EE3" w:rsidRDefault="005322CB" w:rsidP="00204822">
            <w:pPr>
              <w:pStyle w:val="BodyText3"/>
              <w:rPr>
                <w:rFonts w:asciiTheme="minorHAnsi" w:hAnsiTheme="minorHAnsi" w:cstheme="minorHAnsi"/>
                <w:b w:val="0"/>
                <w:sz w:val="22"/>
                <w:szCs w:val="22"/>
                <w:lang w:val="en-US"/>
              </w:rPr>
            </w:pPr>
          </w:p>
        </w:tc>
      </w:tr>
      <w:tr w:rsidR="00204822" w:rsidRPr="00702EE3" w14:paraId="7C30E8F5" w14:textId="77777777" w:rsidTr="0032298D">
        <w:trPr>
          <w:gridBefore w:val="1"/>
          <w:gridAfter w:val="2"/>
          <w:wBefore w:w="90" w:type="dxa"/>
          <w:wAfter w:w="5760" w:type="dxa"/>
          <w:trHeight w:val="564"/>
        </w:trPr>
        <w:tc>
          <w:tcPr>
            <w:tcW w:w="3830" w:type="dxa"/>
            <w:gridSpan w:val="2"/>
            <w:tcBorders>
              <w:bottom w:val="single" w:sz="4" w:space="0" w:color="auto"/>
            </w:tcBorders>
            <w:shd w:val="clear" w:color="auto" w:fill="auto"/>
          </w:tcPr>
          <w:p w14:paraId="09E1E31A" w14:textId="77777777" w:rsidR="00204822" w:rsidRPr="00702EE3" w:rsidRDefault="00204822" w:rsidP="00204822">
            <w:pPr>
              <w:spacing w:beforeLines="60" w:before="144" w:afterLines="60" w:after="144" w:line="276" w:lineRule="auto"/>
              <w:jc w:val="both"/>
              <w:rPr>
                <w:rFonts w:asciiTheme="minorHAnsi" w:hAnsiTheme="minorHAnsi" w:cstheme="minorHAnsi"/>
                <w:b/>
                <w:bCs/>
                <w:sz w:val="22"/>
                <w:szCs w:val="22"/>
              </w:rPr>
            </w:pPr>
            <w:r w:rsidRPr="00702EE3">
              <w:rPr>
                <w:rFonts w:asciiTheme="minorHAnsi" w:hAnsiTheme="minorHAnsi" w:cstheme="minorHAnsi"/>
                <w:b/>
                <w:sz w:val="22"/>
                <w:szCs w:val="22"/>
                <w:lang w:val="ro-RO"/>
              </w:rPr>
              <w:t>5.3</w:t>
            </w:r>
            <w:r w:rsidRPr="00702EE3">
              <w:rPr>
                <w:rFonts w:asciiTheme="minorHAnsi" w:hAnsiTheme="minorHAnsi" w:cstheme="minorHAnsi"/>
                <w:sz w:val="22"/>
                <w:szCs w:val="22"/>
                <w:lang w:val="ro-RO"/>
              </w:rPr>
              <w:t xml:space="preserve"> Avansul solicitat se încadrează într-un cuantum de până la 50% din ajutorul  public nerambursabil?</w:t>
            </w:r>
          </w:p>
        </w:tc>
        <w:tc>
          <w:tcPr>
            <w:tcW w:w="609" w:type="dxa"/>
            <w:tcBorders>
              <w:top w:val="single" w:sz="4" w:space="0" w:color="auto"/>
              <w:bottom w:val="single" w:sz="4" w:space="0" w:color="auto"/>
            </w:tcBorders>
            <w:shd w:val="clear" w:color="auto" w:fill="auto"/>
          </w:tcPr>
          <w:p w14:paraId="39D20B34" w14:textId="77777777" w:rsidR="00204822" w:rsidRPr="00702EE3" w:rsidRDefault="00204822" w:rsidP="00204822">
            <w:pPr>
              <w:pStyle w:val="BodyText3"/>
              <w:rPr>
                <w:rFonts w:asciiTheme="minorHAnsi" w:hAnsiTheme="minorHAnsi" w:cstheme="minorHAnsi"/>
                <w:b w:val="0"/>
                <w:sz w:val="22"/>
                <w:szCs w:val="22"/>
                <w:lang w:val="en-US"/>
              </w:rPr>
            </w:pPr>
          </w:p>
          <w:p w14:paraId="4A048A8E" w14:textId="77777777" w:rsidR="00204822" w:rsidRPr="00702EE3" w:rsidRDefault="00204822" w:rsidP="00204822">
            <w:pPr>
              <w:pStyle w:val="BodyText3"/>
              <w:rPr>
                <w:rFonts w:asciiTheme="minorHAnsi" w:hAnsiTheme="minorHAnsi" w:cstheme="minorHAnsi"/>
                <w:b w:val="0"/>
                <w:sz w:val="22"/>
                <w:szCs w:val="22"/>
                <w:lang w:val="en-US"/>
              </w:rPr>
            </w:pPr>
            <w:r w:rsidRPr="00702EE3">
              <w:rPr>
                <w:rFonts w:asciiTheme="minorHAnsi" w:hAnsiTheme="minorHAnsi" w:cstheme="minorHAnsi"/>
                <w:b w:val="0"/>
                <w:sz w:val="22"/>
                <w:szCs w:val="22"/>
                <w:lang w:val="en-US"/>
              </w:rPr>
              <w:sym w:font="Wingdings" w:char="F06F"/>
            </w:r>
          </w:p>
          <w:p w14:paraId="2B443A0F" w14:textId="77777777" w:rsidR="00204822" w:rsidRPr="00702EE3" w:rsidRDefault="00204822" w:rsidP="00204822">
            <w:pPr>
              <w:pStyle w:val="BodyText3"/>
              <w:rPr>
                <w:rFonts w:asciiTheme="minorHAnsi" w:hAnsiTheme="minorHAnsi" w:cstheme="minorHAnsi"/>
                <w:b w:val="0"/>
                <w:sz w:val="22"/>
                <w:szCs w:val="22"/>
                <w:lang w:val="en-US"/>
              </w:rPr>
            </w:pPr>
          </w:p>
        </w:tc>
        <w:tc>
          <w:tcPr>
            <w:tcW w:w="1858" w:type="dxa"/>
            <w:gridSpan w:val="5"/>
            <w:tcBorders>
              <w:top w:val="single" w:sz="4" w:space="0" w:color="auto"/>
              <w:bottom w:val="single" w:sz="4" w:space="0" w:color="auto"/>
            </w:tcBorders>
          </w:tcPr>
          <w:p w14:paraId="73742E6F" w14:textId="77777777" w:rsidR="00204822" w:rsidRPr="00702EE3" w:rsidRDefault="00204822" w:rsidP="00204822">
            <w:pPr>
              <w:pStyle w:val="BodyText3"/>
              <w:rPr>
                <w:rFonts w:asciiTheme="minorHAnsi" w:hAnsiTheme="minorHAnsi" w:cstheme="minorHAnsi"/>
                <w:b w:val="0"/>
                <w:sz w:val="22"/>
                <w:szCs w:val="22"/>
                <w:lang w:val="en-US"/>
              </w:rPr>
            </w:pPr>
          </w:p>
          <w:p w14:paraId="4B26421F" w14:textId="77777777" w:rsidR="00204822" w:rsidRPr="00702EE3" w:rsidRDefault="00204822" w:rsidP="00204822">
            <w:pPr>
              <w:pStyle w:val="BodyText3"/>
              <w:rPr>
                <w:rFonts w:asciiTheme="minorHAnsi" w:hAnsiTheme="minorHAnsi" w:cstheme="minorHAnsi"/>
                <w:b w:val="0"/>
                <w:sz w:val="22"/>
                <w:szCs w:val="22"/>
                <w:lang w:val="en-US"/>
              </w:rPr>
            </w:pPr>
            <w:r w:rsidRPr="00702EE3">
              <w:rPr>
                <w:rFonts w:asciiTheme="minorHAnsi" w:hAnsiTheme="minorHAnsi" w:cstheme="minorHAnsi"/>
                <w:b w:val="0"/>
                <w:sz w:val="22"/>
                <w:szCs w:val="22"/>
                <w:lang w:val="en-US"/>
              </w:rPr>
              <w:sym w:font="Wingdings" w:char="F06F"/>
            </w:r>
          </w:p>
          <w:p w14:paraId="15C38B63" w14:textId="77777777" w:rsidR="00204822" w:rsidRPr="00702EE3" w:rsidRDefault="00204822" w:rsidP="00204822">
            <w:pPr>
              <w:pStyle w:val="BodyText3"/>
              <w:rPr>
                <w:rFonts w:asciiTheme="minorHAnsi" w:hAnsiTheme="minorHAnsi" w:cstheme="minorHAnsi"/>
                <w:b w:val="0"/>
                <w:sz w:val="22"/>
                <w:szCs w:val="22"/>
                <w:lang w:val="en-US"/>
              </w:rPr>
            </w:pPr>
          </w:p>
        </w:tc>
        <w:tc>
          <w:tcPr>
            <w:tcW w:w="2523" w:type="dxa"/>
            <w:gridSpan w:val="3"/>
            <w:tcBorders>
              <w:top w:val="single" w:sz="4" w:space="0" w:color="auto"/>
              <w:bottom w:val="single" w:sz="4" w:space="0" w:color="auto"/>
            </w:tcBorders>
            <w:shd w:val="clear" w:color="auto" w:fill="auto"/>
          </w:tcPr>
          <w:p w14:paraId="09C70C91" w14:textId="77777777" w:rsidR="00204822" w:rsidRPr="00702EE3" w:rsidRDefault="00204822" w:rsidP="00204822">
            <w:pPr>
              <w:pStyle w:val="BodyText3"/>
              <w:rPr>
                <w:rFonts w:asciiTheme="minorHAnsi" w:hAnsiTheme="minorHAnsi" w:cstheme="minorHAnsi"/>
                <w:b w:val="0"/>
                <w:sz w:val="22"/>
                <w:szCs w:val="22"/>
                <w:lang w:val="en-US"/>
              </w:rPr>
            </w:pPr>
          </w:p>
          <w:p w14:paraId="3439C19C" w14:textId="77777777" w:rsidR="00204822" w:rsidRPr="00702EE3" w:rsidRDefault="00204822" w:rsidP="00204822">
            <w:pPr>
              <w:pStyle w:val="BodyText3"/>
              <w:rPr>
                <w:rFonts w:asciiTheme="minorHAnsi" w:hAnsiTheme="minorHAnsi" w:cstheme="minorHAnsi"/>
                <w:b w:val="0"/>
                <w:sz w:val="22"/>
                <w:szCs w:val="22"/>
                <w:lang w:val="en-US"/>
              </w:rPr>
            </w:pPr>
            <w:r w:rsidRPr="00702EE3">
              <w:rPr>
                <w:rFonts w:asciiTheme="minorHAnsi" w:hAnsiTheme="minorHAnsi" w:cstheme="minorHAnsi"/>
                <w:b w:val="0"/>
                <w:sz w:val="22"/>
                <w:szCs w:val="22"/>
                <w:lang w:val="en-US"/>
              </w:rPr>
              <w:sym w:font="Wingdings" w:char="F06F"/>
            </w:r>
          </w:p>
          <w:p w14:paraId="26C55A96" w14:textId="77777777" w:rsidR="00204822" w:rsidRPr="00702EE3" w:rsidRDefault="00204822" w:rsidP="00204822">
            <w:pPr>
              <w:pStyle w:val="BodyText3"/>
              <w:rPr>
                <w:rFonts w:asciiTheme="minorHAnsi" w:hAnsiTheme="minorHAnsi" w:cstheme="minorHAnsi"/>
                <w:b w:val="0"/>
                <w:sz w:val="22"/>
                <w:szCs w:val="22"/>
                <w:lang w:val="en-US"/>
              </w:rPr>
            </w:pPr>
          </w:p>
        </w:tc>
      </w:tr>
      <w:tr w:rsidR="002445AC" w:rsidRPr="00702EE3" w14:paraId="333524F9" w14:textId="77777777" w:rsidTr="0032298D">
        <w:trPr>
          <w:gridBefore w:val="1"/>
          <w:gridAfter w:val="2"/>
          <w:wBefore w:w="90" w:type="dxa"/>
          <w:wAfter w:w="5760" w:type="dxa"/>
          <w:trHeight w:val="564"/>
        </w:trPr>
        <w:tc>
          <w:tcPr>
            <w:tcW w:w="8820" w:type="dxa"/>
            <w:gridSpan w:val="11"/>
            <w:tcBorders>
              <w:top w:val="single" w:sz="4" w:space="0" w:color="auto"/>
              <w:left w:val="nil"/>
              <w:bottom w:val="nil"/>
              <w:right w:val="nil"/>
            </w:tcBorders>
            <w:shd w:val="clear" w:color="auto" w:fill="auto"/>
          </w:tcPr>
          <w:tbl>
            <w:tblPr>
              <w:tblW w:w="0" w:type="auto"/>
              <w:tblLayout w:type="fixed"/>
              <w:tblCellMar>
                <w:left w:w="30" w:type="dxa"/>
                <w:right w:w="30" w:type="dxa"/>
              </w:tblCellMar>
              <w:tblLook w:val="0000" w:firstRow="0" w:lastRow="0" w:firstColumn="0" w:lastColumn="0" w:noHBand="0" w:noVBand="0"/>
            </w:tblPr>
            <w:tblGrid>
              <w:gridCol w:w="3111"/>
              <w:gridCol w:w="1701"/>
              <w:gridCol w:w="2126"/>
              <w:gridCol w:w="2759"/>
            </w:tblGrid>
            <w:tr w:rsidR="002445AC" w:rsidRPr="00702EE3" w14:paraId="26CA08AF" w14:textId="77777777" w:rsidTr="00A763CA">
              <w:trPr>
                <w:cantSplit/>
                <w:trHeight w:val="223"/>
              </w:trPr>
              <w:tc>
                <w:tcPr>
                  <w:tcW w:w="9697" w:type="dxa"/>
                  <w:gridSpan w:val="4"/>
                  <w:tcBorders>
                    <w:top w:val="single" w:sz="2" w:space="0" w:color="008080"/>
                    <w:left w:val="single" w:sz="6" w:space="0" w:color="008080"/>
                    <w:bottom w:val="single" w:sz="2" w:space="0" w:color="008080"/>
                  </w:tcBorders>
                  <w:shd w:val="solid" w:color="008080" w:fill="auto"/>
                </w:tcPr>
                <w:p w14:paraId="7F597AD4" w14:textId="77777777" w:rsidR="002445AC" w:rsidRPr="00702EE3" w:rsidRDefault="002445AC" w:rsidP="002445AC">
                  <w:pPr>
                    <w:pStyle w:val="Heading1"/>
                    <w:jc w:val="both"/>
                    <w:rPr>
                      <w:rFonts w:asciiTheme="minorHAnsi" w:hAnsiTheme="minorHAnsi" w:cstheme="minorHAnsi"/>
                      <w:sz w:val="22"/>
                      <w:szCs w:val="22"/>
                      <w:lang w:val="ro-RO"/>
                    </w:rPr>
                  </w:pPr>
                  <w:r w:rsidRPr="00702EE3">
                    <w:rPr>
                      <w:rFonts w:asciiTheme="minorHAnsi" w:hAnsiTheme="minorHAnsi" w:cstheme="minorHAnsi"/>
                      <w:sz w:val="22"/>
                      <w:szCs w:val="22"/>
                      <w:lang w:val="ro-RO"/>
                    </w:rPr>
                    <w:lastRenderedPageBreak/>
                    <w:t xml:space="preserve">Plan Financiar Producţie </w:t>
                  </w:r>
                </w:p>
              </w:tc>
            </w:tr>
            <w:tr w:rsidR="002445AC" w:rsidRPr="00702EE3" w14:paraId="58B2B75E" w14:textId="77777777" w:rsidTr="00A763CA">
              <w:trPr>
                <w:trHeight w:val="223"/>
              </w:trPr>
              <w:tc>
                <w:tcPr>
                  <w:tcW w:w="3111" w:type="dxa"/>
                  <w:tcBorders>
                    <w:top w:val="single" w:sz="2" w:space="0" w:color="008080"/>
                    <w:left w:val="single" w:sz="6" w:space="0" w:color="008080"/>
                    <w:bottom w:val="single" w:sz="6" w:space="0" w:color="008080"/>
                    <w:right w:val="single" w:sz="6" w:space="0" w:color="008080"/>
                  </w:tcBorders>
                  <w:shd w:val="solid" w:color="008080" w:fill="auto"/>
                </w:tcPr>
                <w:p w14:paraId="2FBBEA2E" w14:textId="77777777" w:rsidR="002445AC" w:rsidRPr="00702EE3" w:rsidRDefault="002445AC" w:rsidP="002445AC">
                  <w:pPr>
                    <w:jc w:val="both"/>
                    <w:rPr>
                      <w:rFonts w:asciiTheme="minorHAnsi" w:hAnsiTheme="minorHAnsi" w:cstheme="minorHAnsi"/>
                      <w:snapToGrid w:val="0"/>
                      <w:sz w:val="22"/>
                      <w:szCs w:val="22"/>
                    </w:rPr>
                  </w:pPr>
                </w:p>
              </w:tc>
              <w:tc>
                <w:tcPr>
                  <w:tcW w:w="1701" w:type="dxa"/>
                  <w:tcBorders>
                    <w:top w:val="single" w:sz="6" w:space="0" w:color="008080"/>
                    <w:left w:val="single" w:sz="6" w:space="0" w:color="008080"/>
                    <w:bottom w:val="single" w:sz="6" w:space="0" w:color="008080"/>
                  </w:tcBorders>
                  <w:shd w:val="solid" w:color="008080" w:fill="auto"/>
                </w:tcPr>
                <w:p w14:paraId="5713C0EC" w14:textId="77777777" w:rsidR="002445AC" w:rsidRPr="00702EE3" w:rsidRDefault="002445AC" w:rsidP="002445AC">
                  <w:pPr>
                    <w:jc w:val="both"/>
                    <w:rPr>
                      <w:rFonts w:asciiTheme="minorHAnsi" w:hAnsiTheme="minorHAnsi" w:cstheme="minorHAnsi"/>
                      <w:b/>
                      <w:snapToGrid w:val="0"/>
                      <w:sz w:val="22"/>
                      <w:szCs w:val="22"/>
                    </w:rPr>
                  </w:pPr>
                  <w:r w:rsidRPr="00702EE3">
                    <w:rPr>
                      <w:rFonts w:asciiTheme="minorHAnsi" w:hAnsiTheme="minorHAnsi" w:cstheme="minorHAnsi"/>
                      <w:b/>
                      <w:snapToGrid w:val="0"/>
                      <w:sz w:val="22"/>
                      <w:szCs w:val="22"/>
                    </w:rPr>
                    <w:t>Cheltuieli eligibile</w:t>
                  </w:r>
                </w:p>
              </w:tc>
              <w:tc>
                <w:tcPr>
                  <w:tcW w:w="2126" w:type="dxa"/>
                  <w:tcBorders>
                    <w:top w:val="single" w:sz="6" w:space="0" w:color="008080"/>
                    <w:bottom w:val="single" w:sz="6" w:space="0" w:color="008080"/>
                  </w:tcBorders>
                  <w:shd w:val="solid" w:color="008080" w:fill="auto"/>
                </w:tcPr>
                <w:p w14:paraId="2BDD1240" w14:textId="77777777" w:rsidR="002445AC" w:rsidRPr="00702EE3" w:rsidRDefault="002445AC" w:rsidP="002445AC">
                  <w:pPr>
                    <w:jc w:val="both"/>
                    <w:rPr>
                      <w:rFonts w:asciiTheme="minorHAnsi" w:hAnsiTheme="minorHAnsi" w:cstheme="minorHAnsi"/>
                      <w:b/>
                      <w:snapToGrid w:val="0"/>
                      <w:sz w:val="22"/>
                      <w:szCs w:val="22"/>
                    </w:rPr>
                  </w:pPr>
                  <w:r w:rsidRPr="00702EE3">
                    <w:rPr>
                      <w:rFonts w:asciiTheme="minorHAnsi" w:hAnsiTheme="minorHAnsi" w:cstheme="minorHAnsi"/>
                      <w:b/>
                      <w:snapToGrid w:val="0"/>
                      <w:sz w:val="22"/>
                      <w:szCs w:val="22"/>
                    </w:rPr>
                    <w:t>Cheltuieli neeligibile</w:t>
                  </w:r>
                </w:p>
              </w:tc>
              <w:tc>
                <w:tcPr>
                  <w:tcW w:w="2759" w:type="dxa"/>
                  <w:tcBorders>
                    <w:top w:val="single" w:sz="6" w:space="0" w:color="008080"/>
                    <w:bottom w:val="single" w:sz="6" w:space="0" w:color="008080"/>
                  </w:tcBorders>
                  <w:shd w:val="solid" w:color="008080" w:fill="auto"/>
                </w:tcPr>
                <w:p w14:paraId="5B11E608" w14:textId="77777777" w:rsidR="002445AC" w:rsidRPr="00702EE3" w:rsidRDefault="002445AC" w:rsidP="002445AC">
                  <w:pPr>
                    <w:jc w:val="both"/>
                    <w:rPr>
                      <w:rFonts w:asciiTheme="minorHAnsi" w:hAnsiTheme="minorHAnsi" w:cstheme="minorHAnsi"/>
                      <w:b/>
                      <w:snapToGrid w:val="0"/>
                      <w:sz w:val="22"/>
                      <w:szCs w:val="22"/>
                    </w:rPr>
                  </w:pPr>
                  <w:r w:rsidRPr="00702EE3">
                    <w:rPr>
                      <w:rFonts w:asciiTheme="minorHAnsi" w:hAnsiTheme="minorHAnsi" w:cstheme="minorHAnsi"/>
                      <w:b/>
                      <w:snapToGrid w:val="0"/>
                      <w:sz w:val="22"/>
                      <w:szCs w:val="22"/>
                    </w:rPr>
                    <w:t>Total cheltuieli</w:t>
                  </w:r>
                </w:p>
              </w:tc>
            </w:tr>
            <w:tr w:rsidR="002445AC" w:rsidRPr="00702EE3" w14:paraId="59C35217" w14:textId="77777777" w:rsidTr="00A763CA">
              <w:trPr>
                <w:trHeight w:val="223"/>
              </w:trPr>
              <w:tc>
                <w:tcPr>
                  <w:tcW w:w="3111" w:type="dxa"/>
                  <w:tcBorders>
                    <w:top w:val="single" w:sz="2" w:space="0" w:color="008080"/>
                    <w:left w:val="single" w:sz="6" w:space="0" w:color="008080"/>
                    <w:bottom w:val="single" w:sz="6" w:space="0" w:color="008080"/>
                    <w:right w:val="single" w:sz="6" w:space="0" w:color="008080"/>
                  </w:tcBorders>
                  <w:shd w:val="solid" w:color="008080" w:fill="auto"/>
                </w:tcPr>
                <w:p w14:paraId="5B3171A8" w14:textId="77777777" w:rsidR="002445AC" w:rsidRPr="00702EE3" w:rsidRDefault="002445AC" w:rsidP="002445AC">
                  <w:pPr>
                    <w:jc w:val="both"/>
                    <w:rPr>
                      <w:rFonts w:asciiTheme="minorHAnsi" w:hAnsiTheme="minorHAnsi" w:cstheme="minorHAnsi"/>
                      <w:snapToGrid w:val="0"/>
                      <w:sz w:val="22"/>
                      <w:szCs w:val="22"/>
                    </w:rPr>
                  </w:pPr>
                  <w:r w:rsidRPr="00702EE3">
                    <w:rPr>
                      <w:rFonts w:asciiTheme="minorHAnsi" w:hAnsiTheme="minorHAnsi" w:cstheme="minorHAnsi"/>
                      <w:snapToGrid w:val="0"/>
                      <w:sz w:val="22"/>
                      <w:szCs w:val="22"/>
                    </w:rPr>
                    <w:t>0</w:t>
                  </w:r>
                </w:p>
              </w:tc>
              <w:tc>
                <w:tcPr>
                  <w:tcW w:w="1701" w:type="dxa"/>
                  <w:tcBorders>
                    <w:top w:val="single" w:sz="6" w:space="0" w:color="008080"/>
                    <w:left w:val="single" w:sz="6" w:space="0" w:color="008080"/>
                    <w:bottom w:val="single" w:sz="4" w:space="0" w:color="auto"/>
                    <w:right w:val="single" w:sz="6" w:space="0" w:color="008080"/>
                  </w:tcBorders>
                  <w:shd w:val="solid" w:color="008080" w:fill="auto"/>
                </w:tcPr>
                <w:p w14:paraId="12E21213" w14:textId="77777777" w:rsidR="002445AC" w:rsidRPr="00702EE3" w:rsidRDefault="002445AC" w:rsidP="002445AC">
                  <w:pPr>
                    <w:jc w:val="both"/>
                    <w:rPr>
                      <w:rFonts w:asciiTheme="minorHAnsi" w:hAnsiTheme="minorHAnsi" w:cstheme="minorHAnsi"/>
                      <w:b/>
                      <w:snapToGrid w:val="0"/>
                      <w:sz w:val="22"/>
                      <w:szCs w:val="22"/>
                    </w:rPr>
                  </w:pPr>
                  <w:r w:rsidRPr="00702EE3">
                    <w:rPr>
                      <w:rFonts w:asciiTheme="minorHAnsi" w:hAnsiTheme="minorHAnsi" w:cstheme="minorHAnsi"/>
                      <w:b/>
                      <w:snapToGrid w:val="0"/>
                      <w:sz w:val="22"/>
                      <w:szCs w:val="22"/>
                    </w:rPr>
                    <w:t>1</w:t>
                  </w:r>
                </w:p>
              </w:tc>
              <w:tc>
                <w:tcPr>
                  <w:tcW w:w="2126" w:type="dxa"/>
                  <w:tcBorders>
                    <w:top w:val="single" w:sz="6" w:space="0" w:color="008080"/>
                    <w:left w:val="single" w:sz="6" w:space="0" w:color="008080"/>
                    <w:bottom w:val="single" w:sz="4" w:space="0" w:color="auto"/>
                    <w:right w:val="single" w:sz="6" w:space="0" w:color="008080"/>
                  </w:tcBorders>
                  <w:shd w:val="solid" w:color="008080" w:fill="auto"/>
                </w:tcPr>
                <w:p w14:paraId="05DC26CB" w14:textId="77777777" w:rsidR="002445AC" w:rsidRPr="00702EE3" w:rsidRDefault="002445AC" w:rsidP="002445AC">
                  <w:pPr>
                    <w:jc w:val="both"/>
                    <w:rPr>
                      <w:rFonts w:asciiTheme="minorHAnsi" w:hAnsiTheme="minorHAnsi" w:cstheme="minorHAnsi"/>
                      <w:b/>
                      <w:snapToGrid w:val="0"/>
                      <w:sz w:val="22"/>
                      <w:szCs w:val="22"/>
                    </w:rPr>
                  </w:pPr>
                  <w:r w:rsidRPr="00702EE3">
                    <w:rPr>
                      <w:rFonts w:asciiTheme="minorHAnsi" w:hAnsiTheme="minorHAnsi" w:cstheme="minorHAnsi"/>
                      <w:b/>
                      <w:snapToGrid w:val="0"/>
                      <w:sz w:val="22"/>
                      <w:szCs w:val="22"/>
                    </w:rPr>
                    <w:t>2</w:t>
                  </w:r>
                </w:p>
              </w:tc>
              <w:tc>
                <w:tcPr>
                  <w:tcW w:w="2759" w:type="dxa"/>
                  <w:tcBorders>
                    <w:top w:val="single" w:sz="6" w:space="0" w:color="008080"/>
                    <w:left w:val="single" w:sz="6" w:space="0" w:color="008080"/>
                    <w:bottom w:val="single" w:sz="4" w:space="0" w:color="auto"/>
                  </w:tcBorders>
                  <w:shd w:val="solid" w:color="008080" w:fill="auto"/>
                </w:tcPr>
                <w:p w14:paraId="69C8DC96" w14:textId="77777777" w:rsidR="002445AC" w:rsidRPr="00702EE3" w:rsidRDefault="002445AC" w:rsidP="002445AC">
                  <w:pPr>
                    <w:jc w:val="both"/>
                    <w:rPr>
                      <w:rFonts w:asciiTheme="minorHAnsi" w:hAnsiTheme="minorHAnsi" w:cstheme="minorHAnsi"/>
                      <w:b/>
                      <w:snapToGrid w:val="0"/>
                      <w:sz w:val="22"/>
                      <w:szCs w:val="22"/>
                    </w:rPr>
                  </w:pPr>
                  <w:r w:rsidRPr="00702EE3">
                    <w:rPr>
                      <w:rFonts w:asciiTheme="minorHAnsi" w:hAnsiTheme="minorHAnsi" w:cstheme="minorHAnsi"/>
                      <w:b/>
                      <w:snapToGrid w:val="0"/>
                      <w:sz w:val="22"/>
                      <w:szCs w:val="22"/>
                    </w:rPr>
                    <w:t>3</w:t>
                  </w:r>
                </w:p>
              </w:tc>
            </w:tr>
            <w:tr w:rsidR="002445AC" w:rsidRPr="00702EE3" w14:paraId="2FCEE086" w14:textId="77777777" w:rsidTr="00A763CA">
              <w:trPr>
                <w:trHeight w:val="223"/>
              </w:trPr>
              <w:tc>
                <w:tcPr>
                  <w:tcW w:w="3111" w:type="dxa"/>
                  <w:tcBorders>
                    <w:top w:val="single" w:sz="2" w:space="0" w:color="008080"/>
                    <w:left w:val="single" w:sz="6" w:space="0" w:color="008080"/>
                    <w:bottom w:val="single" w:sz="6" w:space="0" w:color="008080"/>
                    <w:right w:val="single" w:sz="4" w:space="0" w:color="auto"/>
                  </w:tcBorders>
                  <w:shd w:val="solid" w:color="008080" w:fill="auto"/>
                </w:tcPr>
                <w:p w14:paraId="35310FE7" w14:textId="77777777" w:rsidR="002445AC" w:rsidRPr="00702EE3" w:rsidRDefault="002445AC" w:rsidP="002445AC">
                  <w:pPr>
                    <w:jc w:val="both"/>
                    <w:rPr>
                      <w:rFonts w:asciiTheme="minorHAnsi" w:hAnsiTheme="minorHAnsi" w:cstheme="minorHAnsi"/>
                      <w:snapToGrid w:val="0"/>
                      <w:sz w:val="22"/>
                      <w:szCs w:val="22"/>
                    </w:rPr>
                  </w:pPr>
                </w:p>
              </w:tc>
              <w:tc>
                <w:tcPr>
                  <w:tcW w:w="1701" w:type="dxa"/>
                  <w:tcBorders>
                    <w:top w:val="single" w:sz="4" w:space="0" w:color="auto"/>
                    <w:left w:val="single" w:sz="4" w:space="0" w:color="auto"/>
                    <w:bottom w:val="single" w:sz="4" w:space="0" w:color="auto"/>
                    <w:right w:val="single" w:sz="4" w:space="0" w:color="auto"/>
                  </w:tcBorders>
                  <w:shd w:val="solid" w:color="008080" w:fill="auto"/>
                </w:tcPr>
                <w:p w14:paraId="363BD8B3" w14:textId="77777777" w:rsidR="002445AC" w:rsidRPr="00702EE3" w:rsidRDefault="002445AC" w:rsidP="002445AC">
                  <w:pPr>
                    <w:jc w:val="both"/>
                    <w:rPr>
                      <w:rFonts w:asciiTheme="minorHAnsi" w:hAnsiTheme="minorHAnsi" w:cstheme="minorHAnsi"/>
                      <w:b/>
                      <w:snapToGrid w:val="0"/>
                      <w:sz w:val="22"/>
                      <w:szCs w:val="22"/>
                    </w:rPr>
                  </w:pPr>
                  <w:r w:rsidRPr="00702EE3">
                    <w:rPr>
                      <w:rFonts w:asciiTheme="minorHAnsi" w:hAnsiTheme="minorHAnsi" w:cstheme="minorHAnsi"/>
                      <w:b/>
                      <w:snapToGrid w:val="0"/>
                      <w:sz w:val="22"/>
                      <w:szCs w:val="22"/>
                    </w:rPr>
                    <w:t>Euro</w:t>
                  </w:r>
                </w:p>
              </w:tc>
              <w:tc>
                <w:tcPr>
                  <w:tcW w:w="2126" w:type="dxa"/>
                  <w:tcBorders>
                    <w:top w:val="single" w:sz="4" w:space="0" w:color="auto"/>
                    <w:left w:val="single" w:sz="4" w:space="0" w:color="auto"/>
                    <w:bottom w:val="single" w:sz="4" w:space="0" w:color="auto"/>
                    <w:right w:val="single" w:sz="4" w:space="0" w:color="auto"/>
                  </w:tcBorders>
                  <w:shd w:val="solid" w:color="008080" w:fill="auto"/>
                </w:tcPr>
                <w:p w14:paraId="30F52551" w14:textId="77777777" w:rsidR="002445AC" w:rsidRPr="00702EE3" w:rsidRDefault="002445AC" w:rsidP="002445AC">
                  <w:pPr>
                    <w:jc w:val="both"/>
                    <w:rPr>
                      <w:rFonts w:asciiTheme="minorHAnsi" w:hAnsiTheme="minorHAnsi" w:cstheme="minorHAnsi"/>
                      <w:b/>
                      <w:snapToGrid w:val="0"/>
                      <w:sz w:val="22"/>
                      <w:szCs w:val="22"/>
                    </w:rPr>
                  </w:pPr>
                  <w:r w:rsidRPr="00702EE3">
                    <w:rPr>
                      <w:rFonts w:asciiTheme="minorHAnsi" w:hAnsiTheme="minorHAnsi" w:cstheme="minorHAnsi"/>
                      <w:b/>
                      <w:snapToGrid w:val="0"/>
                      <w:sz w:val="22"/>
                      <w:szCs w:val="22"/>
                    </w:rPr>
                    <w:t>Euro</w:t>
                  </w:r>
                </w:p>
              </w:tc>
              <w:tc>
                <w:tcPr>
                  <w:tcW w:w="2759" w:type="dxa"/>
                  <w:tcBorders>
                    <w:top w:val="single" w:sz="4" w:space="0" w:color="auto"/>
                    <w:left w:val="single" w:sz="4" w:space="0" w:color="auto"/>
                    <w:bottom w:val="single" w:sz="4" w:space="0" w:color="auto"/>
                    <w:right w:val="single" w:sz="4" w:space="0" w:color="auto"/>
                  </w:tcBorders>
                  <w:shd w:val="solid" w:color="008080" w:fill="auto"/>
                </w:tcPr>
                <w:p w14:paraId="47A5698B" w14:textId="77777777" w:rsidR="002445AC" w:rsidRPr="00702EE3" w:rsidRDefault="002445AC" w:rsidP="002445AC">
                  <w:pPr>
                    <w:jc w:val="both"/>
                    <w:rPr>
                      <w:rFonts w:asciiTheme="minorHAnsi" w:hAnsiTheme="minorHAnsi" w:cstheme="minorHAnsi"/>
                      <w:b/>
                      <w:snapToGrid w:val="0"/>
                      <w:sz w:val="22"/>
                      <w:szCs w:val="22"/>
                    </w:rPr>
                  </w:pPr>
                  <w:r w:rsidRPr="00702EE3">
                    <w:rPr>
                      <w:rFonts w:asciiTheme="minorHAnsi" w:hAnsiTheme="minorHAnsi" w:cstheme="minorHAnsi"/>
                      <w:b/>
                      <w:snapToGrid w:val="0"/>
                      <w:sz w:val="22"/>
                      <w:szCs w:val="22"/>
                    </w:rPr>
                    <w:t>Euro</w:t>
                  </w:r>
                </w:p>
              </w:tc>
            </w:tr>
            <w:tr w:rsidR="002445AC" w:rsidRPr="00702EE3" w14:paraId="43CAC328" w14:textId="77777777" w:rsidTr="00A763CA">
              <w:trPr>
                <w:trHeight w:val="223"/>
              </w:trPr>
              <w:tc>
                <w:tcPr>
                  <w:tcW w:w="3111" w:type="dxa"/>
                  <w:tcBorders>
                    <w:top w:val="single" w:sz="6" w:space="0" w:color="008080"/>
                    <w:left w:val="single" w:sz="6" w:space="0" w:color="008080"/>
                    <w:bottom w:val="single" w:sz="6" w:space="0" w:color="008080"/>
                    <w:right w:val="single" w:sz="6" w:space="0" w:color="008080"/>
                  </w:tcBorders>
                  <w:shd w:val="solid" w:color="FFFFFF" w:fill="auto"/>
                </w:tcPr>
                <w:p w14:paraId="2E884527" w14:textId="77777777" w:rsidR="002445AC" w:rsidRPr="00702EE3" w:rsidRDefault="002445AC" w:rsidP="002445AC">
                  <w:pPr>
                    <w:jc w:val="both"/>
                    <w:rPr>
                      <w:rFonts w:asciiTheme="minorHAnsi" w:hAnsiTheme="minorHAnsi" w:cstheme="minorHAnsi"/>
                      <w:b/>
                      <w:snapToGrid w:val="0"/>
                      <w:sz w:val="22"/>
                      <w:szCs w:val="22"/>
                    </w:rPr>
                  </w:pPr>
                  <w:r w:rsidRPr="00702EE3">
                    <w:rPr>
                      <w:rFonts w:asciiTheme="minorHAnsi" w:hAnsiTheme="minorHAnsi" w:cstheme="minorHAnsi"/>
                      <w:b/>
                      <w:snapToGrid w:val="0"/>
                      <w:sz w:val="22"/>
                      <w:szCs w:val="22"/>
                    </w:rPr>
                    <w:t>1. Ajutor public nerambursabil</w:t>
                  </w:r>
                </w:p>
              </w:tc>
              <w:tc>
                <w:tcPr>
                  <w:tcW w:w="1701" w:type="dxa"/>
                  <w:tcBorders>
                    <w:top w:val="single" w:sz="4" w:space="0" w:color="auto"/>
                    <w:left w:val="single" w:sz="6" w:space="0" w:color="008080"/>
                    <w:bottom w:val="single" w:sz="4" w:space="0" w:color="auto"/>
                    <w:right w:val="single" w:sz="4" w:space="0" w:color="auto"/>
                  </w:tcBorders>
                  <w:shd w:val="solid" w:color="C0C0C0" w:fill="auto"/>
                </w:tcPr>
                <w:p w14:paraId="3CD1C628" w14:textId="77777777" w:rsidR="002445AC" w:rsidRPr="00702EE3" w:rsidRDefault="002445AC" w:rsidP="002445AC">
                  <w:pPr>
                    <w:jc w:val="both"/>
                    <w:rPr>
                      <w:rFonts w:asciiTheme="minorHAnsi" w:hAnsiTheme="minorHAnsi" w:cstheme="minorHAnsi"/>
                      <w:b/>
                      <w:snapToGrid w:val="0"/>
                      <w:sz w:val="22"/>
                      <w:szCs w:val="22"/>
                    </w:rPr>
                  </w:pPr>
                </w:p>
              </w:tc>
              <w:tc>
                <w:tcPr>
                  <w:tcW w:w="2126" w:type="dxa"/>
                  <w:tcBorders>
                    <w:top w:val="single" w:sz="4" w:space="0" w:color="auto"/>
                    <w:left w:val="single" w:sz="4" w:space="0" w:color="auto"/>
                    <w:bottom w:val="single" w:sz="4" w:space="0" w:color="auto"/>
                    <w:right w:val="single" w:sz="4" w:space="0" w:color="auto"/>
                  </w:tcBorders>
                  <w:shd w:val="solid" w:color="008080" w:fill="auto"/>
                </w:tcPr>
                <w:p w14:paraId="56ABAFF7" w14:textId="77777777" w:rsidR="002445AC" w:rsidRPr="00702EE3" w:rsidRDefault="002445AC" w:rsidP="002445AC">
                  <w:pPr>
                    <w:jc w:val="both"/>
                    <w:rPr>
                      <w:rFonts w:asciiTheme="minorHAnsi" w:hAnsiTheme="minorHAnsi" w:cstheme="minorHAnsi"/>
                      <w:b/>
                      <w:snapToGrid w:val="0"/>
                      <w:sz w:val="22"/>
                      <w:szCs w:val="22"/>
                    </w:rPr>
                  </w:pPr>
                </w:p>
              </w:tc>
              <w:tc>
                <w:tcPr>
                  <w:tcW w:w="2759" w:type="dxa"/>
                  <w:tcBorders>
                    <w:top w:val="single" w:sz="4" w:space="0" w:color="auto"/>
                    <w:left w:val="single" w:sz="4" w:space="0" w:color="auto"/>
                    <w:bottom w:val="single" w:sz="4" w:space="0" w:color="auto"/>
                  </w:tcBorders>
                  <w:shd w:val="solid" w:color="C0C0C0" w:fill="auto"/>
                </w:tcPr>
                <w:p w14:paraId="138A82DB" w14:textId="77777777" w:rsidR="002445AC" w:rsidRPr="00702EE3" w:rsidRDefault="002445AC" w:rsidP="002445AC">
                  <w:pPr>
                    <w:jc w:val="both"/>
                    <w:rPr>
                      <w:rFonts w:asciiTheme="minorHAnsi" w:hAnsiTheme="minorHAnsi" w:cstheme="minorHAnsi"/>
                      <w:b/>
                      <w:snapToGrid w:val="0"/>
                      <w:sz w:val="22"/>
                      <w:szCs w:val="22"/>
                    </w:rPr>
                  </w:pPr>
                </w:p>
              </w:tc>
            </w:tr>
            <w:tr w:rsidR="002445AC" w:rsidRPr="00702EE3" w14:paraId="336FCC31" w14:textId="77777777" w:rsidTr="00A763CA">
              <w:trPr>
                <w:trHeight w:val="223"/>
              </w:trPr>
              <w:tc>
                <w:tcPr>
                  <w:tcW w:w="3111" w:type="dxa"/>
                  <w:tcBorders>
                    <w:top w:val="single" w:sz="6" w:space="0" w:color="008080"/>
                    <w:left w:val="single" w:sz="6" w:space="0" w:color="008080"/>
                    <w:bottom w:val="single" w:sz="6" w:space="0" w:color="008080"/>
                    <w:right w:val="single" w:sz="6" w:space="0" w:color="008080"/>
                  </w:tcBorders>
                  <w:shd w:val="solid" w:color="FFFFFF" w:fill="auto"/>
                </w:tcPr>
                <w:p w14:paraId="54ADA6D4" w14:textId="77777777" w:rsidR="002445AC" w:rsidRPr="00702EE3" w:rsidRDefault="002445AC" w:rsidP="002445AC">
                  <w:pPr>
                    <w:jc w:val="both"/>
                    <w:rPr>
                      <w:rFonts w:asciiTheme="minorHAnsi" w:hAnsiTheme="minorHAnsi" w:cstheme="minorHAnsi"/>
                      <w:b/>
                      <w:snapToGrid w:val="0"/>
                      <w:sz w:val="22"/>
                      <w:szCs w:val="22"/>
                    </w:rPr>
                  </w:pPr>
                  <w:r w:rsidRPr="00702EE3">
                    <w:rPr>
                      <w:rFonts w:asciiTheme="minorHAnsi" w:hAnsiTheme="minorHAnsi" w:cstheme="minorHAnsi"/>
                      <w:b/>
                      <w:snapToGrid w:val="0"/>
                      <w:sz w:val="22"/>
                      <w:szCs w:val="22"/>
                    </w:rPr>
                    <w:t>2. Cofinanţare privată, din care:</w:t>
                  </w:r>
                </w:p>
              </w:tc>
              <w:tc>
                <w:tcPr>
                  <w:tcW w:w="1701" w:type="dxa"/>
                  <w:tcBorders>
                    <w:top w:val="single" w:sz="4" w:space="0" w:color="auto"/>
                    <w:left w:val="single" w:sz="6" w:space="0" w:color="008080"/>
                    <w:bottom w:val="single" w:sz="4" w:space="0" w:color="auto"/>
                    <w:right w:val="single" w:sz="4" w:space="0" w:color="auto"/>
                  </w:tcBorders>
                  <w:shd w:val="solid" w:color="C0C0C0" w:fill="auto"/>
                </w:tcPr>
                <w:p w14:paraId="24E5EFEE" w14:textId="77777777" w:rsidR="002445AC" w:rsidRPr="00702EE3" w:rsidRDefault="002445AC" w:rsidP="002445AC">
                  <w:pPr>
                    <w:jc w:val="both"/>
                    <w:rPr>
                      <w:rFonts w:asciiTheme="minorHAnsi" w:hAnsiTheme="minorHAnsi" w:cstheme="minorHAnsi"/>
                      <w:b/>
                      <w:snapToGrid w:val="0"/>
                      <w:sz w:val="22"/>
                      <w:szCs w:val="22"/>
                    </w:rPr>
                  </w:pPr>
                </w:p>
              </w:tc>
              <w:tc>
                <w:tcPr>
                  <w:tcW w:w="2126" w:type="dxa"/>
                  <w:tcBorders>
                    <w:top w:val="single" w:sz="4" w:space="0" w:color="auto"/>
                    <w:left w:val="single" w:sz="4" w:space="0" w:color="auto"/>
                    <w:bottom w:val="single" w:sz="4" w:space="0" w:color="auto"/>
                    <w:right w:val="single" w:sz="4" w:space="0" w:color="auto"/>
                  </w:tcBorders>
                  <w:shd w:val="solid" w:color="C0C0C0" w:fill="auto"/>
                </w:tcPr>
                <w:p w14:paraId="243239EE" w14:textId="77777777" w:rsidR="002445AC" w:rsidRPr="00702EE3" w:rsidRDefault="002445AC" w:rsidP="002445AC">
                  <w:pPr>
                    <w:jc w:val="both"/>
                    <w:rPr>
                      <w:rFonts w:asciiTheme="minorHAnsi" w:hAnsiTheme="minorHAnsi" w:cstheme="minorHAnsi"/>
                      <w:b/>
                      <w:snapToGrid w:val="0"/>
                      <w:sz w:val="22"/>
                      <w:szCs w:val="22"/>
                    </w:rPr>
                  </w:pPr>
                </w:p>
              </w:tc>
              <w:tc>
                <w:tcPr>
                  <w:tcW w:w="2759" w:type="dxa"/>
                  <w:tcBorders>
                    <w:top w:val="single" w:sz="4" w:space="0" w:color="auto"/>
                    <w:left w:val="single" w:sz="4" w:space="0" w:color="auto"/>
                    <w:bottom w:val="single" w:sz="4" w:space="0" w:color="auto"/>
                  </w:tcBorders>
                  <w:shd w:val="solid" w:color="C0C0C0" w:fill="auto"/>
                </w:tcPr>
                <w:p w14:paraId="35E52957" w14:textId="77777777" w:rsidR="002445AC" w:rsidRPr="00702EE3" w:rsidRDefault="002445AC" w:rsidP="002445AC">
                  <w:pPr>
                    <w:jc w:val="both"/>
                    <w:rPr>
                      <w:rFonts w:asciiTheme="minorHAnsi" w:hAnsiTheme="minorHAnsi" w:cstheme="minorHAnsi"/>
                      <w:b/>
                      <w:snapToGrid w:val="0"/>
                      <w:sz w:val="22"/>
                      <w:szCs w:val="22"/>
                    </w:rPr>
                  </w:pPr>
                </w:p>
              </w:tc>
            </w:tr>
            <w:tr w:rsidR="002445AC" w:rsidRPr="00702EE3" w14:paraId="66814FDD" w14:textId="77777777" w:rsidTr="00A763CA">
              <w:trPr>
                <w:trHeight w:val="223"/>
              </w:trPr>
              <w:tc>
                <w:tcPr>
                  <w:tcW w:w="3111" w:type="dxa"/>
                  <w:tcBorders>
                    <w:top w:val="single" w:sz="6" w:space="0" w:color="008080"/>
                    <w:left w:val="single" w:sz="6" w:space="0" w:color="008080"/>
                    <w:bottom w:val="single" w:sz="6" w:space="0" w:color="008080"/>
                    <w:right w:val="single" w:sz="6" w:space="0" w:color="008080"/>
                  </w:tcBorders>
                  <w:shd w:val="solid" w:color="FFFFFF" w:fill="auto"/>
                </w:tcPr>
                <w:p w14:paraId="62F9489E" w14:textId="77777777" w:rsidR="002445AC" w:rsidRPr="00702EE3" w:rsidRDefault="002445AC" w:rsidP="002445AC">
                  <w:pPr>
                    <w:jc w:val="both"/>
                    <w:rPr>
                      <w:rFonts w:asciiTheme="minorHAnsi" w:hAnsiTheme="minorHAnsi" w:cstheme="minorHAnsi"/>
                      <w:snapToGrid w:val="0"/>
                      <w:sz w:val="22"/>
                      <w:szCs w:val="22"/>
                    </w:rPr>
                  </w:pPr>
                  <w:r w:rsidRPr="00702EE3">
                    <w:rPr>
                      <w:rFonts w:asciiTheme="minorHAnsi" w:hAnsiTheme="minorHAnsi" w:cstheme="minorHAnsi"/>
                      <w:snapToGrid w:val="0"/>
                      <w:sz w:val="22"/>
                      <w:szCs w:val="22"/>
                    </w:rPr>
                    <w:t xml:space="preserve"> 2.1  - autofinanţare</w:t>
                  </w:r>
                </w:p>
              </w:tc>
              <w:tc>
                <w:tcPr>
                  <w:tcW w:w="1701" w:type="dxa"/>
                  <w:tcBorders>
                    <w:top w:val="single" w:sz="4" w:space="0" w:color="auto"/>
                    <w:left w:val="single" w:sz="6" w:space="0" w:color="008080"/>
                    <w:bottom w:val="single" w:sz="4" w:space="0" w:color="auto"/>
                    <w:right w:val="single" w:sz="4" w:space="0" w:color="auto"/>
                  </w:tcBorders>
                  <w:shd w:val="solid" w:color="C0C0C0" w:fill="auto"/>
                </w:tcPr>
                <w:p w14:paraId="1063C6EB" w14:textId="77777777" w:rsidR="002445AC" w:rsidRPr="00702EE3" w:rsidRDefault="002445AC" w:rsidP="002445AC">
                  <w:pPr>
                    <w:jc w:val="both"/>
                    <w:rPr>
                      <w:rFonts w:asciiTheme="minorHAnsi" w:hAnsiTheme="minorHAnsi" w:cstheme="minorHAnsi"/>
                      <w:b/>
                      <w:snapToGrid w:val="0"/>
                      <w:sz w:val="22"/>
                      <w:szCs w:val="22"/>
                    </w:rPr>
                  </w:pPr>
                </w:p>
              </w:tc>
              <w:tc>
                <w:tcPr>
                  <w:tcW w:w="2126" w:type="dxa"/>
                  <w:tcBorders>
                    <w:top w:val="single" w:sz="4" w:space="0" w:color="auto"/>
                    <w:left w:val="single" w:sz="4" w:space="0" w:color="auto"/>
                    <w:bottom w:val="single" w:sz="4" w:space="0" w:color="auto"/>
                    <w:right w:val="single" w:sz="4" w:space="0" w:color="auto"/>
                  </w:tcBorders>
                  <w:shd w:val="solid" w:color="C0C0C0" w:fill="auto"/>
                </w:tcPr>
                <w:p w14:paraId="5ED2DFF7" w14:textId="77777777" w:rsidR="002445AC" w:rsidRPr="00702EE3" w:rsidRDefault="002445AC" w:rsidP="002445AC">
                  <w:pPr>
                    <w:jc w:val="both"/>
                    <w:rPr>
                      <w:rFonts w:asciiTheme="minorHAnsi" w:hAnsiTheme="minorHAnsi" w:cstheme="minorHAnsi"/>
                      <w:b/>
                      <w:snapToGrid w:val="0"/>
                      <w:sz w:val="22"/>
                      <w:szCs w:val="22"/>
                    </w:rPr>
                  </w:pPr>
                </w:p>
              </w:tc>
              <w:tc>
                <w:tcPr>
                  <w:tcW w:w="2759" w:type="dxa"/>
                  <w:tcBorders>
                    <w:top w:val="single" w:sz="4" w:space="0" w:color="auto"/>
                    <w:left w:val="single" w:sz="4" w:space="0" w:color="auto"/>
                    <w:bottom w:val="single" w:sz="4" w:space="0" w:color="auto"/>
                  </w:tcBorders>
                  <w:shd w:val="solid" w:color="C0C0C0" w:fill="auto"/>
                </w:tcPr>
                <w:p w14:paraId="5AE6E237" w14:textId="77777777" w:rsidR="002445AC" w:rsidRPr="00702EE3" w:rsidRDefault="002445AC" w:rsidP="002445AC">
                  <w:pPr>
                    <w:jc w:val="both"/>
                    <w:rPr>
                      <w:rFonts w:asciiTheme="minorHAnsi" w:hAnsiTheme="minorHAnsi" w:cstheme="minorHAnsi"/>
                      <w:b/>
                      <w:snapToGrid w:val="0"/>
                      <w:sz w:val="22"/>
                      <w:szCs w:val="22"/>
                    </w:rPr>
                  </w:pPr>
                </w:p>
              </w:tc>
            </w:tr>
            <w:tr w:rsidR="002445AC" w:rsidRPr="00702EE3" w14:paraId="3A7819E7" w14:textId="77777777" w:rsidTr="00A763CA">
              <w:trPr>
                <w:trHeight w:val="223"/>
              </w:trPr>
              <w:tc>
                <w:tcPr>
                  <w:tcW w:w="3111" w:type="dxa"/>
                  <w:tcBorders>
                    <w:top w:val="single" w:sz="6" w:space="0" w:color="008080"/>
                    <w:left w:val="single" w:sz="6" w:space="0" w:color="008080"/>
                    <w:bottom w:val="single" w:sz="6" w:space="0" w:color="008080"/>
                    <w:right w:val="single" w:sz="6" w:space="0" w:color="008080"/>
                  </w:tcBorders>
                  <w:shd w:val="solid" w:color="FFFFFF" w:fill="auto"/>
                </w:tcPr>
                <w:p w14:paraId="09E1C31B" w14:textId="77777777" w:rsidR="002445AC" w:rsidRPr="00702EE3" w:rsidRDefault="002445AC" w:rsidP="002445AC">
                  <w:pPr>
                    <w:jc w:val="both"/>
                    <w:rPr>
                      <w:rFonts w:asciiTheme="minorHAnsi" w:hAnsiTheme="minorHAnsi" w:cstheme="minorHAnsi"/>
                      <w:snapToGrid w:val="0"/>
                      <w:sz w:val="22"/>
                      <w:szCs w:val="22"/>
                    </w:rPr>
                  </w:pPr>
                  <w:r w:rsidRPr="00702EE3">
                    <w:rPr>
                      <w:rFonts w:asciiTheme="minorHAnsi" w:hAnsiTheme="minorHAnsi" w:cstheme="minorHAnsi"/>
                      <w:snapToGrid w:val="0"/>
                      <w:sz w:val="22"/>
                      <w:szCs w:val="22"/>
                    </w:rPr>
                    <w:t xml:space="preserve"> 2.2  - împrumuturi</w:t>
                  </w:r>
                </w:p>
              </w:tc>
              <w:tc>
                <w:tcPr>
                  <w:tcW w:w="1701" w:type="dxa"/>
                  <w:tcBorders>
                    <w:top w:val="single" w:sz="4" w:space="0" w:color="auto"/>
                    <w:left w:val="single" w:sz="6" w:space="0" w:color="008080"/>
                    <w:bottom w:val="single" w:sz="4" w:space="0" w:color="auto"/>
                    <w:right w:val="single" w:sz="4" w:space="0" w:color="auto"/>
                  </w:tcBorders>
                  <w:shd w:val="solid" w:color="C0C0C0" w:fill="auto"/>
                </w:tcPr>
                <w:p w14:paraId="350692EA" w14:textId="77777777" w:rsidR="002445AC" w:rsidRPr="00702EE3" w:rsidRDefault="002445AC" w:rsidP="002445AC">
                  <w:pPr>
                    <w:jc w:val="both"/>
                    <w:rPr>
                      <w:rFonts w:asciiTheme="minorHAnsi" w:hAnsiTheme="minorHAnsi" w:cstheme="minorHAnsi"/>
                      <w:b/>
                      <w:snapToGrid w:val="0"/>
                      <w:sz w:val="22"/>
                      <w:szCs w:val="22"/>
                    </w:rPr>
                  </w:pPr>
                </w:p>
              </w:tc>
              <w:tc>
                <w:tcPr>
                  <w:tcW w:w="2126" w:type="dxa"/>
                  <w:tcBorders>
                    <w:top w:val="single" w:sz="4" w:space="0" w:color="auto"/>
                    <w:left w:val="single" w:sz="4" w:space="0" w:color="auto"/>
                    <w:bottom w:val="single" w:sz="4" w:space="0" w:color="auto"/>
                    <w:right w:val="single" w:sz="4" w:space="0" w:color="auto"/>
                  </w:tcBorders>
                  <w:shd w:val="solid" w:color="C0C0C0" w:fill="auto"/>
                </w:tcPr>
                <w:p w14:paraId="583EE603" w14:textId="77777777" w:rsidR="002445AC" w:rsidRPr="00702EE3" w:rsidRDefault="002445AC" w:rsidP="002445AC">
                  <w:pPr>
                    <w:jc w:val="both"/>
                    <w:rPr>
                      <w:rFonts w:asciiTheme="minorHAnsi" w:hAnsiTheme="minorHAnsi" w:cstheme="minorHAnsi"/>
                      <w:b/>
                      <w:snapToGrid w:val="0"/>
                      <w:sz w:val="22"/>
                      <w:szCs w:val="22"/>
                    </w:rPr>
                  </w:pPr>
                </w:p>
              </w:tc>
              <w:tc>
                <w:tcPr>
                  <w:tcW w:w="2759" w:type="dxa"/>
                  <w:tcBorders>
                    <w:top w:val="single" w:sz="4" w:space="0" w:color="auto"/>
                    <w:left w:val="single" w:sz="4" w:space="0" w:color="auto"/>
                    <w:bottom w:val="single" w:sz="4" w:space="0" w:color="auto"/>
                  </w:tcBorders>
                  <w:shd w:val="solid" w:color="C0C0C0" w:fill="auto"/>
                </w:tcPr>
                <w:p w14:paraId="000AD41D" w14:textId="77777777" w:rsidR="002445AC" w:rsidRPr="00702EE3" w:rsidRDefault="002445AC" w:rsidP="002445AC">
                  <w:pPr>
                    <w:jc w:val="both"/>
                    <w:rPr>
                      <w:rFonts w:asciiTheme="minorHAnsi" w:hAnsiTheme="minorHAnsi" w:cstheme="minorHAnsi"/>
                      <w:b/>
                      <w:snapToGrid w:val="0"/>
                      <w:sz w:val="22"/>
                      <w:szCs w:val="22"/>
                    </w:rPr>
                  </w:pPr>
                </w:p>
              </w:tc>
            </w:tr>
            <w:tr w:rsidR="002445AC" w:rsidRPr="00702EE3" w14:paraId="7C4A8055" w14:textId="77777777" w:rsidTr="00A763CA">
              <w:trPr>
                <w:trHeight w:val="223"/>
              </w:trPr>
              <w:tc>
                <w:tcPr>
                  <w:tcW w:w="3111" w:type="dxa"/>
                  <w:tcBorders>
                    <w:top w:val="single" w:sz="6" w:space="0" w:color="008080"/>
                    <w:left w:val="single" w:sz="6" w:space="0" w:color="008080"/>
                    <w:bottom w:val="single" w:sz="6" w:space="0" w:color="008080"/>
                    <w:right w:val="single" w:sz="6" w:space="0" w:color="008080"/>
                  </w:tcBorders>
                  <w:shd w:val="solid" w:color="FFFFFF" w:fill="auto"/>
                </w:tcPr>
                <w:p w14:paraId="2C8683B2" w14:textId="77777777" w:rsidR="002445AC" w:rsidRPr="00702EE3" w:rsidRDefault="002445AC" w:rsidP="002445AC">
                  <w:pPr>
                    <w:jc w:val="both"/>
                    <w:rPr>
                      <w:rFonts w:asciiTheme="minorHAnsi" w:hAnsiTheme="minorHAnsi" w:cstheme="minorHAnsi"/>
                      <w:snapToGrid w:val="0"/>
                      <w:sz w:val="22"/>
                      <w:szCs w:val="22"/>
                    </w:rPr>
                  </w:pPr>
                  <w:r w:rsidRPr="00702EE3">
                    <w:rPr>
                      <w:rFonts w:asciiTheme="minorHAnsi" w:hAnsiTheme="minorHAnsi" w:cstheme="minorHAnsi"/>
                      <w:b/>
                      <w:snapToGrid w:val="0"/>
                      <w:sz w:val="22"/>
                      <w:szCs w:val="22"/>
                    </w:rPr>
                    <w:t>3. TOTAL PROIECT</w:t>
                  </w:r>
                </w:p>
              </w:tc>
              <w:tc>
                <w:tcPr>
                  <w:tcW w:w="1701" w:type="dxa"/>
                  <w:tcBorders>
                    <w:top w:val="single" w:sz="4" w:space="0" w:color="auto"/>
                    <w:left w:val="single" w:sz="6" w:space="0" w:color="008080"/>
                    <w:bottom w:val="single" w:sz="4" w:space="0" w:color="auto"/>
                    <w:right w:val="single" w:sz="4" w:space="0" w:color="auto"/>
                  </w:tcBorders>
                  <w:shd w:val="solid" w:color="C0C0C0" w:fill="auto"/>
                </w:tcPr>
                <w:p w14:paraId="3F76FD6F" w14:textId="77777777" w:rsidR="002445AC" w:rsidRPr="00702EE3" w:rsidRDefault="002445AC" w:rsidP="002445AC">
                  <w:pPr>
                    <w:jc w:val="both"/>
                    <w:rPr>
                      <w:rFonts w:asciiTheme="minorHAnsi" w:hAnsiTheme="minorHAnsi" w:cstheme="minorHAnsi"/>
                      <w:b/>
                      <w:snapToGrid w:val="0"/>
                      <w:sz w:val="22"/>
                      <w:szCs w:val="22"/>
                    </w:rPr>
                  </w:pPr>
                </w:p>
              </w:tc>
              <w:tc>
                <w:tcPr>
                  <w:tcW w:w="2126" w:type="dxa"/>
                  <w:tcBorders>
                    <w:top w:val="single" w:sz="4" w:space="0" w:color="auto"/>
                    <w:left w:val="single" w:sz="4" w:space="0" w:color="auto"/>
                    <w:bottom w:val="single" w:sz="4" w:space="0" w:color="auto"/>
                    <w:right w:val="single" w:sz="4" w:space="0" w:color="auto"/>
                  </w:tcBorders>
                  <w:shd w:val="solid" w:color="C0C0C0" w:fill="auto"/>
                </w:tcPr>
                <w:p w14:paraId="52E566E3" w14:textId="77777777" w:rsidR="002445AC" w:rsidRPr="00702EE3" w:rsidRDefault="002445AC" w:rsidP="002445AC">
                  <w:pPr>
                    <w:jc w:val="both"/>
                    <w:rPr>
                      <w:rFonts w:asciiTheme="minorHAnsi" w:hAnsiTheme="minorHAnsi" w:cstheme="minorHAnsi"/>
                      <w:b/>
                      <w:snapToGrid w:val="0"/>
                      <w:sz w:val="22"/>
                      <w:szCs w:val="22"/>
                    </w:rPr>
                  </w:pPr>
                </w:p>
              </w:tc>
              <w:tc>
                <w:tcPr>
                  <w:tcW w:w="2759" w:type="dxa"/>
                  <w:tcBorders>
                    <w:top w:val="single" w:sz="4" w:space="0" w:color="auto"/>
                    <w:left w:val="single" w:sz="4" w:space="0" w:color="auto"/>
                    <w:bottom w:val="single" w:sz="4" w:space="0" w:color="auto"/>
                  </w:tcBorders>
                  <w:shd w:val="solid" w:color="C0C0C0" w:fill="auto"/>
                </w:tcPr>
                <w:p w14:paraId="45A8EAF5" w14:textId="77777777" w:rsidR="002445AC" w:rsidRPr="00702EE3" w:rsidRDefault="002445AC" w:rsidP="002445AC">
                  <w:pPr>
                    <w:jc w:val="both"/>
                    <w:rPr>
                      <w:rFonts w:asciiTheme="minorHAnsi" w:hAnsiTheme="minorHAnsi" w:cstheme="minorHAnsi"/>
                      <w:b/>
                      <w:snapToGrid w:val="0"/>
                      <w:sz w:val="22"/>
                      <w:szCs w:val="22"/>
                    </w:rPr>
                  </w:pPr>
                </w:p>
              </w:tc>
            </w:tr>
            <w:tr w:rsidR="002445AC" w:rsidRPr="00702EE3" w14:paraId="01AE495D" w14:textId="77777777" w:rsidTr="00A763CA">
              <w:trPr>
                <w:trHeight w:val="223"/>
              </w:trPr>
              <w:tc>
                <w:tcPr>
                  <w:tcW w:w="3111" w:type="dxa"/>
                  <w:tcBorders>
                    <w:top w:val="single" w:sz="6" w:space="0" w:color="008080"/>
                    <w:left w:val="single" w:sz="6" w:space="0" w:color="008080"/>
                    <w:bottom w:val="single" w:sz="6" w:space="0" w:color="008080"/>
                    <w:right w:val="single" w:sz="6" w:space="0" w:color="008080"/>
                  </w:tcBorders>
                  <w:shd w:val="solid" w:color="FFFFFF" w:fill="auto"/>
                </w:tcPr>
                <w:p w14:paraId="512A3A15" w14:textId="77777777" w:rsidR="002445AC" w:rsidRPr="00702EE3" w:rsidRDefault="002445AC" w:rsidP="002445AC">
                  <w:pPr>
                    <w:jc w:val="both"/>
                    <w:rPr>
                      <w:rFonts w:asciiTheme="minorHAnsi" w:hAnsiTheme="minorHAnsi" w:cstheme="minorHAnsi"/>
                      <w:snapToGrid w:val="0"/>
                      <w:sz w:val="22"/>
                      <w:szCs w:val="22"/>
                    </w:rPr>
                  </w:pPr>
                  <w:r w:rsidRPr="00702EE3">
                    <w:rPr>
                      <w:rFonts w:asciiTheme="minorHAnsi" w:hAnsiTheme="minorHAnsi" w:cstheme="minorHAnsi"/>
                      <w:snapToGrid w:val="0"/>
                      <w:sz w:val="22"/>
                      <w:szCs w:val="22"/>
                    </w:rPr>
                    <w:t>Procent contribuţie publică</w:t>
                  </w:r>
                </w:p>
              </w:tc>
              <w:tc>
                <w:tcPr>
                  <w:tcW w:w="1701" w:type="dxa"/>
                  <w:tcBorders>
                    <w:top w:val="single" w:sz="4" w:space="0" w:color="auto"/>
                    <w:left w:val="single" w:sz="6" w:space="0" w:color="008080"/>
                    <w:bottom w:val="single" w:sz="4" w:space="0" w:color="auto"/>
                    <w:right w:val="single" w:sz="4" w:space="0" w:color="auto"/>
                  </w:tcBorders>
                  <w:shd w:val="solid" w:color="C0C0C0" w:fill="auto"/>
                </w:tcPr>
                <w:p w14:paraId="5C03258C" w14:textId="77777777" w:rsidR="002445AC" w:rsidRPr="00702EE3" w:rsidRDefault="002445AC" w:rsidP="002445AC">
                  <w:pPr>
                    <w:jc w:val="both"/>
                    <w:rPr>
                      <w:rFonts w:asciiTheme="minorHAnsi" w:hAnsiTheme="minorHAnsi" w:cstheme="minorHAnsi"/>
                      <w:b/>
                      <w:snapToGrid w:val="0"/>
                      <w:sz w:val="22"/>
                      <w:szCs w:val="22"/>
                    </w:rPr>
                  </w:pPr>
                </w:p>
              </w:tc>
              <w:tc>
                <w:tcPr>
                  <w:tcW w:w="2126" w:type="dxa"/>
                  <w:tcBorders>
                    <w:top w:val="single" w:sz="4" w:space="0" w:color="auto"/>
                    <w:left w:val="single" w:sz="4" w:space="0" w:color="auto"/>
                    <w:bottom w:val="single" w:sz="4" w:space="0" w:color="auto"/>
                    <w:right w:val="single" w:sz="4" w:space="0" w:color="auto"/>
                  </w:tcBorders>
                  <w:shd w:val="solid" w:color="C0C0C0" w:fill="auto"/>
                </w:tcPr>
                <w:p w14:paraId="7FC4579A" w14:textId="77777777" w:rsidR="002445AC" w:rsidRPr="00702EE3" w:rsidRDefault="002445AC" w:rsidP="002445AC">
                  <w:pPr>
                    <w:jc w:val="both"/>
                    <w:rPr>
                      <w:rFonts w:asciiTheme="minorHAnsi" w:hAnsiTheme="minorHAnsi" w:cstheme="minorHAnsi"/>
                      <w:b/>
                      <w:snapToGrid w:val="0"/>
                      <w:sz w:val="22"/>
                      <w:szCs w:val="22"/>
                    </w:rPr>
                  </w:pPr>
                </w:p>
              </w:tc>
              <w:tc>
                <w:tcPr>
                  <w:tcW w:w="2759" w:type="dxa"/>
                  <w:tcBorders>
                    <w:top w:val="single" w:sz="4" w:space="0" w:color="auto"/>
                    <w:left w:val="single" w:sz="4" w:space="0" w:color="auto"/>
                    <w:bottom w:val="single" w:sz="4" w:space="0" w:color="auto"/>
                  </w:tcBorders>
                  <w:shd w:val="solid" w:color="C0C0C0" w:fill="auto"/>
                </w:tcPr>
                <w:p w14:paraId="2A61B6CB" w14:textId="77777777" w:rsidR="002445AC" w:rsidRPr="00702EE3" w:rsidRDefault="002445AC" w:rsidP="002445AC">
                  <w:pPr>
                    <w:jc w:val="both"/>
                    <w:rPr>
                      <w:rFonts w:asciiTheme="minorHAnsi" w:hAnsiTheme="minorHAnsi" w:cstheme="minorHAnsi"/>
                      <w:b/>
                      <w:snapToGrid w:val="0"/>
                      <w:sz w:val="22"/>
                      <w:szCs w:val="22"/>
                    </w:rPr>
                  </w:pPr>
                </w:p>
              </w:tc>
            </w:tr>
            <w:tr w:rsidR="002445AC" w:rsidRPr="00702EE3" w14:paraId="0585D20E" w14:textId="77777777" w:rsidTr="00A763CA">
              <w:trPr>
                <w:trHeight w:val="223"/>
              </w:trPr>
              <w:tc>
                <w:tcPr>
                  <w:tcW w:w="3111" w:type="dxa"/>
                  <w:tcBorders>
                    <w:top w:val="single" w:sz="6" w:space="0" w:color="008080"/>
                    <w:left w:val="single" w:sz="6" w:space="0" w:color="008080"/>
                    <w:bottom w:val="single" w:sz="6" w:space="0" w:color="008080"/>
                    <w:right w:val="single" w:sz="6" w:space="0" w:color="008080"/>
                  </w:tcBorders>
                  <w:shd w:val="clear" w:color="auto" w:fill="808080" w:themeFill="background1" w:themeFillShade="80"/>
                </w:tcPr>
                <w:p w14:paraId="1641306E" w14:textId="77777777" w:rsidR="002445AC" w:rsidRPr="00702EE3" w:rsidRDefault="002445AC" w:rsidP="002445AC">
                  <w:pPr>
                    <w:jc w:val="both"/>
                    <w:rPr>
                      <w:rFonts w:asciiTheme="minorHAnsi" w:hAnsiTheme="minorHAnsi" w:cstheme="minorHAnsi"/>
                      <w:snapToGrid w:val="0"/>
                      <w:sz w:val="22"/>
                      <w:szCs w:val="22"/>
                    </w:rPr>
                  </w:pPr>
                  <w:r w:rsidRPr="00702EE3">
                    <w:rPr>
                      <w:rFonts w:asciiTheme="minorHAnsi" w:hAnsiTheme="minorHAnsi" w:cstheme="minorHAnsi"/>
                      <w:snapToGrid w:val="0"/>
                      <w:sz w:val="22"/>
                      <w:szCs w:val="22"/>
                    </w:rPr>
                    <w:t>Avans solicitat</w:t>
                  </w:r>
                </w:p>
              </w:tc>
              <w:tc>
                <w:tcPr>
                  <w:tcW w:w="1701" w:type="dxa"/>
                  <w:tcBorders>
                    <w:top w:val="single" w:sz="4" w:space="0" w:color="auto"/>
                    <w:left w:val="single" w:sz="6" w:space="0" w:color="008080"/>
                    <w:bottom w:val="single" w:sz="4" w:space="0" w:color="auto"/>
                    <w:right w:val="single" w:sz="4" w:space="0" w:color="auto"/>
                  </w:tcBorders>
                  <w:shd w:val="clear" w:color="auto" w:fill="808080" w:themeFill="background1" w:themeFillShade="80"/>
                </w:tcPr>
                <w:p w14:paraId="5DEBB5EA" w14:textId="77777777" w:rsidR="002445AC" w:rsidRPr="00702EE3" w:rsidRDefault="002445AC" w:rsidP="002445AC">
                  <w:pPr>
                    <w:jc w:val="both"/>
                    <w:rPr>
                      <w:rFonts w:asciiTheme="minorHAnsi" w:hAnsiTheme="minorHAnsi" w:cstheme="minorHAnsi"/>
                      <w:b/>
                      <w:snapToGrid w:val="0"/>
                      <w:sz w:val="22"/>
                      <w:szCs w:val="22"/>
                    </w:rPr>
                  </w:pPr>
                </w:p>
              </w:tc>
              <w:tc>
                <w:tcPr>
                  <w:tcW w:w="2126" w:type="dxa"/>
                  <w:tcBorders>
                    <w:top w:val="single" w:sz="4" w:space="0" w:color="auto"/>
                    <w:left w:val="single" w:sz="4" w:space="0" w:color="auto"/>
                    <w:bottom w:val="single" w:sz="4" w:space="0" w:color="auto"/>
                    <w:right w:val="single" w:sz="4" w:space="0" w:color="auto"/>
                  </w:tcBorders>
                  <w:shd w:val="clear" w:color="auto" w:fill="808080" w:themeFill="background1" w:themeFillShade="80"/>
                </w:tcPr>
                <w:p w14:paraId="36AECD91" w14:textId="77777777" w:rsidR="002445AC" w:rsidRPr="00702EE3" w:rsidRDefault="002445AC" w:rsidP="002445AC">
                  <w:pPr>
                    <w:jc w:val="both"/>
                    <w:rPr>
                      <w:rFonts w:asciiTheme="minorHAnsi" w:hAnsiTheme="minorHAnsi" w:cstheme="minorHAnsi"/>
                      <w:b/>
                      <w:snapToGrid w:val="0"/>
                      <w:sz w:val="22"/>
                      <w:szCs w:val="22"/>
                    </w:rPr>
                  </w:pPr>
                </w:p>
              </w:tc>
              <w:tc>
                <w:tcPr>
                  <w:tcW w:w="2759" w:type="dxa"/>
                  <w:tcBorders>
                    <w:top w:val="single" w:sz="4" w:space="0" w:color="auto"/>
                    <w:left w:val="single" w:sz="4" w:space="0" w:color="auto"/>
                    <w:bottom w:val="single" w:sz="4" w:space="0" w:color="auto"/>
                  </w:tcBorders>
                  <w:shd w:val="clear" w:color="auto" w:fill="808080" w:themeFill="background1" w:themeFillShade="80"/>
                </w:tcPr>
                <w:p w14:paraId="6B10FB4E" w14:textId="77777777" w:rsidR="002445AC" w:rsidRPr="00702EE3" w:rsidRDefault="002445AC" w:rsidP="002445AC">
                  <w:pPr>
                    <w:jc w:val="both"/>
                    <w:rPr>
                      <w:rFonts w:asciiTheme="minorHAnsi" w:hAnsiTheme="minorHAnsi" w:cstheme="minorHAnsi"/>
                      <w:b/>
                      <w:snapToGrid w:val="0"/>
                      <w:sz w:val="22"/>
                      <w:szCs w:val="22"/>
                    </w:rPr>
                  </w:pPr>
                </w:p>
              </w:tc>
            </w:tr>
            <w:tr w:rsidR="002445AC" w:rsidRPr="00702EE3" w14:paraId="3F8ABFA0" w14:textId="77777777" w:rsidTr="00A763CA">
              <w:trPr>
                <w:trHeight w:val="223"/>
              </w:trPr>
              <w:tc>
                <w:tcPr>
                  <w:tcW w:w="3111" w:type="dxa"/>
                  <w:tcBorders>
                    <w:top w:val="single" w:sz="6" w:space="0" w:color="008080"/>
                    <w:left w:val="single" w:sz="6" w:space="0" w:color="008080"/>
                    <w:bottom w:val="single" w:sz="6" w:space="0" w:color="008080"/>
                    <w:right w:val="single" w:sz="6" w:space="0" w:color="008080"/>
                  </w:tcBorders>
                  <w:shd w:val="clear" w:color="auto" w:fill="808080" w:themeFill="background1" w:themeFillShade="80"/>
                </w:tcPr>
                <w:p w14:paraId="79D81A28" w14:textId="77777777" w:rsidR="002445AC" w:rsidRPr="00702EE3" w:rsidRDefault="002445AC" w:rsidP="002445AC">
                  <w:pPr>
                    <w:jc w:val="both"/>
                    <w:rPr>
                      <w:rFonts w:asciiTheme="minorHAnsi" w:hAnsiTheme="minorHAnsi" w:cstheme="minorHAnsi"/>
                      <w:snapToGrid w:val="0"/>
                      <w:sz w:val="22"/>
                      <w:szCs w:val="22"/>
                    </w:rPr>
                  </w:pPr>
                  <w:r w:rsidRPr="00702EE3">
                    <w:rPr>
                      <w:rFonts w:asciiTheme="minorHAnsi" w:hAnsiTheme="minorHAnsi" w:cstheme="minorHAnsi"/>
                      <w:snapToGrid w:val="0"/>
                      <w:sz w:val="22"/>
                      <w:szCs w:val="22"/>
                    </w:rPr>
                    <w:t>Procent avans</w:t>
                  </w:r>
                </w:p>
              </w:tc>
              <w:tc>
                <w:tcPr>
                  <w:tcW w:w="1701" w:type="dxa"/>
                  <w:tcBorders>
                    <w:top w:val="single" w:sz="4" w:space="0" w:color="auto"/>
                    <w:left w:val="single" w:sz="6" w:space="0" w:color="008080"/>
                    <w:bottom w:val="single" w:sz="4" w:space="0" w:color="auto"/>
                    <w:right w:val="single" w:sz="4" w:space="0" w:color="auto"/>
                  </w:tcBorders>
                  <w:shd w:val="clear" w:color="auto" w:fill="808080" w:themeFill="background1" w:themeFillShade="80"/>
                </w:tcPr>
                <w:p w14:paraId="72705DC6" w14:textId="77777777" w:rsidR="002445AC" w:rsidRPr="00702EE3" w:rsidRDefault="002445AC" w:rsidP="002445AC">
                  <w:pPr>
                    <w:jc w:val="both"/>
                    <w:rPr>
                      <w:rFonts w:asciiTheme="minorHAnsi" w:hAnsiTheme="minorHAnsi" w:cstheme="minorHAnsi"/>
                      <w:b/>
                      <w:snapToGrid w:val="0"/>
                      <w:sz w:val="22"/>
                      <w:szCs w:val="22"/>
                    </w:rPr>
                  </w:pPr>
                </w:p>
              </w:tc>
              <w:tc>
                <w:tcPr>
                  <w:tcW w:w="2126" w:type="dxa"/>
                  <w:tcBorders>
                    <w:top w:val="single" w:sz="4" w:space="0" w:color="auto"/>
                    <w:left w:val="single" w:sz="4" w:space="0" w:color="auto"/>
                    <w:bottom w:val="single" w:sz="4" w:space="0" w:color="auto"/>
                    <w:right w:val="single" w:sz="4" w:space="0" w:color="auto"/>
                  </w:tcBorders>
                  <w:shd w:val="clear" w:color="auto" w:fill="808080" w:themeFill="background1" w:themeFillShade="80"/>
                </w:tcPr>
                <w:p w14:paraId="5BCA6ED6" w14:textId="77777777" w:rsidR="002445AC" w:rsidRPr="00702EE3" w:rsidRDefault="002445AC" w:rsidP="002445AC">
                  <w:pPr>
                    <w:jc w:val="both"/>
                    <w:rPr>
                      <w:rFonts w:asciiTheme="minorHAnsi" w:hAnsiTheme="minorHAnsi" w:cstheme="minorHAnsi"/>
                      <w:b/>
                      <w:snapToGrid w:val="0"/>
                      <w:sz w:val="22"/>
                      <w:szCs w:val="22"/>
                    </w:rPr>
                  </w:pPr>
                </w:p>
              </w:tc>
              <w:tc>
                <w:tcPr>
                  <w:tcW w:w="2759" w:type="dxa"/>
                  <w:tcBorders>
                    <w:top w:val="single" w:sz="4" w:space="0" w:color="auto"/>
                    <w:left w:val="single" w:sz="4" w:space="0" w:color="auto"/>
                    <w:bottom w:val="single" w:sz="4" w:space="0" w:color="auto"/>
                  </w:tcBorders>
                  <w:shd w:val="clear" w:color="auto" w:fill="808080" w:themeFill="background1" w:themeFillShade="80"/>
                </w:tcPr>
                <w:p w14:paraId="000AF5F7" w14:textId="77777777" w:rsidR="002445AC" w:rsidRPr="00702EE3" w:rsidRDefault="002445AC" w:rsidP="002445AC">
                  <w:pPr>
                    <w:jc w:val="both"/>
                    <w:rPr>
                      <w:rFonts w:asciiTheme="minorHAnsi" w:hAnsiTheme="minorHAnsi" w:cstheme="minorHAnsi"/>
                      <w:b/>
                      <w:snapToGrid w:val="0"/>
                      <w:sz w:val="22"/>
                      <w:szCs w:val="22"/>
                    </w:rPr>
                  </w:pPr>
                </w:p>
              </w:tc>
            </w:tr>
          </w:tbl>
          <w:p w14:paraId="48E62E20" w14:textId="77777777" w:rsidR="002445AC" w:rsidRPr="00702EE3" w:rsidRDefault="002445AC" w:rsidP="002445AC">
            <w:pPr>
              <w:pStyle w:val="Heading9"/>
              <w:jc w:val="both"/>
              <w:rPr>
                <w:rFonts w:asciiTheme="minorHAnsi" w:hAnsiTheme="minorHAnsi" w:cstheme="minorHAnsi"/>
                <w:sz w:val="22"/>
                <w:szCs w:val="22"/>
                <w:lang w:val="ro-RO"/>
              </w:rPr>
            </w:pPr>
          </w:p>
          <w:p w14:paraId="4184504D" w14:textId="77777777" w:rsidR="002445AC" w:rsidRPr="00702EE3" w:rsidRDefault="002445AC" w:rsidP="002445AC">
            <w:pPr>
              <w:rPr>
                <w:sz w:val="22"/>
                <w:szCs w:val="22"/>
                <w:lang w:val="ro-RO"/>
              </w:rPr>
            </w:pPr>
          </w:p>
          <w:tbl>
            <w:tblPr>
              <w:tblW w:w="4922" w:type="pct"/>
              <w:tblLayout w:type="fixed"/>
              <w:tblCellMar>
                <w:left w:w="30" w:type="dxa"/>
                <w:right w:w="30" w:type="dxa"/>
              </w:tblCellMar>
              <w:tblLook w:val="0000" w:firstRow="0" w:lastRow="0" w:firstColumn="0" w:lastColumn="0" w:noHBand="0" w:noVBand="0"/>
            </w:tblPr>
            <w:tblGrid>
              <w:gridCol w:w="2904"/>
              <w:gridCol w:w="1701"/>
              <w:gridCol w:w="2026"/>
              <w:gridCol w:w="1831"/>
            </w:tblGrid>
            <w:tr w:rsidR="002445AC" w:rsidRPr="00702EE3" w14:paraId="60149699" w14:textId="77777777" w:rsidTr="00A763CA">
              <w:trPr>
                <w:cantSplit/>
                <w:trHeight w:val="223"/>
              </w:trPr>
              <w:tc>
                <w:tcPr>
                  <w:tcW w:w="5000" w:type="pct"/>
                  <w:gridSpan w:val="4"/>
                  <w:tcBorders>
                    <w:top w:val="single" w:sz="2" w:space="0" w:color="008080"/>
                    <w:left w:val="single" w:sz="6" w:space="0" w:color="008080"/>
                    <w:bottom w:val="single" w:sz="2" w:space="0" w:color="008080"/>
                  </w:tcBorders>
                  <w:shd w:val="solid" w:color="008080" w:fill="auto"/>
                </w:tcPr>
                <w:p w14:paraId="0C09692D" w14:textId="77777777" w:rsidR="002445AC" w:rsidRPr="00702EE3" w:rsidRDefault="002445AC" w:rsidP="002445AC">
                  <w:pPr>
                    <w:pStyle w:val="Heading1"/>
                    <w:jc w:val="both"/>
                    <w:rPr>
                      <w:rFonts w:asciiTheme="minorHAnsi" w:hAnsiTheme="minorHAnsi" w:cstheme="minorHAnsi"/>
                      <w:sz w:val="22"/>
                      <w:szCs w:val="22"/>
                      <w:lang w:val="ro-RO"/>
                    </w:rPr>
                  </w:pPr>
                  <w:r w:rsidRPr="00702EE3">
                    <w:rPr>
                      <w:rFonts w:asciiTheme="minorHAnsi" w:hAnsiTheme="minorHAnsi" w:cstheme="minorHAnsi"/>
                      <w:sz w:val="22"/>
                      <w:szCs w:val="22"/>
                      <w:lang w:val="ro-RO"/>
                    </w:rPr>
                    <w:t>Plan Financiar Agromediu</w:t>
                  </w:r>
                </w:p>
              </w:tc>
            </w:tr>
            <w:tr w:rsidR="002445AC" w:rsidRPr="00702EE3" w14:paraId="2C65C1A0" w14:textId="77777777" w:rsidTr="00A763CA">
              <w:trPr>
                <w:trHeight w:val="223"/>
              </w:trPr>
              <w:tc>
                <w:tcPr>
                  <w:tcW w:w="1716" w:type="pct"/>
                  <w:tcBorders>
                    <w:top w:val="single" w:sz="2" w:space="0" w:color="008080"/>
                    <w:left w:val="single" w:sz="6" w:space="0" w:color="008080"/>
                    <w:bottom w:val="single" w:sz="6" w:space="0" w:color="008080"/>
                    <w:right w:val="single" w:sz="6" w:space="0" w:color="008080"/>
                  </w:tcBorders>
                  <w:shd w:val="solid" w:color="008080" w:fill="auto"/>
                </w:tcPr>
                <w:p w14:paraId="10E24EB7" w14:textId="77777777" w:rsidR="002445AC" w:rsidRPr="00702EE3" w:rsidRDefault="002445AC" w:rsidP="002445AC">
                  <w:pPr>
                    <w:jc w:val="both"/>
                    <w:rPr>
                      <w:rFonts w:asciiTheme="minorHAnsi" w:hAnsiTheme="minorHAnsi" w:cstheme="minorHAnsi"/>
                      <w:snapToGrid w:val="0"/>
                      <w:sz w:val="22"/>
                      <w:szCs w:val="22"/>
                    </w:rPr>
                  </w:pPr>
                </w:p>
              </w:tc>
              <w:tc>
                <w:tcPr>
                  <w:tcW w:w="1005" w:type="pct"/>
                  <w:tcBorders>
                    <w:top w:val="single" w:sz="6" w:space="0" w:color="008080"/>
                    <w:left w:val="single" w:sz="6" w:space="0" w:color="008080"/>
                    <w:bottom w:val="single" w:sz="6" w:space="0" w:color="008080"/>
                  </w:tcBorders>
                  <w:shd w:val="solid" w:color="008080" w:fill="auto"/>
                </w:tcPr>
                <w:p w14:paraId="54F281DE" w14:textId="77777777" w:rsidR="002445AC" w:rsidRPr="00702EE3" w:rsidRDefault="002445AC" w:rsidP="002445AC">
                  <w:pPr>
                    <w:jc w:val="both"/>
                    <w:rPr>
                      <w:rFonts w:asciiTheme="minorHAnsi" w:hAnsiTheme="minorHAnsi" w:cstheme="minorHAnsi"/>
                      <w:b/>
                      <w:snapToGrid w:val="0"/>
                      <w:sz w:val="22"/>
                      <w:szCs w:val="22"/>
                    </w:rPr>
                  </w:pPr>
                  <w:r w:rsidRPr="00702EE3">
                    <w:rPr>
                      <w:rFonts w:asciiTheme="minorHAnsi" w:hAnsiTheme="minorHAnsi" w:cstheme="minorHAnsi"/>
                      <w:b/>
                      <w:snapToGrid w:val="0"/>
                      <w:sz w:val="22"/>
                      <w:szCs w:val="22"/>
                    </w:rPr>
                    <w:t>Cheltuieli eligibile</w:t>
                  </w:r>
                </w:p>
              </w:tc>
              <w:tc>
                <w:tcPr>
                  <w:tcW w:w="1197" w:type="pct"/>
                  <w:tcBorders>
                    <w:top w:val="single" w:sz="6" w:space="0" w:color="008080"/>
                    <w:bottom w:val="single" w:sz="6" w:space="0" w:color="008080"/>
                  </w:tcBorders>
                  <w:shd w:val="solid" w:color="008080" w:fill="auto"/>
                </w:tcPr>
                <w:p w14:paraId="766D151C" w14:textId="77777777" w:rsidR="002445AC" w:rsidRPr="00702EE3" w:rsidRDefault="002445AC" w:rsidP="002445AC">
                  <w:pPr>
                    <w:jc w:val="both"/>
                    <w:rPr>
                      <w:rFonts w:asciiTheme="minorHAnsi" w:hAnsiTheme="minorHAnsi" w:cstheme="minorHAnsi"/>
                      <w:b/>
                      <w:snapToGrid w:val="0"/>
                      <w:sz w:val="22"/>
                      <w:szCs w:val="22"/>
                    </w:rPr>
                  </w:pPr>
                  <w:r w:rsidRPr="00702EE3">
                    <w:rPr>
                      <w:rFonts w:asciiTheme="minorHAnsi" w:hAnsiTheme="minorHAnsi" w:cstheme="minorHAnsi"/>
                      <w:b/>
                      <w:snapToGrid w:val="0"/>
                      <w:sz w:val="22"/>
                      <w:szCs w:val="22"/>
                    </w:rPr>
                    <w:t>Cheltuieli neeligibile</w:t>
                  </w:r>
                </w:p>
              </w:tc>
              <w:tc>
                <w:tcPr>
                  <w:tcW w:w="1082" w:type="pct"/>
                  <w:tcBorders>
                    <w:top w:val="single" w:sz="6" w:space="0" w:color="008080"/>
                    <w:bottom w:val="single" w:sz="6" w:space="0" w:color="008080"/>
                  </w:tcBorders>
                  <w:shd w:val="solid" w:color="008080" w:fill="auto"/>
                </w:tcPr>
                <w:p w14:paraId="51CFCFDA" w14:textId="77777777" w:rsidR="002445AC" w:rsidRPr="00702EE3" w:rsidRDefault="002445AC" w:rsidP="002445AC">
                  <w:pPr>
                    <w:jc w:val="both"/>
                    <w:rPr>
                      <w:rFonts w:asciiTheme="minorHAnsi" w:hAnsiTheme="minorHAnsi" w:cstheme="minorHAnsi"/>
                      <w:b/>
                      <w:snapToGrid w:val="0"/>
                      <w:sz w:val="22"/>
                      <w:szCs w:val="22"/>
                    </w:rPr>
                  </w:pPr>
                  <w:r w:rsidRPr="00702EE3">
                    <w:rPr>
                      <w:rFonts w:asciiTheme="minorHAnsi" w:hAnsiTheme="minorHAnsi" w:cstheme="minorHAnsi"/>
                      <w:b/>
                      <w:snapToGrid w:val="0"/>
                      <w:sz w:val="22"/>
                      <w:szCs w:val="22"/>
                    </w:rPr>
                    <w:t>Total cheltuieli</w:t>
                  </w:r>
                </w:p>
              </w:tc>
            </w:tr>
            <w:tr w:rsidR="002445AC" w:rsidRPr="00702EE3" w14:paraId="3CED6570" w14:textId="77777777" w:rsidTr="00A763CA">
              <w:trPr>
                <w:trHeight w:val="223"/>
              </w:trPr>
              <w:tc>
                <w:tcPr>
                  <w:tcW w:w="1716" w:type="pct"/>
                  <w:tcBorders>
                    <w:top w:val="single" w:sz="2" w:space="0" w:color="008080"/>
                    <w:left w:val="single" w:sz="6" w:space="0" w:color="008080"/>
                    <w:bottom w:val="single" w:sz="6" w:space="0" w:color="008080"/>
                    <w:right w:val="single" w:sz="6" w:space="0" w:color="008080"/>
                  </w:tcBorders>
                  <w:shd w:val="solid" w:color="008080" w:fill="auto"/>
                </w:tcPr>
                <w:p w14:paraId="56C1F263" w14:textId="77777777" w:rsidR="002445AC" w:rsidRPr="00702EE3" w:rsidRDefault="002445AC" w:rsidP="002445AC">
                  <w:pPr>
                    <w:jc w:val="both"/>
                    <w:rPr>
                      <w:rFonts w:asciiTheme="minorHAnsi" w:hAnsiTheme="minorHAnsi" w:cstheme="minorHAnsi"/>
                      <w:snapToGrid w:val="0"/>
                      <w:sz w:val="22"/>
                      <w:szCs w:val="22"/>
                    </w:rPr>
                  </w:pPr>
                  <w:r w:rsidRPr="00702EE3">
                    <w:rPr>
                      <w:rFonts w:asciiTheme="minorHAnsi" w:hAnsiTheme="minorHAnsi" w:cstheme="minorHAnsi"/>
                      <w:snapToGrid w:val="0"/>
                      <w:sz w:val="22"/>
                      <w:szCs w:val="22"/>
                    </w:rPr>
                    <w:t>0</w:t>
                  </w:r>
                </w:p>
              </w:tc>
              <w:tc>
                <w:tcPr>
                  <w:tcW w:w="1005" w:type="pct"/>
                  <w:tcBorders>
                    <w:top w:val="single" w:sz="6" w:space="0" w:color="008080"/>
                    <w:left w:val="single" w:sz="6" w:space="0" w:color="008080"/>
                    <w:bottom w:val="single" w:sz="4" w:space="0" w:color="auto"/>
                    <w:right w:val="single" w:sz="6" w:space="0" w:color="008080"/>
                  </w:tcBorders>
                  <w:shd w:val="solid" w:color="008080" w:fill="auto"/>
                </w:tcPr>
                <w:p w14:paraId="697CA2F1" w14:textId="77777777" w:rsidR="002445AC" w:rsidRPr="00702EE3" w:rsidRDefault="002445AC" w:rsidP="002445AC">
                  <w:pPr>
                    <w:jc w:val="both"/>
                    <w:rPr>
                      <w:rFonts w:asciiTheme="minorHAnsi" w:hAnsiTheme="minorHAnsi" w:cstheme="minorHAnsi"/>
                      <w:b/>
                      <w:snapToGrid w:val="0"/>
                      <w:sz w:val="22"/>
                      <w:szCs w:val="22"/>
                    </w:rPr>
                  </w:pPr>
                  <w:r w:rsidRPr="00702EE3">
                    <w:rPr>
                      <w:rFonts w:asciiTheme="minorHAnsi" w:hAnsiTheme="minorHAnsi" w:cstheme="minorHAnsi"/>
                      <w:b/>
                      <w:snapToGrid w:val="0"/>
                      <w:sz w:val="22"/>
                      <w:szCs w:val="22"/>
                    </w:rPr>
                    <w:t>1</w:t>
                  </w:r>
                </w:p>
              </w:tc>
              <w:tc>
                <w:tcPr>
                  <w:tcW w:w="1197" w:type="pct"/>
                  <w:tcBorders>
                    <w:top w:val="single" w:sz="6" w:space="0" w:color="008080"/>
                    <w:left w:val="single" w:sz="6" w:space="0" w:color="008080"/>
                    <w:bottom w:val="single" w:sz="4" w:space="0" w:color="auto"/>
                    <w:right w:val="single" w:sz="6" w:space="0" w:color="008080"/>
                  </w:tcBorders>
                  <w:shd w:val="solid" w:color="008080" w:fill="auto"/>
                </w:tcPr>
                <w:p w14:paraId="6D83F5BA" w14:textId="77777777" w:rsidR="002445AC" w:rsidRPr="00702EE3" w:rsidRDefault="002445AC" w:rsidP="002445AC">
                  <w:pPr>
                    <w:jc w:val="both"/>
                    <w:rPr>
                      <w:rFonts w:asciiTheme="minorHAnsi" w:hAnsiTheme="minorHAnsi" w:cstheme="minorHAnsi"/>
                      <w:b/>
                      <w:snapToGrid w:val="0"/>
                      <w:sz w:val="22"/>
                      <w:szCs w:val="22"/>
                    </w:rPr>
                  </w:pPr>
                  <w:r w:rsidRPr="00702EE3">
                    <w:rPr>
                      <w:rFonts w:asciiTheme="minorHAnsi" w:hAnsiTheme="minorHAnsi" w:cstheme="minorHAnsi"/>
                      <w:b/>
                      <w:snapToGrid w:val="0"/>
                      <w:sz w:val="22"/>
                      <w:szCs w:val="22"/>
                    </w:rPr>
                    <w:t>2</w:t>
                  </w:r>
                </w:p>
              </w:tc>
              <w:tc>
                <w:tcPr>
                  <w:tcW w:w="1082" w:type="pct"/>
                  <w:tcBorders>
                    <w:top w:val="single" w:sz="6" w:space="0" w:color="008080"/>
                    <w:left w:val="single" w:sz="6" w:space="0" w:color="008080"/>
                    <w:bottom w:val="single" w:sz="4" w:space="0" w:color="auto"/>
                  </w:tcBorders>
                  <w:shd w:val="solid" w:color="008080" w:fill="auto"/>
                </w:tcPr>
                <w:p w14:paraId="7A76DC46" w14:textId="77777777" w:rsidR="002445AC" w:rsidRPr="00702EE3" w:rsidRDefault="002445AC" w:rsidP="002445AC">
                  <w:pPr>
                    <w:jc w:val="both"/>
                    <w:rPr>
                      <w:rFonts w:asciiTheme="minorHAnsi" w:hAnsiTheme="minorHAnsi" w:cstheme="minorHAnsi"/>
                      <w:b/>
                      <w:snapToGrid w:val="0"/>
                      <w:sz w:val="22"/>
                      <w:szCs w:val="22"/>
                    </w:rPr>
                  </w:pPr>
                  <w:r w:rsidRPr="00702EE3">
                    <w:rPr>
                      <w:rFonts w:asciiTheme="minorHAnsi" w:hAnsiTheme="minorHAnsi" w:cstheme="minorHAnsi"/>
                      <w:b/>
                      <w:snapToGrid w:val="0"/>
                      <w:sz w:val="22"/>
                      <w:szCs w:val="22"/>
                    </w:rPr>
                    <w:t>3</w:t>
                  </w:r>
                </w:p>
              </w:tc>
            </w:tr>
            <w:tr w:rsidR="002445AC" w:rsidRPr="00702EE3" w14:paraId="19A4C060" w14:textId="77777777" w:rsidTr="00A763CA">
              <w:trPr>
                <w:trHeight w:val="223"/>
              </w:trPr>
              <w:tc>
                <w:tcPr>
                  <w:tcW w:w="1716" w:type="pct"/>
                  <w:tcBorders>
                    <w:top w:val="single" w:sz="2" w:space="0" w:color="008080"/>
                    <w:left w:val="single" w:sz="6" w:space="0" w:color="008080"/>
                    <w:bottom w:val="single" w:sz="6" w:space="0" w:color="008080"/>
                    <w:right w:val="single" w:sz="4" w:space="0" w:color="auto"/>
                  </w:tcBorders>
                  <w:shd w:val="solid" w:color="008080" w:fill="auto"/>
                </w:tcPr>
                <w:p w14:paraId="7A5944D6" w14:textId="77777777" w:rsidR="002445AC" w:rsidRPr="00702EE3" w:rsidRDefault="002445AC" w:rsidP="002445AC">
                  <w:pPr>
                    <w:jc w:val="both"/>
                    <w:rPr>
                      <w:rFonts w:asciiTheme="minorHAnsi" w:hAnsiTheme="minorHAnsi" w:cstheme="minorHAnsi"/>
                      <w:snapToGrid w:val="0"/>
                      <w:sz w:val="22"/>
                      <w:szCs w:val="22"/>
                    </w:rPr>
                  </w:pPr>
                </w:p>
              </w:tc>
              <w:tc>
                <w:tcPr>
                  <w:tcW w:w="1005" w:type="pct"/>
                  <w:tcBorders>
                    <w:top w:val="single" w:sz="4" w:space="0" w:color="auto"/>
                    <w:left w:val="single" w:sz="4" w:space="0" w:color="auto"/>
                    <w:bottom w:val="single" w:sz="4" w:space="0" w:color="auto"/>
                    <w:right w:val="single" w:sz="4" w:space="0" w:color="auto"/>
                  </w:tcBorders>
                  <w:shd w:val="solid" w:color="008080" w:fill="auto"/>
                </w:tcPr>
                <w:p w14:paraId="4DB2CD10" w14:textId="77777777" w:rsidR="002445AC" w:rsidRPr="00702EE3" w:rsidRDefault="002445AC" w:rsidP="002445AC">
                  <w:pPr>
                    <w:jc w:val="both"/>
                    <w:rPr>
                      <w:rFonts w:asciiTheme="minorHAnsi" w:hAnsiTheme="minorHAnsi" w:cstheme="minorHAnsi"/>
                      <w:b/>
                      <w:snapToGrid w:val="0"/>
                      <w:sz w:val="22"/>
                      <w:szCs w:val="22"/>
                    </w:rPr>
                  </w:pPr>
                  <w:r w:rsidRPr="00702EE3">
                    <w:rPr>
                      <w:rFonts w:asciiTheme="minorHAnsi" w:hAnsiTheme="minorHAnsi" w:cstheme="minorHAnsi"/>
                      <w:b/>
                      <w:snapToGrid w:val="0"/>
                      <w:sz w:val="22"/>
                      <w:szCs w:val="22"/>
                    </w:rPr>
                    <w:t>Euro</w:t>
                  </w:r>
                </w:p>
              </w:tc>
              <w:tc>
                <w:tcPr>
                  <w:tcW w:w="1197" w:type="pct"/>
                  <w:tcBorders>
                    <w:top w:val="single" w:sz="4" w:space="0" w:color="auto"/>
                    <w:left w:val="single" w:sz="4" w:space="0" w:color="auto"/>
                    <w:bottom w:val="single" w:sz="4" w:space="0" w:color="auto"/>
                    <w:right w:val="single" w:sz="4" w:space="0" w:color="auto"/>
                  </w:tcBorders>
                  <w:shd w:val="solid" w:color="008080" w:fill="auto"/>
                </w:tcPr>
                <w:p w14:paraId="5F71BA73" w14:textId="77777777" w:rsidR="002445AC" w:rsidRPr="00702EE3" w:rsidRDefault="002445AC" w:rsidP="002445AC">
                  <w:pPr>
                    <w:jc w:val="both"/>
                    <w:rPr>
                      <w:rFonts w:asciiTheme="minorHAnsi" w:hAnsiTheme="minorHAnsi" w:cstheme="minorHAnsi"/>
                      <w:b/>
                      <w:snapToGrid w:val="0"/>
                      <w:sz w:val="22"/>
                      <w:szCs w:val="22"/>
                    </w:rPr>
                  </w:pPr>
                  <w:r w:rsidRPr="00702EE3">
                    <w:rPr>
                      <w:rFonts w:asciiTheme="minorHAnsi" w:hAnsiTheme="minorHAnsi" w:cstheme="minorHAnsi"/>
                      <w:b/>
                      <w:snapToGrid w:val="0"/>
                      <w:sz w:val="22"/>
                      <w:szCs w:val="22"/>
                    </w:rPr>
                    <w:t>Euro</w:t>
                  </w:r>
                </w:p>
              </w:tc>
              <w:tc>
                <w:tcPr>
                  <w:tcW w:w="1082" w:type="pct"/>
                  <w:tcBorders>
                    <w:top w:val="single" w:sz="4" w:space="0" w:color="auto"/>
                    <w:left w:val="single" w:sz="4" w:space="0" w:color="auto"/>
                    <w:bottom w:val="single" w:sz="4" w:space="0" w:color="auto"/>
                    <w:right w:val="single" w:sz="4" w:space="0" w:color="auto"/>
                  </w:tcBorders>
                  <w:shd w:val="solid" w:color="008080" w:fill="auto"/>
                </w:tcPr>
                <w:p w14:paraId="290AAD3D" w14:textId="77777777" w:rsidR="002445AC" w:rsidRPr="00702EE3" w:rsidRDefault="002445AC" w:rsidP="002445AC">
                  <w:pPr>
                    <w:jc w:val="both"/>
                    <w:rPr>
                      <w:rFonts w:asciiTheme="minorHAnsi" w:hAnsiTheme="minorHAnsi" w:cstheme="minorHAnsi"/>
                      <w:b/>
                      <w:snapToGrid w:val="0"/>
                      <w:sz w:val="22"/>
                      <w:szCs w:val="22"/>
                    </w:rPr>
                  </w:pPr>
                  <w:r w:rsidRPr="00702EE3">
                    <w:rPr>
                      <w:rFonts w:asciiTheme="minorHAnsi" w:hAnsiTheme="minorHAnsi" w:cstheme="minorHAnsi"/>
                      <w:b/>
                      <w:snapToGrid w:val="0"/>
                      <w:sz w:val="22"/>
                      <w:szCs w:val="22"/>
                    </w:rPr>
                    <w:t>Euro</w:t>
                  </w:r>
                </w:p>
              </w:tc>
            </w:tr>
            <w:tr w:rsidR="002445AC" w:rsidRPr="00702EE3" w14:paraId="623DD213" w14:textId="77777777" w:rsidTr="00A763CA">
              <w:trPr>
                <w:trHeight w:val="223"/>
              </w:trPr>
              <w:tc>
                <w:tcPr>
                  <w:tcW w:w="1716" w:type="pct"/>
                  <w:tcBorders>
                    <w:top w:val="single" w:sz="6" w:space="0" w:color="008080"/>
                    <w:left w:val="single" w:sz="6" w:space="0" w:color="008080"/>
                    <w:bottom w:val="single" w:sz="6" w:space="0" w:color="008080"/>
                    <w:right w:val="single" w:sz="6" w:space="0" w:color="008080"/>
                  </w:tcBorders>
                  <w:shd w:val="solid" w:color="FFFFFF" w:fill="auto"/>
                </w:tcPr>
                <w:p w14:paraId="6074D3BA" w14:textId="77777777" w:rsidR="002445AC" w:rsidRPr="00702EE3" w:rsidRDefault="002445AC" w:rsidP="002445AC">
                  <w:pPr>
                    <w:jc w:val="both"/>
                    <w:rPr>
                      <w:rFonts w:asciiTheme="minorHAnsi" w:hAnsiTheme="minorHAnsi" w:cstheme="minorHAnsi"/>
                      <w:b/>
                      <w:snapToGrid w:val="0"/>
                      <w:sz w:val="22"/>
                      <w:szCs w:val="22"/>
                    </w:rPr>
                  </w:pPr>
                  <w:r w:rsidRPr="00702EE3">
                    <w:rPr>
                      <w:rFonts w:asciiTheme="minorHAnsi" w:hAnsiTheme="minorHAnsi" w:cstheme="minorHAnsi"/>
                      <w:b/>
                      <w:snapToGrid w:val="0"/>
                      <w:sz w:val="22"/>
                      <w:szCs w:val="22"/>
                    </w:rPr>
                    <w:t>1. Ajutor public nerambursabil</w:t>
                  </w:r>
                </w:p>
              </w:tc>
              <w:tc>
                <w:tcPr>
                  <w:tcW w:w="1005" w:type="pct"/>
                  <w:tcBorders>
                    <w:top w:val="single" w:sz="4" w:space="0" w:color="auto"/>
                    <w:left w:val="single" w:sz="6" w:space="0" w:color="008080"/>
                    <w:bottom w:val="single" w:sz="4" w:space="0" w:color="auto"/>
                    <w:right w:val="single" w:sz="4" w:space="0" w:color="auto"/>
                  </w:tcBorders>
                  <w:shd w:val="solid" w:color="C0C0C0" w:fill="auto"/>
                </w:tcPr>
                <w:p w14:paraId="7CEB70E4" w14:textId="77777777" w:rsidR="002445AC" w:rsidRPr="00702EE3" w:rsidRDefault="002445AC" w:rsidP="002445AC">
                  <w:pPr>
                    <w:jc w:val="both"/>
                    <w:rPr>
                      <w:rFonts w:asciiTheme="minorHAnsi" w:hAnsiTheme="minorHAnsi" w:cstheme="minorHAnsi"/>
                      <w:b/>
                      <w:snapToGrid w:val="0"/>
                      <w:sz w:val="22"/>
                      <w:szCs w:val="22"/>
                    </w:rPr>
                  </w:pPr>
                </w:p>
              </w:tc>
              <w:tc>
                <w:tcPr>
                  <w:tcW w:w="1197" w:type="pct"/>
                  <w:tcBorders>
                    <w:top w:val="single" w:sz="4" w:space="0" w:color="auto"/>
                    <w:left w:val="single" w:sz="4" w:space="0" w:color="auto"/>
                    <w:bottom w:val="single" w:sz="4" w:space="0" w:color="auto"/>
                    <w:right w:val="single" w:sz="4" w:space="0" w:color="auto"/>
                  </w:tcBorders>
                  <w:shd w:val="solid" w:color="008080" w:fill="auto"/>
                </w:tcPr>
                <w:p w14:paraId="6F56D15D" w14:textId="77777777" w:rsidR="002445AC" w:rsidRPr="00702EE3" w:rsidRDefault="002445AC" w:rsidP="002445AC">
                  <w:pPr>
                    <w:jc w:val="both"/>
                    <w:rPr>
                      <w:rFonts w:asciiTheme="minorHAnsi" w:hAnsiTheme="minorHAnsi" w:cstheme="minorHAnsi"/>
                      <w:b/>
                      <w:snapToGrid w:val="0"/>
                      <w:sz w:val="22"/>
                      <w:szCs w:val="22"/>
                    </w:rPr>
                  </w:pPr>
                </w:p>
              </w:tc>
              <w:tc>
                <w:tcPr>
                  <w:tcW w:w="1082" w:type="pct"/>
                  <w:tcBorders>
                    <w:top w:val="single" w:sz="4" w:space="0" w:color="auto"/>
                    <w:left w:val="single" w:sz="4" w:space="0" w:color="auto"/>
                    <w:bottom w:val="single" w:sz="4" w:space="0" w:color="auto"/>
                  </w:tcBorders>
                  <w:shd w:val="solid" w:color="C0C0C0" w:fill="auto"/>
                </w:tcPr>
                <w:p w14:paraId="70AAC469" w14:textId="77777777" w:rsidR="002445AC" w:rsidRPr="00702EE3" w:rsidRDefault="002445AC" w:rsidP="002445AC">
                  <w:pPr>
                    <w:jc w:val="both"/>
                    <w:rPr>
                      <w:rFonts w:asciiTheme="minorHAnsi" w:hAnsiTheme="minorHAnsi" w:cstheme="minorHAnsi"/>
                      <w:b/>
                      <w:snapToGrid w:val="0"/>
                      <w:sz w:val="22"/>
                      <w:szCs w:val="22"/>
                    </w:rPr>
                  </w:pPr>
                </w:p>
              </w:tc>
            </w:tr>
            <w:tr w:rsidR="002445AC" w:rsidRPr="00702EE3" w14:paraId="647EE858" w14:textId="77777777" w:rsidTr="00A763CA">
              <w:trPr>
                <w:trHeight w:val="223"/>
              </w:trPr>
              <w:tc>
                <w:tcPr>
                  <w:tcW w:w="1716" w:type="pct"/>
                  <w:tcBorders>
                    <w:top w:val="single" w:sz="6" w:space="0" w:color="008080"/>
                    <w:left w:val="single" w:sz="6" w:space="0" w:color="008080"/>
                    <w:bottom w:val="single" w:sz="6" w:space="0" w:color="008080"/>
                    <w:right w:val="single" w:sz="6" w:space="0" w:color="008080"/>
                  </w:tcBorders>
                  <w:shd w:val="solid" w:color="FFFFFF" w:fill="auto"/>
                </w:tcPr>
                <w:p w14:paraId="78B10C53" w14:textId="77777777" w:rsidR="002445AC" w:rsidRPr="00702EE3" w:rsidRDefault="002445AC" w:rsidP="002445AC">
                  <w:pPr>
                    <w:jc w:val="both"/>
                    <w:rPr>
                      <w:rFonts w:asciiTheme="minorHAnsi" w:hAnsiTheme="minorHAnsi" w:cstheme="minorHAnsi"/>
                      <w:b/>
                      <w:snapToGrid w:val="0"/>
                      <w:sz w:val="22"/>
                      <w:szCs w:val="22"/>
                    </w:rPr>
                  </w:pPr>
                  <w:r w:rsidRPr="00702EE3">
                    <w:rPr>
                      <w:rFonts w:asciiTheme="minorHAnsi" w:hAnsiTheme="minorHAnsi" w:cstheme="minorHAnsi"/>
                      <w:b/>
                      <w:snapToGrid w:val="0"/>
                      <w:sz w:val="22"/>
                      <w:szCs w:val="22"/>
                    </w:rPr>
                    <w:t>2. Cofinanţare privată, din care:</w:t>
                  </w:r>
                </w:p>
              </w:tc>
              <w:tc>
                <w:tcPr>
                  <w:tcW w:w="1005" w:type="pct"/>
                  <w:tcBorders>
                    <w:top w:val="single" w:sz="4" w:space="0" w:color="auto"/>
                    <w:left w:val="single" w:sz="6" w:space="0" w:color="008080"/>
                    <w:bottom w:val="single" w:sz="4" w:space="0" w:color="auto"/>
                    <w:right w:val="single" w:sz="4" w:space="0" w:color="auto"/>
                  </w:tcBorders>
                  <w:shd w:val="solid" w:color="C0C0C0" w:fill="auto"/>
                </w:tcPr>
                <w:p w14:paraId="3B32BBCC" w14:textId="77777777" w:rsidR="002445AC" w:rsidRPr="00702EE3" w:rsidRDefault="002445AC" w:rsidP="002445AC">
                  <w:pPr>
                    <w:jc w:val="both"/>
                    <w:rPr>
                      <w:rFonts w:asciiTheme="minorHAnsi" w:hAnsiTheme="minorHAnsi" w:cstheme="minorHAnsi"/>
                      <w:b/>
                      <w:snapToGrid w:val="0"/>
                      <w:sz w:val="22"/>
                      <w:szCs w:val="22"/>
                    </w:rPr>
                  </w:pPr>
                </w:p>
              </w:tc>
              <w:tc>
                <w:tcPr>
                  <w:tcW w:w="1197" w:type="pct"/>
                  <w:tcBorders>
                    <w:top w:val="single" w:sz="4" w:space="0" w:color="auto"/>
                    <w:left w:val="single" w:sz="4" w:space="0" w:color="auto"/>
                    <w:bottom w:val="single" w:sz="4" w:space="0" w:color="auto"/>
                    <w:right w:val="single" w:sz="4" w:space="0" w:color="auto"/>
                  </w:tcBorders>
                  <w:shd w:val="solid" w:color="C0C0C0" w:fill="auto"/>
                </w:tcPr>
                <w:p w14:paraId="245B4D77" w14:textId="77777777" w:rsidR="002445AC" w:rsidRPr="00702EE3" w:rsidRDefault="002445AC" w:rsidP="002445AC">
                  <w:pPr>
                    <w:jc w:val="both"/>
                    <w:rPr>
                      <w:rFonts w:asciiTheme="minorHAnsi" w:hAnsiTheme="minorHAnsi" w:cstheme="minorHAnsi"/>
                      <w:b/>
                      <w:snapToGrid w:val="0"/>
                      <w:sz w:val="22"/>
                      <w:szCs w:val="22"/>
                    </w:rPr>
                  </w:pPr>
                </w:p>
              </w:tc>
              <w:tc>
                <w:tcPr>
                  <w:tcW w:w="1082" w:type="pct"/>
                  <w:tcBorders>
                    <w:top w:val="single" w:sz="4" w:space="0" w:color="auto"/>
                    <w:left w:val="single" w:sz="4" w:space="0" w:color="auto"/>
                    <w:bottom w:val="single" w:sz="4" w:space="0" w:color="auto"/>
                  </w:tcBorders>
                  <w:shd w:val="solid" w:color="C0C0C0" w:fill="auto"/>
                </w:tcPr>
                <w:p w14:paraId="5DB7853A" w14:textId="77777777" w:rsidR="002445AC" w:rsidRPr="00702EE3" w:rsidRDefault="002445AC" w:rsidP="002445AC">
                  <w:pPr>
                    <w:jc w:val="both"/>
                    <w:rPr>
                      <w:rFonts w:asciiTheme="minorHAnsi" w:hAnsiTheme="minorHAnsi" w:cstheme="minorHAnsi"/>
                      <w:b/>
                      <w:snapToGrid w:val="0"/>
                      <w:sz w:val="22"/>
                      <w:szCs w:val="22"/>
                    </w:rPr>
                  </w:pPr>
                </w:p>
              </w:tc>
            </w:tr>
            <w:tr w:rsidR="002445AC" w:rsidRPr="00702EE3" w14:paraId="12407413" w14:textId="77777777" w:rsidTr="00A763CA">
              <w:trPr>
                <w:trHeight w:val="223"/>
              </w:trPr>
              <w:tc>
                <w:tcPr>
                  <w:tcW w:w="1716" w:type="pct"/>
                  <w:tcBorders>
                    <w:top w:val="single" w:sz="6" w:space="0" w:color="008080"/>
                    <w:left w:val="single" w:sz="6" w:space="0" w:color="008080"/>
                    <w:bottom w:val="single" w:sz="6" w:space="0" w:color="008080"/>
                    <w:right w:val="single" w:sz="6" w:space="0" w:color="008080"/>
                  </w:tcBorders>
                  <w:shd w:val="solid" w:color="FFFFFF" w:fill="auto"/>
                </w:tcPr>
                <w:p w14:paraId="73A475D8" w14:textId="77777777" w:rsidR="002445AC" w:rsidRPr="00702EE3" w:rsidRDefault="002445AC" w:rsidP="002445AC">
                  <w:pPr>
                    <w:jc w:val="both"/>
                    <w:rPr>
                      <w:rFonts w:asciiTheme="minorHAnsi" w:hAnsiTheme="minorHAnsi" w:cstheme="minorHAnsi"/>
                      <w:snapToGrid w:val="0"/>
                      <w:sz w:val="22"/>
                      <w:szCs w:val="22"/>
                    </w:rPr>
                  </w:pPr>
                  <w:r w:rsidRPr="00702EE3">
                    <w:rPr>
                      <w:rFonts w:asciiTheme="minorHAnsi" w:hAnsiTheme="minorHAnsi" w:cstheme="minorHAnsi"/>
                      <w:snapToGrid w:val="0"/>
                      <w:sz w:val="22"/>
                      <w:szCs w:val="22"/>
                    </w:rPr>
                    <w:t xml:space="preserve">    2.1  - autofinanţare</w:t>
                  </w:r>
                </w:p>
              </w:tc>
              <w:tc>
                <w:tcPr>
                  <w:tcW w:w="1005" w:type="pct"/>
                  <w:tcBorders>
                    <w:top w:val="single" w:sz="4" w:space="0" w:color="auto"/>
                    <w:left w:val="single" w:sz="6" w:space="0" w:color="008080"/>
                    <w:bottom w:val="single" w:sz="4" w:space="0" w:color="auto"/>
                    <w:right w:val="single" w:sz="4" w:space="0" w:color="auto"/>
                  </w:tcBorders>
                  <w:shd w:val="solid" w:color="C0C0C0" w:fill="auto"/>
                </w:tcPr>
                <w:p w14:paraId="0749E5AB" w14:textId="77777777" w:rsidR="002445AC" w:rsidRPr="00702EE3" w:rsidRDefault="002445AC" w:rsidP="002445AC">
                  <w:pPr>
                    <w:jc w:val="both"/>
                    <w:rPr>
                      <w:rFonts w:asciiTheme="minorHAnsi" w:hAnsiTheme="minorHAnsi" w:cstheme="minorHAnsi"/>
                      <w:b/>
                      <w:snapToGrid w:val="0"/>
                      <w:sz w:val="22"/>
                      <w:szCs w:val="22"/>
                    </w:rPr>
                  </w:pPr>
                </w:p>
              </w:tc>
              <w:tc>
                <w:tcPr>
                  <w:tcW w:w="1197" w:type="pct"/>
                  <w:tcBorders>
                    <w:top w:val="single" w:sz="4" w:space="0" w:color="auto"/>
                    <w:left w:val="single" w:sz="4" w:space="0" w:color="auto"/>
                    <w:bottom w:val="single" w:sz="4" w:space="0" w:color="auto"/>
                    <w:right w:val="single" w:sz="4" w:space="0" w:color="auto"/>
                  </w:tcBorders>
                  <w:shd w:val="solid" w:color="C0C0C0" w:fill="auto"/>
                </w:tcPr>
                <w:p w14:paraId="38FC90E3" w14:textId="77777777" w:rsidR="002445AC" w:rsidRPr="00702EE3" w:rsidRDefault="002445AC" w:rsidP="002445AC">
                  <w:pPr>
                    <w:jc w:val="both"/>
                    <w:rPr>
                      <w:rFonts w:asciiTheme="minorHAnsi" w:hAnsiTheme="minorHAnsi" w:cstheme="minorHAnsi"/>
                      <w:b/>
                      <w:snapToGrid w:val="0"/>
                      <w:sz w:val="22"/>
                      <w:szCs w:val="22"/>
                    </w:rPr>
                  </w:pPr>
                </w:p>
              </w:tc>
              <w:tc>
                <w:tcPr>
                  <w:tcW w:w="1082" w:type="pct"/>
                  <w:tcBorders>
                    <w:top w:val="single" w:sz="4" w:space="0" w:color="auto"/>
                    <w:left w:val="single" w:sz="4" w:space="0" w:color="auto"/>
                    <w:bottom w:val="single" w:sz="4" w:space="0" w:color="auto"/>
                  </w:tcBorders>
                  <w:shd w:val="solid" w:color="C0C0C0" w:fill="auto"/>
                </w:tcPr>
                <w:p w14:paraId="4C4F1E0B" w14:textId="77777777" w:rsidR="002445AC" w:rsidRPr="00702EE3" w:rsidRDefault="002445AC" w:rsidP="002445AC">
                  <w:pPr>
                    <w:jc w:val="both"/>
                    <w:rPr>
                      <w:rFonts w:asciiTheme="minorHAnsi" w:hAnsiTheme="minorHAnsi" w:cstheme="minorHAnsi"/>
                      <w:b/>
                      <w:snapToGrid w:val="0"/>
                      <w:sz w:val="22"/>
                      <w:szCs w:val="22"/>
                    </w:rPr>
                  </w:pPr>
                </w:p>
              </w:tc>
            </w:tr>
            <w:tr w:rsidR="002445AC" w:rsidRPr="00702EE3" w14:paraId="571D0C6B" w14:textId="77777777" w:rsidTr="00A763CA">
              <w:trPr>
                <w:trHeight w:val="223"/>
              </w:trPr>
              <w:tc>
                <w:tcPr>
                  <w:tcW w:w="1716" w:type="pct"/>
                  <w:tcBorders>
                    <w:top w:val="single" w:sz="6" w:space="0" w:color="008080"/>
                    <w:left w:val="single" w:sz="6" w:space="0" w:color="008080"/>
                    <w:bottom w:val="single" w:sz="6" w:space="0" w:color="008080"/>
                    <w:right w:val="single" w:sz="6" w:space="0" w:color="008080"/>
                  </w:tcBorders>
                  <w:shd w:val="solid" w:color="FFFFFF" w:fill="auto"/>
                </w:tcPr>
                <w:p w14:paraId="4DB1BBD7" w14:textId="77777777" w:rsidR="002445AC" w:rsidRPr="00702EE3" w:rsidRDefault="002445AC" w:rsidP="002445AC">
                  <w:pPr>
                    <w:jc w:val="both"/>
                    <w:rPr>
                      <w:rFonts w:asciiTheme="minorHAnsi" w:hAnsiTheme="minorHAnsi" w:cstheme="minorHAnsi"/>
                      <w:snapToGrid w:val="0"/>
                      <w:sz w:val="22"/>
                      <w:szCs w:val="22"/>
                    </w:rPr>
                  </w:pPr>
                  <w:r w:rsidRPr="00702EE3">
                    <w:rPr>
                      <w:rFonts w:asciiTheme="minorHAnsi" w:hAnsiTheme="minorHAnsi" w:cstheme="minorHAnsi"/>
                      <w:snapToGrid w:val="0"/>
                      <w:sz w:val="22"/>
                      <w:szCs w:val="22"/>
                    </w:rPr>
                    <w:t xml:space="preserve">    2.2  - împrumuturi</w:t>
                  </w:r>
                </w:p>
              </w:tc>
              <w:tc>
                <w:tcPr>
                  <w:tcW w:w="1005" w:type="pct"/>
                  <w:tcBorders>
                    <w:top w:val="single" w:sz="4" w:space="0" w:color="auto"/>
                    <w:left w:val="single" w:sz="6" w:space="0" w:color="008080"/>
                    <w:bottom w:val="single" w:sz="4" w:space="0" w:color="auto"/>
                    <w:right w:val="single" w:sz="4" w:space="0" w:color="auto"/>
                  </w:tcBorders>
                  <w:shd w:val="solid" w:color="C0C0C0" w:fill="auto"/>
                </w:tcPr>
                <w:p w14:paraId="36801720" w14:textId="77777777" w:rsidR="002445AC" w:rsidRPr="00702EE3" w:rsidRDefault="002445AC" w:rsidP="002445AC">
                  <w:pPr>
                    <w:jc w:val="both"/>
                    <w:rPr>
                      <w:rFonts w:asciiTheme="minorHAnsi" w:hAnsiTheme="minorHAnsi" w:cstheme="minorHAnsi"/>
                      <w:b/>
                      <w:snapToGrid w:val="0"/>
                      <w:sz w:val="22"/>
                      <w:szCs w:val="22"/>
                    </w:rPr>
                  </w:pPr>
                </w:p>
              </w:tc>
              <w:tc>
                <w:tcPr>
                  <w:tcW w:w="1197" w:type="pct"/>
                  <w:tcBorders>
                    <w:top w:val="single" w:sz="4" w:space="0" w:color="auto"/>
                    <w:left w:val="single" w:sz="4" w:space="0" w:color="auto"/>
                    <w:bottom w:val="single" w:sz="4" w:space="0" w:color="auto"/>
                    <w:right w:val="single" w:sz="4" w:space="0" w:color="auto"/>
                  </w:tcBorders>
                  <w:shd w:val="solid" w:color="C0C0C0" w:fill="auto"/>
                </w:tcPr>
                <w:p w14:paraId="6B03EF4E" w14:textId="77777777" w:rsidR="002445AC" w:rsidRPr="00702EE3" w:rsidRDefault="002445AC" w:rsidP="002445AC">
                  <w:pPr>
                    <w:jc w:val="both"/>
                    <w:rPr>
                      <w:rFonts w:asciiTheme="minorHAnsi" w:hAnsiTheme="minorHAnsi" w:cstheme="minorHAnsi"/>
                      <w:b/>
                      <w:snapToGrid w:val="0"/>
                      <w:sz w:val="22"/>
                      <w:szCs w:val="22"/>
                    </w:rPr>
                  </w:pPr>
                </w:p>
              </w:tc>
              <w:tc>
                <w:tcPr>
                  <w:tcW w:w="1082" w:type="pct"/>
                  <w:tcBorders>
                    <w:top w:val="single" w:sz="4" w:space="0" w:color="auto"/>
                    <w:left w:val="single" w:sz="4" w:space="0" w:color="auto"/>
                    <w:bottom w:val="single" w:sz="4" w:space="0" w:color="auto"/>
                  </w:tcBorders>
                  <w:shd w:val="solid" w:color="C0C0C0" w:fill="auto"/>
                </w:tcPr>
                <w:p w14:paraId="11006485" w14:textId="77777777" w:rsidR="002445AC" w:rsidRPr="00702EE3" w:rsidRDefault="002445AC" w:rsidP="002445AC">
                  <w:pPr>
                    <w:jc w:val="both"/>
                    <w:rPr>
                      <w:rFonts w:asciiTheme="minorHAnsi" w:hAnsiTheme="minorHAnsi" w:cstheme="minorHAnsi"/>
                      <w:b/>
                      <w:snapToGrid w:val="0"/>
                      <w:sz w:val="22"/>
                      <w:szCs w:val="22"/>
                    </w:rPr>
                  </w:pPr>
                </w:p>
              </w:tc>
            </w:tr>
            <w:tr w:rsidR="002445AC" w:rsidRPr="00702EE3" w14:paraId="4B4983AF" w14:textId="77777777" w:rsidTr="00A763CA">
              <w:trPr>
                <w:trHeight w:val="223"/>
              </w:trPr>
              <w:tc>
                <w:tcPr>
                  <w:tcW w:w="1716" w:type="pct"/>
                  <w:tcBorders>
                    <w:top w:val="single" w:sz="6" w:space="0" w:color="008080"/>
                    <w:left w:val="single" w:sz="6" w:space="0" w:color="008080"/>
                    <w:bottom w:val="single" w:sz="6" w:space="0" w:color="008080"/>
                    <w:right w:val="single" w:sz="6" w:space="0" w:color="008080"/>
                  </w:tcBorders>
                  <w:shd w:val="solid" w:color="FFFFFF" w:fill="auto"/>
                </w:tcPr>
                <w:p w14:paraId="1072575D" w14:textId="77777777" w:rsidR="002445AC" w:rsidRPr="00702EE3" w:rsidRDefault="002445AC" w:rsidP="002445AC">
                  <w:pPr>
                    <w:jc w:val="both"/>
                    <w:rPr>
                      <w:rFonts w:asciiTheme="minorHAnsi" w:hAnsiTheme="minorHAnsi" w:cstheme="minorHAnsi"/>
                      <w:snapToGrid w:val="0"/>
                      <w:sz w:val="22"/>
                      <w:szCs w:val="22"/>
                    </w:rPr>
                  </w:pPr>
                  <w:r w:rsidRPr="00702EE3">
                    <w:rPr>
                      <w:rFonts w:asciiTheme="minorHAnsi" w:hAnsiTheme="minorHAnsi" w:cstheme="minorHAnsi"/>
                      <w:b/>
                      <w:snapToGrid w:val="0"/>
                      <w:sz w:val="22"/>
                      <w:szCs w:val="22"/>
                    </w:rPr>
                    <w:t>3. TOTAL PROIECT</w:t>
                  </w:r>
                </w:p>
              </w:tc>
              <w:tc>
                <w:tcPr>
                  <w:tcW w:w="1005" w:type="pct"/>
                  <w:tcBorders>
                    <w:top w:val="single" w:sz="4" w:space="0" w:color="auto"/>
                    <w:left w:val="single" w:sz="6" w:space="0" w:color="008080"/>
                    <w:bottom w:val="single" w:sz="4" w:space="0" w:color="auto"/>
                    <w:right w:val="single" w:sz="4" w:space="0" w:color="auto"/>
                  </w:tcBorders>
                  <w:shd w:val="solid" w:color="C0C0C0" w:fill="auto"/>
                </w:tcPr>
                <w:p w14:paraId="0D8E533F" w14:textId="77777777" w:rsidR="002445AC" w:rsidRPr="00702EE3" w:rsidRDefault="002445AC" w:rsidP="002445AC">
                  <w:pPr>
                    <w:jc w:val="both"/>
                    <w:rPr>
                      <w:rFonts w:asciiTheme="minorHAnsi" w:hAnsiTheme="minorHAnsi" w:cstheme="minorHAnsi"/>
                      <w:b/>
                      <w:snapToGrid w:val="0"/>
                      <w:sz w:val="22"/>
                      <w:szCs w:val="22"/>
                    </w:rPr>
                  </w:pPr>
                </w:p>
              </w:tc>
              <w:tc>
                <w:tcPr>
                  <w:tcW w:w="1197" w:type="pct"/>
                  <w:tcBorders>
                    <w:top w:val="single" w:sz="4" w:space="0" w:color="auto"/>
                    <w:left w:val="single" w:sz="4" w:space="0" w:color="auto"/>
                    <w:bottom w:val="single" w:sz="4" w:space="0" w:color="auto"/>
                    <w:right w:val="single" w:sz="4" w:space="0" w:color="auto"/>
                  </w:tcBorders>
                  <w:shd w:val="solid" w:color="C0C0C0" w:fill="auto"/>
                </w:tcPr>
                <w:p w14:paraId="281C3DCD" w14:textId="77777777" w:rsidR="002445AC" w:rsidRPr="00702EE3" w:rsidRDefault="002445AC" w:rsidP="002445AC">
                  <w:pPr>
                    <w:jc w:val="both"/>
                    <w:rPr>
                      <w:rFonts w:asciiTheme="minorHAnsi" w:hAnsiTheme="minorHAnsi" w:cstheme="minorHAnsi"/>
                      <w:b/>
                      <w:snapToGrid w:val="0"/>
                      <w:sz w:val="22"/>
                      <w:szCs w:val="22"/>
                    </w:rPr>
                  </w:pPr>
                </w:p>
              </w:tc>
              <w:tc>
                <w:tcPr>
                  <w:tcW w:w="1082" w:type="pct"/>
                  <w:tcBorders>
                    <w:top w:val="single" w:sz="4" w:space="0" w:color="auto"/>
                    <w:left w:val="single" w:sz="4" w:space="0" w:color="auto"/>
                    <w:bottom w:val="single" w:sz="4" w:space="0" w:color="auto"/>
                  </w:tcBorders>
                  <w:shd w:val="solid" w:color="C0C0C0" w:fill="auto"/>
                </w:tcPr>
                <w:p w14:paraId="5E7BB7DD" w14:textId="77777777" w:rsidR="002445AC" w:rsidRPr="00702EE3" w:rsidRDefault="002445AC" w:rsidP="002445AC">
                  <w:pPr>
                    <w:jc w:val="both"/>
                    <w:rPr>
                      <w:rFonts w:asciiTheme="minorHAnsi" w:hAnsiTheme="minorHAnsi" w:cstheme="minorHAnsi"/>
                      <w:b/>
                      <w:snapToGrid w:val="0"/>
                      <w:sz w:val="22"/>
                      <w:szCs w:val="22"/>
                    </w:rPr>
                  </w:pPr>
                </w:p>
              </w:tc>
            </w:tr>
            <w:tr w:rsidR="002445AC" w:rsidRPr="00702EE3" w14:paraId="60EECBF4" w14:textId="77777777" w:rsidTr="00A763CA">
              <w:trPr>
                <w:trHeight w:val="223"/>
              </w:trPr>
              <w:tc>
                <w:tcPr>
                  <w:tcW w:w="1716" w:type="pct"/>
                  <w:tcBorders>
                    <w:top w:val="single" w:sz="6" w:space="0" w:color="008080"/>
                    <w:left w:val="single" w:sz="6" w:space="0" w:color="008080"/>
                    <w:bottom w:val="single" w:sz="6" w:space="0" w:color="008080"/>
                    <w:right w:val="single" w:sz="6" w:space="0" w:color="008080"/>
                  </w:tcBorders>
                  <w:shd w:val="solid" w:color="FFFFFF" w:fill="auto"/>
                </w:tcPr>
                <w:p w14:paraId="5E4DA7B7" w14:textId="77777777" w:rsidR="002445AC" w:rsidRPr="00702EE3" w:rsidRDefault="002445AC" w:rsidP="002445AC">
                  <w:pPr>
                    <w:jc w:val="both"/>
                    <w:rPr>
                      <w:rFonts w:asciiTheme="minorHAnsi" w:hAnsiTheme="minorHAnsi" w:cstheme="minorHAnsi"/>
                      <w:snapToGrid w:val="0"/>
                      <w:sz w:val="22"/>
                      <w:szCs w:val="22"/>
                    </w:rPr>
                  </w:pPr>
                  <w:r w:rsidRPr="00702EE3">
                    <w:rPr>
                      <w:rFonts w:asciiTheme="minorHAnsi" w:hAnsiTheme="minorHAnsi" w:cstheme="minorHAnsi"/>
                      <w:snapToGrid w:val="0"/>
                      <w:sz w:val="22"/>
                      <w:szCs w:val="22"/>
                    </w:rPr>
                    <w:t>Procent contribuţie publică</w:t>
                  </w:r>
                </w:p>
              </w:tc>
              <w:tc>
                <w:tcPr>
                  <w:tcW w:w="1005" w:type="pct"/>
                  <w:tcBorders>
                    <w:top w:val="single" w:sz="4" w:space="0" w:color="auto"/>
                    <w:left w:val="single" w:sz="6" w:space="0" w:color="008080"/>
                    <w:bottom w:val="single" w:sz="4" w:space="0" w:color="auto"/>
                    <w:right w:val="single" w:sz="4" w:space="0" w:color="auto"/>
                  </w:tcBorders>
                  <w:shd w:val="solid" w:color="C0C0C0" w:fill="auto"/>
                </w:tcPr>
                <w:p w14:paraId="6427FAD5" w14:textId="77777777" w:rsidR="002445AC" w:rsidRPr="00702EE3" w:rsidRDefault="002445AC" w:rsidP="002445AC">
                  <w:pPr>
                    <w:jc w:val="both"/>
                    <w:rPr>
                      <w:rFonts w:asciiTheme="minorHAnsi" w:hAnsiTheme="minorHAnsi" w:cstheme="minorHAnsi"/>
                      <w:b/>
                      <w:snapToGrid w:val="0"/>
                      <w:sz w:val="22"/>
                      <w:szCs w:val="22"/>
                    </w:rPr>
                  </w:pPr>
                </w:p>
              </w:tc>
              <w:tc>
                <w:tcPr>
                  <w:tcW w:w="1197" w:type="pct"/>
                  <w:tcBorders>
                    <w:top w:val="single" w:sz="4" w:space="0" w:color="auto"/>
                    <w:left w:val="single" w:sz="4" w:space="0" w:color="auto"/>
                    <w:bottom w:val="single" w:sz="4" w:space="0" w:color="auto"/>
                    <w:right w:val="single" w:sz="4" w:space="0" w:color="auto"/>
                  </w:tcBorders>
                  <w:shd w:val="solid" w:color="C0C0C0" w:fill="auto"/>
                </w:tcPr>
                <w:p w14:paraId="6CCEB809" w14:textId="77777777" w:rsidR="002445AC" w:rsidRPr="00702EE3" w:rsidRDefault="002445AC" w:rsidP="002445AC">
                  <w:pPr>
                    <w:jc w:val="both"/>
                    <w:rPr>
                      <w:rFonts w:asciiTheme="minorHAnsi" w:hAnsiTheme="minorHAnsi" w:cstheme="minorHAnsi"/>
                      <w:b/>
                      <w:snapToGrid w:val="0"/>
                      <w:sz w:val="22"/>
                      <w:szCs w:val="22"/>
                    </w:rPr>
                  </w:pPr>
                </w:p>
              </w:tc>
              <w:tc>
                <w:tcPr>
                  <w:tcW w:w="1082" w:type="pct"/>
                  <w:tcBorders>
                    <w:top w:val="single" w:sz="4" w:space="0" w:color="auto"/>
                    <w:left w:val="single" w:sz="4" w:space="0" w:color="auto"/>
                    <w:bottom w:val="single" w:sz="4" w:space="0" w:color="auto"/>
                  </w:tcBorders>
                  <w:shd w:val="solid" w:color="C0C0C0" w:fill="auto"/>
                </w:tcPr>
                <w:p w14:paraId="5177185F" w14:textId="77777777" w:rsidR="002445AC" w:rsidRPr="00702EE3" w:rsidRDefault="002445AC" w:rsidP="002445AC">
                  <w:pPr>
                    <w:jc w:val="both"/>
                    <w:rPr>
                      <w:rFonts w:asciiTheme="minorHAnsi" w:hAnsiTheme="minorHAnsi" w:cstheme="minorHAnsi"/>
                      <w:b/>
                      <w:snapToGrid w:val="0"/>
                      <w:sz w:val="22"/>
                      <w:szCs w:val="22"/>
                    </w:rPr>
                  </w:pPr>
                </w:p>
              </w:tc>
            </w:tr>
          </w:tbl>
          <w:p w14:paraId="44132881" w14:textId="77777777" w:rsidR="002445AC" w:rsidRPr="00702EE3" w:rsidRDefault="002445AC" w:rsidP="002445AC">
            <w:pPr>
              <w:pStyle w:val="Heading9"/>
              <w:jc w:val="both"/>
              <w:rPr>
                <w:rFonts w:asciiTheme="minorHAnsi" w:hAnsiTheme="minorHAnsi" w:cstheme="minorHAnsi"/>
                <w:sz w:val="22"/>
                <w:szCs w:val="22"/>
                <w:lang w:val="ro-RO"/>
              </w:rPr>
            </w:pPr>
          </w:p>
          <w:tbl>
            <w:tblPr>
              <w:tblpPr w:leftFromText="180" w:rightFromText="180" w:tblpY="405"/>
              <w:tblOverlap w:val="never"/>
              <w:tblW w:w="4922" w:type="pct"/>
              <w:tblLayout w:type="fixed"/>
              <w:tblCellMar>
                <w:left w:w="30" w:type="dxa"/>
                <w:right w:w="30" w:type="dxa"/>
              </w:tblCellMar>
              <w:tblLook w:val="0000" w:firstRow="0" w:lastRow="0" w:firstColumn="0" w:lastColumn="0" w:noHBand="0" w:noVBand="0"/>
            </w:tblPr>
            <w:tblGrid>
              <w:gridCol w:w="2904"/>
              <w:gridCol w:w="1701"/>
              <w:gridCol w:w="2026"/>
              <w:gridCol w:w="1831"/>
            </w:tblGrid>
            <w:tr w:rsidR="002445AC" w:rsidRPr="00702EE3" w14:paraId="374EB398" w14:textId="070E9F44" w:rsidTr="00130042">
              <w:trPr>
                <w:cantSplit/>
                <w:trHeight w:val="223"/>
              </w:trPr>
              <w:tc>
                <w:tcPr>
                  <w:tcW w:w="5000" w:type="pct"/>
                  <w:gridSpan w:val="4"/>
                  <w:tcBorders>
                    <w:top w:val="single" w:sz="2" w:space="0" w:color="008080"/>
                    <w:left w:val="single" w:sz="6" w:space="0" w:color="008080"/>
                    <w:bottom w:val="single" w:sz="2" w:space="0" w:color="008080"/>
                  </w:tcBorders>
                  <w:shd w:val="solid" w:color="008080" w:fill="auto"/>
                </w:tcPr>
                <w:p w14:paraId="109821A0" w14:textId="3BF6D322" w:rsidR="002445AC" w:rsidRPr="00702EE3" w:rsidRDefault="002445AC" w:rsidP="00130042">
                  <w:pPr>
                    <w:rPr>
                      <w:b/>
                      <w:lang w:val="ro-RO"/>
                    </w:rPr>
                  </w:pPr>
                  <w:r w:rsidRPr="00702EE3">
                    <w:rPr>
                      <w:rFonts w:asciiTheme="minorHAnsi" w:hAnsiTheme="minorHAnsi" w:cstheme="minorHAnsi"/>
                      <w:b/>
                      <w:sz w:val="22"/>
                      <w:szCs w:val="22"/>
                      <w:lang w:val="ro-RO"/>
                    </w:rPr>
                    <w:lastRenderedPageBreak/>
                    <w:t>Plan Financiar Totalizator SubMăsura 4.1</w:t>
                  </w:r>
                </w:p>
              </w:tc>
            </w:tr>
            <w:tr w:rsidR="002445AC" w:rsidRPr="00702EE3" w14:paraId="55145A59" w14:textId="11DB973B" w:rsidTr="00130042">
              <w:trPr>
                <w:trHeight w:val="223"/>
              </w:trPr>
              <w:tc>
                <w:tcPr>
                  <w:tcW w:w="1716" w:type="pct"/>
                  <w:tcBorders>
                    <w:top w:val="single" w:sz="2" w:space="0" w:color="008080"/>
                    <w:left w:val="single" w:sz="6" w:space="0" w:color="008080"/>
                    <w:bottom w:val="single" w:sz="6" w:space="0" w:color="008080"/>
                    <w:right w:val="single" w:sz="6" w:space="0" w:color="008080"/>
                  </w:tcBorders>
                  <w:shd w:val="solid" w:color="008080" w:fill="auto"/>
                </w:tcPr>
                <w:p w14:paraId="614C9819" w14:textId="57009F76" w:rsidR="002445AC" w:rsidRPr="00702EE3" w:rsidRDefault="002445AC" w:rsidP="002445AC">
                  <w:pPr>
                    <w:jc w:val="both"/>
                    <w:rPr>
                      <w:rFonts w:asciiTheme="minorHAnsi" w:hAnsiTheme="minorHAnsi" w:cstheme="minorHAnsi"/>
                      <w:snapToGrid w:val="0"/>
                      <w:sz w:val="22"/>
                      <w:szCs w:val="22"/>
                    </w:rPr>
                  </w:pPr>
                </w:p>
              </w:tc>
              <w:tc>
                <w:tcPr>
                  <w:tcW w:w="1005" w:type="pct"/>
                  <w:tcBorders>
                    <w:top w:val="single" w:sz="6" w:space="0" w:color="008080"/>
                    <w:left w:val="single" w:sz="6" w:space="0" w:color="008080"/>
                    <w:bottom w:val="single" w:sz="6" w:space="0" w:color="008080"/>
                  </w:tcBorders>
                  <w:shd w:val="solid" w:color="008080" w:fill="auto"/>
                </w:tcPr>
                <w:p w14:paraId="5273D4AB" w14:textId="63C22B40" w:rsidR="002445AC" w:rsidRPr="00702EE3" w:rsidRDefault="002445AC" w:rsidP="002445AC">
                  <w:pPr>
                    <w:jc w:val="both"/>
                    <w:rPr>
                      <w:rFonts w:asciiTheme="minorHAnsi" w:hAnsiTheme="minorHAnsi" w:cstheme="minorHAnsi"/>
                      <w:b/>
                      <w:snapToGrid w:val="0"/>
                      <w:sz w:val="22"/>
                      <w:szCs w:val="22"/>
                    </w:rPr>
                  </w:pPr>
                  <w:r w:rsidRPr="00702EE3">
                    <w:rPr>
                      <w:rFonts w:asciiTheme="minorHAnsi" w:hAnsiTheme="minorHAnsi" w:cstheme="minorHAnsi"/>
                      <w:b/>
                      <w:snapToGrid w:val="0"/>
                      <w:sz w:val="22"/>
                      <w:szCs w:val="22"/>
                    </w:rPr>
                    <w:t>Cheltuieli eligibile</w:t>
                  </w:r>
                </w:p>
              </w:tc>
              <w:tc>
                <w:tcPr>
                  <w:tcW w:w="1197" w:type="pct"/>
                  <w:tcBorders>
                    <w:top w:val="single" w:sz="6" w:space="0" w:color="008080"/>
                    <w:bottom w:val="single" w:sz="6" w:space="0" w:color="008080"/>
                  </w:tcBorders>
                  <w:shd w:val="solid" w:color="008080" w:fill="auto"/>
                </w:tcPr>
                <w:p w14:paraId="40B278F1" w14:textId="2B022A9E" w:rsidR="002445AC" w:rsidRPr="00702EE3" w:rsidRDefault="002445AC" w:rsidP="002445AC">
                  <w:pPr>
                    <w:jc w:val="both"/>
                    <w:rPr>
                      <w:rFonts w:asciiTheme="minorHAnsi" w:hAnsiTheme="minorHAnsi" w:cstheme="minorHAnsi"/>
                      <w:b/>
                      <w:snapToGrid w:val="0"/>
                      <w:sz w:val="22"/>
                      <w:szCs w:val="22"/>
                    </w:rPr>
                  </w:pPr>
                  <w:r w:rsidRPr="00702EE3">
                    <w:rPr>
                      <w:rFonts w:asciiTheme="minorHAnsi" w:hAnsiTheme="minorHAnsi" w:cstheme="minorHAnsi"/>
                      <w:b/>
                      <w:snapToGrid w:val="0"/>
                      <w:sz w:val="22"/>
                      <w:szCs w:val="22"/>
                    </w:rPr>
                    <w:t>Cheltuieli neeligibile</w:t>
                  </w:r>
                </w:p>
              </w:tc>
              <w:tc>
                <w:tcPr>
                  <w:tcW w:w="1082" w:type="pct"/>
                  <w:tcBorders>
                    <w:top w:val="single" w:sz="6" w:space="0" w:color="008080"/>
                    <w:bottom w:val="single" w:sz="6" w:space="0" w:color="008080"/>
                  </w:tcBorders>
                  <w:shd w:val="solid" w:color="008080" w:fill="auto"/>
                </w:tcPr>
                <w:p w14:paraId="19D680B5" w14:textId="0D29A640" w:rsidR="002445AC" w:rsidRPr="00702EE3" w:rsidRDefault="002445AC" w:rsidP="002445AC">
                  <w:pPr>
                    <w:jc w:val="both"/>
                    <w:rPr>
                      <w:rFonts w:asciiTheme="minorHAnsi" w:hAnsiTheme="minorHAnsi" w:cstheme="minorHAnsi"/>
                      <w:b/>
                      <w:snapToGrid w:val="0"/>
                      <w:sz w:val="22"/>
                      <w:szCs w:val="22"/>
                    </w:rPr>
                  </w:pPr>
                  <w:r w:rsidRPr="00702EE3">
                    <w:rPr>
                      <w:rFonts w:asciiTheme="minorHAnsi" w:hAnsiTheme="minorHAnsi" w:cstheme="minorHAnsi"/>
                      <w:b/>
                      <w:snapToGrid w:val="0"/>
                      <w:sz w:val="22"/>
                      <w:szCs w:val="22"/>
                    </w:rPr>
                    <w:t>Total proiect</w:t>
                  </w:r>
                </w:p>
              </w:tc>
            </w:tr>
            <w:tr w:rsidR="002445AC" w:rsidRPr="00702EE3" w14:paraId="79592AE2" w14:textId="0A3FB713" w:rsidTr="00130042">
              <w:trPr>
                <w:trHeight w:val="223"/>
              </w:trPr>
              <w:tc>
                <w:tcPr>
                  <w:tcW w:w="1716" w:type="pct"/>
                  <w:tcBorders>
                    <w:top w:val="single" w:sz="2" w:space="0" w:color="008080"/>
                    <w:left w:val="single" w:sz="6" w:space="0" w:color="008080"/>
                    <w:bottom w:val="single" w:sz="6" w:space="0" w:color="008080"/>
                    <w:right w:val="single" w:sz="6" w:space="0" w:color="008080"/>
                  </w:tcBorders>
                  <w:shd w:val="solid" w:color="008080" w:fill="auto"/>
                </w:tcPr>
                <w:p w14:paraId="08DAE3D3" w14:textId="30456BD4" w:rsidR="002445AC" w:rsidRPr="00702EE3" w:rsidRDefault="002445AC" w:rsidP="002445AC">
                  <w:pPr>
                    <w:jc w:val="both"/>
                    <w:rPr>
                      <w:rFonts w:asciiTheme="minorHAnsi" w:hAnsiTheme="minorHAnsi" w:cstheme="minorHAnsi"/>
                      <w:snapToGrid w:val="0"/>
                      <w:sz w:val="22"/>
                      <w:szCs w:val="22"/>
                    </w:rPr>
                  </w:pPr>
                  <w:r w:rsidRPr="00702EE3">
                    <w:rPr>
                      <w:rFonts w:asciiTheme="minorHAnsi" w:hAnsiTheme="minorHAnsi" w:cstheme="minorHAnsi"/>
                      <w:snapToGrid w:val="0"/>
                      <w:sz w:val="22"/>
                      <w:szCs w:val="22"/>
                    </w:rPr>
                    <w:t>0</w:t>
                  </w:r>
                </w:p>
              </w:tc>
              <w:tc>
                <w:tcPr>
                  <w:tcW w:w="1005" w:type="pct"/>
                  <w:tcBorders>
                    <w:top w:val="single" w:sz="6" w:space="0" w:color="008080"/>
                    <w:left w:val="single" w:sz="6" w:space="0" w:color="008080"/>
                    <w:bottom w:val="single" w:sz="4" w:space="0" w:color="auto"/>
                    <w:right w:val="single" w:sz="6" w:space="0" w:color="008080"/>
                  </w:tcBorders>
                  <w:shd w:val="solid" w:color="008080" w:fill="auto"/>
                </w:tcPr>
                <w:p w14:paraId="5062C0CF" w14:textId="72468319" w:rsidR="002445AC" w:rsidRPr="00702EE3" w:rsidRDefault="002445AC" w:rsidP="002445AC">
                  <w:pPr>
                    <w:jc w:val="both"/>
                    <w:rPr>
                      <w:rFonts w:asciiTheme="minorHAnsi" w:hAnsiTheme="minorHAnsi" w:cstheme="minorHAnsi"/>
                      <w:b/>
                      <w:snapToGrid w:val="0"/>
                      <w:sz w:val="22"/>
                      <w:szCs w:val="22"/>
                    </w:rPr>
                  </w:pPr>
                  <w:r w:rsidRPr="00702EE3">
                    <w:rPr>
                      <w:rFonts w:asciiTheme="minorHAnsi" w:hAnsiTheme="minorHAnsi" w:cstheme="minorHAnsi"/>
                      <w:b/>
                      <w:snapToGrid w:val="0"/>
                      <w:sz w:val="22"/>
                      <w:szCs w:val="22"/>
                    </w:rPr>
                    <w:t>1</w:t>
                  </w:r>
                </w:p>
              </w:tc>
              <w:tc>
                <w:tcPr>
                  <w:tcW w:w="1197" w:type="pct"/>
                  <w:tcBorders>
                    <w:top w:val="single" w:sz="6" w:space="0" w:color="008080"/>
                    <w:left w:val="single" w:sz="6" w:space="0" w:color="008080"/>
                    <w:bottom w:val="single" w:sz="4" w:space="0" w:color="auto"/>
                    <w:right w:val="single" w:sz="6" w:space="0" w:color="008080"/>
                  </w:tcBorders>
                  <w:shd w:val="solid" w:color="008080" w:fill="auto"/>
                </w:tcPr>
                <w:p w14:paraId="778BB703" w14:textId="1620432E" w:rsidR="002445AC" w:rsidRPr="00702EE3" w:rsidRDefault="002445AC" w:rsidP="002445AC">
                  <w:pPr>
                    <w:jc w:val="both"/>
                    <w:rPr>
                      <w:rFonts w:asciiTheme="minorHAnsi" w:hAnsiTheme="minorHAnsi" w:cstheme="minorHAnsi"/>
                      <w:b/>
                      <w:snapToGrid w:val="0"/>
                      <w:sz w:val="22"/>
                      <w:szCs w:val="22"/>
                    </w:rPr>
                  </w:pPr>
                  <w:r w:rsidRPr="00702EE3">
                    <w:rPr>
                      <w:rFonts w:asciiTheme="minorHAnsi" w:hAnsiTheme="minorHAnsi" w:cstheme="minorHAnsi"/>
                      <w:b/>
                      <w:snapToGrid w:val="0"/>
                      <w:sz w:val="22"/>
                      <w:szCs w:val="22"/>
                    </w:rPr>
                    <w:t>2</w:t>
                  </w:r>
                </w:p>
              </w:tc>
              <w:tc>
                <w:tcPr>
                  <w:tcW w:w="1082" w:type="pct"/>
                  <w:tcBorders>
                    <w:top w:val="single" w:sz="6" w:space="0" w:color="008080"/>
                    <w:left w:val="single" w:sz="6" w:space="0" w:color="008080"/>
                    <w:bottom w:val="single" w:sz="4" w:space="0" w:color="auto"/>
                  </w:tcBorders>
                  <w:shd w:val="solid" w:color="008080" w:fill="auto"/>
                </w:tcPr>
                <w:p w14:paraId="45F8EAEC" w14:textId="6EBE012B" w:rsidR="002445AC" w:rsidRPr="00702EE3" w:rsidRDefault="002445AC" w:rsidP="002445AC">
                  <w:pPr>
                    <w:jc w:val="both"/>
                    <w:rPr>
                      <w:rFonts w:asciiTheme="minorHAnsi" w:hAnsiTheme="minorHAnsi" w:cstheme="minorHAnsi"/>
                      <w:b/>
                      <w:snapToGrid w:val="0"/>
                      <w:sz w:val="22"/>
                      <w:szCs w:val="22"/>
                    </w:rPr>
                  </w:pPr>
                  <w:r w:rsidRPr="00702EE3">
                    <w:rPr>
                      <w:rFonts w:asciiTheme="minorHAnsi" w:hAnsiTheme="minorHAnsi" w:cstheme="minorHAnsi"/>
                      <w:b/>
                      <w:snapToGrid w:val="0"/>
                      <w:sz w:val="22"/>
                      <w:szCs w:val="22"/>
                    </w:rPr>
                    <w:t>3</w:t>
                  </w:r>
                </w:p>
              </w:tc>
            </w:tr>
            <w:tr w:rsidR="002445AC" w:rsidRPr="00702EE3" w14:paraId="36BC06BB" w14:textId="435C37BE" w:rsidTr="00130042">
              <w:trPr>
                <w:trHeight w:val="223"/>
              </w:trPr>
              <w:tc>
                <w:tcPr>
                  <w:tcW w:w="1716" w:type="pct"/>
                  <w:tcBorders>
                    <w:top w:val="single" w:sz="2" w:space="0" w:color="008080"/>
                    <w:left w:val="single" w:sz="6" w:space="0" w:color="008080"/>
                    <w:bottom w:val="single" w:sz="6" w:space="0" w:color="008080"/>
                    <w:right w:val="single" w:sz="4" w:space="0" w:color="auto"/>
                  </w:tcBorders>
                  <w:shd w:val="solid" w:color="008080" w:fill="auto"/>
                </w:tcPr>
                <w:p w14:paraId="6CCF276B" w14:textId="495F0F78" w:rsidR="002445AC" w:rsidRPr="00702EE3" w:rsidRDefault="002445AC" w:rsidP="002445AC">
                  <w:pPr>
                    <w:jc w:val="both"/>
                    <w:rPr>
                      <w:rFonts w:asciiTheme="minorHAnsi" w:hAnsiTheme="minorHAnsi" w:cstheme="minorHAnsi"/>
                      <w:snapToGrid w:val="0"/>
                      <w:sz w:val="22"/>
                      <w:szCs w:val="22"/>
                    </w:rPr>
                  </w:pPr>
                </w:p>
              </w:tc>
              <w:tc>
                <w:tcPr>
                  <w:tcW w:w="1005" w:type="pct"/>
                  <w:tcBorders>
                    <w:top w:val="single" w:sz="4" w:space="0" w:color="auto"/>
                    <w:left w:val="single" w:sz="4" w:space="0" w:color="auto"/>
                    <w:bottom w:val="single" w:sz="4" w:space="0" w:color="auto"/>
                    <w:right w:val="single" w:sz="4" w:space="0" w:color="auto"/>
                  </w:tcBorders>
                  <w:shd w:val="solid" w:color="008080" w:fill="auto"/>
                </w:tcPr>
                <w:p w14:paraId="622835DF" w14:textId="5EE157F1" w:rsidR="002445AC" w:rsidRPr="00702EE3" w:rsidRDefault="002445AC" w:rsidP="002445AC">
                  <w:pPr>
                    <w:jc w:val="both"/>
                    <w:rPr>
                      <w:rFonts w:asciiTheme="minorHAnsi" w:hAnsiTheme="minorHAnsi" w:cstheme="minorHAnsi"/>
                      <w:b/>
                      <w:snapToGrid w:val="0"/>
                      <w:sz w:val="22"/>
                      <w:szCs w:val="22"/>
                    </w:rPr>
                  </w:pPr>
                  <w:r w:rsidRPr="00702EE3">
                    <w:rPr>
                      <w:rFonts w:asciiTheme="minorHAnsi" w:hAnsiTheme="minorHAnsi" w:cstheme="minorHAnsi"/>
                      <w:b/>
                      <w:snapToGrid w:val="0"/>
                      <w:sz w:val="22"/>
                      <w:szCs w:val="22"/>
                    </w:rPr>
                    <w:t>Euro</w:t>
                  </w:r>
                </w:p>
              </w:tc>
              <w:tc>
                <w:tcPr>
                  <w:tcW w:w="1197" w:type="pct"/>
                  <w:tcBorders>
                    <w:top w:val="single" w:sz="4" w:space="0" w:color="auto"/>
                    <w:left w:val="single" w:sz="4" w:space="0" w:color="auto"/>
                    <w:bottom w:val="single" w:sz="4" w:space="0" w:color="auto"/>
                    <w:right w:val="single" w:sz="4" w:space="0" w:color="auto"/>
                  </w:tcBorders>
                  <w:shd w:val="solid" w:color="008080" w:fill="auto"/>
                </w:tcPr>
                <w:p w14:paraId="3BA78B8C" w14:textId="05F7A13B" w:rsidR="002445AC" w:rsidRPr="00702EE3" w:rsidRDefault="002445AC" w:rsidP="002445AC">
                  <w:pPr>
                    <w:jc w:val="both"/>
                    <w:rPr>
                      <w:rFonts w:asciiTheme="minorHAnsi" w:hAnsiTheme="minorHAnsi" w:cstheme="minorHAnsi"/>
                      <w:b/>
                      <w:snapToGrid w:val="0"/>
                      <w:sz w:val="22"/>
                      <w:szCs w:val="22"/>
                    </w:rPr>
                  </w:pPr>
                  <w:r w:rsidRPr="00702EE3">
                    <w:rPr>
                      <w:rFonts w:asciiTheme="minorHAnsi" w:hAnsiTheme="minorHAnsi" w:cstheme="minorHAnsi"/>
                      <w:b/>
                      <w:snapToGrid w:val="0"/>
                      <w:sz w:val="22"/>
                      <w:szCs w:val="22"/>
                    </w:rPr>
                    <w:t>Euro</w:t>
                  </w:r>
                </w:p>
              </w:tc>
              <w:tc>
                <w:tcPr>
                  <w:tcW w:w="1082" w:type="pct"/>
                  <w:tcBorders>
                    <w:top w:val="single" w:sz="4" w:space="0" w:color="auto"/>
                    <w:left w:val="single" w:sz="4" w:space="0" w:color="auto"/>
                    <w:bottom w:val="single" w:sz="4" w:space="0" w:color="auto"/>
                    <w:right w:val="single" w:sz="4" w:space="0" w:color="auto"/>
                  </w:tcBorders>
                  <w:shd w:val="solid" w:color="008080" w:fill="auto"/>
                </w:tcPr>
                <w:p w14:paraId="25A1440A" w14:textId="07F0FE66" w:rsidR="002445AC" w:rsidRPr="00702EE3" w:rsidRDefault="002445AC" w:rsidP="002445AC">
                  <w:pPr>
                    <w:jc w:val="both"/>
                    <w:rPr>
                      <w:rFonts w:asciiTheme="minorHAnsi" w:hAnsiTheme="minorHAnsi" w:cstheme="minorHAnsi"/>
                      <w:b/>
                      <w:snapToGrid w:val="0"/>
                      <w:sz w:val="22"/>
                      <w:szCs w:val="22"/>
                    </w:rPr>
                  </w:pPr>
                  <w:r w:rsidRPr="00702EE3">
                    <w:rPr>
                      <w:rFonts w:asciiTheme="minorHAnsi" w:hAnsiTheme="minorHAnsi" w:cstheme="minorHAnsi"/>
                      <w:b/>
                      <w:snapToGrid w:val="0"/>
                      <w:sz w:val="22"/>
                      <w:szCs w:val="22"/>
                    </w:rPr>
                    <w:t>Euro</w:t>
                  </w:r>
                </w:p>
              </w:tc>
            </w:tr>
            <w:tr w:rsidR="002445AC" w:rsidRPr="00702EE3" w14:paraId="10A3C486" w14:textId="018BCA63" w:rsidTr="00130042">
              <w:trPr>
                <w:trHeight w:val="223"/>
              </w:trPr>
              <w:tc>
                <w:tcPr>
                  <w:tcW w:w="1716" w:type="pct"/>
                  <w:tcBorders>
                    <w:top w:val="single" w:sz="6" w:space="0" w:color="008080"/>
                    <w:left w:val="single" w:sz="6" w:space="0" w:color="008080"/>
                    <w:bottom w:val="single" w:sz="6" w:space="0" w:color="008080"/>
                    <w:right w:val="single" w:sz="6" w:space="0" w:color="008080"/>
                  </w:tcBorders>
                  <w:shd w:val="solid" w:color="FFFFFF" w:fill="auto"/>
                </w:tcPr>
                <w:p w14:paraId="665AF844" w14:textId="43D33FB3" w:rsidR="002445AC" w:rsidRPr="00702EE3" w:rsidRDefault="002445AC" w:rsidP="002445AC">
                  <w:pPr>
                    <w:jc w:val="both"/>
                    <w:rPr>
                      <w:rFonts w:asciiTheme="minorHAnsi" w:hAnsiTheme="minorHAnsi" w:cstheme="minorHAnsi"/>
                      <w:b/>
                      <w:snapToGrid w:val="0"/>
                      <w:sz w:val="22"/>
                      <w:szCs w:val="22"/>
                    </w:rPr>
                  </w:pPr>
                  <w:r w:rsidRPr="00702EE3">
                    <w:rPr>
                      <w:rFonts w:asciiTheme="minorHAnsi" w:hAnsiTheme="minorHAnsi" w:cstheme="minorHAnsi"/>
                      <w:b/>
                      <w:snapToGrid w:val="0"/>
                      <w:sz w:val="22"/>
                      <w:szCs w:val="22"/>
                    </w:rPr>
                    <w:t>1. Ajutor public nerambursabil</w:t>
                  </w:r>
                </w:p>
              </w:tc>
              <w:tc>
                <w:tcPr>
                  <w:tcW w:w="1005" w:type="pct"/>
                  <w:tcBorders>
                    <w:top w:val="single" w:sz="4" w:space="0" w:color="auto"/>
                    <w:left w:val="single" w:sz="6" w:space="0" w:color="008080"/>
                    <w:bottom w:val="single" w:sz="4" w:space="0" w:color="auto"/>
                    <w:right w:val="single" w:sz="4" w:space="0" w:color="auto"/>
                  </w:tcBorders>
                  <w:shd w:val="solid" w:color="C0C0C0" w:fill="auto"/>
                </w:tcPr>
                <w:p w14:paraId="4AF33BB8" w14:textId="1A3FA167" w:rsidR="002445AC" w:rsidRPr="00702EE3" w:rsidRDefault="002445AC" w:rsidP="002445AC">
                  <w:pPr>
                    <w:jc w:val="both"/>
                    <w:rPr>
                      <w:rFonts w:asciiTheme="minorHAnsi" w:hAnsiTheme="minorHAnsi" w:cstheme="minorHAnsi"/>
                      <w:b/>
                      <w:snapToGrid w:val="0"/>
                      <w:sz w:val="22"/>
                      <w:szCs w:val="22"/>
                    </w:rPr>
                  </w:pPr>
                </w:p>
              </w:tc>
              <w:tc>
                <w:tcPr>
                  <w:tcW w:w="1197" w:type="pct"/>
                  <w:tcBorders>
                    <w:top w:val="single" w:sz="4" w:space="0" w:color="auto"/>
                    <w:left w:val="single" w:sz="4" w:space="0" w:color="auto"/>
                    <w:bottom w:val="single" w:sz="4" w:space="0" w:color="auto"/>
                    <w:right w:val="single" w:sz="4" w:space="0" w:color="auto"/>
                  </w:tcBorders>
                  <w:shd w:val="solid" w:color="008080" w:fill="auto"/>
                </w:tcPr>
                <w:p w14:paraId="7046D4B6" w14:textId="161FAB10" w:rsidR="002445AC" w:rsidRPr="00702EE3" w:rsidRDefault="002445AC" w:rsidP="002445AC">
                  <w:pPr>
                    <w:jc w:val="both"/>
                    <w:rPr>
                      <w:rFonts w:asciiTheme="minorHAnsi" w:hAnsiTheme="minorHAnsi" w:cstheme="minorHAnsi"/>
                      <w:b/>
                      <w:snapToGrid w:val="0"/>
                      <w:sz w:val="22"/>
                      <w:szCs w:val="22"/>
                    </w:rPr>
                  </w:pPr>
                </w:p>
              </w:tc>
              <w:tc>
                <w:tcPr>
                  <w:tcW w:w="1082" w:type="pct"/>
                  <w:tcBorders>
                    <w:top w:val="single" w:sz="4" w:space="0" w:color="auto"/>
                    <w:left w:val="single" w:sz="4" w:space="0" w:color="auto"/>
                    <w:bottom w:val="single" w:sz="4" w:space="0" w:color="auto"/>
                  </w:tcBorders>
                  <w:shd w:val="solid" w:color="C0C0C0" w:fill="auto"/>
                </w:tcPr>
                <w:p w14:paraId="685B4645" w14:textId="57F23298" w:rsidR="002445AC" w:rsidRPr="00702EE3" w:rsidRDefault="002445AC" w:rsidP="002445AC">
                  <w:pPr>
                    <w:jc w:val="both"/>
                    <w:rPr>
                      <w:rFonts w:asciiTheme="minorHAnsi" w:hAnsiTheme="minorHAnsi" w:cstheme="minorHAnsi"/>
                      <w:b/>
                      <w:snapToGrid w:val="0"/>
                      <w:sz w:val="22"/>
                      <w:szCs w:val="22"/>
                    </w:rPr>
                  </w:pPr>
                </w:p>
              </w:tc>
            </w:tr>
            <w:tr w:rsidR="002445AC" w:rsidRPr="00702EE3" w14:paraId="3E060EB6" w14:textId="12DB4EE6" w:rsidTr="00130042">
              <w:trPr>
                <w:trHeight w:val="223"/>
              </w:trPr>
              <w:tc>
                <w:tcPr>
                  <w:tcW w:w="1716" w:type="pct"/>
                  <w:tcBorders>
                    <w:top w:val="single" w:sz="6" w:space="0" w:color="008080"/>
                    <w:left w:val="single" w:sz="6" w:space="0" w:color="008080"/>
                    <w:bottom w:val="single" w:sz="6" w:space="0" w:color="008080"/>
                    <w:right w:val="single" w:sz="6" w:space="0" w:color="008080"/>
                  </w:tcBorders>
                  <w:shd w:val="solid" w:color="FFFFFF" w:fill="auto"/>
                </w:tcPr>
                <w:p w14:paraId="75B6FB07" w14:textId="6ADFF148" w:rsidR="002445AC" w:rsidRPr="00702EE3" w:rsidRDefault="002445AC" w:rsidP="002445AC">
                  <w:pPr>
                    <w:jc w:val="both"/>
                    <w:rPr>
                      <w:rFonts w:asciiTheme="minorHAnsi" w:hAnsiTheme="minorHAnsi" w:cstheme="minorHAnsi"/>
                      <w:b/>
                      <w:snapToGrid w:val="0"/>
                      <w:sz w:val="22"/>
                      <w:szCs w:val="22"/>
                    </w:rPr>
                  </w:pPr>
                  <w:r w:rsidRPr="00702EE3">
                    <w:rPr>
                      <w:rFonts w:asciiTheme="minorHAnsi" w:hAnsiTheme="minorHAnsi" w:cstheme="minorHAnsi"/>
                      <w:b/>
                      <w:snapToGrid w:val="0"/>
                      <w:sz w:val="22"/>
                      <w:szCs w:val="22"/>
                    </w:rPr>
                    <w:t>2. Cofinanţare privată, din care:</w:t>
                  </w:r>
                </w:p>
              </w:tc>
              <w:tc>
                <w:tcPr>
                  <w:tcW w:w="1005" w:type="pct"/>
                  <w:tcBorders>
                    <w:top w:val="single" w:sz="4" w:space="0" w:color="auto"/>
                    <w:left w:val="single" w:sz="6" w:space="0" w:color="008080"/>
                    <w:bottom w:val="single" w:sz="4" w:space="0" w:color="auto"/>
                    <w:right w:val="single" w:sz="4" w:space="0" w:color="auto"/>
                  </w:tcBorders>
                  <w:shd w:val="solid" w:color="C0C0C0" w:fill="auto"/>
                </w:tcPr>
                <w:p w14:paraId="07C93E26" w14:textId="2C3855A3" w:rsidR="002445AC" w:rsidRPr="00702EE3" w:rsidRDefault="002445AC" w:rsidP="002445AC">
                  <w:pPr>
                    <w:jc w:val="both"/>
                    <w:rPr>
                      <w:rFonts w:asciiTheme="minorHAnsi" w:hAnsiTheme="minorHAnsi" w:cstheme="minorHAnsi"/>
                      <w:b/>
                      <w:snapToGrid w:val="0"/>
                      <w:sz w:val="22"/>
                      <w:szCs w:val="22"/>
                    </w:rPr>
                  </w:pPr>
                </w:p>
              </w:tc>
              <w:tc>
                <w:tcPr>
                  <w:tcW w:w="1197" w:type="pct"/>
                  <w:tcBorders>
                    <w:top w:val="single" w:sz="4" w:space="0" w:color="auto"/>
                    <w:left w:val="single" w:sz="4" w:space="0" w:color="auto"/>
                    <w:bottom w:val="single" w:sz="4" w:space="0" w:color="auto"/>
                    <w:right w:val="single" w:sz="4" w:space="0" w:color="auto"/>
                  </w:tcBorders>
                  <w:shd w:val="solid" w:color="C0C0C0" w:fill="auto"/>
                </w:tcPr>
                <w:p w14:paraId="4E61DBFF" w14:textId="083A249C" w:rsidR="002445AC" w:rsidRPr="00702EE3" w:rsidRDefault="002445AC" w:rsidP="002445AC">
                  <w:pPr>
                    <w:jc w:val="both"/>
                    <w:rPr>
                      <w:rFonts w:asciiTheme="minorHAnsi" w:hAnsiTheme="minorHAnsi" w:cstheme="minorHAnsi"/>
                      <w:b/>
                      <w:snapToGrid w:val="0"/>
                      <w:sz w:val="22"/>
                      <w:szCs w:val="22"/>
                    </w:rPr>
                  </w:pPr>
                </w:p>
              </w:tc>
              <w:tc>
                <w:tcPr>
                  <w:tcW w:w="1082" w:type="pct"/>
                  <w:tcBorders>
                    <w:top w:val="single" w:sz="4" w:space="0" w:color="auto"/>
                    <w:left w:val="single" w:sz="4" w:space="0" w:color="auto"/>
                    <w:bottom w:val="single" w:sz="4" w:space="0" w:color="auto"/>
                  </w:tcBorders>
                  <w:shd w:val="solid" w:color="C0C0C0" w:fill="auto"/>
                </w:tcPr>
                <w:p w14:paraId="1B419537" w14:textId="399B38B5" w:rsidR="002445AC" w:rsidRPr="00702EE3" w:rsidRDefault="002445AC" w:rsidP="002445AC">
                  <w:pPr>
                    <w:jc w:val="both"/>
                    <w:rPr>
                      <w:rFonts w:asciiTheme="minorHAnsi" w:hAnsiTheme="minorHAnsi" w:cstheme="minorHAnsi"/>
                      <w:b/>
                      <w:snapToGrid w:val="0"/>
                      <w:sz w:val="22"/>
                      <w:szCs w:val="22"/>
                    </w:rPr>
                  </w:pPr>
                </w:p>
              </w:tc>
            </w:tr>
            <w:tr w:rsidR="002445AC" w:rsidRPr="00702EE3" w14:paraId="5DA35D4C" w14:textId="7AF877AC" w:rsidTr="00130042">
              <w:trPr>
                <w:trHeight w:val="223"/>
              </w:trPr>
              <w:tc>
                <w:tcPr>
                  <w:tcW w:w="1716" w:type="pct"/>
                  <w:tcBorders>
                    <w:top w:val="single" w:sz="6" w:space="0" w:color="008080"/>
                    <w:left w:val="single" w:sz="6" w:space="0" w:color="008080"/>
                    <w:bottom w:val="single" w:sz="6" w:space="0" w:color="008080"/>
                    <w:right w:val="single" w:sz="6" w:space="0" w:color="008080"/>
                  </w:tcBorders>
                  <w:shd w:val="solid" w:color="FFFFFF" w:fill="auto"/>
                </w:tcPr>
                <w:p w14:paraId="72255DF2" w14:textId="75C14C45" w:rsidR="002445AC" w:rsidRPr="00702EE3" w:rsidRDefault="002445AC" w:rsidP="002445AC">
                  <w:pPr>
                    <w:jc w:val="both"/>
                    <w:rPr>
                      <w:rFonts w:asciiTheme="minorHAnsi" w:hAnsiTheme="minorHAnsi" w:cstheme="minorHAnsi"/>
                      <w:snapToGrid w:val="0"/>
                      <w:sz w:val="22"/>
                      <w:szCs w:val="22"/>
                    </w:rPr>
                  </w:pPr>
                  <w:r w:rsidRPr="00702EE3">
                    <w:rPr>
                      <w:rFonts w:asciiTheme="minorHAnsi" w:hAnsiTheme="minorHAnsi" w:cstheme="minorHAnsi"/>
                      <w:snapToGrid w:val="0"/>
                      <w:sz w:val="22"/>
                      <w:szCs w:val="22"/>
                    </w:rPr>
                    <w:t xml:space="preserve">    2.1  - autofinanţare</w:t>
                  </w:r>
                </w:p>
              </w:tc>
              <w:tc>
                <w:tcPr>
                  <w:tcW w:w="1005" w:type="pct"/>
                  <w:tcBorders>
                    <w:top w:val="single" w:sz="4" w:space="0" w:color="auto"/>
                    <w:left w:val="single" w:sz="6" w:space="0" w:color="008080"/>
                    <w:bottom w:val="single" w:sz="4" w:space="0" w:color="auto"/>
                    <w:right w:val="single" w:sz="4" w:space="0" w:color="auto"/>
                  </w:tcBorders>
                  <w:shd w:val="solid" w:color="C0C0C0" w:fill="auto"/>
                </w:tcPr>
                <w:p w14:paraId="1E9205DA" w14:textId="1397E184" w:rsidR="002445AC" w:rsidRPr="00702EE3" w:rsidRDefault="002445AC" w:rsidP="002445AC">
                  <w:pPr>
                    <w:jc w:val="both"/>
                    <w:rPr>
                      <w:rFonts w:asciiTheme="minorHAnsi" w:hAnsiTheme="minorHAnsi" w:cstheme="minorHAnsi"/>
                      <w:b/>
                      <w:snapToGrid w:val="0"/>
                      <w:sz w:val="22"/>
                      <w:szCs w:val="22"/>
                    </w:rPr>
                  </w:pPr>
                </w:p>
              </w:tc>
              <w:tc>
                <w:tcPr>
                  <w:tcW w:w="1197" w:type="pct"/>
                  <w:tcBorders>
                    <w:top w:val="single" w:sz="4" w:space="0" w:color="auto"/>
                    <w:left w:val="single" w:sz="4" w:space="0" w:color="auto"/>
                    <w:bottom w:val="single" w:sz="4" w:space="0" w:color="auto"/>
                    <w:right w:val="single" w:sz="4" w:space="0" w:color="auto"/>
                  </w:tcBorders>
                  <w:shd w:val="solid" w:color="C0C0C0" w:fill="auto"/>
                </w:tcPr>
                <w:p w14:paraId="62F73643" w14:textId="44B32E8A" w:rsidR="002445AC" w:rsidRPr="00702EE3" w:rsidRDefault="002445AC" w:rsidP="002445AC">
                  <w:pPr>
                    <w:jc w:val="both"/>
                    <w:rPr>
                      <w:rFonts w:asciiTheme="minorHAnsi" w:hAnsiTheme="minorHAnsi" w:cstheme="minorHAnsi"/>
                      <w:b/>
                      <w:snapToGrid w:val="0"/>
                      <w:sz w:val="22"/>
                      <w:szCs w:val="22"/>
                    </w:rPr>
                  </w:pPr>
                </w:p>
              </w:tc>
              <w:tc>
                <w:tcPr>
                  <w:tcW w:w="1082" w:type="pct"/>
                  <w:tcBorders>
                    <w:top w:val="single" w:sz="4" w:space="0" w:color="auto"/>
                    <w:left w:val="single" w:sz="4" w:space="0" w:color="auto"/>
                    <w:bottom w:val="single" w:sz="4" w:space="0" w:color="auto"/>
                  </w:tcBorders>
                  <w:shd w:val="solid" w:color="C0C0C0" w:fill="auto"/>
                </w:tcPr>
                <w:p w14:paraId="40E99FC7" w14:textId="290D36B5" w:rsidR="002445AC" w:rsidRPr="00702EE3" w:rsidRDefault="002445AC" w:rsidP="002445AC">
                  <w:pPr>
                    <w:jc w:val="both"/>
                    <w:rPr>
                      <w:rFonts w:asciiTheme="minorHAnsi" w:hAnsiTheme="minorHAnsi" w:cstheme="minorHAnsi"/>
                      <w:b/>
                      <w:snapToGrid w:val="0"/>
                      <w:sz w:val="22"/>
                      <w:szCs w:val="22"/>
                    </w:rPr>
                  </w:pPr>
                </w:p>
              </w:tc>
            </w:tr>
            <w:tr w:rsidR="002445AC" w:rsidRPr="00702EE3" w14:paraId="6F509BD2" w14:textId="699F6FA6" w:rsidTr="00130042">
              <w:trPr>
                <w:trHeight w:val="223"/>
              </w:trPr>
              <w:tc>
                <w:tcPr>
                  <w:tcW w:w="1716" w:type="pct"/>
                  <w:tcBorders>
                    <w:top w:val="single" w:sz="6" w:space="0" w:color="008080"/>
                    <w:left w:val="single" w:sz="6" w:space="0" w:color="008080"/>
                    <w:bottom w:val="single" w:sz="6" w:space="0" w:color="008080"/>
                    <w:right w:val="single" w:sz="6" w:space="0" w:color="008080"/>
                  </w:tcBorders>
                  <w:shd w:val="solid" w:color="FFFFFF" w:fill="auto"/>
                </w:tcPr>
                <w:p w14:paraId="5F3F1BCD" w14:textId="08C17B32" w:rsidR="002445AC" w:rsidRPr="00702EE3" w:rsidRDefault="002445AC" w:rsidP="002445AC">
                  <w:pPr>
                    <w:jc w:val="both"/>
                    <w:rPr>
                      <w:rFonts w:asciiTheme="minorHAnsi" w:hAnsiTheme="minorHAnsi" w:cstheme="minorHAnsi"/>
                      <w:snapToGrid w:val="0"/>
                      <w:sz w:val="22"/>
                      <w:szCs w:val="22"/>
                    </w:rPr>
                  </w:pPr>
                  <w:r w:rsidRPr="00702EE3">
                    <w:rPr>
                      <w:rFonts w:asciiTheme="minorHAnsi" w:hAnsiTheme="minorHAnsi" w:cstheme="minorHAnsi"/>
                      <w:snapToGrid w:val="0"/>
                      <w:sz w:val="22"/>
                      <w:szCs w:val="22"/>
                    </w:rPr>
                    <w:t xml:space="preserve">    2.2  - împrumuturi</w:t>
                  </w:r>
                </w:p>
              </w:tc>
              <w:tc>
                <w:tcPr>
                  <w:tcW w:w="1005" w:type="pct"/>
                  <w:tcBorders>
                    <w:top w:val="single" w:sz="4" w:space="0" w:color="auto"/>
                    <w:left w:val="single" w:sz="6" w:space="0" w:color="008080"/>
                    <w:bottom w:val="single" w:sz="4" w:space="0" w:color="auto"/>
                    <w:right w:val="single" w:sz="4" w:space="0" w:color="auto"/>
                  </w:tcBorders>
                  <w:shd w:val="solid" w:color="C0C0C0" w:fill="auto"/>
                </w:tcPr>
                <w:p w14:paraId="131A7698" w14:textId="019FD6C1" w:rsidR="002445AC" w:rsidRPr="00702EE3" w:rsidRDefault="002445AC" w:rsidP="002445AC">
                  <w:pPr>
                    <w:jc w:val="both"/>
                    <w:rPr>
                      <w:rFonts w:asciiTheme="minorHAnsi" w:hAnsiTheme="minorHAnsi" w:cstheme="minorHAnsi"/>
                      <w:b/>
                      <w:snapToGrid w:val="0"/>
                      <w:sz w:val="22"/>
                      <w:szCs w:val="22"/>
                    </w:rPr>
                  </w:pPr>
                </w:p>
              </w:tc>
              <w:tc>
                <w:tcPr>
                  <w:tcW w:w="1197" w:type="pct"/>
                  <w:tcBorders>
                    <w:top w:val="single" w:sz="4" w:space="0" w:color="auto"/>
                    <w:left w:val="single" w:sz="4" w:space="0" w:color="auto"/>
                    <w:bottom w:val="single" w:sz="4" w:space="0" w:color="auto"/>
                    <w:right w:val="single" w:sz="4" w:space="0" w:color="auto"/>
                  </w:tcBorders>
                  <w:shd w:val="solid" w:color="C0C0C0" w:fill="auto"/>
                </w:tcPr>
                <w:p w14:paraId="79446701" w14:textId="6BFE5652" w:rsidR="002445AC" w:rsidRPr="00702EE3" w:rsidRDefault="002445AC" w:rsidP="002445AC">
                  <w:pPr>
                    <w:jc w:val="both"/>
                    <w:rPr>
                      <w:rFonts w:asciiTheme="minorHAnsi" w:hAnsiTheme="minorHAnsi" w:cstheme="minorHAnsi"/>
                      <w:b/>
                      <w:snapToGrid w:val="0"/>
                      <w:sz w:val="22"/>
                      <w:szCs w:val="22"/>
                    </w:rPr>
                  </w:pPr>
                </w:p>
              </w:tc>
              <w:tc>
                <w:tcPr>
                  <w:tcW w:w="1082" w:type="pct"/>
                  <w:tcBorders>
                    <w:top w:val="single" w:sz="4" w:space="0" w:color="auto"/>
                    <w:left w:val="single" w:sz="4" w:space="0" w:color="auto"/>
                    <w:bottom w:val="single" w:sz="4" w:space="0" w:color="auto"/>
                  </w:tcBorders>
                  <w:shd w:val="solid" w:color="C0C0C0" w:fill="auto"/>
                </w:tcPr>
                <w:p w14:paraId="50307DA2" w14:textId="17426813" w:rsidR="002445AC" w:rsidRPr="00702EE3" w:rsidRDefault="002445AC" w:rsidP="002445AC">
                  <w:pPr>
                    <w:jc w:val="both"/>
                    <w:rPr>
                      <w:rFonts w:asciiTheme="minorHAnsi" w:hAnsiTheme="minorHAnsi" w:cstheme="minorHAnsi"/>
                      <w:b/>
                      <w:snapToGrid w:val="0"/>
                      <w:sz w:val="22"/>
                      <w:szCs w:val="22"/>
                    </w:rPr>
                  </w:pPr>
                </w:p>
              </w:tc>
            </w:tr>
            <w:tr w:rsidR="002445AC" w:rsidRPr="00702EE3" w14:paraId="0B752187" w14:textId="14D74DF2" w:rsidTr="00130042">
              <w:trPr>
                <w:trHeight w:val="223"/>
              </w:trPr>
              <w:tc>
                <w:tcPr>
                  <w:tcW w:w="1716" w:type="pct"/>
                  <w:tcBorders>
                    <w:top w:val="single" w:sz="6" w:space="0" w:color="008080"/>
                    <w:left w:val="single" w:sz="6" w:space="0" w:color="008080"/>
                    <w:bottom w:val="single" w:sz="6" w:space="0" w:color="008080"/>
                    <w:right w:val="single" w:sz="6" w:space="0" w:color="008080"/>
                  </w:tcBorders>
                  <w:shd w:val="solid" w:color="FFFFFF" w:fill="auto"/>
                </w:tcPr>
                <w:p w14:paraId="0276BDAE" w14:textId="0AB6FA3D" w:rsidR="002445AC" w:rsidRPr="00702EE3" w:rsidRDefault="002445AC" w:rsidP="002445AC">
                  <w:pPr>
                    <w:jc w:val="both"/>
                    <w:rPr>
                      <w:rFonts w:asciiTheme="minorHAnsi" w:hAnsiTheme="minorHAnsi" w:cstheme="minorHAnsi"/>
                      <w:snapToGrid w:val="0"/>
                      <w:sz w:val="22"/>
                      <w:szCs w:val="22"/>
                    </w:rPr>
                  </w:pPr>
                  <w:r w:rsidRPr="00702EE3">
                    <w:rPr>
                      <w:rFonts w:asciiTheme="minorHAnsi" w:hAnsiTheme="minorHAnsi" w:cstheme="minorHAnsi"/>
                      <w:b/>
                      <w:snapToGrid w:val="0"/>
                      <w:sz w:val="22"/>
                      <w:szCs w:val="22"/>
                    </w:rPr>
                    <w:t>3. TOTAL PROIECT</w:t>
                  </w:r>
                </w:p>
              </w:tc>
              <w:tc>
                <w:tcPr>
                  <w:tcW w:w="1005" w:type="pct"/>
                  <w:tcBorders>
                    <w:top w:val="single" w:sz="4" w:space="0" w:color="auto"/>
                    <w:left w:val="single" w:sz="6" w:space="0" w:color="008080"/>
                    <w:bottom w:val="single" w:sz="4" w:space="0" w:color="auto"/>
                    <w:right w:val="single" w:sz="4" w:space="0" w:color="auto"/>
                  </w:tcBorders>
                  <w:shd w:val="solid" w:color="C0C0C0" w:fill="auto"/>
                </w:tcPr>
                <w:p w14:paraId="20576F64" w14:textId="28AAB34E" w:rsidR="002445AC" w:rsidRPr="00702EE3" w:rsidRDefault="002445AC" w:rsidP="002445AC">
                  <w:pPr>
                    <w:jc w:val="both"/>
                    <w:rPr>
                      <w:rFonts w:asciiTheme="minorHAnsi" w:hAnsiTheme="minorHAnsi" w:cstheme="minorHAnsi"/>
                      <w:b/>
                      <w:snapToGrid w:val="0"/>
                      <w:sz w:val="22"/>
                      <w:szCs w:val="22"/>
                    </w:rPr>
                  </w:pPr>
                </w:p>
              </w:tc>
              <w:tc>
                <w:tcPr>
                  <w:tcW w:w="1197" w:type="pct"/>
                  <w:tcBorders>
                    <w:top w:val="single" w:sz="4" w:space="0" w:color="auto"/>
                    <w:left w:val="single" w:sz="4" w:space="0" w:color="auto"/>
                    <w:bottom w:val="single" w:sz="4" w:space="0" w:color="auto"/>
                    <w:right w:val="single" w:sz="4" w:space="0" w:color="auto"/>
                  </w:tcBorders>
                  <w:shd w:val="solid" w:color="C0C0C0" w:fill="auto"/>
                </w:tcPr>
                <w:p w14:paraId="55590521" w14:textId="37AD7334" w:rsidR="002445AC" w:rsidRPr="00702EE3" w:rsidRDefault="002445AC" w:rsidP="002445AC">
                  <w:pPr>
                    <w:jc w:val="both"/>
                    <w:rPr>
                      <w:rFonts w:asciiTheme="minorHAnsi" w:hAnsiTheme="minorHAnsi" w:cstheme="minorHAnsi"/>
                      <w:b/>
                      <w:snapToGrid w:val="0"/>
                      <w:sz w:val="22"/>
                      <w:szCs w:val="22"/>
                    </w:rPr>
                  </w:pPr>
                </w:p>
              </w:tc>
              <w:tc>
                <w:tcPr>
                  <w:tcW w:w="1082" w:type="pct"/>
                  <w:tcBorders>
                    <w:top w:val="single" w:sz="4" w:space="0" w:color="auto"/>
                    <w:left w:val="single" w:sz="4" w:space="0" w:color="auto"/>
                    <w:bottom w:val="single" w:sz="4" w:space="0" w:color="auto"/>
                  </w:tcBorders>
                  <w:shd w:val="solid" w:color="C0C0C0" w:fill="auto"/>
                </w:tcPr>
                <w:p w14:paraId="53269D80" w14:textId="142970C1" w:rsidR="002445AC" w:rsidRPr="00702EE3" w:rsidRDefault="002445AC" w:rsidP="002445AC">
                  <w:pPr>
                    <w:jc w:val="both"/>
                    <w:rPr>
                      <w:rFonts w:asciiTheme="minorHAnsi" w:hAnsiTheme="minorHAnsi" w:cstheme="minorHAnsi"/>
                      <w:b/>
                      <w:snapToGrid w:val="0"/>
                      <w:sz w:val="22"/>
                      <w:szCs w:val="22"/>
                    </w:rPr>
                  </w:pPr>
                </w:p>
              </w:tc>
            </w:tr>
            <w:tr w:rsidR="002445AC" w:rsidRPr="00702EE3" w14:paraId="67E35A56" w14:textId="7DFBDEDB" w:rsidTr="00130042">
              <w:trPr>
                <w:trHeight w:val="223"/>
              </w:trPr>
              <w:tc>
                <w:tcPr>
                  <w:tcW w:w="1716" w:type="pct"/>
                  <w:tcBorders>
                    <w:top w:val="single" w:sz="6" w:space="0" w:color="008080"/>
                    <w:left w:val="single" w:sz="6" w:space="0" w:color="008080"/>
                    <w:bottom w:val="single" w:sz="6" w:space="0" w:color="008080"/>
                    <w:right w:val="single" w:sz="6" w:space="0" w:color="008080"/>
                  </w:tcBorders>
                  <w:shd w:val="solid" w:color="FFFFFF" w:fill="auto"/>
                </w:tcPr>
                <w:p w14:paraId="2793EC58" w14:textId="22D5E860" w:rsidR="002445AC" w:rsidRPr="00702EE3" w:rsidRDefault="002445AC" w:rsidP="002445AC">
                  <w:pPr>
                    <w:jc w:val="both"/>
                    <w:rPr>
                      <w:rFonts w:asciiTheme="minorHAnsi" w:hAnsiTheme="minorHAnsi" w:cstheme="minorHAnsi"/>
                      <w:snapToGrid w:val="0"/>
                      <w:sz w:val="22"/>
                      <w:szCs w:val="22"/>
                    </w:rPr>
                  </w:pPr>
                  <w:r w:rsidRPr="00702EE3">
                    <w:rPr>
                      <w:rFonts w:asciiTheme="minorHAnsi" w:hAnsiTheme="minorHAnsi" w:cstheme="minorHAnsi"/>
                      <w:snapToGrid w:val="0"/>
                      <w:sz w:val="22"/>
                      <w:szCs w:val="22"/>
                    </w:rPr>
                    <w:t>Procent contribuţie publică</w:t>
                  </w:r>
                </w:p>
              </w:tc>
              <w:tc>
                <w:tcPr>
                  <w:tcW w:w="1005" w:type="pct"/>
                  <w:tcBorders>
                    <w:top w:val="single" w:sz="4" w:space="0" w:color="auto"/>
                    <w:left w:val="single" w:sz="6" w:space="0" w:color="008080"/>
                    <w:bottom w:val="single" w:sz="4" w:space="0" w:color="auto"/>
                    <w:right w:val="single" w:sz="4" w:space="0" w:color="auto"/>
                  </w:tcBorders>
                  <w:shd w:val="solid" w:color="C0C0C0" w:fill="auto"/>
                </w:tcPr>
                <w:p w14:paraId="70DEBD90" w14:textId="03406BD8" w:rsidR="002445AC" w:rsidRPr="00702EE3" w:rsidRDefault="002445AC" w:rsidP="002445AC">
                  <w:pPr>
                    <w:jc w:val="both"/>
                    <w:rPr>
                      <w:rFonts w:asciiTheme="minorHAnsi" w:hAnsiTheme="minorHAnsi" w:cstheme="minorHAnsi"/>
                      <w:b/>
                      <w:snapToGrid w:val="0"/>
                      <w:sz w:val="22"/>
                      <w:szCs w:val="22"/>
                    </w:rPr>
                  </w:pPr>
                </w:p>
              </w:tc>
              <w:tc>
                <w:tcPr>
                  <w:tcW w:w="1197" w:type="pct"/>
                  <w:tcBorders>
                    <w:top w:val="single" w:sz="4" w:space="0" w:color="auto"/>
                    <w:left w:val="single" w:sz="4" w:space="0" w:color="auto"/>
                    <w:bottom w:val="single" w:sz="4" w:space="0" w:color="auto"/>
                    <w:right w:val="single" w:sz="4" w:space="0" w:color="auto"/>
                  </w:tcBorders>
                  <w:shd w:val="solid" w:color="C0C0C0" w:fill="auto"/>
                </w:tcPr>
                <w:p w14:paraId="2C1B3619" w14:textId="5975DD16" w:rsidR="002445AC" w:rsidRPr="00702EE3" w:rsidRDefault="002445AC" w:rsidP="002445AC">
                  <w:pPr>
                    <w:jc w:val="both"/>
                    <w:rPr>
                      <w:rFonts w:asciiTheme="minorHAnsi" w:hAnsiTheme="minorHAnsi" w:cstheme="minorHAnsi"/>
                      <w:b/>
                      <w:snapToGrid w:val="0"/>
                      <w:sz w:val="22"/>
                      <w:szCs w:val="22"/>
                    </w:rPr>
                  </w:pPr>
                </w:p>
              </w:tc>
              <w:tc>
                <w:tcPr>
                  <w:tcW w:w="1082" w:type="pct"/>
                  <w:tcBorders>
                    <w:top w:val="single" w:sz="4" w:space="0" w:color="auto"/>
                    <w:left w:val="single" w:sz="4" w:space="0" w:color="auto"/>
                    <w:bottom w:val="single" w:sz="4" w:space="0" w:color="auto"/>
                  </w:tcBorders>
                  <w:shd w:val="solid" w:color="C0C0C0" w:fill="auto"/>
                </w:tcPr>
                <w:p w14:paraId="2AF72F6E" w14:textId="19AF87DD" w:rsidR="002445AC" w:rsidRPr="00702EE3" w:rsidRDefault="002445AC" w:rsidP="002445AC">
                  <w:pPr>
                    <w:jc w:val="both"/>
                    <w:rPr>
                      <w:rFonts w:asciiTheme="minorHAnsi" w:hAnsiTheme="minorHAnsi" w:cstheme="minorHAnsi"/>
                      <w:b/>
                      <w:snapToGrid w:val="0"/>
                      <w:sz w:val="22"/>
                      <w:szCs w:val="22"/>
                    </w:rPr>
                  </w:pPr>
                </w:p>
              </w:tc>
            </w:tr>
            <w:tr w:rsidR="002445AC" w:rsidRPr="00702EE3" w14:paraId="3F1815D9" w14:textId="76F87B51" w:rsidTr="00130042">
              <w:trPr>
                <w:trHeight w:val="223"/>
              </w:trPr>
              <w:tc>
                <w:tcPr>
                  <w:tcW w:w="1716" w:type="pct"/>
                  <w:tcBorders>
                    <w:top w:val="single" w:sz="6" w:space="0" w:color="008080"/>
                    <w:left w:val="single" w:sz="6" w:space="0" w:color="008080"/>
                    <w:bottom w:val="single" w:sz="6" w:space="0" w:color="008080"/>
                    <w:right w:val="single" w:sz="6" w:space="0" w:color="008080"/>
                  </w:tcBorders>
                  <w:shd w:val="solid" w:color="FFFFFF" w:fill="auto"/>
                </w:tcPr>
                <w:p w14:paraId="180D8B1B" w14:textId="42A172E4" w:rsidR="002445AC" w:rsidRPr="00702EE3" w:rsidRDefault="002445AC" w:rsidP="002445AC">
                  <w:pPr>
                    <w:jc w:val="both"/>
                    <w:rPr>
                      <w:rFonts w:asciiTheme="minorHAnsi" w:hAnsiTheme="minorHAnsi" w:cstheme="minorHAnsi"/>
                      <w:snapToGrid w:val="0"/>
                      <w:sz w:val="22"/>
                      <w:szCs w:val="22"/>
                    </w:rPr>
                  </w:pPr>
                  <w:r w:rsidRPr="00702EE3">
                    <w:rPr>
                      <w:rFonts w:asciiTheme="minorHAnsi" w:hAnsiTheme="minorHAnsi" w:cstheme="minorHAnsi"/>
                      <w:snapToGrid w:val="0"/>
                      <w:sz w:val="22"/>
                      <w:szCs w:val="22"/>
                    </w:rPr>
                    <w:t>Avans solicitat</w:t>
                  </w:r>
                </w:p>
              </w:tc>
              <w:tc>
                <w:tcPr>
                  <w:tcW w:w="1005" w:type="pct"/>
                  <w:tcBorders>
                    <w:top w:val="single" w:sz="4" w:space="0" w:color="auto"/>
                    <w:left w:val="single" w:sz="6" w:space="0" w:color="008080"/>
                    <w:bottom w:val="single" w:sz="4" w:space="0" w:color="auto"/>
                    <w:right w:val="single" w:sz="4" w:space="0" w:color="auto"/>
                  </w:tcBorders>
                  <w:shd w:val="solid" w:color="C0C0C0" w:fill="auto"/>
                </w:tcPr>
                <w:p w14:paraId="5A9E59EE" w14:textId="46C16E11" w:rsidR="002445AC" w:rsidRPr="00702EE3" w:rsidRDefault="002445AC" w:rsidP="002445AC">
                  <w:pPr>
                    <w:jc w:val="both"/>
                    <w:rPr>
                      <w:rFonts w:asciiTheme="minorHAnsi" w:hAnsiTheme="minorHAnsi" w:cstheme="minorHAnsi"/>
                      <w:b/>
                      <w:snapToGrid w:val="0"/>
                      <w:sz w:val="22"/>
                      <w:szCs w:val="22"/>
                    </w:rPr>
                  </w:pPr>
                </w:p>
              </w:tc>
              <w:tc>
                <w:tcPr>
                  <w:tcW w:w="1197" w:type="pct"/>
                  <w:tcBorders>
                    <w:top w:val="single" w:sz="4" w:space="0" w:color="auto"/>
                    <w:left w:val="single" w:sz="4" w:space="0" w:color="auto"/>
                    <w:bottom w:val="single" w:sz="4" w:space="0" w:color="auto"/>
                    <w:right w:val="single" w:sz="4" w:space="0" w:color="auto"/>
                  </w:tcBorders>
                  <w:shd w:val="solid" w:color="C0C0C0" w:fill="auto"/>
                </w:tcPr>
                <w:p w14:paraId="07ECF879" w14:textId="05A868D5" w:rsidR="002445AC" w:rsidRPr="00702EE3" w:rsidRDefault="002445AC" w:rsidP="002445AC">
                  <w:pPr>
                    <w:jc w:val="both"/>
                    <w:rPr>
                      <w:rFonts w:asciiTheme="minorHAnsi" w:hAnsiTheme="minorHAnsi" w:cstheme="minorHAnsi"/>
                      <w:b/>
                      <w:snapToGrid w:val="0"/>
                      <w:sz w:val="22"/>
                      <w:szCs w:val="22"/>
                    </w:rPr>
                  </w:pPr>
                </w:p>
              </w:tc>
              <w:tc>
                <w:tcPr>
                  <w:tcW w:w="1082" w:type="pct"/>
                  <w:tcBorders>
                    <w:top w:val="single" w:sz="4" w:space="0" w:color="auto"/>
                    <w:left w:val="single" w:sz="4" w:space="0" w:color="auto"/>
                    <w:bottom w:val="single" w:sz="4" w:space="0" w:color="auto"/>
                  </w:tcBorders>
                  <w:shd w:val="solid" w:color="C0C0C0" w:fill="auto"/>
                </w:tcPr>
                <w:p w14:paraId="2904FAD9" w14:textId="28CA6103" w:rsidR="002445AC" w:rsidRPr="00702EE3" w:rsidRDefault="002445AC" w:rsidP="002445AC">
                  <w:pPr>
                    <w:jc w:val="both"/>
                    <w:rPr>
                      <w:rFonts w:asciiTheme="minorHAnsi" w:hAnsiTheme="minorHAnsi" w:cstheme="minorHAnsi"/>
                      <w:b/>
                      <w:snapToGrid w:val="0"/>
                      <w:sz w:val="22"/>
                      <w:szCs w:val="22"/>
                    </w:rPr>
                  </w:pPr>
                </w:p>
              </w:tc>
            </w:tr>
            <w:tr w:rsidR="002445AC" w:rsidRPr="00702EE3" w14:paraId="0C65C3BD" w14:textId="11E9C7CA" w:rsidTr="00130042">
              <w:trPr>
                <w:trHeight w:val="223"/>
              </w:trPr>
              <w:tc>
                <w:tcPr>
                  <w:tcW w:w="1716" w:type="pct"/>
                  <w:tcBorders>
                    <w:top w:val="single" w:sz="6" w:space="0" w:color="008080"/>
                    <w:left w:val="single" w:sz="6" w:space="0" w:color="008080"/>
                    <w:bottom w:val="single" w:sz="6" w:space="0" w:color="008080"/>
                    <w:right w:val="single" w:sz="6" w:space="0" w:color="008080"/>
                  </w:tcBorders>
                  <w:shd w:val="solid" w:color="FFFFFF" w:fill="auto"/>
                </w:tcPr>
                <w:p w14:paraId="1A0AF675" w14:textId="359FBA5A" w:rsidR="002445AC" w:rsidRPr="00702EE3" w:rsidRDefault="002445AC" w:rsidP="002445AC">
                  <w:pPr>
                    <w:jc w:val="both"/>
                    <w:rPr>
                      <w:rFonts w:asciiTheme="minorHAnsi" w:hAnsiTheme="minorHAnsi" w:cstheme="minorHAnsi"/>
                      <w:snapToGrid w:val="0"/>
                      <w:sz w:val="22"/>
                      <w:szCs w:val="22"/>
                    </w:rPr>
                  </w:pPr>
                  <w:r w:rsidRPr="00702EE3">
                    <w:rPr>
                      <w:rFonts w:asciiTheme="minorHAnsi" w:hAnsiTheme="minorHAnsi" w:cstheme="minorHAnsi"/>
                      <w:snapToGrid w:val="0"/>
                      <w:sz w:val="22"/>
                      <w:szCs w:val="22"/>
                    </w:rPr>
                    <w:t>Procent avans</w:t>
                  </w:r>
                </w:p>
              </w:tc>
              <w:tc>
                <w:tcPr>
                  <w:tcW w:w="1005" w:type="pct"/>
                  <w:tcBorders>
                    <w:top w:val="single" w:sz="4" w:space="0" w:color="auto"/>
                    <w:left w:val="single" w:sz="6" w:space="0" w:color="008080"/>
                    <w:bottom w:val="single" w:sz="4" w:space="0" w:color="auto"/>
                    <w:right w:val="single" w:sz="4" w:space="0" w:color="auto"/>
                  </w:tcBorders>
                  <w:shd w:val="solid" w:color="C0C0C0" w:fill="auto"/>
                </w:tcPr>
                <w:p w14:paraId="319DAB11" w14:textId="4BBCE623" w:rsidR="002445AC" w:rsidRPr="00702EE3" w:rsidRDefault="002445AC" w:rsidP="002445AC">
                  <w:pPr>
                    <w:jc w:val="both"/>
                    <w:rPr>
                      <w:rFonts w:asciiTheme="minorHAnsi" w:hAnsiTheme="minorHAnsi" w:cstheme="minorHAnsi"/>
                      <w:b/>
                      <w:snapToGrid w:val="0"/>
                      <w:sz w:val="22"/>
                      <w:szCs w:val="22"/>
                    </w:rPr>
                  </w:pPr>
                </w:p>
              </w:tc>
              <w:tc>
                <w:tcPr>
                  <w:tcW w:w="1197" w:type="pct"/>
                  <w:tcBorders>
                    <w:top w:val="single" w:sz="4" w:space="0" w:color="auto"/>
                    <w:left w:val="single" w:sz="4" w:space="0" w:color="auto"/>
                    <w:bottom w:val="single" w:sz="4" w:space="0" w:color="auto"/>
                    <w:right w:val="single" w:sz="4" w:space="0" w:color="auto"/>
                  </w:tcBorders>
                  <w:shd w:val="solid" w:color="C0C0C0" w:fill="auto"/>
                </w:tcPr>
                <w:p w14:paraId="08B8665F" w14:textId="28D5A595" w:rsidR="002445AC" w:rsidRPr="00702EE3" w:rsidRDefault="002445AC" w:rsidP="002445AC">
                  <w:pPr>
                    <w:jc w:val="both"/>
                    <w:rPr>
                      <w:rFonts w:asciiTheme="minorHAnsi" w:hAnsiTheme="minorHAnsi" w:cstheme="minorHAnsi"/>
                      <w:b/>
                      <w:snapToGrid w:val="0"/>
                      <w:sz w:val="22"/>
                      <w:szCs w:val="22"/>
                    </w:rPr>
                  </w:pPr>
                </w:p>
              </w:tc>
              <w:tc>
                <w:tcPr>
                  <w:tcW w:w="1082" w:type="pct"/>
                  <w:tcBorders>
                    <w:top w:val="single" w:sz="4" w:space="0" w:color="auto"/>
                    <w:left w:val="single" w:sz="4" w:space="0" w:color="auto"/>
                    <w:bottom w:val="single" w:sz="4" w:space="0" w:color="auto"/>
                  </w:tcBorders>
                  <w:shd w:val="solid" w:color="C0C0C0" w:fill="auto"/>
                </w:tcPr>
                <w:p w14:paraId="253C1105" w14:textId="273E08F1" w:rsidR="002445AC" w:rsidRPr="00702EE3" w:rsidRDefault="002445AC" w:rsidP="002445AC">
                  <w:pPr>
                    <w:jc w:val="both"/>
                    <w:rPr>
                      <w:rFonts w:asciiTheme="minorHAnsi" w:hAnsiTheme="minorHAnsi" w:cstheme="minorHAnsi"/>
                      <w:b/>
                      <w:snapToGrid w:val="0"/>
                      <w:sz w:val="22"/>
                      <w:szCs w:val="22"/>
                    </w:rPr>
                  </w:pPr>
                </w:p>
              </w:tc>
            </w:tr>
          </w:tbl>
          <w:p w14:paraId="3712D1BF" w14:textId="50A259BD" w:rsidR="002445AC" w:rsidRPr="00702EE3" w:rsidRDefault="002445AC" w:rsidP="002445AC">
            <w:pPr>
              <w:pStyle w:val="Heading9"/>
              <w:jc w:val="both"/>
              <w:rPr>
                <w:rFonts w:asciiTheme="minorHAnsi" w:hAnsiTheme="minorHAnsi" w:cstheme="minorHAnsi"/>
                <w:sz w:val="22"/>
                <w:szCs w:val="22"/>
                <w:lang w:val="ro-RO"/>
              </w:rPr>
            </w:pPr>
          </w:p>
          <w:p w14:paraId="68056D0B" w14:textId="77777777" w:rsidR="002445AC" w:rsidRPr="00702EE3" w:rsidRDefault="002445AC" w:rsidP="002445AC">
            <w:pPr>
              <w:pStyle w:val="BodyText3"/>
              <w:rPr>
                <w:rFonts w:asciiTheme="minorHAnsi" w:hAnsiTheme="minorHAnsi" w:cstheme="minorHAnsi"/>
                <w:b w:val="0"/>
                <w:sz w:val="22"/>
                <w:szCs w:val="22"/>
                <w:lang w:val="en-US"/>
              </w:rPr>
            </w:pPr>
          </w:p>
        </w:tc>
      </w:tr>
      <w:tr w:rsidR="002445AC" w:rsidRPr="00702EE3" w14:paraId="5972A4DD" w14:textId="77777777" w:rsidTr="0032298D">
        <w:trPr>
          <w:gridBefore w:val="1"/>
          <w:gridAfter w:val="2"/>
          <w:wBefore w:w="90" w:type="dxa"/>
          <w:wAfter w:w="5760" w:type="dxa"/>
          <w:trHeight w:val="564"/>
        </w:trPr>
        <w:tc>
          <w:tcPr>
            <w:tcW w:w="8820" w:type="dxa"/>
            <w:gridSpan w:val="11"/>
            <w:tcBorders>
              <w:top w:val="nil"/>
              <w:left w:val="nil"/>
              <w:bottom w:val="nil"/>
              <w:right w:val="nil"/>
            </w:tcBorders>
            <w:shd w:val="clear" w:color="auto" w:fill="auto"/>
          </w:tcPr>
          <w:p w14:paraId="2F0477BF" w14:textId="77777777" w:rsidR="002445AC" w:rsidRPr="00702EE3" w:rsidRDefault="002445AC" w:rsidP="002445AC">
            <w:pPr>
              <w:pStyle w:val="BodyText3"/>
              <w:rPr>
                <w:rFonts w:asciiTheme="minorHAnsi" w:hAnsiTheme="minorHAnsi" w:cstheme="minorHAnsi"/>
                <w:b w:val="0"/>
                <w:sz w:val="22"/>
                <w:szCs w:val="22"/>
                <w:lang w:val="en-US"/>
              </w:rPr>
            </w:pPr>
          </w:p>
        </w:tc>
      </w:tr>
      <w:tr w:rsidR="002445AC" w:rsidRPr="00702EE3" w14:paraId="4926D5E5" w14:textId="0BFC2423" w:rsidTr="0032298D">
        <w:trPr>
          <w:gridBefore w:val="1"/>
          <w:gridAfter w:val="2"/>
          <w:wBefore w:w="90" w:type="dxa"/>
          <w:wAfter w:w="5760" w:type="dxa"/>
          <w:trHeight w:val="564"/>
        </w:trPr>
        <w:tc>
          <w:tcPr>
            <w:tcW w:w="8820" w:type="dxa"/>
            <w:gridSpan w:val="11"/>
            <w:tcBorders>
              <w:top w:val="nil"/>
              <w:left w:val="nil"/>
              <w:bottom w:val="single" w:sz="4" w:space="0" w:color="auto"/>
              <w:right w:val="nil"/>
            </w:tcBorders>
            <w:shd w:val="clear" w:color="auto" w:fill="auto"/>
          </w:tcPr>
          <w:p w14:paraId="475E4EE9" w14:textId="1E4B07D4" w:rsidR="002445AC" w:rsidRPr="00702EE3" w:rsidRDefault="002445AC" w:rsidP="002445AC">
            <w:pPr>
              <w:pStyle w:val="Heading9"/>
              <w:jc w:val="center"/>
              <w:rPr>
                <w:rFonts w:asciiTheme="minorHAnsi" w:hAnsiTheme="minorHAnsi" w:cstheme="minorHAnsi"/>
                <w:sz w:val="22"/>
                <w:szCs w:val="22"/>
                <w:lang w:val="ro-RO"/>
              </w:rPr>
            </w:pPr>
          </w:p>
          <w:p w14:paraId="0806159F" w14:textId="3F780D9B" w:rsidR="002445AC" w:rsidRPr="00702EE3" w:rsidRDefault="002445AC" w:rsidP="002445AC">
            <w:pPr>
              <w:pStyle w:val="BodyText3"/>
              <w:rPr>
                <w:rFonts w:asciiTheme="minorHAnsi" w:hAnsiTheme="minorHAnsi" w:cstheme="minorHAnsi"/>
                <w:b w:val="0"/>
                <w:sz w:val="22"/>
                <w:szCs w:val="22"/>
                <w:lang w:val="en-US"/>
              </w:rPr>
            </w:pPr>
          </w:p>
          <w:p w14:paraId="15283112" w14:textId="7DC7280A" w:rsidR="002445AC" w:rsidRPr="00702EE3" w:rsidRDefault="002445AC" w:rsidP="002445AC">
            <w:pPr>
              <w:jc w:val="center"/>
              <w:rPr>
                <w:rFonts w:asciiTheme="minorHAnsi" w:hAnsiTheme="minorHAnsi" w:cstheme="minorHAnsi"/>
                <w:b/>
                <w:i/>
              </w:rPr>
            </w:pPr>
            <w:r w:rsidRPr="00702EE3">
              <w:rPr>
                <w:rFonts w:asciiTheme="minorHAnsi" w:hAnsiTheme="minorHAnsi" w:cstheme="minorHAnsi"/>
                <w:b/>
                <w:bCs/>
                <w:sz w:val="22"/>
                <w:szCs w:val="22"/>
              </w:rPr>
              <w:t>Pct 6. Verificarea condiţiilor artificiale</w:t>
            </w:r>
          </w:p>
          <w:p w14:paraId="41EF3D0E" w14:textId="5C58086F" w:rsidR="002445AC" w:rsidRPr="00702EE3" w:rsidRDefault="002445AC" w:rsidP="002445AC">
            <w:pPr>
              <w:pStyle w:val="BodyText3"/>
              <w:rPr>
                <w:rFonts w:asciiTheme="minorHAnsi" w:hAnsiTheme="minorHAnsi" w:cstheme="minorHAnsi"/>
                <w:b w:val="0"/>
                <w:sz w:val="22"/>
                <w:szCs w:val="22"/>
                <w:lang w:val="en-US"/>
              </w:rPr>
            </w:pPr>
          </w:p>
          <w:p w14:paraId="120620CC" w14:textId="4D9BE0E5" w:rsidR="002445AC" w:rsidRPr="00702EE3" w:rsidRDefault="002445AC" w:rsidP="002445AC">
            <w:pPr>
              <w:jc w:val="center"/>
              <w:rPr>
                <w:rFonts w:asciiTheme="minorHAnsi" w:hAnsiTheme="minorHAnsi" w:cstheme="minorHAnsi"/>
                <w:b/>
              </w:rPr>
            </w:pPr>
            <w:r w:rsidRPr="00702EE3">
              <w:rPr>
                <w:rFonts w:asciiTheme="minorHAnsi" w:hAnsiTheme="minorHAnsi" w:cstheme="minorHAnsi"/>
                <w:b/>
              </w:rPr>
              <w:t>Secțiunea A – Indicatori de avertizare</w:t>
            </w:r>
          </w:p>
          <w:tbl>
            <w:tblPr>
              <w:tblW w:w="85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76"/>
              <w:gridCol w:w="2814"/>
              <w:gridCol w:w="1787"/>
              <w:gridCol w:w="1533"/>
              <w:gridCol w:w="595"/>
              <w:gridCol w:w="1363"/>
            </w:tblGrid>
            <w:tr w:rsidR="002445AC" w:rsidRPr="00702EE3" w14:paraId="71CB6630" w14:textId="7966DD21" w:rsidTr="005322CB">
              <w:trPr>
                <w:trHeight w:val="283"/>
              </w:trPr>
              <w:tc>
                <w:tcPr>
                  <w:tcW w:w="476" w:type="dxa"/>
                  <w:vMerge w:val="restart"/>
                  <w:shd w:val="clear" w:color="auto" w:fill="BFBFBF"/>
                  <w:vAlign w:val="center"/>
                </w:tcPr>
                <w:p w14:paraId="1024FC5E" w14:textId="700F7E4A" w:rsidR="002445AC" w:rsidRPr="00702EE3" w:rsidRDefault="002445AC" w:rsidP="002445AC">
                  <w:pPr>
                    <w:jc w:val="center"/>
                    <w:rPr>
                      <w:rFonts w:asciiTheme="minorHAnsi" w:hAnsiTheme="minorHAnsi" w:cstheme="minorHAnsi"/>
                      <w:b/>
                    </w:rPr>
                  </w:pPr>
                  <w:r w:rsidRPr="00702EE3">
                    <w:rPr>
                      <w:rFonts w:asciiTheme="minorHAnsi" w:hAnsiTheme="minorHAnsi" w:cstheme="minorHAnsi"/>
                      <w:b/>
                    </w:rPr>
                    <w:t>Nr crt</w:t>
                  </w:r>
                </w:p>
              </w:tc>
              <w:tc>
                <w:tcPr>
                  <w:tcW w:w="2814" w:type="dxa"/>
                  <w:vMerge w:val="restart"/>
                  <w:shd w:val="clear" w:color="auto" w:fill="BFBFBF"/>
                  <w:vAlign w:val="center"/>
                </w:tcPr>
                <w:p w14:paraId="75F255D9" w14:textId="1D6CD991" w:rsidR="002445AC" w:rsidRPr="00702EE3" w:rsidRDefault="002445AC" w:rsidP="002445AC">
                  <w:pPr>
                    <w:jc w:val="center"/>
                    <w:rPr>
                      <w:rFonts w:asciiTheme="minorHAnsi" w:hAnsiTheme="minorHAnsi" w:cstheme="minorHAnsi"/>
                      <w:b/>
                    </w:rPr>
                  </w:pPr>
                  <w:r w:rsidRPr="00702EE3">
                    <w:rPr>
                      <w:rFonts w:asciiTheme="minorHAnsi" w:hAnsiTheme="minorHAnsi" w:cstheme="minorHAnsi"/>
                      <w:b/>
                    </w:rPr>
                    <w:t>Obiectul verificarii</w:t>
                  </w:r>
                </w:p>
              </w:tc>
              <w:tc>
                <w:tcPr>
                  <w:tcW w:w="3320" w:type="dxa"/>
                  <w:gridSpan w:val="2"/>
                  <w:shd w:val="clear" w:color="auto" w:fill="BFBFBF"/>
                  <w:vAlign w:val="center"/>
                </w:tcPr>
                <w:p w14:paraId="6CD44C68" w14:textId="73E34CBD" w:rsidR="002445AC" w:rsidRPr="00702EE3" w:rsidRDefault="002445AC" w:rsidP="002445AC">
                  <w:pPr>
                    <w:jc w:val="center"/>
                    <w:rPr>
                      <w:rFonts w:asciiTheme="minorHAnsi" w:hAnsiTheme="minorHAnsi" w:cstheme="minorHAnsi"/>
                      <w:b/>
                    </w:rPr>
                  </w:pPr>
                  <w:r w:rsidRPr="00702EE3">
                    <w:rPr>
                      <w:rFonts w:asciiTheme="minorHAnsi" w:hAnsiTheme="minorHAnsi" w:cstheme="minorHAnsi"/>
                      <w:b/>
                    </w:rPr>
                    <w:t>Verificare</w:t>
                  </w:r>
                </w:p>
              </w:tc>
              <w:tc>
                <w:tcPr>
                  <w:tcW w:w="595" w:type="dxa"/>
                  <w:vMerge w:val="restart"/>
                  <w:shd w:val="clear" w:color="auto" w:fill="BFBFBF"/>
                  <w:vAlign w:val="center"/>
                </w:tcPr>
                <w:p w14:paraId="2784253F" w14:textId="7203F049" w:rsidR="002445AC" w:rsidRPr="00702EE3" w:rsidRDefault="002445AC" w:rsidP="002445AC">
                  <w:pPr>
                    <w:jc w:val="center"/>
                    <w:rPr>
                      <w:rFonts w:asciiTheme="minorHAnsi" w:hAnsiTheme="minorHAnsi" w:cstheme="minorHAnsi"/>
                      <w:b/>
                    </w:rPr>
                  </w:pPr>
                  <w:r w:rsidRPr="00702EE3">
                    <w:rPr>
                      <w:rFonts w:asciiTheme="minorHAnsi" w:hAnsiTheme="minorHAnsi" w:cstheme="minorHAnsi"/>
                      <w:b/>
                    </w:rPr>
                    <w:t>Da</w:t>
                  </w:r>
                </w:p>
              </w:tc>
              <w:tc>
                <w:tcPr>
                  <w:tcW w:w="1363" w:type="dxa"/>
                  <w:vMerge w:val="restart"/>
                  <w:shd w:val="clear" w:color="auto" w:fill="BFBFBF"/>
                  <w:vAlign w:val="center"/>
                </w:tcPr>
                <w:p w14:paraId="1395B848" w14:textId="1C2603A7" w:rsidR="002445AC" w:rsidRPr="00702EE3" w:rsidRDefault="002445AC" w:rsidP="005C3880">
                  <w:pPr>
                    <w:ind w:right="328"/>
                    <w:jc w:val="center"/>
                    <w:rPr>
                      <w:rFonts w:asciiTheme="minorHAnsi" w:hAnsiTheme="minorHAnsi" w:cstheme="minorHAnsi"/>
                      <w:b/>
                    </w:rPr>
                  </w:pPr>
                  <w:r w:rsidRPr="00702EE3">
                    <w:rPr>
                      <w:rFonts w:asciiTheme="minorHAnsi" w:hAnsiTheme="minorHAnsi" w:cstheme="minorHAnsi"/>
                      <w:b/>
                    </w:rPr>
                    <w:t>Nu</w:t>
                  </w:r>
                </w:p>
              </w:tc>
            </w:tr>
            <w:tr w:rsidR="002445AC" w:rsidRPr="00702EE3" w14:paraId="35402680" w14:textId="0AA33153" w:rsidTr="005322CB">
              <w:trPr>
                <w:trHeight w:val="298"/>
              </w:trPr>
              <w:tc>
                <w:tcPr>
                  <w:tcW w:w="476" w:type="dxa"/>
                  <w:vMerge/>
                  <w:tcBorders>
                    <w:bottom w:val="single" w:sz="4" w:space="0" w:color="auto"/>
                  </w:tcBorders>
                  <w:shd w:val="clear" w:color="auto" w:fill="BFBFBF"/>
                  <w:vAlign w:val="center"/>
                </w:tcPr>
                <w:p w14:paraId="231C3CF2" w14:textId="7A3E356B" w:rsidR="002445AC" w:rsidRPr="00702EE3" w:rsidRDefault="002445AC" w:rsidP="002445AC">
                  <w:pPr>
                    <w:jc w:val="center"/>
                    <w:rPr>
                      <w:rFonts w:asciiTheme="minorHAnsi" w:hAnsiTheme="minorHAnsi" w:cstheme="minorHAnsi"/>
                      <w:b/>
                    </w:rPr>
                  </w:pPr>
                </w:p>
              </w:tc>
              <w:tc>
                <w:tcPr>
                  <w:tcW w:w="2814" w:type="dxa"/>
                  <w:vMerge/>
                  <w:tcBorders>
                    <w:bottom w:val="single" w:sz="4" w:space="0" w:color="auto"/>
                  </w:tcBorders>
                  <w:shd w:val="clear" w:color="auto" w:fill="BFBFBF"/>
                  <w:vAlign w:val="center"/>
                </w:tcPr>
                <w:p w14:paraId="0D5ACCFC" w14:textId="3F944295" w:rsidR="002445AC" w:rsidRPr="00702EE3" w:rsidRDefault="002445AC" w:rsidP="002445AC">
                  <w:pPr>
                    <w:jc w:val="center"/>
                    <w:rPr>
                      <w:rFonts w:asciiTheme="minorHAnsi" w:hAnsiTheme="minorHAnsi" w:cstheme="minorHAnsi"/>
                      <w:b/>
                    </w:rPr>
                  </w:pPr>
                </w:p>
              </w:tc>
              <w:tc>
                <w:tcPr>
                  <w:tcW w:w="1787" w:type="dxa"/>
                  <w:tcBorders>
                    <w:bottom w:val="single" w:sz="4" w:space="0" w:color="auto"/>
                  </w:tcBorders>
                  <w:shd w:val="clear" w:color="auto" w:fill="BFBFBF"/>
                  <w:vAlign w:val="center"/>
                </w:tcPr>
                <w:p w14:paraId="6F769472" w14:textId="35CB1995" w:rsidR="002445AC" w:rsidRPr="00702EE3" w:rsidRDefault="002445AC" w:rsidP="002445AC">
                  <w:pPr>
                    <w:jc w:val="center"/>
                    <w:rPr>
                      <w:rFonts w:asciiTheme="minorHAnsi" w:hAnsiTheme="minorHAnsi" w:cstheme="minorHAnsi"/>
                      <w:b/>
                    </w:rPr>
                  </w:pPr>
                  <w:r w:rsidRPr="00702EE3">
                    <w:rPr>
                      <w:rFonts w:asciiTheme="minorHAnsi" w:hAnsiTheme="minorHAnsi" w:cstheme="minorHAnsi"/>
                      <w:b/>
                    </w:rPr>
                    <w:t>Documentar</w:t>
                  </w:r>
                </w:p>
              </w:tc>
              <w:tc>
                <w:tcPr>
                  <w:tcW w:w="1533" w:type="dxa"/>
                  <w:tcBorders>
                    <w:bottom w:val="single" w:sz="4" w:space="0" w:color="auto"/>
                  </w:tcBorders>
                  <w:shd w:val="clear" w:color="auto" w:fill="BFBFBF"/>
                  <w:vAlign w:val="center"/>
                </w:tcPr>
                <w:p w14:paraId="3329BC65" w14:textId="4BA13F99" w:rsidR="002445AC" w:rsidRPr="00702EE3" w:rsidRDefault="002445AC" w:rsidP="002445AC">
                  <w:pPr>
                    <w:jc w:val="center"/>
                    <w:rPr>
                      <w:rFonts w:asciiTheme="minorHAnsi" w:hAnsiTheme="minorHAnsi" w:cstheme="minorHAnsi"/>
                      <w:b/>
                    </w:rPr>
                  </w:pPr>
                  <w:r w:rsidRPr="00702EE3">
                    <w:rPr>
                      <w:rFonts w:asciiTheme="minorHAnsi" w:hAnsiTheme="minorHAnsi" w:cstheme="minorHAnsi"/>
                      <w:b/>
                    </w:rPr>
                    <w:t>Pe teren</w:t>
                  </w:r>
                </w:p>
              </w:tc>
              <w:tc>
                <w:tcPr>
                  <w:tcW w:w="595" w:type="dxa"/>
                  <w:vMerge/>
                  <w:tcBorders>
                    <w:bottom w:val="single" w:sz="4" w:space="0" w:color="auto"/>
                  </w:tcBorders>
                  <w:shd w:val="clear" w:color="auto" w:fill="BFBFBF"/>
                  <w:vAlign w:val="center"/>
                </w:tcPr>
                <w:p w14:paraId="632D4695" w14:textId="04119B97" w:rsidR="002445AC" w:rsidRPr="00702EE3" w:rsidRDefault="002445AC" w:rsidP="002445AC">
                  <w:pPr>
                    <w:jc w:val="center"/>
                    <w:rPr>
                      <w:rFonts w:asciiTheme="minorHAnsi" w:hAnsiTheme="minorHAnsi" w:cstheme="minorHAnsi"/>
                      <w:b/>
                    </w:rPr>
                  </w:pPr>
                </w:p>
              </w:tc>
              <w:tc>
                <w:tcPr>
                  <w:tcW w:w="1363" w:type="dxa"/>
                  <w:vMerge/>
                  <w:tcBorders>
                    <w:bottom w:val="single" w:sz="4" w:space="0" w:color="auto"/>
                  </w:tcBorders>
                  <w:shd w:val="clear" w:color="auto" w:fill="BFBFBF"/>
                </w:tcPr>
                <w:p w14:paraId="5AF99E70" w14:textId="328A9C84" w:rsidR="002445AC" w:rsidRPr="00702EE3" w:rsidRDefault="002445AC" w:rsidP="002445AC">
                  <w:pPr>
                    <w:jc w:val="center"/>
                    <w:rPr>
                      <w:rFonts w:asciiTheme="minorHAnsi" w:hAnsiTheme="minorHAnsi" w:cstheme="minorHAnsi"/>
                      <w:b/>
                    </w:rPr>
                  </w:pPr>
                </w:p>
              </w:tc>
            </w:tr>
            <w:tr w:rsidR="002445AC" w:rsidRPr="00702EE3" w14:paraId="1BFE5B5E" w14:textId="35CDAE1A" w:rsidTr="005322CB">
              <w:trPr>
                <w:trHeight w:val="2555"/>
              </w:trPr>
              <w:tc>
                <w:tcPr>
                  <w:tcW w:w="476" w:type="dxa"/>
                  <w:shd w:val="clear" w:color="auto" w:fill="auto"/>
                  <w:vAlign w:val="center"/>
                </w:tcPr>
                <w:p w14:paraId="7911C0FB" w14:textId="31A7E790" w:rsidR="002445AC" w:rsidRPr="00702EE3" w:rsidRDefault="002445AC" w:rsidP="002445AC">
                  <w:pPr>
                    <w:jc w:val="center"/>
                    <w:rPr>
                      <w:rFonts w:asciiTheme="minorHAnsi" w:hAnsiTheme="minorHAnsi" w:cstheme="minorHAnsi"/>
                      <w:b/>
                    </w:rPr>
                  </w:pPr>
                  <w:r w:rsidRPr="00702EE3">
                    <w:rPr>
                      <w:rFonts w:asciiTheme="minorHAnsi" w:hAnsiTheme="minorHAnsi" w:cstheme="minorHAnsi"/>
                      <w:b/>
                    </w:rPr>
                    <w:t>1</w:t>
                  </w:r>
                </w:p>
              </w:tc>
              <w:tc>
                <w:tcPr>
                  <w:tcW w:w="2814" w:type="dxa"/>
                  <w:shd w:val="clear" w:color="auto" w:fill="auto"/>
                  <w:vAlign w:val="center"/>
                </w:tcPr>
                <w:p w14:paraId="39255E23" w14:textId="16DABD7E" w:rsidR="002445AC" w:rsidRPr="00702EE3" w:rsidRDefault="002445AC" w:rsidP="002445AC">
                  <w:pPr>
                    <w:jc w:val="center"/>
                    <w:rPr>
                      <w:rFonts w:asciiTheme="minorHAnsi" w:hAnsiTheme="minorHAnsi" w:cstheme="minorHAnsi"/>
                    </w:rPr>
                  </w:pPr>
                  <w:r w:rsidRPr="00702EE3">
                    <w:rPr>
                      <w:rFonts w:asciiTheme="minorHAnsi" w:hAnsiTheme="minorHAnsi" w:cstheme="minorHAnsi"/>
                    </w:rPr>
                    <w:t xml:space="preserve">Reprezentanții legali/ asociații/ actionarii administratorii/ solicitantului sunt asociați/ administratori/ acționari </w:t>
                  </w:r>
                  <w:r w:rsidRPr="00702EE3">
                    <w:rPr>
                      <w:rFonts w:asciiTheme="minorHAnsi" w:hAnsiTheme="minorHAnsi" w:cstheme="minorHAnsi"/>
                      <w:b/>
                    </w:rPr>
                    <w:t xml:space="preserve">ai altor societăți care au același tip de activitate* </w:t>
                  </w:r>
                  <w:r w:rsidRPr="00702EE3">
                    <w:rPr>
                      <w:rFonts w:asciiTheme="minorHAnsi" w:hAnsiTheme="minorHAnsi" w:cstheme="minorHAnsi"/>
                    </w:rPr>
                    <w:t xml:space="preserve">cu cel al proiectului </w:t>
                  </w:r>
                  <w:proofErr w:type="gramStart"/>
                  <w:r w:rsidRPr="00702EE3">
                    <w:rPr>
                      <w:rFonts w:asciiTheme="minorHAnsi" w:hAnsiTheme="minorHAnsi" w:cstheme="minorHAnsi"/>
                    </w:rPr>
                    <w:t>analizat ?</w:t>
                  </w:r>
                  <w:proofErr w:type="gramEnd"/>
                </w:p>
                <w:p w14:paraId="69992F6B" w14:textId="60A45660" w:rsidR="002445AC" w:rsidRPr="00702EE3" w:rsidRDefault="002445AC" w:rsidP="002445AC">
                  <w:pPr>
                    <w:jc w:val="center"/>
                    <w:rPr>
                      <w:rFonts w:asciiTheme="minorHAnsi" w:hAnsiTheme="minorHAnsi" w:cstheme="minorHAnsi"/>
                      <w:b/>
                    </w:rPr>
                  </w:pPr>
                </w:p>
              </w:tc>
              <w:tc>
                <w:tcPr>
                  <w:tcW w:w="1787" w:type="dxa"/>
                  <w:shd w:val="clear" w:color="auto" w:fill="auto"/>
                  <w:vAlign w:val="center"/>
                </w:tcPr>
                <w:p w14:paraId="34BCF962" w14:textId="7B0BB276" w:rsidR="002445AC" w:rsidRPr="00702EE3" w:rsidRDefault="002445AC" w:rsidP="002445AC">
                  <w:pPr>
                    <w:jc w:val="center"/>
                    <w:rPr>
                      <w:rFonts w:asciiTheme="minorHAnsi" w:hAnsiTheme="minorHAnsi" w:cstheme="minorHAnsi"/>
                      <w:b/>
                    </w:rPr>
                  </w:pPr>
                  <w:r w:rsidRPr="00702EE3">
                    <w:rPr>
                      <w:rFonts w:asciiTheme="minorHAnsi" w:hAnsiTheme="minorHAnsi" w:cstheme="minorHAnsi"/>
                    </w:rPr>
                    <w:t>Verificare în RECOM/Arachne, dacă este cazul</w:t>
                  </w:r>
                </w:p>
              </w:tc>
              <w:tc>
                <w:tcPr>
                  <w:tcW w:w="1533" w:type="dxa"/>
                  <w:shd w:val="clear" w:color="auto" w:fill="auto"/>
                  <w:vAlign w:val="center"/>
                </w:tcPr>
                <w:p w14:paraId="50B7F274" w14:textId="7EC15423" w:rsidR="002445AC" w:rsidRPr="00702EE3" w:rsidRDefault="002445AC" w:rsidP="002445AC">
                  <w:pPr>
                    <w:jc w:val="center"/>
                    <w:rPr>
                      <w:rFonts w:asciiTheme="minorHAnsi" w:hAnsiTheme="minorHAnsi" w:cstheme="minorHAnsi"/>
                    </w:rPr>
                  </w:pPr>
                  <w:r w:rsidRPr="00702EE3">
                    <w:rPr>
                      <w:rFonts w:asciiTheme="minorHAnsi" w:hAnsiTheme="minorHAnsi" w:cstheme="minorHAnsi"/>
                    </w:rPr>
                    <w:t>Nu este cazul</w:t>
                  </w:r>
                </w:p>
              </w:tc>
              <w:tc>
                <w:tcPr>
                  <w:tcW w:w="595" w:type="dxa"/>
                  <w:shd w:val="clear" w:color="auto" w:fill="auto"/>
                  <w:vAlign w:val="center"/>
                </w:tcPr>
                <w:p w14:paraId="3BDD1B6A" w14:textId="59C5C5C3" w:rsidR="002445AC" w:rsidRPr="00702EE3" w:rsidRDefault="002445AC" w:rsidP="002445AC">
                  <w:pPr>
                    <w:jc w:val="center"/>
                    <w:rPr>
                      <w:rFonts w:asciiTheme="minorHAnsi" w:hAnsiTheme="minorHAnsi" w:cstheme="minorHAnsi"/>
                      <w:b/>
                    </w:rPr>
                  </w:pPr>
                </w:p>
              </w:tc>
              <w:tc>
                <w:tcPr>
                  <w:tcW w:w="1363" w:type="dxa"/>
                </w:tcPr>
                <w:p w14:paraId="2C719218" w14:textId="1340BE35" w:rsidR="002445AC" w:rsidRPr="00702EE3" w:rsidRDefault="002445AC" w:rsidP="002445AC">
                  <w:pPr>
                    <w:jc w:val="center"/>
                    <w:rPr>
                      <w:rFonts w:asciiTheme="minorHAnsi" w:hAnsiTheme="minorHAnsi" w:cstheme="minorHAnsi"/>
                      <w:b/>
                    </w:rPr>
                  </w:pPr>
                </w:p>
              </w:tc>
            </w:tr>
            <w:tr w:rsidR="002445AC" w:rsidRPr="00702EE3" w14:paraId="57D9A759" w14:textId="49733788" w:rsidTr="005322CB">
              <w:trPr>
                <w:trHeight w:val="3138"/>
              </w:trPr>
              <w:tc>
                <w:tcPr>
                  <w:tcW w:w="476" w:type="dxa"/>
                  <w:shd w:val="clear" w:color="auto" w:fill="auto"/>
                  <w:vAlign w:val="center"/>
                </w:tcPr>
                <w:p w14:paraId="382519EC" w14:textId="1B44384F" w:rsidR="002445AC" w:rsidRPr="00702EE3" w:rsidRDefault="00A16C94" w:rsidP="002445AC">
                  <w:pPr>
                    <w:jc w:val="center"/>
                    <w:rPr>
                      <w:rFonts w:asciiTheme="minorHAnsi" w:hAnsiTheme="minorHAnsi" w:cstheme="minorHAnsi"/>
                      <w:b/>
                    </w:rPr>
                  </w:pPr>
                  <w:r w:rsidRPr="00702EE3">
                    <w:rPr>
                      <w:rFonts w:asciiTheme="minorHAnsi" w:hAnsiTheme="minorHAnsi" w:cstheme="minorHAnsi"/>
                      <w:b/>
                    </w:rPr>
                    <w:t>2</w:t>
                  </w:r>
                </w:p>
              </w:tc>
              <w:tc>
                <w:tcPr>
                  <w:tcW w:w="2814" w:type="dxa"/>
                  <w:shd w:val="clear" w:color="auto" w:fill="auto"/>
                  <w:vAlign w:val="center"/>
                </w:tcPr>
                <w:p w14:paraId="026037E6" w14:textId="21DF0EF0" w:rsidR="002445AC" w:rsidRPr="00702EE3" w:rsidRDefault="002445AC" w:rsidP="002445AC">
                  <w:pPr>
                    <w:jc w:val="center"/>
                    <w:rPr>
                      <w:rFonts w:asciiTheme="minorHAnsi" w:hAnsiTheme="minorHAnsi" w:cstheme="minorHAnsi"/>
                      <w:b/>
                    </w:rPr>
                  </w:pPr>
                  <w:r w:rsidRPr="00702EE3">
                    <w:rPr>
                      <w:rFonts w:asciiTheme="minorHAnsi" w:hAnsiTheme="minorHAnsi" w:cstheme="minorHAnsi"/>
                    </w:rPr>
                    <w:t>Există legături între vânzătorul/ arendatorul/ locatorul clădirii/terenului destinat realizării proiectului sau al terenurilor/efectivelor de animale/infrastructurii de producție luate în considerare pentru calcularea SO-ului ș</w:t>
                  </w:r>
                  <w:proofErr w:type="gramStart"/>
                  <w:r w:rsidRPr="00702EE3">
                    <w:rPr>
                      <w:rFonts w:asciiTheme="minorHAnsi" w:hAnsiTheme="minorHAnsi" w:cstheme="minorHAnsi"/>
                    </w:rPr>
                    <w:t>i  solicitant</w:t>
                  </w:r>
                  <w:proofErr w:type="gramEnd"/>
                  <w:r w:rsidRPr="00702EE3">
                    <w:rPr>
                      <w:rFonts w:asciiTheme="minorHAnsi" w:hAnsiTheme="minorHAnsi" w:cstheme="minorHAnsi"/>
                    </w:rPr>
                    <w:t>?</w:t>
                  </w:r>
                </w:p>
              </w:tc>
              <w:tc>
                <w:tcPr>
                  <w:tcW w:w="1787" w:type="dxa"/>
                  <w:shd w:val="clear" w:color="auto" w:fill="auto"/>
                  <w:vAlign w:val="center"/>
                </w:tcPr>
                <w:p w14:paraId="404D18C5" w14:textId="6C6E2C97" w:rsidR="002445AC" w:rsidRPr="00702EE3" w:rsidRDefault="002445AC" w:rsidP="002445AC">
                  <w:pPr>
                    <w:jc w:val="center"/>
                    <w:rPr>
                      <w:rFonts w:asciiTheme="minorHAnsi" w:hAnsiTheme="minorHAnsi" w:cstheme="minorHAnsi"/>
                      <w:b/>
                    </w:rPr>
                  </w:pPr>
                  <w:r w:rsidRPr="00702EE3">
                    <w:rPr>
                      <w:rFonts w:asciiTheme="minorHAnsi" w:hAnsiTheme="minorHAnsi" w:cstheme="minorHAnsi"/>
                    </w:rPr>
                    <w:t>Acte de proprietate/ folosință clădiri/ terenuri/ infrastructură de producție</w:t>
                  </w:r>
                </w:p>
              </w:tc>
              <w:tc>
                <w:tcPr>
                  <w:tcW w:w="1533" w:type="dxa"/>
                  <w:shd w:val="clear" w:color="auto" w:fill="auto"/>
                  <w:vAlign w:val="center"/>
                </w:tcPr>
                <w:p w14:paraId="68BC0978" w14:textId="0DA0FD19" w:rsidR="002445AC" w:rsidRPr="00702EE3" w:rsidRDefault="002445AC" w:rsidP="002445AC">
                  <w:pPr>
                    <w:jc w:val="center"/>
                    <w:rPr>
                      <w:rFonts w:asciiTheme="minorHAnsi" w:hAnsiTheme="minorHAnsi" w:cstheme="minorHAnsi"/>
                      <w:b/>
                    </w:rPr>
                  </w:pPr>
                  <w:r w:rsidRPr="00702EE3">
                    <w:rPr>
                      <w:rFonts w:asciiTheme="minorHAnsi" w:hAnsiTheme="minorHAnsi" w:cstheme="minorHAnsi"/>
                    </w:rPr>
                    <w:t>Nu este cazul</w:t>
                  </w:r>
                </w:p>
              </w:tc>
              <w:tc>
                <w:tcPr>
                  <w:tcW w:w="595" w:type="dxa"/>
                  <w:shd w:val="clear" w:color="auto" w:fill="auto"/>
                  <w:vAlign w:val="center"/>
                </w:tcPr>
                <w:p w14:paraId="10C43184" w14:textId="741A6D2A" w:rsidR="002445AC" w:rsidRPr="00702EE3" w:rsidRDefault="002445AC" w:rsidP="002445AC">
                  <w:pPr>
                    <w:jc w:val="center"/>
                    <w:rPr>
                      <w:rFonts w:asciiTheme="minorHAnsi" w:hAnsiTheme="minorHAnsi" w:cstheme="minorHAnsi"/>
                      <w:b/>
                    </w:rPr>
                  </w:pPr>
                </w:p>
              </w:tc>
              <w:tc>
                <w:tcPr>
                  <w:tcW w:w="1363" w:type="dxa"/>
                </w:tcPr>
                <w:p w14:paraId="51AC3E2A" w14:textId="34DAD03B" w:rsidR="002445AC" w:rsidRPr="00702EE3" w:rsidRDefault="002445AC" w:rsidP="002445AC">
                  <w:pPr>
                    <w:jc w:val="center"/>
                    <w:rPr>
                      <w:rFonts w:asciiTheme="minorHAnsi" w:hAnsiTheme="minorHAnsi" w:cstheme="minorHAnsi"/>
                      <w:b/>
                    </w:rPr>
                  </w:pPr>
                </w:p>
              </w:tc>
            </w:tr>
            <w:tr w:rsidR="002445AC" w:rsidRPr="00702EE3" w14:paraId="1F08274E" w14:textId="475B4FC0" w:rsidTr="005322CB">
              <w:trPr>
                <w:trHeight w:val="1718"/>
              </w:trPr>
              <w:tc>
                <w:tcPr>
                  <w:tcW w:w="476" w:type="dxa"/>
                  <w:shd w:val="clear" w:color="auto" w:fill="auto"/>
                  <w:vAlign w:val="center"/>
                </w:tcPr>
                <w:p w14:paraId="53F5F638" w14:textId="233100BF" w:rsidR="002445AC" w:rsidRPr="00702EE3" w:rsidRDefault="00A16C94" w:rsidP="002445AC">
                  <w:pPr>
                    <w:jc w:val="center"/>
                    <w:rPr>
                      <w:rFonts w:asciiTheme="minorHAnsi" w:hAnsiTheme="minorHAnsi" w:cstheme="minorHAnsi"/>
                      <w:b/>
                    </w:rPr>
                  </w:pPr>
                  <w:r w:rsidRPr="00702EE3">
                    <w:rPr>
                      <w:rFonts w:asciiTheme="minorHAnsi" w:hAnsiTheme="minorHAnsi" w:cstheme="minorHAnsi"/>
                      <w:b/>
                    </w:rPr>
                    <w:lastRenderedPageBreak/>
                    <w:t>3</w:t>
                  </w:r>
                </w:p>
              </w:tc>
              <w:tc>
                <w:tcPr>
                  <w:tcW w:w="2814" w:type="dxa"/>
                  <w:shd w:val="clear" w:color="auto" w:fill="auto"/>
                  <w:vAlign w:val="center"/>
                </w:tcPr>
                <w:p w14:paraId="1DF3A9F9" w14:textId="74C264E0" w:rsidR="002445AC" w:rsidRPr="00702EE3" w:rsidRDefault="002445AC" w:rsidP="002445AC">
                  <w:pPr>
                    <w:jc w:val="center"/>
                    <w:rPr>
                      <w:rFonts w:asciiTheme="minorHAnsi" w:hAnsiTheme="minorHAnsi" w:cstheme="minorHAnsi"/>
                      <w:b/>
                    </w:rPr>
                  </w:pPr>
                  <w:r w:rsidRPr="00702EE3">
                    <w:rPr>
                      <w:rFonts w:asciiTheme="minorHAnsi" w:hAnsiTheme="minorHAnsi" w:cstheme="minorHAnsi"/>
                    </w:rPr>
                    <w:t>Activitatea propusă prin proiect este dependentă de activitatea unui ter</w:t>
                  </w:r>
                  <w:proofErr w:type="gramStart"/>
                  <w:r w:rsidRPr="00702EE3">
                    <w:rPr>
                      <w:rFonts w:asciiTheme="minorHAnsi" w:hAnsiTheme="minorHAnsi" w:cstheme="minorHAnsi"/>
                    </w:rPr>
                    <w:t>ț(</w:t>
                  </w:r>
                  <w:proofErr w:type="gramEnd"/>
                  <w:r w:rsidRPr="00702EE3">
                    <w:rPr>
                      <w:rFonts w:asciiTheme="minorHAnsi" w:hAnsiTheme="minorHAnsi" w:cstheme="minorHAnsi"/>
                    </w:rPr>
                    <w:t xml:space="preserve"> persoana juridică) și/sau crează avantaje unui terț (persoană juridică) ?</w:t>
                  </w:r>
                </w:p>
              </w:tc>
              <w:tc>
                <w:tcPr>
                  <w:tcW w:w="1787" w:type="dxa"/>
                  <w:shd w:val="clear" w:color="auto" w:fill="auto"/>
                  <w:vAlign w:val="center"/>
                </w:tcPr>
                <w:p w14:paraId="648A9984" w14:textId="6EFD1E98" w:rsidR="002445AC" w:rsidRPr="00702EE3" w:rsidRDefault="002445AC" w:rsidP="002445AC">
                  <w:pPr>
                    <w:jc w:val="center"/>
                    <w:rPr>
                      <w:rFonts w:asciiTheme="minorHAnsi" w:hAnsiTheme="minorHAnsi" w:cstheme="minorHAnsi"/>
                    </w:rPr>
                  </w:pPr>
                  <w:r w:rsidRPr="00702EE3">
                    <w:rPr>
                      <w:rFonts w:asciiTheme="minorHAnsi" w:hAnsiTheme="minorHAnsi" w:cstheme="minorHAnsi"/>
                    </w:rPr>
                    <w:t xml:space="preserve"> documente din Dosarul cererii de finanțare</w:t>
                  </w:r>
                </w:p>
                <w:p w14:paraId="63C79B8C" w14:textId="77777777" w:rsidR="002445AC" w:rsidRPr="00702EE3" w:rsidRDefault="002445AC" w:rsidP="002445AC">
                  <w:pPr>
                    <w:jc w:val="center"/>
                    <w:rPr>
                      <w:rFonts w:asciiTheme="minorHAnsi" w:hAnsiTheme="minorHAnsi" w:cstheme="minorHAnsi"/>
                    </w:rPr>
                  </w:pPr>
                </w:p>
                <w:p w14:paraId="27CC70F4" w14:textId="27D2F9D8" w:rsidR="002445AC" w:rsidRPr="00702EE3" w:rsidRDefault="002445AC" w:rsidP="002445AC">
                  <w:pPr>
                    <w:jc w:val="center"/>
                    <w:rPr>
                      <w:rFonts w:asciiTheme="minorHAnsi" w:hAnsiTheme="minorHAnsi" w:cstheme="minorHAnsi"/>
                    </w:rPr>
                  </w:pPr>
                </w:p>
              </w:tc>
              <w:tc>
                <w:tcPr>
                  <w:tcW w:w="1533" w:type="dxa"/>
                  <w:shd w:val="clear" w:color="auto" w:fill="auto"/>
                  <w:vAlign w:val="center"/>
                </w:tcPr>
                <w:p w14:paraId="6915FCA8" w14:textId="2C935225" w:rsidR="002445AC" w:rsidRPr="00702EE3" w:rsidRDefault="002445AC" w:rsidP="002445AC">
                  <w:pPr>
                    <w:jc w:val="center"/>
                    <w:rPr>
                      <w:rFonts w:asciiTheme="minorHAnsi" w:hAnsiTheme="minorHAnsi" w:cstheme="minorHAnsi"/>
                    </w:rPr>
                  </w:pPr>
                  <w:r w:rsidRPr="00702EE3">
                    <w:rPr>
                      <w:rFonts w:asciiTheme="minorHAnsi" w:hAnsiTheme="minorHAnsi" w:cstheme="minorHAnsi"/>
                    </w:rPr>
                    <w:t>Verificare și la locul investiției</w:t>
                  </w:r>
                </w:p>
              </w:tc>
              <w:tc>
                <w:tcPr>
                  <w:tcW w:w="595" w:type="dxa"/>
                  <w:shd w:val="clear" w:color="auto" w:fill="auto"/>
                  <w:vAlign w:val="center"/>
                </w:tcPr>
                <w:p w14:paraId="0B8AA5D5" w14:textId="2AC32FBB" w:rsidR="002445AC" w:rsidRPr="00702EE3" w:rsidRDefault="002445AC" w:rsidP="002445AC">
                  <w:pPr>
                    <w:jc w:val="center"/>
                    <w:rPr>
                      <w:rFonts w:asciiTheme="minorHAnsi" w:hAnsiTheme="minorHAnsi" w:cstheme="minorHAnsi"/>
                      <w:b/>
                    </w:rPr>
                  </w:pPr>
                </w:p>
              </w:tc>
              <w:tc>
                <w:tcPr>
                  <w:tcW w:w="1363" w:type="dxa"/>
                </w:tcPr>
                <w:p w14:paraId="610885F6" w14:textId="1D0AEE0E" w:rsidR="002445AC" w:rsidRPr="00702EE3" w:rsidRDefault="002445AC" w:rsidP="002445AC">
                  <w:pPr>
                    <w:jc w:val="center"/>
                    <w:rPr>
                      <w:rFonts w:asciiTheme="minorHAnsi" w:hAnsiTheme="minorHAnsi" w:cstheme="minorHAnsi"/>
                      <w:b/>
                    </w:rPr>
                  </w:pPr>
                </w:p>
              </w:tc>
            </w:tr>
            <w:tr w:rsidR="002445AC" w:rsidRPr="00702EE3" w14:paraId="2D279E42" w14:textId="77777777" w:rsidTr="005322CB">
              <w:trPr>
                <w:trHeight w:val="1404"/>
              </w:trPr>
              <w:tc>
                <w:tcPr>
                  <w:tcW w:w="476" w:type="dxa"/>
                  <w:shd w:val="clear" w:color="auto" w:fill="auto"/>
                  <w:vAlign w:val="center"/>
                </w:tcPr>
                <w:p w14:paraId="51BB53AD" w14:textId="7F8BA134" w:rsidR="002445AC" w:rsidRPr="00702EE3" w:rsidRDefault="00A16C94" w:rsidP="002445AC">
                  <w:pPr>
                    <w:jc w:val="center"/>
                    <w:rPr>
                      <w:rFonts w:asciiTheme="minorHAnsi" w:hAnsiTheme="minorHAnsi" w:cstheme="minorHAnsi"/>
                      <w:b/>
                    </w:rPr>
                  </w:pPr>
                  <w:r w:rsidRPr="00702EE3">
                    <w:rPr>
                      <w:rFonts w:asciiTheme="minorHAnsi" w:hAnsiTheme="minorHAnsi" w:cstheme="minorHAnsi"/>
                      <w:b/>
                    </w:rPr>
                    <w:t>4</w:t>
                  </w:r>
                </w:p>
              </w:tc>
              <w:tc>
                <w:tcPr>
                  <w:tcW w:w="2814" w:type="dxa"/>
                  <w:shd w:val="clear" w:color="auto" w:fill="auto"/>
                  <w:vAlign w:val="center"/>
                </w:tcPr>
                <w:p w14:paraId="1A85E97E" w14:textId="201E1B06" w:rsidR="002445AC" w:rsidRPr="00702EE3" w:rsidRDefault="002445AC" w:rsidP="002445AC">
                  <w:pPr>
                    <w:jc w:val="center"/>
                    <w:rPr>
                      <w:rFonts w:asciiTheme="minorHAnsi" w:hAnsiTheme="minorHAnsi" w:cstheme="minorHAnsi"/>
                    </w:rPr>
                  </w:pPr>
                  <w:r w:rsidRPr="00702EE3">
                    <w:rPr>
                      <w:rFonts w:asciiTheme="minorHAnsi" w:hAnsiTheme="minorHAnsi" w:cstheme="minorHAnsi"/>
                    </w:rPr>
                    <w:t>Verificarea legaturilor intre asociații/actionarii /administratorii cu actionariat strain si solicitant</w:t>
                  </w:r>
                </w:p>
              </w:tc>
              <w:tc>
                <w:tcPr>
                  <w:tcW w:w="1787" w:type="dxa"/>
                  <w:shd w:val="clear" w:color="auto" w:fill="auto"/>
                  <w:vAlign w:val="center"/>
                </w:tcPr>
                <w:p w14:paraId="1E5B51DB" w14:textId="1A47075A" w:rsidR="002445AC" w:rsidRPr="00702EE3" w:rsidDel="002147D0" w:rsidRDefault="002445AC" w:rsidP="002445AC">
                  <w:pPr>
                    <w:jc w:val="center"/>
                    <w:rPr>
                      <w:rFonts w:asciiTheme="minorHAnsi" w:hAnsiTheme="minorHAnsi" w:cstheme="minorHAnsi"/>
                    </w:rPr>
                  </w:pPr>
                  <w:r w:rsidRPr="00702EE3">
                    <w:rPr>
                      <w:rFonts w:asciiTheme="minorHAnsi" w:hAnsiTheme="minorHAnsi" w:cstheme="minorHAnsi"/>
                    </w:rPr>
                    <w:t>Verificare în Arachne, daca este cazul</w:t>
                  </w:r>
                </w:p>
              </w:tc>
              <w:tc>
                <w:tcPr>
                  <w:tcW w:w="1533" w:type="dxa"/>
                  <w:shd w:val="clear" w:color="auto" w:fill="auto"/>
                  <w:vAlign w:val="center"/>
                </w:tcPr>
                <w:p w14:paraId="305FF22F" w14:textId="66CCC341" w:rsidR="002445AC" w:rsidRPr="00702EE3" w:rsidRDefault="002445AC" w:rsidP="002445AC">
                  <w:pPr>
                    <w:jc w:val="center"/>
                    <w:rPr>
                      <w:rFonts w:asciiTheme="minorHAnsi" w:hAnsiTheme="minorHAnsi" w:cstheme="minorHAnsi"/>
                    </w:rPr>
                  </w:pPr>
                  <w:r w:rsidRPr="00702EE3">
                    <w:rPr>
                      <w:rFonts w:asciiTheme="minorHAnsi" w:hAnsiTheme="minorHAnsi" w:cstheme="minorHAnsi"/>
                    </w:rPr>
                    <w:t>Nu este cazul</w:t>
                  </w:r>
                </w:p>
              </w:tc>
              <w:tc>
                <w:tcPr>
                  <w:tcW w:w="595" w:type="dxa"/>
                  <w:shd w:val="clear" w:color="auto" w:fill="auto"/>
                  <w:vAlign w:val="center"/>
                </w:tcPr>
                <w:p w14:paraId="6BDAD4AE" w14:textId="77777777" w:rsidR="002445AC" w:rsidRPr="00702EE3" w:rsidRDefault="002445AC" w:rsidP="002445AC">
                  <w:pPr>
                    <w:jc w:val="center"/>
                    <w:rPr>
                      <w:rFonts w:asciiTheme="minorHAnsi" w:hAnsiTheme="minorHAnsi" w:cstheme="minorHAnsi"/>
                      <w:b/>
                    </w:rPr>
                  </w:pPr>
                </w:p>
              </w:tc>
              <w:tc>
                <w:tcPr>
                  <w:tcW w:w="1363" w:type="dxa"/>
                </w:tcPr>
                <w:p w14:paraId="451E0EB9" w14:textId="77777777" w:rsidR="002445AC" w:rsidRPr="00702EE3" w:rsidRDefault="002445AC" w:rsidP="005C3880">
                  <w:pPr>
                    <w:ind w:firstLine="73"/>
                    <w:jc w:val="center"/>
                    <w:rPr>
                      <w:rFonts w:asciiTheme="minorHAnsi" w:hAnsiTheme="minorHAnsi" w:cstheme="minorHAnsi"/>
                      <w:b/>
                    </w:rPr>
                  </w:pPr>
                </w:p>
              </w:tc>
            </w:tr>
          </w:tbl>
          <w:p w14:paraId="16D89542" w14:textId="4231A734" w:rsidR="002445AC" w:rsidRPr="00702EE3" w:rsidRDefault="002445AC" w:rsidP="002445AC">
            <w:pPr>
              <w:jc w:val="center"/>
              <w:rPr>
                <w:rFonts w:asciiTheme="minorHAnsi" w:hAnsiTheme="minorHAnsi" w:cstheme="minorHAnsi"/>
                <w:b/>
              </w:rPr>
            </w:pPr>
            <w:r w:rsidRPr="00702EE3">
              <w:rPr>
                <w:rFonts w:asciiTheme="minorHAnsi" w:hAnsiTheme="minorHAnsi" w:cstheme="minorHAnsi"/>
                <w:b/>
              </w:rPr>
              <w:t xml:space="preserve">*„acelasi tip de activitate” </w:t>
            </w:r>
            <w:r w:rsidRPr="00702EE3">
              <w:rPr>
                <w:rFonts w:asciiTheme="minorHAnsi" w:hAnsiTheme="minorHAnsi" w:cstheme="minorHAnsi"/>
              </w:rPr>
              <w:t>reprezintă acea situație în care două sau mai multe entități economice desfășoară activități autorizate identificate prin aceeași clasă CAEN (nivel 4 cifre) și realizează produse/servicii/lucrari similare</w:t>
            </w:r>
          </w:p>
          <w:p w14:paraId="0DE2C81E" w14:textId="05E853DB" w:rsidR="002445AC" w:rsidRPr="00702EE3" w:rsidRDefault="002445AC" w:rsidP="002445AC">
            <w:pPr>
              <w:jc w:val="center"/>
              <w:rPr>
                <w:rFonts w:asciiTheme="minorHAnsi" w:hAnsiTheme="minorHAnsi" w:cstheme="minorHAnsi"/>
                <w:b/>
              </w:rPr>
            </w:pPr>
          </w:p>
          <w:p w14:paraId="5023D0C8" w14:textId="50BDF5AF" w:rsidR="002445AC" w:rsidRPr="00702EE3" w:rsidRDefault="002445AC" w:rsidP="002445AC">
            <w:pPr>
              <w:jc w:val="center"/>
              <w:rPr>
                <w:rFonts w:asciiTheme="minorHAnsi" w:hAnsiTheme="minorHAnsi" w:cstheme="minorHAnsi"/>
                <w:bCs/>
              </w:rPr>
            </w:pPr>
            <w:r w:rsidRPr="00702EE3">
              <w:rPr>
                <w:rFonts w:asciiTheme="minorHAnsi" w:hAnsiTheme="minorHAnsi" w:cstheme="minorHAnsi"/>
                <w:bCs/>
              </w:rPr>
              <w:t>Observații: .................................................................................................................................................</w:t>
            </w:r>
          </w:p>
          <w:p w14:paraId="090D771B" w14:textId="347FE8A9" w:rsidR="002445AC" w:rsidRPr="00702EE3" w:rsidRDefault="002445AC" w:rsidP="002445AC">
            <w:pPr>
              <w:jc w:val="center"/>
              <w:rPr>
                <w:rFonts w:asciiTheme="minorHAnsi" w:hAnsiTheme="minorHAnsi" w:cstheme="minorHAnsi"/>
                <w:bCs/>
              </w:rPr>
            </w:pPr>
            <w:r w:rsidRPr="00702EE3">
              <w:rPr>
                <w:rFonts w:asciiTheme="minorHAnsi" w:hAnsiTheme="minorHAnsi" w:cstheme="minorHAnsi"/>
                <w:bCs/>
              </w:rPr>
              <w:t>.................................................................................................................................................</w:t>
            </w:r>
          </w:p>
          <w:p w14:paraId="649EF03E" w14:textId="2A0D78FB" w:rsidR="002445AC" w:rsidRPr="00702EE3" w:rsidRDefault="002445AC" w:rsidP="002445AC">
            <w:pPr>
              <w:jc w:val="center"/>
              <w:rPr>
                <w:rFonts w:asciiTheme="minorHAnsi" w:hAnsiTheme="minorHAnsi" w:cstheme="minorHAnsi"/>
                <w:bCs/>
              </w:rPr>
            </w:pPr>
            <w:r w:rsidRPr="00702EE3">
              <w:rPr>
                <w:rFonts w:asciiTheme="minorHAnsi" w:hAnsiTheme="minorHAnsi" w:cstheme="minorHAnsi"/>
                <w:bCs/>
              </w:rPr>
              <w:t>.................................................................................................................................................</w:t>
            </w:r>
          </w:p>
          <w:p w14:paraId="40736585" w14:textId="77779383" w:rsidR="002445AC" w:rsidRPr="00702EE3" w:rsidRDefault="002445AC" w:rsidP="002445AC">
            <w:pPr>
              <w:jc w:val="center"/>
              <w:rPr>
                <w:rFonts w:asciiTheme="minorHAnsi" w:hAnsiTheme="minorHAnsi" w:cstheme="minorHAnsi"/>
                <w:bCs/>
              </w:rPr>
            </w:pPr>
            <w:r w:rsidRPr="00702EE3">
              <w:rPr>
                <w:rFonts w:asciiTheme="minorHAnsi" w:hAnsiTheme="minorHAnsi" w:cstheme="minorHAnsi"/>
                <w:bCs/>
              </w:rPr>
              <w:t>.................................................................................................................................................</w:t>
            </w:r>
          </w:p>
          <w:p w14:paraId="260A87D8" w14:textId="41630FE9" w:rsidR="002445AC" w:rsidRPr="00702EE3" w:rsidRDefault="002445AC" w:rsidP="002445AC">
            <w:pPr>
              <w:jc w:val="center"/>
              <w:rPr>
                <w:rFonts w:asciiTheme="minorHAnsi" w:hAnsiTheme="minorHAnsi" w:cstheme="minorHAnsi"/>
                <w:b/>
              </w:rPr>
            </w:pPr>
          </w:p>
          <w:p w14:paraId="7D0A2BDA" w14:textId="61D30003" w:rsidR="002445AC" w:rsidRPr="00702EE3" w:rsidRDefault="002445AC" w:rsidP="002445AC">
            <w:pPr>
              <w:jc w:val="both"/>
              <w:rPr>
                <w:rFonts w:asciiTheme="minorHAnsi" w:hAnsiTheme="minorHAnsi" w:cstheme="minorHAnsi"/>
                <w:bCs/>
                <w:i/>
                <w:sz w:val="22"/>
                <w:szCs w:val="22"/>
              </w:rPr>
            </w:pPr>
            <w:r w:rsidRPr="00702EE3">
              <w:rPr>
                <w:rFonts w:asciiTheme="minorHAnsi" w:hAnsiTheme="minorHAnsi" w:cstheme="minorHAnsi"/>
                <w:b/>
                <w:sz w:val="22"/>
                <w:szCs w:val="22"/>
              </w:rPr>
              <w:t xml:space="preserve">Secțiunea B – </w:t>
            </w:r>
            <w:r w:rsidRPr="00702EE3">
              <w:rPr>
                <w:rFonts w:asciiTheme="minorHAnsi" w:hAnsiTheme="minorHAnsi" w:cstheme="minorHAnsi"/>
                <w:b/>
                <w:bCs/>
                <w:sz w:val="22"/>
                <w:szCs w:val="22"/>
              </w:rPr>
              <w:t xml:space="preserve">Încadrarea într-o situație de creare de condiții artificiale. </w:t>
            </w:r>
            <w:r w:rsidRPr="00702EE3">
              <w:rPr>
                <w:rFonts w:asciiTheme="minorHAnsi" w:hAnsiTheme="minorHAnsi" w:cstheme="minorHAnsi"/>
                <w:bCs/>
                <w:i/>
                <w:sz w:val="22"/>
                <w:szCs w:val="22"/>
              </w:rPr>
              <w:t xml:space="preserve">(se completează în cazul în care există minim o bifă pe </w:t>
            </w:r>
            <w:r w:rsidRPr="00702EE3">
              <w:rPr>
                <w:rFonts w:asciiTheme="minorHAnsi" w:hAnsiTheme="minorHAnsi" w:cstheme="minorHAnsi"/>
                <w:i/>
                <w:sz w:val="22"/>
                <w:szCs w:val="22"/>
              </w:rPr>
              <w:t xml:space="preserve">coloana </w:t>
            </w:r>
            <w:r w:rsidRPr="00702EE3">
              <w:rPr>
                <w:rFonts w:asciiTheme="minorHAnsi" w:hAnsiTheme="minorHAnsi" w:cstheme="minorHAnsi"/>
                <w:b/>
                <w:i/>
                <w:sz w:val="22"/>
                <w:szCs w:val="22"/>
              </w:rPr>
              <w:t xml:space="preserve">„DA” </w:t>
            </w:r>
            <w:r w:rsidRPr="00702EE3">
              <w:rPr>
                <w:rFonts w:asciiTheme="minorHAnsi" w:hAnsiTheme="minorHAnsi" w:cstheme="minorHAnsi"/>
                <w:i/>
                <w:sz w:val="22"/>
                <w:szCs w:val="22"/>
              </w:rPr>
              <w:t xml:space="preserve">în </w:t>
            </w:r>
            <w:r w:rsidRPr="00702EE3">
              <w:rPr>
                <w:rFonts w:asciiTheme="minorHAnsi" w:hAnsiTheme="minorHAnsi" w:cstheme="minorHAnsi"/>
                <w:b/>
                <w:i/>
                <w:sz w:val="22"/>
                <w:szCs w:val="22"/>
              </w:rPr>
              <w:t xml:space="preserve">„Secțiunea A” </w:t>
            </w:r>
            <w:r w:rsidRPr="00702EE3">
              <w:rPr>
                <w:rFonts w:asciiTheme="minorHAnsi" w:hAnsiTheme="minorHAnsi" w:cstheme="minorHAnsi"/>
                <w:i/>
                <w:sz w:val="22"/>
                <w:szCs w:val="22"/>
              </w:rPr>
              <w:t>sau în situația în care expertul evaluator descoperă indicii care conduc la suspiciunea existenței de condiții artificiale, altele decât cele enumerate în secțiunea A și pe care le detaliază la rubrica observații</w:t>
            </w:r>
            <w:r w:rsidRPr="00702EE3">
              <w:rPr>
                <w:rFonts w:asciiTheme="minorHAnsi" w:hAnsiTheme="minorHAnsi" w:cstheme="minorHAnsi"/>
                <w:b/>
                <w:i/>
                <w:sz w:val="22"/>
                <w:szCs w:val="22"/>
              </w:rPr>
              <w:t>.</w:t>
            </w:r>
          </w:p>
          <w:tbl>
            <w:tblPr>
              <w:tblStyle w:val="TableGrid"/>
              <w:tblW w:w="8330" w:type="dxa"/>
              <w:tblLayout w:type="fixed"/>
              <w:tblLook w:val="04A0" w:firstRow="1" w:lastRow="0" w:firstColumn="1" w:lastColumn="0" w:noHBand="0" w:noVBand="1"/>
            </w:tblPr>
            <w:tblGrid>
              <w:gridCol w:w="534"/>
              <w:gridCol w:w="2693"/>
              <w:gridCol w:w="3827"/>
              <w:gridCol w:w="709"/>
              <w:gridCol w:w="567"/>
            </w:tblGrid>
            <w:tr w:rsidR="002445AC" w:rsidRPr="00702EE3" w14:paraId="2ED391DB" w14:textId="714051DC" w:rsidTr="00DD688A">
              <w:tc>
                <w:tcPr>
                  <w:tcW w:w="534" w:type="dxa"/>
                  <w:shd w:val="clear" w:color="auto" w:fill="BFBFBF" w:themeFill="background1" w:themeFillShade="BF"/>
                </w:tcPr>
                <w:p w14:paraId="0A4147DB" w14:textId="76B456E4" w:rsidR="002445AC" w:rsidRPr="00702EE3" w:rsidRDefault="002445AC" w:rsidP="002445AC">
                  <w:pPr>
                    <w:jc w:val="center"/>
                    <w:rPr>
                      <w:rFonts w:asciiTheme="minorHAnsi" w:hAnsiTheme="minorHAnsi" w:cstheme="minorHAnsi"/>
                      <w:b/>
                      <w:bCs/>
                      <w:sz w:val="22"/>
                      <w:szCs w:val="22"/>
                    </w:rPr>
                  </w:pPr>
                  <w:r w:rsidRPr="00702EE3">
                    <w:rPr>
                      <w:rFonts w:asciiTheme="minorHAnsi" w:hAnsiTheme="minorHAnsi" w:cstheme="minorHAnsi"/>
                      <w:b/>
                      <w:bCs/>
                      <w:sz w:val="22"/>
                      <w:szCs w:val="22"/>
                    </w:rPr>
                    <w:lastRenderedPageBreak/>
                    <w:t>Nr crt</w:t>
                  </w:r>
                </w:p>
              </w:tc>
              <w:tc>
                <w:tcPr>
                  <w:tcW w:w="2693" w:type="dxa"/>
                  <w:shd w:val="clear" w:color="auto" w:fill="BFBFBF" w:themeFill="background1" w:themeFillShade="BF"/>
                  <w:vAlign w:val="center"/>
                </w:tcPr>
                <w:p w14:paraId="056E4134" w14:textId="7F7666EE" w:rsidR="002445AC" w:rsidRPr="00702EE3" w:rsidRDefault="002445AC" w:rsidP="002445AC">
                  <w:pPr>
                    <w:jc w:val="center"/>
                    <w:rPr>
                      <w:rFonts w:asciiTheme="minorHAnsi" w:hAnsiTheme="minorHAnsi" w:cstheme="minorHAnsi"/>
                      <w:b/>
                      <w:bCs/>
                      <w:sz w:val="22"/>
                      <w:szCs w:val="22"/>
                    </w:rPr>
                  </w:pPr>
                  <w:r w:rsidRPr="00702EE3">
                    <w:rPr>
                      <w:rFonts w:asciiTheme="minorHAnsi" w:hAnsiTheme="minorHAnsi" w:cstheme="minorHAnsi"/>
                      <w:b/>
                      <w:bCs/>
                      <w:sz w:val="22"/>
                      <w:szCs w:val="22"/>
                    </w:rPr>
                    <w:t>Premisă de  creare Condiții artificiale</w:t>
                  </w:r>
                </w:p>
              </w:tc>
              <w:tc>
                <w:tcPr>
                  <w:tcW w:w="3827" w:type="dxa"/>
                  <w:shd w:val="clear" w:color="auto" w:fill="BFBFBF" w:themeFill="background1" w:themeFillShade="BF"/>
                  <w:vAlign w:val="center"/>
                </w:tcPr>
                <w:p w14:paraId="71C8148C" w14:textId="7C57AD45" w:rsidR="002445AC" w:rsidRPr="00702EE3" w:rsidRDefault="002445AC" w:rsidP="002445AC">
                  <w:pPr>
                    <w:jc w:val="center"/>
                    <w:rPr>
                      <w:rFonts w:asciiTheme="minorHAnsi" w:hAnsiTheme="minorHAnsi" w:cstheme="minorHAnsi"/>
                      <w:b/>
                      <w:sz w:val="22"/>
                      <w:szCs w:val="22"/>
                    </w:rPr>
                  </w:pPr>
                  <w:r w:rsidRPr="00702EE3">
                    <w:rPr>
                      <w:rFonts w:asciiTheme="minorHAnsi" w:hAnsiTheme="minorHAnsi" w:cstheme="minorHAnsi"/>
                      <w:b/>
                      <w:sz w:val="22"/>
                      <w:szCs w:val="22"/>
                    </w:rPr>
                    <w:t>Criteriu/avantaj  vizat de crearea condiției artificiale</w:t>
                  </w:r>
                </w:p>
              </w:tc>
              <w:tc>
                <w:tcPr>
                  <w:tcW w:w="709" w:type="dxa"/>
                  <w:shd w:val="clear" w:color="auto" w:fill="BFBFBF" w:themeFill="background1" w:themeFillShade="BF"/>
                  <w:vAlign w:val="center"/>
                </w:tcPr>
                <w:p w14:paraId="23C92297" w14:textId="4A9F3729" w:rsidR="002445AC" w:rsidRPr="00702EE3" w:rsidRDefault="002445AC" w:rsidP="002445AC">
                  <w:pPr>
                    <w:jc w:val="center"/>
                    <w:rPr>
                      <w:rFonts w:asciiTheme="minorHAnsi" w:hAnsiTheme="minorHAnsi" w:cstheme="minorHAnsi"/>
                      <w:b/>
                      <w:sz w:val="22"/>
                      <w:szCs w:val="22"/>
                    </w:rPr>
                  </w:pPr>
                  <w:r w:rsidRPr="00702EE3">
                    <w:rPr>
                      <w:rFonts w:asciiTheme="minorHAnsi" w:hAnsiTheme="minorHAnsi" w:cstheme="minorHAnsi"/>
                      <w:b/>
                      <w:sz w:val="22"/>
                      <w:szCs w:val="22"/>
                    </w:rPr>
                    <w:t>Da</w:t>
                  </w:r>
                </w:p>
              </w:tc>
              <w:tc>
                <w:tcPr>
                  <w:tcW w:w="567" w:type="dxa"/>
                  <w:shd w:val="clear" w:color="auto" w:fill="BFBFBF" w:themeFill="background1" w:themeFillShade="BF"/>
                  <w:vAlign w:val="center"/>
                </w:tcPr>
                <w:p w14:paraId="7640CBB3" w14:textId="59140CEA" w:rsidR="002445AC" w:rsidRPr="00702EE3" w:rsidRDefault="002445AC" w:rsidP="002445AC">
                  <w:pPr>
                    <w:jc w:val="center"/>
                    <w:rPr>
                      <w:rFonts w:asciiTheme="minorHAnsi" w:hAnsiTheme="minorHAnsi" w:cstheme="minorHAnsi"/>
                      <w:b/>
                      <w:sz w:val="22"/>
                      <w:szCs w:val="22"/>
                    </w:rPr>
                  </w:pPr>
                  <w:r w:rsidRPr="00702EE3">
                    <w:rPr>
                      <w:rFonts w:asciiTheme="minorHAnsi" w:hAnsiTheme="minorHAnsi" w:cstheme="minorHAnsi"/>
                      <w:b/>
                      <w:sz w:val="22"/>
                      <w:szCs w:val="22"/>
                    </w:rPr>
                    <w:t>Nu</w:t>
                  </w:r>
                </w:p>
              </w:tc>
            </w:tr>
            <w:tr w:rsidR="002445AC" w:rsidRPr="00702EE3" w14:paraId="6BE1622C" w14:textId="61CC5ABB" w:rsidTr="00DD688A">
              <w:tc>
                <w:tcPr>
                  <w:tcW w:w="534" w:type="dxa"/>
                </w:tcPr>
                <w:p w14:paraId="058F53E8" w14:textId="4B91517E" w:rsidR="002445AC" w:rsidRPr="00702EE3" w:rsidRDefault="002445AC" w:rsidP="002445AC">
                  <w:pPr>
                    <w:jc w:val="center"/>
                    <w:rPr>
                      <w:rFonts w:asciiTheme="minorHAnsi" w:hAnsiTheme="minorHAnsi" w:cstheme="minorHAnsi"/>
                      <w:b/>
                      <w:bCs/>
                      <w:sz w:val="22"/>
                      <w:szCs w:val="22"/>
                    </w:rPr>
                  </w:pPr>
                </w:p>
                <w:p w14:paraId="66929A7C" w14:textId="20F03042" w:rsidR="002445AC" w:rsidRPr="00702EE3" w:rsidRDefault="002445AC" w:rsidP="002445AC">
                  <w:pPr>
                    <w:jc w:val="center"/>
                    <w:rPr>
                      <w:rFonts w:asciiTheme="minorHAnsi" w:hAnsiTheme="minorHAnsi" w:cstheme="minorHAnsi"/>
                      <w:b/>
                      <w:bCs/>
                      <w:sz w:val="22"/>
                      <w:szCs w:val="22"/>
                    </w:rPr>
                  </w:pPr>
                  <w:r w:rsidRPr="00702EE3">
                    <w:rPr>
                      <w:rFonts w:asciiTheme="minorHAnsi" w:hAnsiTheme="minorHAnsi" w:cstheme="minorHAnsi"/>
                      <w:b/>
                      <w:bCs/>
                      <w:sz w:val="22"/>
                      <w:szCs w:val="22"/>
                    </w:rPr>
                    <w:t>1</w:t>
                  </w:r>
                </w:p>
              </w:tc>
              <w:tc>
                <w:tcPr>
                  <w:tcW w:w="2693" w:type="dxa"/>
                </w:tcPr>
                <w:p w14:paraId="213D7186" w14:textId="4067A359" w:rsidR="002445AC" w:rsidRPr="00702EE3" w:rsidRDefault="002445AC" w:rsidP="002445AC">
                  <w:pPr>
                    <w:jc w:val="both"/>
                    <w:rPr>
                      <w:rFonts w:asciiTheme="minorHAnsi" w:hAnsiTheme="minorHAnsi" w:cstheme="minorHAnsi"/>
                      <w:b/>
                      <w:bCs/>
                      <w:sz w:val="22"/>
                      <w:szCs w:val="22"/>
                    </w:rPr>
                  </w:pPr>
                  <w:r w:rsidRPr="00702EE3">
                    <w:rPr>
                      <w:rFonts w:asciiTheme="minorHAnsi" w:hAnsiTheme="minorHAnsi" w:cstheme="minorHAnsi"/>
                      <w:sz w:val="22"/>
                      <w:szCs w:val="22"/>
                    </w:rPr>
                    <w:t xml:space="preserve">Crearea unei entități juridice noi (solicitant de fonduri) de catre asociati/actionari majoritari, administrator/i, ai altor entități economice cu acelasi tip de activitate ca cel propus a </w:t>
                  </w:r>
                  <w:proofErr w:type="gramStart"/>
                  <w:r w:rsidRPr="00702EE3">
                    <w:rPr>
                      <w:rFonts w:asciiTheme="minorHAnsi" w:hAnsiTheme="minorHAnsi" w:cstheme="minorHAnsi"/>
                      <w:sz w:val="22"/>
                      <w:szCs w:val="22"/>
                    </w:rPr>
                    <w:t>fi  finan</w:t>
                  </w:r>
                  <w:proofErr w:type="gramEnd"/>
                  <w:r w:rsidRPr="00702EE3">
                    <w:rPr>
                      <w:rFonts w:asciiTheme="minorHAnsi" w:hAnsiTheme="minorHAnsi" w:cstheme="minorHAnsi"/>
                      <w:sz w:val="22"/>
                      <w:szCs w:val="22"/>
                    </w:rPr>
                    <w:t>țabil prin proiect.</w:t>
                  </w:r>
                </w:p>
              </w:tc>
              <w:tc>
                <w:tcPr>
                  <w:tcW w:w="3827" w:type="dxa"/>
                </w:tcPr>
                <w:p w14:paraId="4D38D96D" w14:textId="62F27182" w:rsidR="002445AC" w:rsidRPr="00702EE3" w:rsidRDefault="002445AC" w:rsidP="002445AC">
                  <w:pPr>
                    <w:jc w:val="both"/>
                    <w:rPr>
                      <w:rFonts w:asciiTheme="minorHAnsi" w:hAnsiTheme="minorHAnsi" w:cstheme="minorHAnsi"/>
                      <w:b/>
                      <w:sz w:val="22"/>
                      <w:szCs w:val="22"/>
                    </w:rPr>
                  </w:pPr>
                  <w:r w:rsidRPr="00702EE3">
                    <w:rPr>
                      <w:rFonts w:asciiTheme="minorHAnsi" w:hAnsiTheme="minorHAnsi" w:cstheme="minorHAnsi"/>
                      <w:b/>
                      <w:sz w:val="22"/>
                      <w:szCs w:val="22"/>
                    </w:rPr>
                    <w:t>Criteriu de eligibilitate:</w:t>
                  </w:r>
                </w:p>
                <w:p w14:paraId="18FA09D6" w14:textId="441C1F55" w:rsidR="002445AC" w:rsidRPr="00702EE3" w:rsidRDefault="002445AC" w:rsidP="002445AC">
                  <w:pPr>
                    <w:jc w:val="both"/>
                    <w:rPr>
                      <w:rFonts w:asciiTheme="minorHAnsi" w:hAnsiTheme="minorHAnsi" w:cstheme="minorHAnsi"/>
                      <w:b/>
                      <w:sz w:val="22"/>
                      <w:szCs w:val="22"/>
                    </w:rPr>
                  </w:pPr>
                  <w:r w:rsidRPr="00702EE3">
                    <w:rPr>
                      <w:rFonts w:asciiTheme="minorHAnsi" w:hAnsiTheme="minorHAnsi" w:cstheme="minorHAnsi"/>
                      <w:b/>
                      <w:sz w:val="22"/>
                      <w:szCs w:val="22"/>
                    </w:rPr>
                    <w:t>Verificarea criteriilor de eligibilitate ale proiectului</w:t>
                  </w:r>
                </w:p>
                <w:p w14:paraId="4B58050C" w14:textId="05EADB72" w:rsidR="002445AC" w:rsidRPr="00702EE3" w:rsidRDefault="002445AC" w:rsidP="002445AC">
                  <w:pPr>
                    <w:jc w:val="both"/>
                    <w:rPr>
                      <w:rFonts w:asciiTheme="minorHAnsi" w:hAnsiTheme="minorHAnsi" w:cstheme="minorHAnsi"/>
                      <w:sz w:val="22"/>
                      <w:szCs w:val="22"/>
                    </w:rPr>
                  </w:pPr>
                  <w:r w:rsidRPr="00702EE3">
                    <w:rPr>
                      <w:rFonts w:asciiTheme="minorHAnsi" w:hAnsiTheme="minorHAnsi" w:cstheme="minorHAnsi"/>
                      <w:sz w:val="22"/>
                      <w:szCs w:val="22"/>
                    </w:rPr>
                    <w:t>-Solicitantul nu se încadreaza în categoria solicitanților eligibili pentru finanțare.</w:t>
                  </w:r>
                </w:p>
                <w:p w14:paraId="0AC680F1" w14:textId="4E91D9D4" w:rsidR="002445AC" w:rsidRPr="00702EE3" w:rsidRDefault="002445AC" w:rsidP="002445AC">
                  <w:pPr>
                    <w:jc w:val="both"/>
                    <w:rPr>
                      <w:rFonts w:asciiTheme="minorHAnsi" w:hAnsiTheme="minorHAnsi" w:cstheme="minorHAnsi"/>
                      <w:sz w:val="22"/>
                      <w:szCs w:val="22"/>
                    </w:rPr>
                  </w:pPr>
                  <w:r w:rsidRPr="00702EE3">
                    <w:rPr>
                      <w:rFonts w:asciiTheme="minorHAnsi" w:hAnsiTheme="minorHAnsi" w:cstheme="minorHAnsi"/>
                      <w:sz w:val="22"/>
                      <w:szCs w:val="22"/>
                    </w:rPr>
                    <w:t xml:space="preserve">- Solicitantul va demonstra că profitul mediu anual (ca medie </w:t>
                  </w:r>
                  <w:proofErr w:type="gramStart"/>
                  <w:r w:rsidRPr="00702EE3">
                    <w:rPr>
                      <w:rFonts w:asciiTheme="minorHAnsi" w:hAnsiTheme="minorHAnsi" w:cstheme="minorHAnsi"/>
                      <w:sz w:val="22"/>
                      <w:szCs w:val="22"/>
                    </w:rPr>
                    <w:t>a</w:t>
                  </w:r>
                  <w:proofErr w:type="gramEnd"/>
                  <w:r w:rsidRPr="00702EE3">
                    <w:rPr>
                      <w:rFonts w:asciiTheme="minorHAnsi" w:hAnsiTheme="minorHAnsi" w:cstheme="minorHAnsi"/>
                      <w:sz w:val="22"/>
                      <w:szCs w:val="22"/>
                    </w:rPr>
                    <w:t xml:space="preserve"> ultimilor trei ani fiscali) nu depășește de 4 ori valoarea sprijinului solicitat.</w:t>
                  </w:r>
                </w:p>
                <w:p w14:paraId="7C4D6062" w14:textId="5E1C6F67" w:rsidR="002445AC" w:rsidRPr="00702EE3" w:rsidRDefault="002445AC" w:rsidP="002445AC">
                  <w:pPr>
                    <w:jc w:val="both"/>
                    <w:rPr>
                      <w:rFonts w:asciiTheme="minorHAnsi" w:hAnsiTheme="minorHAnsi" w:cstheme="minorHAnsi"/>
                      <w:b/>
                      <w:bCs/>
                      <w:sz w:val="22"/>
                      <w:szCs w:val="22"/>
                    </w:rPr>
                  </w:pPr>
                  <w:r w:rsidRPr="00702EE3">
                    <w:rPr>
                      <w:rFonts w:asciiTheme="minorHAnsi" w:hAnsiTheme="minorHAnsi" w:cstheme="minorHAnsi"/>
                      <w:sz w:val="22"/>
                      <w:szCs w:val="22"/>
                    </w:rPr>
                    <w:t>- Solicitantul este înregistrat în Registrul debitorilor AFIR (pâna la contractare acesta trebuie să achite debitul catre AFIR).</w:t>
                  </w:r>
                </w:p>
              </w:tc>
              <w:tc>
                <w:tcPr>
                  <w:tcW w:w="709" w:type="dxa"/>
                </w:tcPr>
                <w:p w14:paraId="3F7790B4" w14:textId="03EAA733" w:rsidR="002445AC" w:rsidRPr="00702EE3" w:rsidRDefault="002445AC" w:rsidP="002445AC">
                  <w:pPr>
                    <w:jc w:val="center"/>
                    <w:rPr>
                      <w:rFonts w:asciiTheme="minorHAnsi" w:hAnsiTheme="minorHAnsi" w:cstheme="minorHAnsi"/>
                      <w:b/>
                      <w:bCs/>
                      <w:sz w:val="22"/>
                      <w:szCs w:val="22"/>
                    </w:rPr>
                  </w:pPr>
                </w:p>
              </w:tc>
              <w:tc>
                <w:tcPr>
                  <w:tcW w:w="567" w:type="dxa"/>
                </w:tcPr>
                <w:p w14:paraId="68F72207" w14:textId="5C1D0EC4" w:rsidR="002445AC" w:rsidRPr="00702EE3" w:rsidRDefault="002445AC" w:rsidP="002445AC">
                  <w:pPr>
                    <w:jc w:val="center"/>
                    <w:rPr>
                      <w:rFonts w:asciiTheme="minorHAnsi" w:hAnsiTheme="minorHAnsi" w:cstheme="minorHAnsi"/>
                      <w:b/>
                      <w:bCs/>
                      <w:sz w:val="22"/>
                      <w:szCs w:val="22"/>
                    </w:rPr>
                  </w:pPr>
                </w:p>
              </w:tc>
            </w:tr>
          </w:tbl>
          <w:p w14:paraId="408026F3" w14:textId="77C1967D" w:rsidR="002445AC" w:rsidRPr="00702EE3" w:rsidRDefault="002445AC" w:rsidP="002445AC">
            <w:pPr>
              <w:jc w:val="center"/>
              <w:rPr>
                <w:rFonts w:asciiTheme="minorHAnsi" w:hAnsiTheme="minorHAnsi" w:cstheme="minorHAnsi"/>
                <w:b/>
                <w:bCs/>
                <w:sz w:val="22"/>
                <w:szCs w:val="22"/>
              </w:rPr>
            </w:pPr>
          </w:p>
          <w:p w14:paraId="0F630096" w14:textId="097D3E86" w:rsidR="002445AC" w:rsidRPr="00702EE3" w:rsidRDefault="002445AC" w:rsidP="002445AC">
            <w:pPr>
              <w:jc w:val="both"/>
              <w:rPr>
                <w:rFonts w:asciiTheme="minorHAnsi" w:hAnsiTheme="minorHAnsi" w:cstheme="minorHAnsi"/>
                <w:bCs/>
                <w:sz w:val="22"/>
                <w:szCs w:val="22"/>
              </w:rPr>
            </w:pPr>
            <w:r w:rsidRPr="00702EE3">
              <w:rPr>
                <w:rFonts w:asciiTheme="minorHAnsi" w:hAnsiTheme="minorHAnsi" w:cstheme="minorHAnsi"/>
                <w:bCs/>
                <w:sz w:val="22"/>
                <w:szCs w:val="22"/>
              </w:rPr>
              <w:t>Observaț</w:t>
            </w:r>
            <w:proofErr w:type="gramStart"/>
            <w:r w:rsidRPr="00702EE3">
              <w:rPr>
                <w:rFonts w:asciiTheme="minorHAnsi" w:hAnsiTheme="minorHAnsi" w:cstheme="minorHAnsi"/>
                <w:bCs/>
                <w:sz w:val="22"/>
                <w:szCs w:val="22"/>
              </w:rPr>
              <w:t>ii :</w:t>
            </w:r>
            <w:proofErr w:type="gramEnd"/>
            <w:r w:rsidRPr="00702EE3">
              <w:rPr>
                <w:rFonts w:asciiTheme="minorHAnsi" w:hAnsiTheme="minorHAnsi" w:cstheme="minorHAnsi"/>
                <w:bCs/>
                <w:sz w:val="22"/>
                <w:szCs w:val="22"/>
              </w:rPr>
              <w:t xml:space="preserve">  ..............................................................................................................................</w:t>
            </w:r>
          </w:p>
          <w:p w14:paraId="641A38D5" w14:textId="24D4611D" w:rsidR="002445AC" w:rsidRPr="00702EE3" w:rsidRDefault="002445AC" w:rsidP="002445AC">
            <w:pPr>
              <w:jc w:val="both"/>
              <w:rPr>
                <w:rFonts w:asciiTheme="minorHAnsi" w:hAnsiTheme="minorHAnsi" w:cstheme="minorHAnsi"/>
                <w:bCs/>
                <w:sz w:val="22"/>
                <w:szCs w:val="22"/>
              </w:rPr>
            </w:pPr>
            <w:r w:rsidRPr="00702EE3">
              <w:rPr>
                <w:rFonts w:asciiTheme="minorHAnsi" w:hAnsiTheme="minorHAnsi" w:cstheme="minorHAnsi"/>
                <w:bCs/>
                <w:sz w:val="22"/>
                <w:szCs w:val="22"/>
              </w:rPr>
              <w:t>.................................................................................................................................................</w:t>
            </w:r>
          </w:p>
          <w:p w14:paraId="5D032203" w14:textId="11A8189F" w:rsidR="002445AC" w:rsidRPr="00702EE3" w:rsidRDefault="002445AC" w:rsidP="002445AC">
            <w:pPr>
              <w:jc w:val="both"/>
              <w:rPr>
                <w:rFonts w:asciiTheme="minorHAnsi" w:hAnsiTheme="minorHAnsi" w:cstheme="minorHAnsi"/>
                <w:bCs/>
                <w:sz w:val="22"/>
                <w:szCs w:val="22"/>
              </w:rPr>
            </w:pPr>
            <w:r w:rsidRPr="00702EE3">
              <w:rPr>
                <w:rFonts w:asciiTheme="minorHAnsi" w:hAnsiTheme="minorHAnsi" w:cstheme="minorHAnsi"/>
                <w:bCs/>
                <w:sz w:val="22"/>
                <w:szCs w:val="22"/>
              </w:rPr>
              <w:t>.................................................................................................................................................</w:t>
            </w:r>
          </w:p>
          <w:p w14:paraId="5C3CB6BD" w14:textId="78C545AE" w:rsidR="002445AC" w:rsidRPr="00702EE3" w:rsidRDefault="002445AC" w:rsidP="002445AC">
            <w:pPr>
              <w:jc w:val="both"/>
              <w:rPr>
                <w:rFonts w:asciiTheme="minorHAnsi" w:hAnsiTheme="minorHAnsi" w:cstheme="minorHAnsi"/>
                <w:bCs/>
                <w:sz w:val="22"/>
                <w:szCs w:val="22"/>
              </w:rPr>
            </w:pPr>
            <w:r w:rsidRPr="00702EE3">
              <w:rPr>
                <w:rFonts w:asciiTheme="minorHAnsi" w:hAnsiTheme="minorHAnsi" w:cstheme="minorHAnsi"/>
                <w:bCs/>
                <w:sz w:val="22"/>
                <w:szCs w:val="22"/>
              </w:rPr>
              <w:t>.................................................................................................................................................</w:t>
            </w:r>
          </w:p>
          <w:p w14:paraId="203B4ED9" w14:textId="430F24B7" w:rsidR="002445AC" w:rsidRPr="00702EE3" w:rsidRDefault="002445AC" w:rsidP="002445AC">
            <w:pPr>
              <w:jc w:val="center"/>
              <w:rPr>
                <w:rFonts w:asciiTheme="minorHAnsi" w:hAnsiTheme="minorHAnsi" w:cstheme="minorHAnsi"/>
                <w:b/>
                <w:sz w:val="22"/>
                <w:szCs w:val="22"/>
              </w:rPr>
            </w:pPr>
          </w:p>
          <w:p w14:paraId="1E4C9AAC" w14:textId="20CCED89" w:rsidR="002445AC" w:rsidRPr="00702EE3" w:rsidRDefault="002445AC" w:rsidP="002445AC">
            <w:pPr>
              <w:jc w:val="center"/>
              <w:rPr>
                <w:rFonts w:asciiTheme="minorHAnsi" w:hAnsiTheme="minorHAnsi" w:cstheme="minorHAnsi"/>
                <w:b/>
                <w:sz w:val="22"/>
                <w:szCs w:val="22"/>
                <w:lang w:val="ro-RO"/>
              </w:rPr>
            </w:pPr>
            <w:r w:rsidRPr="00702EE3">
              <w:rPr>
                <w:rFonts w:asciiTheme="minorHAnsi" w:hAnsiTheme="minorHAnsi" w:cstheme="minorHAnsi"/>
                <w:b/>
                <w:sz w:val="22"/>
                <w:szCs w:val="22"/>
                <w:lang w:val="ro-RO"/>
              </w:rPr>
              <w:t>Solicitantul a creat condiţii artificiale necesare pentru a beneficia de plăţi (sprijin) şi a obţine astfel un avantaj care contravine obiectivelor măsurii?</w:t>
            </w:r>
          </w:p>
          <w:p w14:paraId="7BD68907" w14:textId="70C16C5F" w:rsidR="002445AC" w:rsidRPr="00702EE3" w:rsidRDefault="002445AC" w:rsidP="002445AC">
            <w:pPr>
              <w:pStyle w:val="BodyText3"/>
              <w:rPr>
                <w:rFonts w:asciiTheme="minorHAnsi" w:hAnsiTheme="minorHAnsi" w:cstheme="minorHAnsi"/>
                <w:bCs w:val="0"/>
                <w:sz w:val="22"/>
                <w:szCs w:val="22"/>
                <w:lang w:val="ro-RO" w:eastAsia="en-US"/>
              </w:rPr>
            </w:pPr>
          </w:p>
          <w:p w14:paraId="7053DBDC" w14:textId="5CBE53F2" w:rsidR="002445AC" w:rsidRPr="00702EE3" w:rsidRDefault="002445AC" w:rsidP="002445AC">
            <w:pPr>
              <w:pStyle w:val="BodyText3"/>
              <w:rPr>
                <w:rFonts w:asciiTheme="minorHAnsi" w:hAnsiTheme="minorHAnsi" w:cstheme="minorHAnsi"/>
                <w:b w:val="0"/>
                <w:sz w:val="22"/>
                <w:szCs w:val="22"/>
                <w:lang w:val="en-US"/>
              </w:rPr>
            </w:pPr>
            <w:r w:rsidRPr="00702EE3">
              <w:rPr>
                <w:rFonts w:asciiTheme="minorHAnsi" w:hAnsiTheme="minorHAnsi" w:cstheme="minorHAnsi"/>
                <w:b w:val="0"/>
                <w:sz w:val="22"/>
                <w:szCs w:val="22"/>
                <w:lang w:val="en-US"/>
              </w:rPr>
              <w:sym w:font="Wingdings" w:char="F06F"/>
            </w:r>
            <w:r w:rsidRPr="00702EE3">
              <w:rPr>
                <w:rFonts w:asciiTheme="minorHAnsi" w:hAnsiTheme="minorHAnsi" w:cstheme="minorHAnsi"/>
                <w:b w:val="0"/>
                <w:sz w:val="22"/>
                <w:szCs w:val="22"/>
                <w:lang w:val="en-US"/>
              </w:rPr>
              <w:t xml:space="preserve"> DA                      </w:t>
            </w:r>
            <w:r w:rsidRPr="00702EE3">
              <w:rPr>
                <w:rFonts w:asciiTheme="minorHAnsi" w:hAnsiTheme="minorHAnsi" w:cstheme="minorHAnsi"/>
                <w:b w:val="0"/>
                <w:sz w:val="22"/>
                <w:szCs w:val="22"/>
                <w:lang w:val="en-US"/>
              </w:rPr>
              <w:sym w:font="Wingdings" w:char="F06F"/>
            </w:r>
            <w:r w:rsidRPr="00702EE3">
              <w:rPr>
                <w:rFonts w:asciiTheme="minorHAnsi" w:hAnsiTheme="minorHAnsi" w:cstheme="minorHAnsi"/>
                <w:b w:val="0"/>
                <w:sz w:val="22"/>
                <w:szCs w:val="22"/>
                <w:lang w:val="en-US"/>
              </w:rPr>
              <w:t xml:space="preserve"> NU</w:t>
            </w:r>
          </w:p>
          <w:p w14:paraId="5C266CBF" w14:textId="0CA75F35" w:rsidR="002445AC" w:rsidRPr="00702EE3" w:rsidRDefault="002445AC" w:rsidP="002445AC">
            <w:pPr>
              <w:pStyle w:val="BodyText3"/>
              <w:rPr>
                <w:rFonts w:asciiTheme="minorHAnsi" w:hAnsiTheme="minorHAnsi" w:cstheme="minorHAnsi"/>
                <w:b w:val="0"/>
                <w:sz w:val="22"/>
                <w:szCs w:val="22"/>
                <w:lang w:val="en-US"/>
              </w:rPr>
            </w:pPr>
          </w:p>
        </w:tc>
      </w:tr>
      <w:tr w:rsidR="002445AC" w:rsidRPr="00702EE3" w14:paraId="6A0A45CD" w14:textId="77777777" w:rsidTr="0032298D">
        <w:trPr>
          <w:gridBefore w:val="1"/>
          <w:gridAfter w:val="2"/>
          <w:wBefore w:w="90" w:type="dxa"/>
          <w:wAfter w:w="5760" w:type="dxa"/>
          <w:trHeight w:val="564"/>
        </w:trPr>
        <w:tc>
          <w:tcPr>
            <w:tcW w:w="3830" w:type="dxa"/>
            <w:gridSpan w:val="2"/>
            <w:tcBorders>
              <w:top w:val="single" w:sz="4" w:space="0" w:color="auto"/>
              <w:left w:val="nil"/>
              <w:bottom w:val="single" w:sz="4" w:space="0" w:color="auto"/>
              <w:right w:val="nil"/>
            </w:tcBorders>
            <w:shd w:val="clear" w:color="auto" w:fill="auto"/>
          </w:tcPr>
          <w:p w14:paraId="75F15D75" w14:textId="77777777" w:rsidR="002445AC" w:rsidRPr="00702EE3" w:rsidRDefault="002445AC" w:rsidP="002445AC">
            <w:pPr>
              <w:jc w:val="both"/>
              <w:rPr>
                <w:rFonts w:asciiTheme="minorHAnsi" w:hAnsiTheme="minorHAnsi" w:cstheme="minorHAnsi"/>
                <w:b/>
                <w:sz w:val="22"/>
                <w:szCs w:val="22"/>
                <w:lang w:val="ro-RO"/>
              </w:rPr>
            </w:pPr>
          </w:p>
          <w:p w14:paraId="304D1A24" w14:textId="77777777" w:rsidR="005C3880" w:rsidRPr="00702EE3" w:rsidRDefault="005C3880" w:rsidP="002445AC">
            <w:pPr>
              <w:jc w:val="both"/>
              <w:rPr>
                <w:rFonts w:asciiTheme="minorHAnsi" w:hAnsiTheme="minorHAnsi" w:cstheme="minorHAnsi"/>
                <w:b/>
                <w:sz w:val="22"/>
                <w:szCs w:val="22"/>
                <w:lang w:val="ro-RO"/>
              </w:rPr>
            </w:pPr>
          </w:p>
          <w:p w14:paraId="0210DFB6" w14:textId="77777777" w:rsidR="005C3880" w:rsidRPr="00702EE3" w:rsidRDefault="005C3880" w:rsidP="002445AC">
            <w:pPr>
              <w:jc w:val="both"/>
              <w:rPr>
                <w:rFonts w:asciiTheme="minorHAnsi" w:hAnsiTheme="minorHAnsi" w:cstheme="minorHAnsi"/>
                <w:b/>
                <w:sz w:val="22"/>
                <w:szCs w:val="22"/>
                <w:lang w:val="ro-RO"/>
              </w:rPr>
            </w:pPr>
          </w:p>
          <w:p w14:paraId="2FBC6A58" w14:textId="5A245F4C" w:rsidR="005C3880" w:rsidRPr="00702EE3" w:rsidRDefault="005C3880" w:rsidP="002445AC">
            <w:pPr>
              <w:jc w:val="both"/>
              <w:rPr>
                <w:rFonts w:asciiTheme="minorHAnsi" w:hAnsiTheme="minorHAnsi" w:cstheme="minorHAnsi"/>
                <w:b/>
                <w:sz w:val="22"/>
                <w:szCs w:val="22"/>
                <w:lang w:val="ro-RO"/>
              </w:rPr>
            </w:pPr>
          </w:p>
          <w:p w14:paraId="4068BA28" w14:textId="58921DA5" w:rsidR="001364CF" w:rsidRPr="00702EE3" w:rsidRDefault="001364CF" w:rsidP="002445AC">
            <w:pPr>
              <w:jc w:val="both"/>
              <w:rPr>
                <w:rFonts w:asciiTheme="minorHAnsi" w:hAnsiTheme="minorHAnsi" w:cstheme="minorHAnsi"/>
                <w:b/>
                <w:sz w:val="22"/>
                <w:szCs w:val="22"/>
                <w:lang w:val="ro-RO"/>
              </w:rPr>
            </w:pPr>
          </w:p>
          <w:p w14:paraId="788822FF" w14:textId="29DA4BD3" w:rsidR="001364CF" w:rsidRPr="00702EE3" w:rsidRDefault="001364CF" w:rsidP="002445AC">
            <w:pPr>
              <w:jc w:val="both"/>
              <w:rPr>
                <w:rFonts w:asciiTheme="minorHAnsi" w:hAnsiTheme="minorHAnsi" w:cstheme="minorHAnsi"/>
                <w:b/>
                <w:sz w:val="22"/>
                <w:szCs w:val="22"/>
                <w:lang w:val="ro-RO"/>
              </w:rPr>
            </w:pPr>
          </w:p>
          <w:p w14:paraId="369BA24A" w14:textId="1994C7FD" w:rsidR="001364CF" w:rsidRPr="00702EE3" w:rsidRDefault="001364CF" w:rsidP="002445AC">
            <w:pPr>
              <w:jc w:val="both"/>
              <w:rPr>
                <w:rFonts w:asciiTheme="minorHAnsi" w:hAnsiTheme="minorHAnsi" w:cstheme="minorHAnsi"/>
                <w:b/>
                <w:sz w:val="22"/>
                <w:szCs w:val="22"/>
                <w:lang w:val="ro-RO"/>
              </w:rPr>
            </w:pPr>
          </w:p>
          <w:p w14:paraId="7BC8E35D" w14:textId="6AFE71F3" w:rsidR="001364CF" w:rsidRPr="00702EE3" w:rsidRDefault="001364CF" w:rsidP="002445AC">
            <w:pPr>
              <w:jc w:val="both"/>
              <w:rPr>
                <w:rFonts w:asciiTheme="minorHAnsi" w:hAnsiTheme="minorHAnsi" w:cstheme="minorHAnsi"/>
                <w:b/>
                <w:sz w:val="22"/>
                <w:szCs w:val="22"/>
                <w:lang w:val="ro-RO"/>
              </w:rPr>
            </w:pPr>
          </w:p>
          <w:p w14:paraId="3E66675F" w14:textId="25C41A64" w:rsidR="001364CF" w:rsidRPr="00702EE3" w:rsidRDefault="001364CF" w:rsidP="002445AC">
            <w:pPr>
              <w:jc w:val="both"/>
              <w:rPr>
                <w:rFonts w:asciiTheme="minorHAnsi" w:hAnsiTheme="minorHAnsi" w:cstheme="minorHAnsi"/>
                <w:b/>
                <w:sz w:val="22"/>
                <w:szCs w:val="22"/>
                <w:lang w:val="ro-RO"/>
              </w:rPr>
            </w:pPr>
          </w:p>
          <w:p w14:paraId="6F3529D2" w14:textId="0C529432" w:rsidR="001364CF" w:rsidRPr="00702EE3" w:rsidRDefault="001364CF" w:rsidP="002445AC">
            <w:pPr>
              <w:jc w:val="both"/>
              <w:rPr>
                <w:rFonts w:asciiTheme="minorHAnsi" w:hAnsiTheme="minorHAnsi" w:cstheme="minorHAnsi"/>
                <w:b/>
                <w:sz w:val="22"/>
                <w:szCs w:val="22"/>
                <w:lang w:val="ro-RO"/>
              </w:rPr>
            </w:pPr>
          </w:p>
          <w:p w14:paraId="570BF856" w14:textId="2DEB8091" w:rsidR="001364CF" w:rsidRPr="00702EE3" w:rsidRDefault="001364CF" w:rsidP="002445AC">
            <w:pPr>
              <w:jc w:val="both"/>
              <w:rPr>
                <w:rFonts w:asciiTheme="minorHAnsi" w:hAnsiTheme="minorHAnsi" w:cstheme="minorHAnsi"/>
                <w:b/>
                <w:sz w:val="22"/>
                <w:szCs w:val="22"/>
                <w:lang w:val="ro-RO"/>
              </w:rPr>
            </w:pPr>
          </w:p>
          <w:p w14:paraId="3EB018C9" w14:textId="77777777" w:rsidR="001364CF" w:rsidRPr="00702EE3" w:rsidRDefault="001364CF" w:rsidP="002445AC">
            <w:pPr>
              <w:jc w:val="both"/>
              <w:rPr>
                <w:rFonts w:asciiTheme="minorHAnsi" w:hAnsiTheme="minorHAnsi" w:cstheme="minorHAnsi"/>
                <w:b/>
                <w:sz w:val="22"/>
                <w:szCs w:val="22"/>
                <w:lang w:val="ro-RO"/>
              </w:rPr>
            </w:pPr>
          </w:p>
          <w:p w14:paraId="721BBB57" w14:textId="77777777" w:rsidR="005C3880" w:rsidRPr="00702EE3" w:rsidRDefault="005C3880" w:rsidP="002445AC">
            <w:pPr>
              <w:jc w:val="both"/>
              <w:rPr>
                <w:rFonts w:asciiTheme="minorHAnsi" w:hAnsiTheme="minorHAnsi" w:cstheme="minorHAnsi"/>
                <w:b/>
                <w:sz w:val="22"/>
                <w:szCs w:val="22"/>
                <w:lang w:val="ro-RO"/>
              </w:rPr>
            </w:pPr>
          </w:p>
          <w:p w14:paraId="71E88B5A" w14:textId="0BAFCB82" w:rsidR="005C3880" w:rsidRPr="00702EE3" w:rsidRDefault="005C3880" w:rsidP="002445AC">
            <w:pPr>
              <w:jc w:val="both"/>
              <w:rPr>
                <w:rFonts w:asciiTheme="minorHAnsi" w:hAnsiTheme="minorHAnsi" w:cstheme="minorHAnsi"/>
                <w:b/>
                <w:sz w:val="22"/>
                <w:szCs w:val="22"/>
                <w:lang w:val="ro-RO"/>
              </w:rPr>
            </w:pPr>
          </w:p>
        </w:tc>
        <w:tc>
          <w:tcPr>
            <w:tcW w:w="2125" w:type="dxa"/>
            <w:gridSpan w:val="5"/>
            <w:tcBorders>
              <w:top w:val="single" w:sz="4" w:space="0" w:color="auto"/>
              <w:left w:val="nil"/>
              <w:bottom w:val="single" w:sz="4" w:space="0" w:color="auto"/>
              <w:right w:val="nil"/>
            </w:tcBorders>
            <w:shd w:val="clear" w:color="auto" w:fill="auto"/>
          </w:tcPr>
          <w:p w14:paraId="013701BF" w14:textId="77777777" w:rsidR="002445AC" w:rsidRPr="00702EE3" w:rsidRDefault="002445AC" w:rsidP="002445AC">
            <w:pPr>
              <w:pStyle w:val="BodyText3"/>
              <w:rPr>
                <w:rFonts w:asciiTheme="minorHAnsi" w:hAnsiTheme="minorHAnsi" w:cstheme="minorHAnsi"/>
                <w:b w:val="0"/>
                <w:sz w:val="22"/>
                <w:szCs w:val="22"/>
                <w:lang w:val="en-US"/>
              </w:rPr>
            </w:pPr>
          </w:p>
        </w:tc>
        <w:tc>
          <w:tcPr>
            <w:tcW w:w="2865" w:type="dxa"/>
            <w:gridSpan w:val="4"/>
            <w:tcBorders>
              <w:top w:val="single" w:sz="4" w:space="0" w:color="auto"/>
              <w:left w:val="nil"/>
              <w:bottom w:val="single" w:sz="4" w:space="0" w:color="auto"/>
              <w:right w:val="nil"/>
            </w:tcBorders>
          </w:tcPr>
          <w:p w14:paraId="364AAE37" w14:textId="77777777" w:rsidR="002445AC" w:rsidRPr="00702EE3" w:rsidRDefault="002445AC" w:rsidP="002445AC">
            <w:pPr>
              <w:pStyle w:val="BodyText3"/>
              <w:rPr>
                <w:rFonts w:asciiTheme="minorHAnsi" w:hAnsiTheme="minorHAnsi" w:cstheme="minorHAnsi"/>
                <w:b w:val="0"/>
                <w:sz w:val="22"/>
                <w:szCs w:val="22"/>
                <w:lang w:val="en-US"/>
              </w:rPr>
            </w:pPr>
          </w:p>
        </w:tc>
      </w:tr>
      <w:tr w:rsidR="002445AC" w:rsidRPr="00702EE3" w14:paraId="78729446" w14:textId="77777777" w:rsidTr="0032298D">
        <w:trPr>
          <w:gridBefore w:val="1"/>
          <w:gridAfter w:val="2"/>
          <w:wBefore w:w="90" w:type="dxa"/>
          <w:wAfter w:w="5760" w:type="dxa"/>
          <w:trHeight w:val="564"/>
        </w:trPr>
        <w:tc>
          <w:tcPr>
            <w:tcW w:w="3830" w:type="dxa"/>
            <w:gridSpan w:val="2"/>
            <w:vMerge w:val="restart"/>
            <w:tcBorders>
              <w:top w:val="single" w:sz="4" w:space="0" w:color="auto"/>
            </w:tcBorders>
            <w:shd w:val="clear" w:color="auto" w:fill="auto"/>
          </w:tcPr>
          <w:p w14:paraId="2724BC44" w14:textId="5053069C" w:rsidR="002445AC" w:rsidRPr="00702EE3" w:rsidRDefault="002445AC" w:rsidP="002445AC">
            <w:pPr>
              <w:ind w:right="148"/>
              <w:jc w:val="both"/>
              <w:rPr>
                <w:rFonts w:asciiTheme="minorHAnsi" w:hAnsiTheme="minorHAnsi" w:cs="Calibri"/>
                <w:b/>
                <w:bCs/>
                <w:sz w:val="22"/>
                <w:szCs w:val="22"/>
              </w:rPr>
            </w:pPr>
            <w:r w:rsidRPr="00702EE3">
              <w:rPr>
                <w:rFonts w:asciiTheme="minorHAnsi" w:hAnsiTheme="minorHAnsi" w:cs="Calibri"/>
                <w:b/>
                <w:bCs/>
                <w:iCs/>
                <w:sz w:val="22"/>
                <w:szCs w:val="22"/>
              </w:rPr>
              <w:t>7.Verificarea î</w:t>
            </w:r>
            <w:r w:rsidRPr="00702EE3">
              <w:rPr>
                <w:rFonts w:asciiTheme="minorHAnsi" w:hAnsiTheme="minorHAnsi" w:cs="Calibri"/>
                <w:b/>
                <w:bCs/>
                <w:iCs/>
                <w:sz w:val="22"/>
                <w:szCs w:val="22"/>
                <w:lang w:val="ro-RO"/>
              </w:rPr>
              <w:t>ncadr</w:t>
            </w:r>
            <w:r w:rsidRPr="00702EE3">
              <w:rPr>
                <w:rFonts w:asciiTheme="minorHAnsi" w:hAnsiTheme="minorHAnsi" w:cs="Calibri"/>
                <w:b/>
                <w:bCs/>
                <w:iCs/>
                <w:sz w:val="22"/>
                <w:szCs w:val="22"/>
              </w:rPr>
              <w:t>ă</w:t>
            </w:r>
            <w:r w:rsidRPr="00702EE3">
              <w:rPr>
                <w:rFonts w:asciiTheme="minorHAnsi" w:hAnsiTheme="minorHAnsi" w:cs="Calibri"/>
                <w:b/>
                <w:bCs/>
                <w:iCs/>
                <w:sz w:val="22"/>
                <w:szCs w:val="22"/>
                <w:lang w:val="ro-RO"/>
              </w:rPr>
              <w:t>r</w:t>
            </w:r>
            <w:r w:rsidRPr="00702EE3">
              <w:rPr>
                <w:rFonts w:asciiTheme="minorHAnsi" w:hAnsiTheme="minorHAnsi" w:cs="Calibri"/>
                <w:b/>
                <w:bCs/>
                <w:iCs/>
                <w:sz w:val="22"/>
                <w:szCs w:val="22"/>
              </w:rPr>
              <w:t>ii</w:t>
            </w:r>
            <w:r w:rsidRPr="00702EE3">
              <w:rPr>
                <w:rFonts w:asciiTheme="minorHAnsi" w:hAnsiTheme="minorHAnsi" w:cs="Calibri"/>
                <w:b/>
                <w:bCs/>
                <w:iCs/>
                <w:sz w:val="22"/>
                <w:szCs w:val="22"/>
                <w:lang w:val="ro-RO"/>
              </w:rPr>
              <w:t xml:space="preserve"> proiectului </w:t>
            </w:r>
            <w:r w:rsidRPr="00702EE3">
              <w:rPr>
                <w:rFonts w:asciiTheme="minorHAnsi" w:hAnsiTheme="minorHAnsi" w:cs="Calibri"/>
                <w:b/>
                <w:bCs/>
                <w:iCs/>
                <w:sz w:val="22"/>
                <w:szCs w:val="22"/>
              </w:rPr>
              <w:t>în componentele prioritare şi Domeniile de Intervenţie</w:t>
            </w:r>
          </w:p>
        </w:tc>
        <w:tc>
          <w:tcPr>
            <w:tcW w:w="4990" w:type="dxa"/>
            <w:gridSpan w:val="9"/>
            <w:tcBorders>
              <w:top w:val="single" w:sz="4" w:space="0" w:color="auto"/>
            </w:tcBorders>
            <w:shd w:val="clear" w:color="auto" w:fill="auto"/>
          </w:tcPr>
          <w:p w14:paraId="47573AAB" w14:textId="77777777" w:rsidR="002445AC" w:rsidRPr="00702EE3" w:rsidRDefault="002445AC" w:rsidP="002445AC">
            <w:pPr>
              <w:pStyle w:val="BodyText3"/>
              <w:rPr>
                <w:rFonts w:asciiTheme="minorHAnsi" w:hAnsiTheme="minorHAnsi" w:cstheme="minorHAnsi"/>
                <w:sz w:val="22"/>
                <w:szCs w:val="22"/>
                <w:lang w:val="en-US"/>
              </w:rPr>
            </w:pPr>
            <w:r w:rsidRPr="00702EE3">
              <w:rPr>
                <w:rFonts w:asciiTheme="minorHAnsi" w:hAnsiTheme="minorHAnsi" w:cstheme="minorHAnsi"/>
                <w:sz w:val="22"/>
                <w:szCs w:val="22"/>
                <w:lang w:val="en-US"/>
              </w:rPr>
              <w:t>Verificare efectuată</w:t>
            </w:r>
          </w:p>
        </w:tc>
      </w:tr>
      <w:tr w:rsidR="002445AC" w:rsidRPr="00702EE3" w14:paraId="63EC5862" w14:textId="77777777" w:rsidTr="0032298D">
        <w:trPr>
          <w:gridBefore w:val="1"/>
          <w:gridAfter w:val="2"/>
          <w:wBefore w:w="90" w:type="dxa"/>
          <w:wAfter w:w="5760" w:type="dxa"/>
          <w:trHeight w:val="314"/>
        </w:trPr>
        <w:tc>
          <w:tcPr>
            <w:tcW w:w="3830" w:type="dxa"/>
            <w:gridSpan w:val="2"/>
            <w:vMerge/>
            <w:shd w:val="clear" w:color="auto" w:fill="auto"/>
          </w:tcPr>
          <w:p w14:paraId="5EAF3FAF" w14:textId="77777777" w:rsidR="002445AC" w:rsidRPr="00702EE3" w:rsidRDefault="002445AC" w:rsidP="002445AC">
            <w:pPr>
              <w:pStyle w:val="ListParagraph"/>
              <w:numPr>
                <w:ilvl w:val="0"/>
                <w:numId w:val="1"/>
              </w:numPr>
              <w:ind w:right="148"/>
              <w:jc w:val="both"/>
              <w:rPr>
                <w:rFonts w:asciiTheme="minorHAnsi" w:hAnsiTheme="minorHAnsi" w:cs="Arial"/>
                <w:b/>
                <w:bCs/>
                <w:iCs/>
              </w:rPr>
            </w:pPr>
          </w:p>
        </w:tc>
        <w:tc>
          <w:tcPr>
            <w:tcW w:w="1775" w:type="dxa"/>
            <w:gridSpan w:val="3"/>
            <w:tcBorders>
              <w:top w:val="single" w:sz="4" w:space="0" w:color="auto"/>
            </w:tcBorders>
            <w:shd w:val="clear" w:color="auto" w:fill="auto"/>
          </w:tcPr>
          <w:p w14:paraId="042AF8F7" w14:textId="77777777" w:rsidR="002445AC" w:rsidRPr="00702EE3" w:rsidRDefault="002445AC" w:rsidP="002445AC">
            <w:pPr>
              <w:pStyle w:val="BodyText3"/>
              <w:rPr>
                <w:rFonts w:asciiTheme="minorHAnsi" w:hAnsiTheme="minorHAnsi" w:cstheme="minorHAnsi"/>
                <w:sz w:val="22"/>
                <w:szCs w:val="22"/>
                <w:lang w:val="en-US"/>
              </w:rPr>
            </w:pPr>
            <w:r w:rsidRPr="00702EE3">
              <w:rPr>
                <w:rFonts w:asciiTheme="minorHAnsi" w:hAnsiTheme="minorHAnsi" w:cstheme="minorHAnsi"/>
                <w:sz w:val="22"/>
                <w:szCs w:val="22"/>
                <w:lang w:val="en-US"/>
              </w:rPr>
              <w:t>DA</w:t>
            </w:r>
          </w:p>
        </w:tc>
        <w:tc>
          <w:tcPr>
            <w:tcW w:w="3215" w:type="dxa"/>
            <w:gridSpan w:val="6"/>
            <w:tcBorders>
              <w:top w:val="single" w:sz="4" w:space="0" w:color="auto"/>
            </w:tcBorders>
          </w:tcPr>
          <w:p w14:paraId="7F9DCDC7" w14:textId="77777777" w:rsidR="002445AC" w:rsidRPr="00702EE3" w:rsidRDefault="002445AC" w:rsidP="002445AC">
            <w:pPr>
              <w:pStyle w:val="BodyText3"/>
              <w:rPr>
                <w:rFonts w:asciiTheme="minorHAnsi" w:hAnsiTheme="minorHAnsi" w:cstheme="minorHAnsi"/>
                <w:sz w:val="22"/>
                <w:szCs w:val="22"/>
                <w:lang w:val="en-US"/>
              </w:rPr>
            </w:pPr>
            <w:r w:rsidRPr="00702EE3">
              <w:rPr>
                <w:rFonts w:asciiTheme="minorHAnsi" w:hAnsiTheme="minorHAnsi" w:cstheme="minorHAnsi"/>
                <w:sz w:val="22"/>
                <w:szCs w:val="22"/>
                <w:lang w:val="en-US"/>
              </w:rPr>
              <w:t xml:space="preserve">NU </w:t>
            </w:r>
          </w:p>
        </w:tc>
      </w:tr>
      <w:tr w:rsidR="002445AC" w:rsidRPr="00702EE3" w14:paraId="17B84424" w14:textId="77777777" w:rsidTr="0032298D">
        <w:trPr>
          <w:gridBefore w:val="1"/>
          <w:gridAfter w:val="2"/>
          <w:wBefore w:w="90" w:type="dxa"/>
          <w:wAfter w:w="5760" w:type="dxa"/>
          <w:trHeight w:val="5311"/>
        </w:trPr>
        <w:tc>
          <w:tcPr>
            <w:tcW w:w="3830" w:type="dxa"/>
            <w:gridSpan w:val="2"/>
            <w:tcBorders>
              <w:top w:val="single" w:sz="4" w:space="0" w:color="auto"/>
            </w:tcBorders>
            <w:shd w:val="clear" w:color="auto" w:fill="auto"/>
          </w:tcPr>
          <w:p w14:paraId="7D0782A3" w14:textId="77777777" w:rsidR="002445AC" w:rsidRPr="00702EE3" w:rsidRDefault="002445AC" w:rsidP="002445AC">
            <w:pPr>
              <w:ind w:right="148"/>
              <w:jc w:val="both"/>
              <w:rPr>
                <w:rFonts w:asciiTheme="minorHAnsi" w:hAnsiTheme="minorHAnsi" w:cs="Arial"/>
                <w:sz w:val="22"/>
                <w:szCs w:val="22"/>
              </w:rPr>
            </w:pPr>
            <w:r w:rsidRPr="00702EE3">
              <w:rPr>
                <w:rFonts w:asciiTheme="minorHAnsi" w:hAnsiTheme="minorHAnsi" w:cstheme="minorHAnsi"/>
                <w:b/>
                <w:sz w:val="22"/>
                <w:szCs w:val="22"/>
              </w:rPr>
              <w:lastRenderedPageBreak/>
              <w:t>Sectoare prioritare</w:t>
            </w:r>
            <w:r w:rsidRPr="00702EE3">
              <w:rPr>
                <w:rFonts w:asciiTheme="minorHAnsi" w:hAnsiTheme="minorHAnsi" w:cs="Arial"/>
                <w:sz w:val="22"/>
                <w:szCs w:val="22"/>
              </w:rPr>
              <w:t>:</w:t>
            </w:r>
          </w:p>
          <w:p w14:paraId="24ED5457" w14:textId="77777777" w:rsidR="002445AC" w:rsidRPr="00702EE3" w:rsidRDefault="002445AC" w:rsidP="002445AC">
            <w:pPr>
              <w:jc w:val="both"/>
              <w:rPr>
                <w:rFonts w:ascii="Calibri" w:hAnsi="Calibri" w:cs="Calibri"/>
              </w:rPr>
            </w:pPr>
            <w:r w:rsidRPr="00702EE3">
              <w:rPr>
                <w:rFonts w:ascii="Calibri" w:hAnsi="Calibri" w:cs="Calibri"/>
              </w:rPr>
              <w:t>P 4.1.1 – Achiziții simple de utilaje agricole, la nivelul fermei (vegetal)</w:t>
            </w:r>
          </w:p>
          <w:p w14:paraId="090B8343" w14:textId="039AEAC1" w:rsidR="002445AC" w:rsidRPr="00702EE3" w:rsidRDefault="002445AC" w:rsidP="002445AC">
            <w:pPr>
              <w:jc w:val="both"/>
              <w:rPr>
                <w:rFonts w:ascii="Calibri" w:hAnsi="Calibri" w:cs="Calibri"/>
              </w:rPr>
            </w:pPr>
            <w:r w:rsidRPr="00702EE3">
              <w:rPr>
                <w:rFonts w:ascii="Calibri" w:hAnsi="Calibri" w:cs="Calibri"/>
              </w:rPr>
              <w:t>- Extinderea și/sau modernizarea fermelor vegetale și a celor mixte (pentru toate culturile vegetale, inclusiv pentru cele furajere aferente fermei zootehnice) prin achiziția de utilaje agricole.</w:t>
            </w:r>
          </w:p>
          <w:p w14:paraId="736CA6D7" w14:textId="2705FC4D" w:rsidR="002445AC" w:rsidRPr="00702EE3" w:rsidRDefault="002445AC" w:rsidP="005322CB">
            <w:pPr>
              <w:jc w:val="both"/>
              <w:rPr>
                <w:rFonts w:asciiTheme="minorHAnsi" w:hAnsiTheme="minorHAnsi" w:cstheme="minorHAnsi"/>
                <w:bCs/>
                <w:sz w:val="22"/>
                <w:szCs w:val="22"/>
              </w:rPr>
            </w:pPr>
            <w:r w:rsidRPr="00702EE3">
              <w:rPr>
                <w:rFonts w:ascii="Calibri" w:hAnsi="Calibri" w:cs="Calibri"/>
              </w:rPr>
              <w:t>- Investiții necorporale legate de achizițiile simple: achiziționarea sau dezvoltarea de software și achiziționarea de brevete, licențe, drepturi de autor, mărci în conformitate cu art 45 (2) (d) din Reg. 1305/2013, ca și componentă secundară a proiectului</w:t>
            </w:r>
            <w:r w:rsidRPr="00702EE3" w:rsidDel="00DE64BA">
              <w:rPr>
                <w:rFonts w:ascii="Calibri" w:hAnsi="Calibri" w:cs="Calibri"/>
              </w:rPr>
              <w:t xml:space="preserve"> </w:t>
            </w:r>
          </w:p>
        </w:tc>
        <w:tc>
          <w:tcPr>
            <w:tcW w:w="1775" w:type="dxa"/>
            <w:gridSpan w:val="3"/>
            <w:tcBorders>
              <w:top w:val="single" w:sz="4" w:space="0" w:color="auto"/>
            </w:tcBorders>
            <w:shd w:val="clear" w:color="auto" w:fill="auto"/>
          </w:tcPr>
          <w:p w14:paraId="6CB15AAE" w14:textId="77777777" w:rsidR="002445AC" w:rsidRPr="00702EE3" w:rsidRDefault="002445AC" w:rsidP="002445AC">
            <w:pPr>
              <w:pStyle w:val="BodyText3"/>
              <w:rPr>
                <w:rFonts w:asciiTheme="minorHAnsi" w:hAnsiTheme="minorHAnsi" w:cstheme="minorHAnsi"/>
                <w:b w:val="0"/>
                <w:sz w:val="22"/>
                <w:szCs w:val="22"/>
                <w:lang w:val="en-US"/>
              </w:rPr>
            </w:pPr>
          </w:p>
          <w:p w14:paraId="0B45A2B1" w14:textId="0B762E9B" w:rsidR="002445AC" w:rsidRPr="00702EE3" w:rsidRDefault="002445AC" w:rsidP="002445AC">
            <w:pPr>
              <w:pStyle w:val="BodyText3"/>
              <w:rPr>
                <w:rFonts w:asciiTheme="minorHAnsi" w:hAnsiTheme="minorHAnsi" w:cstheme="minorHAnsi"/>
                <w:b w:val="0"/>
                <w:sz w:val="22"/>
                <w:szCs w:val="22"/>
                <w:lang w:val="en-US"/>
              </w:rPr>
            </w:pPr>
            <w:r w:rsidRPr="00702EE3">
              <w:rPr>
                <w:rFonts w:asciiTheme="minorHAnsi" w:hAnsiTheme="minorHAnsi" w:cstheme="minorHAnsi"/>
                <w:b w:val="0"/>
                <w:sz w:val="22"/>
                <w:szCs w:val="22"/>
                <w:lang w:val="en-US"/>
              </w:rPr>
              <w:sym w:font="Wingdings" w:char="F06F"/>
            </w:r>
          </w:p>
          <w:p w14:paraId="097F0E63" w14:textId="4EADFB61" w:rsidR="002445AC" w:rsidRPr="00702EE3" w:rsidRDefault="002445AC" w:rsidP="002445AC">
            <w:pPr>
              <w:pStyle w:val="BodyText3"/>
              <w:rPr>
                <w:rFonts w:asciiTheme="minorHAnsi" w:hAnsiTheme="minorHAnsi" w:cstheme="minorHAnsi"/>
                <w:b w:val="0"/>
                <w:sz w:val="22"/>
                <w:szCs w:val="22"/>
                <w:lang w:val="en-US"/>
              </w:rPr>
            </w:pPr>
          </w:p>
          <w:p w14:paraId="6A579446" w14:textId="77777777" w:rsidR="002445AC" w:rsidRPr="00702EE3" w:rsidRDefault="002445AC" w:rsidP="002445AC">
            <w:pPr>
              <w:pStyle w:val="BodyText3"/>
              <w:rPr>
                <w:rFonts w:asciiTheme="minorHAnsi" w:hAnsiTheme="minorHAnsi" w:cstheme="minorHAnsi"/>
                <w:b w:val="0"/>
                <w:sz w:val="22"/>
                <w:szCs w:val="22"/>
                <w:lang w:val="en-US"/>
              </w:rPr>
            </w:pPr>
          </w:p>
          <w:p w14:paraId="3CE036FE" w14:textId="77777777" w:rsidR="002445AC" w:rsidRPr="00702EE3" w:rsidRDefault="002445AC" w:rsidP="002445AC">
            <w:pPr>
              <w:pStyle w:val="BodyText3"/>
              <w:rPr>
                <w:rFonts w:asciiTheme="minorHAnsi" w:hAnsiTheme="minorHAnsi" w:cstheme="minorHAnsi"/>
                <w:b w:val="0"/>
                <w:sz w:val="22"/>
                <w:szCs w:val="22"/>
                <w:lang w:val="en-US"/>
              </w:rPr>
            </w:pPr>
          </w:p>
          <w:p w14:paraId="00AA87E4" w14:textId="0391A93C" w:rsidR="002445AC" w:rsidRPr="00702EE3" w:rsidRDefault="002445AC" w:rsidP="002445AC">
            <w:pPr>
              <w:pStyle w:val="BodyText3"/>
              <w:rPr>
                <w:rFonts w:asciiTheme="minorHAnsi" w:hAnsiTheme="minorHAnsi" w:cstheme="minorHAnsi"/>
                <w:b w:val="0"/>
                <w:sz w:val="22"/>
                <w:szCs w:val="22"/>
                <w:lang w:val="en-US"/>
              </w:rPr>
            </w:pPr>
          </w:p>
          <w:p w14:paraId="14ED33D3" w14:textId="77777777" w:rsidR="002445AC" w:rsidRPr="00702EE3" w:rsidRDefault="002445AC" w:rsidP="002445AC">
            <w:pPr>
              <w:pStyle w:val="BodyText3"/>
              <w:rPr>
                <w:rFonts w:asciiTheme="minorHAnsi" w:hAnsiTheme="minorHAnsi" w:cstheme="minorHAnsi"/>
                <w:b w:val="0"/>
                <w:sz w:val="22"/>
                <w:szCs w:val="22"/>
                <w:lang w:val="en-US"/>
              </w:rPr>
            </w:pPr>
          </w:p>
          <w:p w14:paraId="0DCC9F79" w14:textId="77777777" w:rsidR="002445AC" w:rsidRPr="00702EE3" w:rsidRDefault="002445AC" w:rsidP="002445AC">
            <w:pPr>
              <w:pStyle w:val="BodyText3"/>
              <w:rPr>
                <w:rFonts w:asciiTheme="minorHAnsi" w:hAnsiTheme="minorHAnsi" w:cstheme="minorHAnsi"/>
                <w:b w:val="0"/>
                <w:sz w:val="22"/>
                <w:szCs w:val="22"/>
                <w:lang w:val="en-US"/>
              </w:rPr>
            </w:pPr>
          </w:p>
          <w:p w14:paraId="2D1F584C" w14:textId="77777777" w:rsidR="002445AC" w:rsidRPr="00702EE3" w:rsidRDefault="002445AC" w:rsidP="002445AC">
            <w:pPr>
              <w:pStyle w:val="BodyText3"/>
              <w:rPr>
                <w:rFonts w:asciiTheme="minorHAnsi" w:hAnsiTheme="minorHAnsi" w:cstheme="minorHAnsi"/>
                <w:b w:val="0"/>
                <w:sz w:val="22"/>
                <w:szCs w:val="22"/>
                <w:lang w:val="en-US"/>
              </w:rPr>
            </w:pPr>
          </w:p>
          <w:p w14:paraId="292BF299" w14:textId="061612FB" w:rsidR="002445AC" w:rsidRPr="00702EE3" w:rsidRDefault="002445AC" w:rsidP="002445AC">
            <w:pPr>
              <w:pStyle w:val="BodyText3"/>
              <w:rPr>
                <w:rFonts w:asciiTheme="minorHAnsi" w:hAnsiTheme="minorHAnsi" w:cstheme="minorHAnsi"/>
                <w:b w:val="0"/>
                <w:sz w:val="22"/>
                <w:szCs w:val="22"/>
                <w:lang w:val="en-US"/>
              </w:rPr>
            </w:pPr>
          </w:p>
          <w:p w14:paraId="160696FA" w14:textId="77777777" w:rsidR="002445AC" w:rsidRPr="00702EE3" w:rsidRDefault="002445AC" w:rsidP="002445AC">
            <w:pPr>
              <w:pStyle w:val="BodyText3"/>
              <w:rPr>
                <w:rFonts w:asciiTheme="minorHAnsi" w:hAnsiTheme="minorHAnsi" w:cstheme="minorHAnsi"/>
                <w:b w:val="0"/>
                <w:sz w:val="22"/>
                <w:szCs w:val="22"/>
                <w:lang w:val="en-US"/>
              </w:rPr>
            </w:pPr>
          </w:p>
          <w:p w14:paraId="15DAA710" w14:textId="77777777" w:rsidR="002445AC" w:rsidRPr="00702EE3" w:rsidRDefault="002445AC" w:rsidP="002445AC">
            <w:pPr>
              <w:pStyle w:val="BodyText3"/>
              <w:rPr>
                <w:rFonts w:asciiTheme="minorHAnsi" w:hAnsiTheme="minorHAnsi" w:cstheme="minorHAnsi"/>
                <w:b w:val="0"/>
                <w:sz w:val="22"/>
                <w:szCs w:val="22"/>
                <w:lang w:val="en-US"/>
              </w:rPr>
            </w:pPr>
          </w:p>
          <w:p w14:paraId="0047CF6B" w14:textId="17E2D2CB" w:rsidR="002445AC" w:rsidRPr="00702EE3" w:rsidRDefault="002445AC" w:rsidP="002445AC">
            <w:pPr>
              <w:pStyle w:val="BodyText3"/>
              <w:rPr>
                <w:rFonts w:asciiTheme="minorHAnsi" w:hAnsiTheme="minorHAnsi" w:cstheme="minorHAnsi"/>
                <w:b w:val="0"/>
                <w:sz w:val="22"/>
                <w:szCs w:val="22"/>
                <w:lang w:val="en-US"/>
              </w:rPr>
            </w:pPr>
          </w:p>
          <w:p w14:paraId="5DECF959" w14:textId="77777777" w:rsidR="002445AC" w:rsidRPr="00702EE3" w:rsidRDefault="002445AC" w:rsidP="002445AC">
            <w:pPr>
              <w:pStyle w:val="BodyText3"/>
              <w:rPr>
                <w:rFonts w:asciiTheme="minorHAnsi" w:hAnsiTheme="minorHAnsi" w:cstheme="minorHAnsi"/>
                <w:b w:val="0"/>
                <w:sz w:val="22"/>
                <w:szCs w:val="22"/>
                <w:lang w:val="en-US"/>
              </w:rPr>
            </w:pPr>
          </w:p>
          <w:p w14:paraId="6726B9BD" w14:textId="77777777" w:rsidR="002445AC" w:rsidRPr="00702EE3" w:rsidRDefault="002445AC" w:rsidP="002445AC">
            <w:pPr>
              <w:pStyle w:val="BodyText3"/>
              <w:rPr>
                <w:rFonts w:asciiTheme="minorHAnsi" w:hAnsiTheme="minorHAnsi" w:cstheme="minorHAnsi"/>
                <w:b w:val="0"/>
                <w:sz w:val="22"/>
                <w:szCs w:val="22"/>
                <w:lang w:val="en-US"/>
              </w:rPr>
            </w:pPr>
          </w:p>
          <w:p w14:paraId="53B07581" w14:textId="77777777" w:rsidR="002445AC" w:rsidRPr="00702EE3" w:rsidRDefault="002445AC" w:rsidP="002445AC">
            <w:pPr>
              <w:pStyle w:val="BodyText3"/>
              <w:rPr>
                <w:rFonts w:asciiTheme="minorHAnsi" w:hAnsiTheme="minorHAnsi" w:cstheme="minorHAnsi"/>
                <w:b w:val="0"/>
                <w:sz w:val="22"/>
                <w:szCs w:val="22"/>
                <w:lang w:val="en-US"/>
              </w:rPr>
            </w:pPr>
          </w:p>
          <w:p w14:paraId="3398BAA5" w14:textId="73BD84A5" w:rsidR="002445AC" w:rsidRPr="00702EE3" w:rsidRDefault="002445AC" w:rsidP="002445AC">
            <w:pPr>
              <w:pStyle w:val="BodyText3"/>
              <w:rPr>
                <w:rFonts w:asciiTheme="minorHAnsi" w:hAnsiTheme="minorHAnsi" w:cstheme="minorHAnsi"/>
                <w:b w:val="0"/>
                <w:sz w:val="22"/>
                <w:szCs w:val="22"/>
                <w:lang w:val="en-US"/>
              </w:rPr>
            </w:pPr>
          </w:p>
          <w:p w14:paraId="053D0B2F" w14:textId="77777777" w:rsidR="002445AC" w:rsidRPr="00702EE3" w:rsidRDefault="002445AC" w:rsidP="002445AC">
            <w:pPr>
              <w:pStyle w:val="BodyText3"/>
              <w:rPr>
                <w:rFonts w:asciiTheme="minorHAnsi" w:hAnsiTheme="minorHAnsi" w:cstheme="minorHAnsi"/>
                <w:b w:val="0"/>
                <w:sz w:val="22"/>
                <w:szCs w:val="22"/>
                <w:lang w:val="en-US"/>
              </w:rPr>
            </w:pPr>
          </w:p>
          <w:p w14:paraId="444F07B8" w14:textId="77777777" w:rsidR="002445AC" w:rsidRPr="00702EE3" w:rsidRDefault="002445AC" w:rsidP="002445AC">
            <w:pPr>
              <w:pStyle w:val="BodyText3"/>
              <w:rPr>
                <w:rFonts w:asciiTheme="minorHAnsi" w:hAnsiTheme="minorHAnsi" w:cstheme="minorHAnsi"/>
                <w:b w:val="0"/>
                <w:sz w:val="22"/>
                <w:szCs w:val="22"/>
                <w:lang w:val="en-US"/>
              </w:rPr>
            </w:pPr>
          </w:p>
        </w:tc>
        <w:tc>
          <w:tcPr>
            <w:tcW w:w="3215" w:type="dxa"/>
            <w:gridSpan w:val="6"/>
            <w:tcBorders>
              <w:top w:val="single" w:sz="4" w:space="0" w:color="auto"/>
            </w:tcBorders>
          </w:tcPr>
          <w:p w14:paraId="26E80087" w14:textId="77777777" w:rsidR="002445AC" w:rsidRPr="00702EE3" w:rsidRDefault="002445AC" w:rsidP="002445AC">
            <w:pPr>
              <w:pStyle w:val="BodyText3"/>
              <w:rPr>
                <w:rFonts w:asciiTheme="minorHAnsi" w:hAnsiTheme="minorHAnsi" w:cstheme="minorHAnsi"/>
                <w:b w:val="0"/>
                <w:sz w:val="22"/>
                <w:szCs w:val="22"/>
                <w:lang w:val="en-US"/>
              </w:rPr>
            </w:pPr>
          </w:p>
          <w:p w14:paraId="46DFF0BA" w14:textId="38AA316A" w:rsidR="002445AC" w:rsidRPr="00702EE3" w:rsidRDefault="002445AC" w:rsidP="002445AC">
            <w:pPr>
              <w:pStyle w:val="BodyText3"/>
              <w:rPr>
                <w:rFonts w:asciiTheme="minorHAnsi" w:hAnsiTheme="minorHAnsi" w:cstheme="minorHAnsi"/>
                <w:b w:val="0"/>
                <w:sz w:val="22"/>
                <w:szCs w:val="22"/>
                <w:lang w:val="en-US"/>
              </w:rPr>
            </w:pPr>
            <w:r w:rsidRPr="00702EE3">
              <w:rPr>
                <w:rFonts w:asciiTheme="minorHAnsi" w:hAnsiTheme="minorHAnsi" w:cstheme="minorHAnsi"/>
                <w:b w:val="0"/>
                <w:sz w:val="22"/>
                <w:szCs w:val="22"/>
                <w:lang w:val="en-US"/>
              </w:rPr>
              <w:sym w:font="Wingdings" w:char="F06F"/>
            </w:r>
          </w:p>
          <w:p w14:paraId="1EB8006D" w14:textId="536DA39C" w:rsidR="002445AC" w:rsidRPr="00702EE3" w:rsidRDefault="002445AC" w:rsidP="002445AC">
            <w:pPr>
              <w:pStyle w:val="BodyText3"/>
              <w:rPr>
                <w:rFonts w:asciiTheme="minorHAnsi" w:hAnsiTheme="minorHAnsi" w:cstheme="minorHAnsi"/>
                <w:b w:val="0"/>
                <w:sz w:val="22"/>
                <w:szCs w:val="22"/>
                <w:lang w:val="en-US"/>
              </w:rPr>
            </w:pPr>
          </w:p>
          <w:p w14:paraId="13F5246D" w14:textId="77777777" w:rsidR="002445AC" w:rsidRPr="00702EE3" w:rsidRDefault="002445AC" w:rsidP="002445AC">
            <w:pPr>
              <w:pStyle w:val="BodyText3"/>
              <w:rPr>
                <w:rFonts w:asciiTheme="minorHAnsi" w:hAnsiTheme="minorHAnsi" w:cstheme="minorHAnsi"/>
                <w:b w:val="0"/>
                <w:sz w:val="22"/>
                <w:szCs w:val="22"/>
                <w:lang w:val="en-US"/>
              </w:rPr>
            </w:pPr>
          </w:p>
          <w:p w14:paraId="3E83205F" w14:textId="77777777" w:rsidR="002445AC" w:rsidRPr="00702EE3" w:rsidRDefault="002445AC" w:rsidP="002445AC">
            <w:pPr>
              <w:pStyle w:val="BodyText3"/>
              <w:rPr>
                <w:rFonts w:asciiTheme="minorHAnsi" w:hAnsiTheme="minorHAnsi" w:cstheme="minorHAnsi"/>
                <w:b w:val="0"/>
                <w:sz w:val="22"/>
                <w:szCs w:val="22"/>
                <w:lang w:val="en-US"/>
              </w:rPr>
            </w:pPr>
          </w:p>
          <w:p w14:paraId="477DADE2" w14:textId="302A7BED" w:rsidR="002445AC" w:rsidRPr="00702EE3" w:rsidRDefault="002445AC" w:rsidP="002445AC">
            <w:pPr>
              <w:pStyle w:val="BodyText3"/>
              <w:rPr>
                <w:rFonts w:asciiTheme="minorHAnsi" w:hAnsiTheme="minorHAnsi" w:cstheme="minorHAnsi"/>
                <w:b w:val="0"/>
                <w:sz w:val="22"/>
                <w:szCs w:val="22"/>
                <w:lang w:val="en-US"/>
              </w:rPr>
            </w:pPr>
          </w:p>
          <w:p w14:paraId="3B849AFB" w14:textId="77777777" w:rsidR="002445AC" w:rsidRPr="00702EE3" w:rsidRDefault="002445AC" w:rsidP="002445AC">
            <w:pPr>
              <w:pStyle w:val="BodyText3"/>
              <w:rPr>
                <w:rFonts w:asciiTheme="minorHAnsi" w:hAnsiTheme="minorHAnsi" w:cstheme="minorHAnsi"/>
                <w:b w:val="0"/>
                <w:sz w:val="22"/>
                <w:szCs w:val="22"/>
                <w:lang w:val="en-US"/>
              </w:rPr>
            </w:pPr>
          </w:p>
          <w:p w14:paraId="693A6DE4" w14:textId="77777777" w:rsidR="002445AC" w:rsidRPr="00702EE3" w:rsidRDefault="002445AC" w:rsidP="002445AC">
            <w:pPr>
              <w:pStyle w:val="BodyText3"/>
              <w:rPr>
                <w:rFonts w:asciiTheme="minorHAnsi" w:hAnsiTheme="minorHAnsi" w:cstheme="minorHAnsi"/>
                <w:b w:val="0"/>
                <w:sz w:val="22"/>
                <w:szCs w:val="22"/>
                <w:lang w:val="en-US"/>
              </w:rPr>
            </w:pPr>
          </w:p>
          <w:p w14:paraId="0196B473" w14:textId="68E10E49" w:rsidR="002445AC" w:rsidRPr="00702EE3" w:rsidRDefault="002445AC" w:rsidP="002445AC">
            <w:pPr>
              <w:pStyle w:val="BodyText3"/>
              <w:rPr>
                <w:rFonts w:asciiTheme="minorHAnsi" w:hAnsiTheme="minorHAnsi" w:cstheme="minorHAnsi"/>
                <w:b w:val="0"/>
                <w:sz w:val="22"/>
                <w:szCs w:val="22"/>
                <w:lang w:val="en-US"/>
              </w:rPr>
            </w:pPr>
          </w:p>
          <w:p w14:paraId="5C1ECCDE" w14:textId="77777777" w:rsidR="002445AC" w:rsidRPr="00702EE3" w:rsidRDefault="002445AC" w:rsidP="002445AC">
            <w:pPr>
              <w:pStyle w:val="BodyText3"/>
              <w:rPr>
                <w:rFonts w:asciiTheme="minorHAnsi" w:hAnsiTheme="minorHAnsi" w:cstheme="minorHAnsi"/>
                <w:b w:val="0"/>
                <w:sz w:val="22"/>
                <w:szCs w:val="22"/>
                <w:lang w:val="en-US"/>
              </w:rPr>
            </w:pPr>
          </w:p>
          <w:p w14:paraId="0C29F120" w14:textId="77777777" w:rsidR="002445AC" w:rsidRPr="00702EE3" w:rsidRDefault="002445AC" w:rsidP="002445AC">
            <w:pPr>
              <w:pStyle w:val="BodyText3"/>
              <w:rPr>
                <w:rFonts w:asciiTheme="minorHAnsi" w:hAnsiTheme="minorHAnsi" w:cstheme="minorHAnsi"/>
                <w:b w:val="0"/>
                <w:sz w:val="22"/>
                <w:szCs w:val="22"/>
                <w:lang w:val="en-US"/>
              </w:rPr>
            </w:pPr>
          </w:p>
          <w:p w14:paraId="0D95537B" w14:textId="1CEDE289" w:rsidR="002445AC" w:rsidRPr="00702EE3" w:rsidRDefault="002445AC" w:rsidP="002445AC">
            <w:pPr>
              <w:pStyle w:val="BodyText3"/>
              <w:rPr>
                <w:rFonts w:asciiTheme="minorHAnsi" w:hAnsiTheme="minorHAnsi" w:cstheme="minorHAnsi"/>
                <w:b w:val="0"/>
                <w:sz w:val="22"/>
                <w:szCs w:val="22"/>
                <w:lang w:val="en-US"/>
              </w:rPr>
            </w:pPr>
          </w:p>
          <w:p w14:paraId="34B055E6" w14:textId="77777777" w:rsidR="002445AC" w:rsidRPr="00702EE3" w:rsidRDefault="002445AC" w:rsidP="002445AC">
            <w:pPr>
              <w:pStyle w:val="BodyText3"/>
              <w:rPr>
                <w:rFonts w:asciiTheme="minorHAnsi" w:hAnsiTheme="minorHAnsi" w:cstheme="minorHAnsi"/>
                <w:b w:val="0"/>
                <w:sz w:val="22"/>
                <w:szCs w:val="22"/>
                <w:lang w:val="en-US"/>
              </w:rPr>
            </w:pPr>
          </w:p>
          <w:p w14:paraId="04476EF1" w14:textId="77777777" w:rsidR="002445AC" w:rsidRPr="00702EE3" w:rsidRDefault="002445AC" w:rsidP="002445AC">
            <w:pPr>
              <w:pStyle w:val="BodyText3"/>
              <w:rPr>
                <w:rFonts w:asciiTheme="minorHAnsi" w:hAnsiTheme="minorHAnsi" w:cstheme="minorHAnsi"/>
                <w:b w:val="0"/>
                <w:sz w:val="22"/>
                <w:szCs w:val="22"/>
                <w:lang w:val="en-US"/>
              </w:rPr>
            </w:pPr>
          </w:p>
          <w:p w14:paraId="7953D0A0" w14:textId="6D185757" w:rsidR="002445AC" w:rsidRPr="00702EE3" w:rsidRDefault="002445AC" w:rsidP="002445AC">
            <w:pPr>
              <w:pStyle w:val="BodyText3"/>
              <w:rPr>
                <w:rFonts w:asciiTheme="minorHAnsi" w:hAnsiTheme="minorHAnsi" w:cstheme="minorHAnsi"/>
                <w:b w:val="0"/>
                <w:sz w:val="22"/>
                <w:szCs w:val="22"/>
                <w:lang w:val="en-US"/>
              </w:rPr>
            </w:pPr>
          </w:p>
          <w:p w14:paraId="1F777234" w14:textId="77777777" w:rsidR="002445AC" w:rsidRPr="00702EE3" w:rsidRDefault="002445AC" w:rsidP="002445AC">
            <w:pPr>
              <w:pStyle w:val="BodyText3"/>
              <w:rPr>
                <w:rFonts w:asciiTheme="minorHAnsi" w:hAnsiTheme="minorHAnsi" w:cstheme="minorHAnsi"/>
                <w:b w:val="0"/>
                <w:sz w:val="22"/>
                <w:szCs w:val="22"/>
                <w:lang w:val="en-US"/>
              </w:rPr>
            </w:pPr>
          </w:p>
          <w:p w14:paraId="4464F3E8" w14:textId="77777777" w:rsidR="002445AC" w:rsidRPr="00702EE3" w:rsidRDefault="002445AC" w:rsidP="002445AC">
            <w:pPr>
              <w:pStyle w:val="BodyText3"/>
              <w:rPr>
                <w:rFonts w:asciiTheme="minorHAnsi" w:hAnsiTheme="minorHAnsi" w:cstheme="minorHAnsi"/>
                <w:b w:val="0"/>
                <w:sz w:val="22"/>
                <w:szCs w:val="22"/>
                <w:lang w:val="en-US"/>
              </w:rPr>
            </w:pPr>
          </w:p>
          <w:p w14:paraId="6FEDDBE7" w14:textId="77777777" w:rsidR="002445AC" w:rsidRPr="00702EE3" w:rsidRDefault="002445AC" w:rsidP="002445AC">
            <w:pPr>
              <w:pStyle w:val="BodyText3"/>
              <w:rPr>
                <w:rFonts w:asciiTheme="minorHAnsi" w:hAnsiTheme="minorHAnsi" w:cstheme="minorHAnsi"/>
                <w:b w:val="0"/>
                <w:sz w:val="22"/>
                <w:szCs w:val="22"/>
                <w:lang w:val="en-US"/>
              </w:rPr>
            </w:pPr>
          </w:p>
          <w:p w14:paraId="131A17D8" w14:textId="59DB9FF0" w:rsidR="002445AC" w:rsidRPr="00702EE3" w:rsidRDefault="002445AC" w:rsidP="002445AC">
            <w:pPr>
              <w:pStyle w:val="BodyText3"/>
              <w:rPr>
                <w:rFonts w:asciiTheme="minorHAnsi" w:hAnsiTheme="minorHAnsi" w:cstheme="minorHAnsi"/>
                <w:b w:val="0"/>
                <w:sz w:val="22"/>
                <w:szCs w:val="22"/>
                <w:lang w:val="en-US"/>
              </w:rPr>
            </w:pPr>
          </w:p>
          <w:p w14:paraId="6B1174BC" w14:textId="77777777" w:rsidR="002445AC" w:rsidRPr="00702EE3" w:rsidRDefault="002445AC" w:rsidP="002445AC">
            <w:pPr>
              <w:pStyle w:val="BodyText3"/>
              <w:rPr>
                <w:rFonts w:asciiTheme="minorHAnsi" w:hAnsiTheme="minorHAnsi" w:cstheme="minorHAnsi"/>
                <w:b w:val="0"/>
                <w:sz w:val="22"/>
                <w:szCs w:val="22"/>
                <w:lang w:val="en-US"/>
              </w:rPr>
            </w:pPr>
          </w:p>
        </w:tc>
      </w:tr>
      <w:tr w:rsidR="002445AC" w:rsidRPr="00702EE3" w14:paraId="371F57B8" w14:textId="77777777" w:rsidTr="0032298D">
        <w:trPr>
          <w:gridBefore w:val="1"/>
          <w:gridAfter w:val="2"/>
          <w:wBefore w:w="90" w:type="dxa"/>
          <w:wAfter w:w="5760" w:type="dxa"/>
          <w:trHeight w:val="564"/>
        </w:trPr>
        <w:tc>
          <w:tcPr>
            <w:tcW w:w="8820" w:type="dxa"/>
            <w:gridSpan w:val="11"/>
            <w:tcBorders>
              <w:top w:val="single" w:sz="4" w:space="0" w:color="auto"/>
            </w:tcBorders>
            <w:shd w:val="clear" w:color="auto" w:fill="auto"/>
          </w:tcPr>
          <w:p w14:paraId="131AC5AA" w14:textId="77777777" w:rsidR="002445AC" w:rsidRPr="00702EE3" w:rsidRDefault="002445AC" w:rsidP="002445AC">
            <w:pPr>
              <w:pStyle w:val="BodyText3"/>
              <w:jc w:val="both"/>
              <w:rPr>
                <w:rFonts w:ascii="Calibri" w:hAnsi="Calibri" w:cs="Calibri"/>
                <w:noProof/>
                <w:sz w:val="24"/>
                <w:szCs w:val="24"/>
                <w:lang w:val="ro-RO"/>
              </w:rPr>
            </w:pPr>
            <w:r w:rsidRPr="00702EE3">
              <w:rPr>
                <w:rFonts w:ascii="Calibri" w:hAnsi="Calibri" w:cs="Calibri"/>
                <w:noProof/>
                <w:sz w:val="24"/>
                <w:szCs w:val="24"/>
                <w:lang w:val="ro-RO"/>
              </w:rPr>
              <w:t xml:space="preserve">Proiectul este Neconform din  încadrarea greșită a  proiectului din punct de vedere al alocării financiare aferente unei componente? </w:t>
            </w:r>
          </w:p>
          <w:p w14:paraId="051DC129" w14:textId="77777777" w:rsidR="002445AC" w:rsidRPr="00702EE3" w:rsidRDefault="002445AC" w:rsidP="002445AC">
            <w:pPr>
              <w:ind w:right="148"/>
              <w:jc w:val="both"/>
              <w:rPr>
                <w:rFonts w:asciiTheme="minorHAnsi" w:hAnsiTheme="minorHAnsi" w:cstheme="minorHAnsi"/>
                <w:b/>
                <w:sz w:val="22"/>
                <w:szCs w:val="22"/>
              </w:rPr>
            </w:pPr>
            <w:r w:rsidRPr="00702EE3">
              <w:rPr>
                <w:rFonts w:asciiTheme="minorHAnsi" w:hAnsiTheme="minorHAnsi" w:cstheme="minorHAnsi"/>
                <w:b/>
                <w:iCs/>
                <w:sz w:val="22"/>
                <w:szCs w:val="22"/>
                <w:lang w:val="ro-RO"/>
              </w:rPr>
              <w:sym w:font="Wingdings" w:char="F06F"/>
            </w:r>
            <w:r w:rsidRPr="00702EE3">
              <w:rPr>
                <w:rFonts w:asciiTheme="minorHAnsi" w:hAnsiTheme="minorHAnsi" w:cstheme="minorHAnsi"/>
                <w:b/>
                <w:iCs/>
                <w:sz w:val="22"/>
                <w:szCs w:val="22"/>
                <w:lang w:val="ro-RO"/>
              </w:rPr>
              <w:t xml:space="preserve">  </w:t>
            </w:r>
            <w:r w:rsidRPr="00702EE3">
              <w:rPr>
                <w:rFonts w:ascii="Calibri" w:hAnsi="Calibri" w:cs="Calibri"/>
                <w:noProof/>
                <w:lang w:val="ro-RO"/>
              </w:rPr>
              <w:t xml:space="preserve">DA                                                               </w:t>
            </w:r>
            <w:r w:rsidRPr="00702EE3">
              <w:rPr>
                <w:rFonts w:asciiTheme="minorHAnsi" w:hAnsiTheme="minorHAnsi" w:cstheme="minorHAnsi"/>
                <w:b/>
                <w:iCs/>
                <w:sz w:val="22"/>
                <w:szCs w:val="22"/>
                <w:lang w:val="ro-RO"/>
              </w:rPr>
              <w:sym w:font="Wingdings" w:char="F06F"/>
            </w:r>
            <w:r w:rsidRPr="00702EE3">
              <w:rPr>
                <w:rFonts w:asciiTheme="minorHAnsi" w:hAnsiTheme="minorHAnsi" w:cstheme="minorHAnsi"/>
                <w:b/>
                <w:iCs/>
                <w:sz w:val="22"/>
                <w:szCs w:val="22"/>
                <w:lang w:val="ro-RO"/>
              </w:rPr>
              <w:t xml:space="preserve"> NU</w:t>
            </w:r>
          </w:p>
          <w:p w14:paraId="6187F06C" w14:textId="77777777" w:rsidR="002445AC" w:rsidRPr="00702EE3" w:rsidRDefault="002445AC" w:rsidP="002445AC">
            <w:pPr>
              <w:pStyle w:val="BodyText3"/>
              <w:rPr>
                <w:rFonts w:asciiTheme="minorHAnsi" w:hAnsiTheme="minorHAnsi" w:cstheme="minorHAnsi"/>
                <w:b w:val="0"/>
                <w:sz w:val="22"/>
                <w:szCs w:val="22"/>
                <w:lang w:val="en-US"/>
              </w:rPr>
            </w:pPr>
          </w:p>
        </w:tc>
      </w:tr>
      <w:tr w:rsidR="002445AC" w:rsidRPr="00702EE3" w14:paraId="419DD30E" w14:textId="77777777" w:rsidTr="0032298D">
        <w:trPr>
          <w:gridBefore w:val="1"/>
          <w:gridAfter w:val="2"/>
          <w:wBefore w:w="90" w:type="dxa"/>
          <w:wAfter w:w="5760" w:type="dxa"/>
          <w:trHeight w:val="425"/>
        </w:trPr>
        <w:tc>
          <w:tcPr>
            <w:tcW w:w="3830" w:type="dxa"/>
            <w:gridSpan w:val="2"/>
            <w:tcBorders>
              <w:top w:val="single" w:sz="4" w:space="0" w:color="auto"/>
              <w:bottom w:val="single" w:sz="4" w:space="0" w:color="auto"/>
            </w:tcBorders>
            <w:shd w:val="clear" w:color="auto" w:fill="auto"/>
          </w:tcPr>
          <w:p w14:paraId="5463CA72" w14:textId="77777777" w:rsidR="00262ECA" w:rsidRPr="00702EE3" w:rsidRDefault="00262ECA" w:rsidP="002445AC">
            <w:pPr>
              <w:jc w:val="both"/>
              <w:rPr>
                <w:rFonts w:asciiTheme="minorHAnsi" w:hAnsiTheme="minorHAnsi" w:cstheme="minorHAnsi"/>
              </w:rPr>
            </w:pPr>
            <w:r w:rsidRPr="00702EE3">
              <w:rPr>
                <w:rFonts w:asciiTheme="minorHAnsi" w:hAnsiTheme="minorHAnsi" w:cstheme="minorHAnsi"/>
              </w:rPr>
              <w:t>Domeniile principale</w:t>
            </w:r>
          </w:p>
          <w:p w14:paraId="4C271304" w14:textId="1E483D49" w:rsidR="00262ECA" w:rsidRPr="00702EE3" w:rsidRDefault="00262ECA" w:rsidP="002445AC">
            <w:pPr>
              <w:jc w:val="both"/>
              <w:rPr>
                <w:rFonts w:asciiTheme="minorHAnsi" w:hAnsiTheme="minorHAnsi" w:cstheme="minorHAnsi"/>
              </w:rPr>
            </w:pPr>
            <w:r w:rsidRPr="00702EE3">
              <w:rPr>
                <w:rFonts w:asciiTheme="minorHAnsi" w:hAnsiTheme="minorHAnsi" w:cstheme="minorHAnsi"/>
              </w:rPr>
              <w:t xml:space="preserve">2A </w:t>
            </w:r>
          </w:p>
          <w:p w14:paraId="5FE1A77F" w14:textId="45D38150" w:rsidR="002445AC" w:rsidRPr="00702EE3" w:rsidRDefault="00262ECA" w:rsidP="00722A9F">
            <w:pPr>
              <w:pStyle w:val="ListParagraph"/>
              <w:spacing w:after="0" w:line="240" w:lineRule="auto"/>
              <w:ind w:left="0"/>
              <w:contextualSpacing w:val="0"/>
              <w:jc w:val="both"/>
              <w:rPr>
                <w:rFonts w:asciiTheme="minorHAnsi" w:hAnsiTheme="minorHAnsi" w:cs="Arial"/>
              </w:rPr>
            </w:pPr>
            <w:r w:rsidRPr="00702EE3">
              <w:rPr>
                <w:rFonts w:asciiTheme="minorHAnsi" w:hAnsiTheme="minorHAnsi" w:cstheme="minorHAnsi"/>
              </w:rPr>
              <w:t xml:space="preserve">„Îmbunătățirea performanței economice a tuturor fermelor și facilitarea restructurării și modernizării fermelor, în special în vederea creșterii </w:t>
            </w:r>
            <w:r w:rsidRPr="00702EE3">
              <w:rPr>
                <w:rFonts w:asciiTheme="minorHAnsi" w:hAnsiTheme="minorHAnsi" w:cstheme="minorHAnsi"/>
              </w:rPr>
              <w:lastRenderedPageBreak/>
              <w:t>participării și orientării către piață, cât și a diversificării agricole</w:t>
            </w:r>
          </w:p>
        </w:tc>
        <w:tc>
          <w:tcPr>
            <w:tcW w:w="2125" w:type="dxa"/>
            <w:gridSpan w:val="5"/>
            <w:tcBorders>
              <w:top w:val="single" w:sz="4" w:space="0" w:color="auto"/>
              <w:bottom w:val="single" w:sz="4" w:space="0" w:color="auto"/>
            </w:tcBorders>
            <w:shd w:val="clear" w:color="auto" w:fill="auto"/>
          </w:tcPr>
          <w:p w14:paraId="6EE3AB3F" w14:textId="77777777" w:rsidR="002445AC" w:rsidRPr="00702EE3" w:rsidRDefault="002445AC" w:rsidP="002445AC">
            <w:pPr>
              <w:pStyle w:val="BodyText3"/>
              <w:rPr>
                <w:rFonts w:asciiTheme="minorHAnsi" w:hAnsiTheme="minorHAnsi" w:cstheme="minorHAnsi"/>
                <w:b w:val="0"/>
                <w:sz w:val="22"/>
                <w:szCs w:val="22"/>
                <w:lang w:val="en-US"/>
              </w:rPr>
            </w:pPr>
          </w:p>
          <w:p w14:paraId="2F2D703F" w14:textId="77777777" w:rsidR="002445AC" w:rsidRPr="00702EE3" w:rsidRDefault="002445AC" w:rsidP="002445AC">
            <w:pPr>
              <w:pStyle w:val="BodyText3"/>
              <w:rPr>
                <w:rFonts w:asciiTheme="minorHAnsi" w:hAnsiTheme="minorHAnsi" w:cstheme="minorHAnsi"/>
                <w:b w:val="0"/>
                <w:sz w:val="22"/>
                <w:szCs w:val="22"/>
                <w:lang w:val="en-US"/>
              </w:rPr>
            </w:pPr>
          </w:p>
          <w:p w14:paraId="33801300" w14:textId="1FCBB530" w:rsidR="002445AC" w:rsidRPr="00702EE3" w:rsidRDefault="002445AC" w:rsidP="002445AC">
            <w:pPr>
              <w:pStyle w:val="BodyText3"/>
              <w:rPr>
                <w:rFonts w:asciiTheme="minorHAnsi" w:hAnsiTheme="minorHAnsi" w:cstheme="minorHAnsi"/>
                <w:b w:val="0"/>
                <w:sz w:val="22"/>
                <w:szCs w:val="22"/>
                <w:lang w:val="en-US"/>
              </w:rPr>
            </w:pPr>
            <w:r w:rsidRPr="00702EE3">
              <w:rPr>
                <w:rFonts w:asciiTheme="minorHAnsi" w:hAnsiTheme="minorHAnsi" w:cstheme="minorHAnsi"/>
                <w:b w:val="0"/>
                <w:sz w:val="22"/>
                <w:szCs w:val="22"/>
                <w:lang w:val="en-US"/>
              </w:rPr>
              <w:sym w:font="Wingdings" w:char="F06F"/>
            </w:r>
          </w:p>
          <w:p w14:paraId="1BFA482A" w14:textId="77777777" w:rsidR="002445AC" w:rsidRPr="00702EE3" w:rsidRDefault="002445AC" w:rsidP="002445AC">
            <w:pPr>
              <w:pStyle w:val="BodyText3"/>
              <w:rPr>
                <w:rFonts w:asciiTheme="minorHAnsi" w:hAnsiTheme="minorHAnsi" w:cstheme="minorHAnsi"/>
                <w:b w:val="0"/>
                <w:sz w:val="22"/>
                <w:szCs w:val="22"/>
                <w:lang w:val="en-US"/>
              </w:rPr>
            </w:pPr>
          </w:p>
          <w:p w14:paraId="396304A9" w14:textId="77777777" w:rsidR="002445AC" w:rsidRPr="00702EE3" w:rsidRDefault="002445AC" w:rsidP="002445AC">
            <w:pPr>
              <w:pStyle w:val="BodyText3"/>
              <w:rPr>
                <w:rFonts w:asciiTheme="minorHAnsi" w:hAnsiTheme="minorHAnsi" w:cstheme="minorHAnsi"/>
                <w:b w:val="0"/>
                <w:sz w:val="22"/>
                <w:szCs w:val="22"/>
                <w:lang w:val="en-US"/>
              </w:rPr>
            </w:pPr>
          </w:p>
          <w:p w14:paraId="3F477924" w14:textId="6E078B04" w:rsidR="002445AC" w:rsidRPr="00702EE3" w:rsidRDefault="002445AC" w:rsidP="002445AC">
            <w:pPr>
              <w:pStyle w:val="BodyText3"/>
              <w:rPr>
                <w:rFonts w:asciiTheme="minorHAnsi" w:hAnsiTheme="minorHAnsi" w:cstheme="minorHAnsi"/>
                <w:b w:val="0"/>
                <w:sz w:val="22"/>
                <w:szCs w:val="22"/>
                <w:lang w:val="en-US"/>
              </w:rPr>
            </w:pPr>
          </w:p>
          <w:p w14:paraId="33FF34F8" w14:textId="77777777" w:rsidR="002445AC" w:rsidRPr="00702EE3" w:rsidRDefault="002445AC" w:rsidP="002445AC">
            <w:pPr>
              <w:pStyle w:val="BodyText3"/>
              <w:rPr>
                <w:rFonts w:asciiTheme="minorHAnsi" w:hAnsiTheme="minorHAnsi" w:cstheme="minorHAnsi"/>
                <w:b w:val="0"/>
                <w:sz w:val="22"/>
                <w:szCs w:val="22"/>
                <w:lang w:val="en-US"/>
              </w:rPr>
            </w:pPr>
          </w:p>
          <w:p w14:paraId="609FCE3B" w14:textId="77777777" w:rsidR="002445AC" w:rsidRPr="00702EE3" w:rsidRDefault="002445AC" w:rsidP="002445AC">
            <w:pPr>
              <w:pStyle w:val="BodyText3"/>
              <w:rPr>
                <w:rFonts w:asciiTheme="minorHAnsi" w:hAnsiTheme="minorHAnsi" w:cstheme="minorHAnsi"/>
                <w:b w:val="0"/>
                <w:sz w:val="22"/>
                <w:szCs w:val="22"/>
                <w:lang w:val="en-US"/>
              </w:rPr>
            </w:pPr>
          </w:p>
          <w:p w14:paraId="5961F320" w14:textId="77777777" w:rsidR="002445AC" w:rsidRPr="00702EE3" w:rsidRDefault="002445AC" w:rsidP="002445AC">
            <w:pPr>
              <w:pStyle w:val="BodyText3"/>
              <w:rPr>
                <w:rFonts w:asciiTheme="minorHAnsi" w:hAnsiTheme="minorHAnsi" w:cstheme="minorHAnsi"/>
                <w:b w:val="0"/>
                <w:sz w:val="22"/>
                <w:szCs w:val="22"/>
                <w:lang w:val="en-US"/>
              </w:rPr>
            </w:pPr>
          </w:p>
          <w:p w14:paraId="669C619A" w14:textId="77777777" w:rsidR="002445AC" w:rsidRPr="00702EE3" w:rsidRDefault="002445AC" w:rsidP="00130042">
            <w:pPr>
              <w:pStyle w:val="BodyText3"/>
              <w:jc w:val="left"/>
              <w:rPr>
                <w:rFonts w:asciiTheme="minorHAnsi" w:hAnsiTheme="minorHAnsi" w:cstheme="minorHAnsi"/>
                <w:b w:val="0"/>
                <w:sz w:val="22"/>
                <w:szCs w:val="22"/>
                <w:lang w:val="en-US"/>
              </w:rPr>
            </w:pPr>
          </w:p>
        </w:tc>
        <w:tc>
          <w:tcPr>
            <w:tcW w:w="2865" w:type="dxa"/>
            <w:gridSpan w:val="4"/>
            <w:tcBorders>
              <w:top w:val="single" w:sz="4" w:space="0" w:color="auto"/>
              <w:bottom w:val="single" w:sz="4" w:space="0" w:color="auto"/>
            </w:tcBorders>
          </w:tcPr>
          <w:p w14:paraId="18593DAB" w14:textId="77777777" w:rsidR="002445AC" w:rsidRPr="00702EE3" w:rsidRDefault="002445AC" w:rsidP="002445AC">
            <w:pPr>
              <w:pStyle w:val="BodyText3"/>
              <w:rPr>
                <w:rFonts w:asciiTheme="minorHAnsi" w:hAnsiTheme="minorHAnsi" w:cstheme="minorHAnsi"/>
                <w:b w:val="0"/>
                <w:sz w:val="22"/>
                <w:szCs w:val="22"/>
                <w:lang w:val="en-US"/>
              </w:rPr>
            </w:pPr>
          </w:p>
          <w:p w14:paraId="329F921A" w14:textId="77777777" w:rsidR="002445AC" w:rsidRPr="00702EE3" w:rsidRDefault="002445AC" w:rsidP="002445AC">
            <w:pPr>
              <w:pStyle w:val="BodyText3"/>
              <w:rPr>
                <w:rFonts w:asciiTheme="minorHAnsi" w:hAnsiTheme="minorHAnsi" w:cstheme="minorHAnsi"/>
                <w:b w:val="0"/>
                <w:sz w:val="22"/>
                <w:szCs w:val="22"/>
                <w:lang w:val="en-US"/>
              </w:rPr>
            </w:pPr>
          </w:p>
          <w:p w14:paraId="4397BDBF" w14:textId="63879114" w:rsidR="002445AC" w:rsidRPr="00702EE3" w:rsidRDefault="002445AC" w:rsidP="002445AC">
            <w:pPr>
              <w:pStyle w:val="BodyText3"/>
              <w:rPr>
                <w:rFonts w:asciiTheme="minorHAnsi" w:hAnsiTheme="minorHAnsi" w:cstheme="minorHAnsi"/>
                <w:b w:val="0"/>
                <w:sz w:val="22"/>
                <w:szCs w:val="22"/>
                <w:lang w:val="en-US"/>
              </w:rPr>
            </w:pPr>
            <w:r w:rsidRPr="00702EE3">
              <w:rPr>
                <w:rFonts w:asciiTheme="minorHAnsi" w:hAnsiTheme="minorHAnsi" w:cstheme="minorHAnsi"/>
                <w:b w:val="0"/>
                <w:sz w:val="22"/>
                <w:szCs w:val="22"/>
                <w:lang w:val="en-US"/>
              </w:rPr>
              <w:sym w:font="Wingdings" w:char="F06F"/>
            </w:r>
          </w:p>
          <w:p w14:paraId="143ADD03" w14:textId="77777777" w:rsidR="002445AC" w:rsidRPr="00702EE3" w:rsidRDefault="002445AC" w:rsidP="002445AC">
            <w:pPr>
              <w:pStyle w:val="BodyText3"/>
              <w:rPr>
                <w:rFonts w:asciiTheme="minorHAnsi" w:hAnsiTheme="minorHAnsi" w:cstheme="minorHAnsi"/>
                <w:b w:val="0"/>
                <w:sz w:val="22"/>
                <w:szCs w:val="22"/>
                <w:lang w:val="en-US"/>
              </w:rPr>
            </w:pPr>
          </w:p>
          <w:p w14:paraId="52EE5812" w14:textId="77777777" w:rsidR="002445AC" w:rsidRPr="00702EE3" w:rsidRDefault="002445AC" w:rsidP="002445AC">
            <w:pPr>
              <w:pStyle w:val="BodyText3"/>
              <w:rPr>
                <w:rFonts w:asciiTheme="minorHAnsi" w:hAnsiTheme="minorHAnsi" w:cstheme="minorHAnsi"/>
                <w:b w:val="0"/>
                <w:sz w:val="22"/>
                <w:szCs w:val="22"/>
                <w:lang w:val="en-US"/>
              </w:rPr>
            </w:pPr>
          </w:p>
          <w:p w14:paraId="39D3059C" w14:textId="77777777" w:rsidR="002445AC" w:rsidRPr="00702EE3" w:rsidRDefault="002445AC" w:rsidP="002445AC">
            <w:pPr>
              <w:pStyle w:val="BodyText3"/>
              <w:rPr>
                <w:rFonts w:asciiTheme="minorHAnsi" w:hAnsiTheme="minorHAnsi" w:cstheme="minorHAnsi"/>
                <w:b w:val="0"/>
                <w:sz w:val="22"/>
                <w:szCs w:val="22"/>
                <w:lang w:val="en-US"/>
              </w:rPr>
            </w:pPr>
          </w:p>
          <w:p w14:paraId="2F5720CE" w14:textId="0CF6D9CD" w:rsidR="002445AC" w:rsidRPr="00702EE3" w:rsidRDefault="002445AC" w:rsidP="002445AC">
            <w:pPr>
              <w:pStyle w:val="BodyText3"/>
              <w:rPr>
                <w:rFonts w:asciiTheme="minorHAnsi" w:hAnsiTheme="minorHAnsi" w:cstheme="minorHAnsi"/>
                <w:b w:val="0"/>
                <w:sz w:val="22"/>
                <w:szCs w:val="22"/>
                <w:lang w:val="en-US"/>
              </w:rPr>
            </w:pPr>
          </w:p>
          <w:p w14:paraId="3C923F33" w14:textId="77777777" w:rsidR="002445AC" w:rsidRPr="00702EE3" w:rsidRDefault="002445AC" w:rsidP="002445AC">
            <w:pPr>
              <w:pStyle w:val="BodyText3"/>
              <w:rPr>
                <w:rFonts w:asciiTheme="minorHAnsi" w:hAnsiTheme="minorHAnsi" w:cstheme="minorHAnsi"/>
                <w:b w:val="0"/>
                <w:sz w:val="22"/>
                <w:szCs w:val="22"/>
                <w:lang w:val="en-US"/>
              </w:rPr>
            </w:pPr>
          </w:p>
          <w:p w14:paraId="518F627D" w14:textId="77777777" w:rsidR="002445AC" w:rsidRPr="00702EE3" w:rsidRDefault="002445AC" w:rsidP="002445AC">
            <w:pPr>
              <w:pStyle w:val="BodyText3"/>
              <w:rPr>
                <w:rFonts w:asciiTheme="minorHAnsi" w:hAnsiTheme="minorHAnsi" w:cstheme="minorHAnsi"/>
                <w:b w:val="0"/>
                <w:sz w:val="22"/>
                <w:szCs w:val="22"/>
                <w:lang w:val="en-US"/>
              </w:rPr>
            </w:pPr>
          </w:p>
          <w:p w14:paraId="747C0C9F" w14:textId="7153B8DE" w:rsidR="002445AC" w:rsidRPr="00702EE3" w:rsidRDefault="002445AC" w:rsidP="002445AC">
            <w:pPr>
              <w:pStyle w:val="BodyText3"/>
              <w:jc w:val="left"/>
              <w:rPr>
                <w:rFonts w:asciiTheme="minorHAnsi" w:hAnsiTheme="minorHAnsi" w:cstheme="minorHAnsi"/>
                <w:b w:val="0"/>
                <w:sz w:val="22"/>
                <w:szCs w:val="22"/>
                <w:lang w:val="en-US"/>
              </w:rPr>
            </w:pPr>
          </w:p>
          <w:p w14:paraId="4AC71145" w14:textId="750E3F39" w:rsidR="002445AC" w:rsidRPr="00702EE3" w:rsidRDefault="002445AC" w:rsidP="002445AC">
            <w:pPr>
              <w:pStyle w:val="BodyText3"/>
              <w:rPr>
                <w:rFonts w:asciiTheme="minorHAnsi" w:hAnsiTheme="minorHAnsi" w:cstheme="minorHAnsi"/>
                <w:b w:val="0"/>
                <w:sz w:val="22"/>
                <w:szCs w:val="22"/>
                <w:lang w:val="en-US"/>
              </w:rPr>
            </w:pPr>
          </w:p>
          <w:p w14:paraId="51EE64CC" w14:textId="77777777" w:rsidR="002445AC" w:rsidRPr="00702EE3" w:rsidRDefault="002445AC" w:rsidP="002445AC">
            <w:pPr>
              <w:pStyle w:val="BodyText3"/>
              <w:rPr>
                <w:rFonts w:asciiTheme="minorHAnsi" w:hAnsiTheme="minorHAnsi" w:cstheme="minorHAnsi"/>
                <w:b w:val="0"/>
                <w:sz w:val="22"/>
                <w:szCs w:val="22"/>
                <w:lang w:val="en-US"/>
              </w:rPr>
            </w:pPr>
          </w:p>
        </w:tc>
      </w:tr>
      <w:tr w:rsidR="002445AC" w:rsidRPr="00702EE3" w14:paraId="14EA9C91" w14:textId="77777777" w:rsidTr="0032298D">
        <w:trPr>
          <w:gridBefore w:val="1"/>
          <w:gridAfter w:val="2"/>
          <w:wBefore w:w="90" w:type="dxa"/>
          <w:wAfter w:w="5760" w:type="dxa"/>
          <w:trHeight w:val="2724"/>
        </w:trPr>
        <w:tc>
          <w:tcPr>
            <w:tcW w:w="8820" w:type="dxa"/>
            <w:gridSpan w:val="11"/>
            <w:tcBorders>
              <w:left w:val="nil"/>
              <w:bottom w:val="single" w:sz="4" w:space="0" w:color="auto"/>
              <w:right w:val="nil"/>
            </w:tcBorders>
          </w:tcPr>
          <w:p w14:paraId="510393A7" w14:textId="22F6DE92" w:rsidR="002445AC" w:rsidRPr="00702EE3" w:rsidRDefault="002445AC" w:rsidP="002445AC">
            <w:pPr>
              <w:pStyle w:val="BodyText3"/>
              <w:ind w:right="15"/>
              <w:rPr>
                <w:rFonts w:asciiTheme="minorHAnsi" w:hAnsiTheme="minorHAnsi" w:cstheme="minorHAnsi"/>
                <w:b w:val="0"/>
                <w:iCs/>
                <w:sz w:val="22"/>
                <w:szCs w:val="22"/>
                <w:lang w:val="ro-RO"/>
              </w:rPr>
            </w:pPr>
          </w:p>
          <w:p w14:paraId="73C545D3" w14:textId="3D73DA30" w:rsidR="002445AC" w:rsidRPr="00702EE3" w:rsidRDefault="002445AC" w:rsidP="002445AC">
            <w:pPr>
              <w:pStyle w:val="BodyText3"/>
              <w:ind w:right="15"/>
              <w:rPr>
                <w:rFonts w:asciiTheme="minorHAnsi" w:hAnsiTheme="minorHAnsi" w:cstheme="minorHAnsi"/>
                <w:b w:val="0"/>
                <w:iCs/>
                <w:sz w:val="22"/>
                <w:szCs w:val="22"/>
                <w:lang w:val="ro-RO"/>
              </w:rPr>
            </w:pPr>
          </w:p>
          <w:p w14:paraId="20862C45" w14:textId="77777777" w:rsidR="002445AC" w:rsidRPr="00702EE3" w:rsidRDefault="002445AC" w:rsidP="002445AC">
            <w:pPr>
              <w:pStyle w:val="BodyText3"/>
              <w:ind w:right="15"/>
              <w:rPr>
                <w:rFonts w:asciiTheme="minorHAnsi" w:hAnsiTheme="minorHAnsi" w:cstheme="minorHAnsi"/>
                <w:b w:val="0"/>
                <w:iCs/>
                <w:sz w:val="22"/>
                <w:szCs w:val="22"/>
                <w:lang w:val="ro-RO"/>
              </w:rPr>
            </w:pPr>
          </w:p>
          <w:p w14:paraId="39367170" w14:textId="6CBFB6EA" w:rsidR="002445AC" w:rsidRPr="00702EE3" w:rsidRDefault="002445AC" w:rsidP="002445AC">
            <w:pPr>
              <w:pStyle w:val="BodyText3"/>
              <w:ind w:right="15"/>
              <w:rPr>
                <w:rFonts w:asciiTheme="minorHAnsi" w:hAnsiTheme="minorHAnsi" w:cstheme="minorHAnsi"/>
                <w:b w:val="0"/>
                <w:iCs/>
                <w:sz w:val="22"/>
                <w:szCs w:val="22"/>
                <w:lang w:val="ro-RO"/>
              </w:rPr>
            </w:pPr>
          </w:p>
          <w:p w14:paraId="11D9301D" w14:textId="1B8EF92E" w:rsidR="00722A9F" w:rsidRPr="00702EE3" w:rsidRDefault="00722A9F" w:rsidP="002445AC">
            <w:pPr>
              <w:pStyle w:val="BodyText3"/>
              <w:ind w:right="15"/>
              <w:rPr>
                <w:rFonts w:asciiTheme="minorHAnsi" w:hAnsiTheme="minorHAnsi" w:cstheme="minorHAnsi"/>
                <w:b w:val="0"/>
                <w:iCs/>
                <w:sz w:val="22"/>
                <w:szCs w:val="22"/>
                <w:lang w:val="ro-RO"/>
              </w:rPr>
            </w:pPr>
          </w:p>
          <w:p w14:paraId="56FA21DE" w14:textId="4D1D125B" w:rsidR="00722A9F" w:rsidRPr="00702EE3" w:rsidRDefault="00722A9F" w:rsidP="002445AC">
            <w:pPr>
              <w:pStyle w:val="BodyText3"/>
              <w:ind w:right="15"/>
              <w:rPr>
                <w:rFonts w:asciiTheme="minorHAnsi" w:hAnsiTheme="minorHAnsi" w:cstheme="minorHAnsi"/>
                <w:b w:val="0"/>
                <w:iCs/>
                <w:sz w:val="22"/>
                <w:szCs w:val="22"/>
                <w:lang w:val="ro-RO"/>
              </w:rPr>
            </w:pPr>
          </w:p>
          <w:p w14:paraId="6F55FE34" w14:textId="36014308" w:rsidR="00722A9F" w:rsidRPr="00702EE3" w:rsidRDefault="00722A9F" w:rsidP="002445AC">
            <w:pPr>
              <w:pStyle w:val="BodyText3"/>
              <w:ind w:right="15"/>
              <w:rPr>
                <w:rFonts w:asciiTheme="minorHAnsi" w:hAnsiTheme="minorHAnsi" w:cstheme="minorHAnsi"/>
                <w:b w:val="0"/>
                <w:iCs/>
                <w:sz w:val="22"/>
                <w:szCs w:val="22"/>
                <w:lang w:val="ro-RO"/>
              </w:rPr>
            </w:pPr>
          </w:p>
          <w:p w14:paraId="69756072" w14:textId="77777777" w:rsidR="00722A9F" w:rsidRPr="00702EE3" w:rsidRDefault="00722A9F" w:rsidP="002445AC">
            <w:pPr>
              <w:pStyle w:val="BodyText3"/>
              <w:ind w:right="15"/>
              <w:rPr>
                <w:rFonts w:asciiTheme="minorHAnsi" w:hAnsiTheme="minorHAnsi" w:cstheme="minorHAnsi"/>
                <w:b w:val="0"/>
                <w:iCs/>
                <w:sz w:val="22"/>
                <w:szCs w:val="22"/>
                <w:lang w:val="ro-RO"/>
              </w:rPr>
            </w:pPr>
          </w:p>
          <w:p w14:paraId="041EDBB2" w14:textId="77777777" w:rsidR="002445AC" w:rsidRPr="00702EE3" w:rsidRDefault="002445AC" w:rsidP="002445AC">
            <w:pPr>
              <w:pStyle w:val="BodyText3"/>
              <w:ind w:right="15"/>
              <w:rPr>
                <w:rFonts w:asciiTheme="minorHAnsi" w:hAnsiTheme="minorHAnsi" w:cstheme="minorHAnsi"/>
                <w:b w:val="0"/>
                <w:iCs/>
                <w:sz w:val="22"/>
                <w:szCs w:val="22"/>
                <w:lang w:val="ro-RO"/>
              </w:rPr>
            </w:pPr>
          </w:p>
          <w:p w14:paraId="11445EE3" w14:textId="4DC4708E" w:rsidR="002445AC" w:rsidRPr="00702EE3" w:rsidRDefault="002445AC" w:rsidP="002445AC">
            <w:pPr>
              <w:pStyle w:val="BodyText3"/>
              <w:ind w:right="15"/>
              <w:rPr>
                <w:rFonts w:asciiTheme="minorHAnsi" w:hAnsiTheme="minorHAnsi" w:cstheme="minorHAnsi"/>
                <w:iCs/>
                <w:sz w:val="22"/>
                <w:szCs w:val="22"/>
                <w:lang w:val="ro-RO"/>
              </w:rPr>
            </w:pPr>
            <w:r w:rsidRPr="00702EE3">
              <w:rPr>
                <w:rFonts w:asciiTheme="minorHAnsi" w:hAnsiTheme="minorHAnsi" w:cstheme="minorHAnsi"/>
                <w:iCs/>
                <w:sz w:val="22"/>
                <w:szCs w:val="22"/>
                <w:lang w:val="ro-RO"/>
              </w:rPr>
              <w:t>9. Verificarea factorilor de risc</w:t>
            </w:r>
          </w:p>
          <w:p w14:paraId="06F8EF8D" w14:textId="77777777" w:rsidR="002445AC" w:rsidRPr="00702EE3" w:rsidRDefault="002445AC" w:rsidP="002445AC">
            <w:pPr>
              <w:pStyle w:val="BodyText3"/>
              <w:ind w:right="15"/>
              <w:jc w:val="left"/>
              <w:rPr>
                <w:rFonts w:asciiTheme="minorHAnsi" w:hAnsiTheme="minorHAnsi" w:cstheme="minorHAnsi"/>
                <w:b w:val="0"/>
                <w:iCs/>
                <w:sz w:val="22"/>
                <w:szCs w:val="22"/>
                <w:lang w:val="ro-RO"/>
              </w:rPr>
            </w:pPr>
          </w:p>
          <w:p w14:paraId="170AB9D5" w14:textId="77777777" w:rsidR="002445AC" w:rsidRPr="00702EE3" w:rsidRDefault="002445AC" w:rsidP="002445AC">
            <w:pPr>
              <w:ind w:right="15"/>
              <w:rPr>
                <w:rFonts w:ascii="Arial" w:hAnsi="Arial" w:cs="Arial"/>
                <w:sz w:val="20"/>
                <w:szCs w:val="20"/>
                <w:lang w:val="ro-RO"/>
              </w:rPr>
            </w:pPr>
          </w:p>
          <w:tbl>
            <w:tblPr>
              <w:tblW w:w="477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54"/>
              <w:gridCol w:w="939"/>
            </w:tblGrid>
            <w:tr w:rsidR="002445AC" w:rsidRPr="00702EE3" w14:paraId="156BD422" w14:textId="77777777" w:rsidTr="00DD688A">
              <w:trPr>
                <w:jc w:val="center"/>
              </w:trPr>
              <w:tc>
                <w:tcPr>
                  <w:tcW w:w="4427" w:type="pct"/>
                  <w:tcBorders>
                    <w:top w:val="single" w:sz="12" w:space="0" w:color="auto"/>
                    <w:left w:val="single" w:sz="12" w:space="0" w:color="auto"/>
                    <w:bottom w:val="single" w:sz="12" w:space="0" w:color="auto"/>
                    <w:right w:val="single" w:sz="12" w:space="0" w:color="auto"/>
                  </w:tcBorders>
                  <w:vAlign w:val="center"/>
                </w:tcPr>
                <w:p w14:paraId="1187F068" w14:textId="77777777" w:rsidR="002445AC" w:rsidRPr="00702EE3" w:rsidRDefault="002445AC" w:rsidP="002445AC">
                  <w:pPr>
                    <w:ind w:right="15"/>
                    <w:jc w:val="both"/>
                    <w:rPr>
                      <w:rFonts w:asciiTheme="minorHAnsi" w:hAnsiTheme="minorHAnsi" w:cstheme="minorHAnsi"/>
                      <w:b/>
                      <w:sz w:val="22"/>
                      <w:szCs w:val="22"/>
                      <w:lang w:val="it-IT"/>
                    </w:rPr>
                  </w:pPr>
                  <w:r w:rsidRPr="00702EE3">
                    <w:rPr>
                      <w:rFonts w:asciiTheme="minorHAnsi" w:hAnsiTheme="minorHAnsi" w:cstheme="minorHAnsi"/>
                      <w:b/>
                      <w:sz w:val="22"/>
                      <w:szCs w:val="22"/>
                      <w:lang w:val="it-IT"/>
                    </w:rPr>
                    <w:t>I1. Valoarea sprijinului public nerambursabil (EURO):</w:t>
                  </w:r>
                </w:p>
              </w:tc>
              <w:tc>
                <w:tcPr>
                  <w:tcW w:w="573" w:type="pct"/>
                  <w:tcBorders>
                    <w:top w:val="single" w:sz="12" w:space="0" w:color="auto"/>
                    <w:left w:val="single" w:sz="12" w:space="0" w:color="auto"/>
                    <w:bottom w:val="single" w:sz="12" w:space="0" w:color="auto"/>
                    <w:right w:val="single" w:sz="12" w:space="0" w:color="auto"/>
                  </w:tcBorders>
                  <w:vAlign w:val="center"/>
                </w:tcPr>
                <w:p w14:paraId="271E78F6" w14:textId="77777777" w:rsidR="002445AC" w:rsidRPr="00702EE3" w:rsidRDefault="002445AC" w:rsidP="002445AC">
                  <w:pPr>
                    <w:ind w:right="15"/>
                    <w:jc w:val="center"/>
                    <w:rPr>
                      <w:rFonts w:asciiTheme="minorHAnsi" w:hAnsiTheme="minorHAnsi" w:cstheme="minorHAnsi"/>
                      <w:b/>
                      <w:sz w:val="22"/>
                      <w:szCs w:val="22"/>
                    </w:rPr>
                  </w:pPr>
                  <w:r w:rsidRPr="00702EE3">
                    <w:rPr>
                      <w:rFonts w:asciiTheme="minorHAnsi" w:hAnsiTheme="minorHAnsi" w:cstheme="minorHAnsi"/>
                      <w:b/>
                      <w:sz w:val="22"/>
                      <w:szCs w:val="22"/>
                    </w:rPr>
                    <w:t>Punctaj</w:t>
                  </w:r>
                </w:p>
                <w:p w14:paraId="57132B2A" w14:textId="77777777" w:rsidR="002445AC" w:rsidRPr="00702EE3" w:rsidRDefault="002445AC" w:rsidP="002445AC">
                  <w:pPr>
                    <w:ind w:right="15"/>
                    <w:jc w:val="center"/>
                    <w:rPr>
                      <w:rFonts w:asciiTheme="minorHAnsi" w:hAnsiTheme="minorHAnsi" w:cstheme="minorHAnsi"/>
                      <w:b/>
                      <w:sz w:val="22"/>
                      <w:szCs w:val="22"/>
                    </w:rPr>
                  </w:pPr>
                  <w:r w:rsidRPr="00702EE3">
                    <w:rPr>
                      <w:rFonts w:asciiTheme="minorHAnsi" w:hAnsiTheme="minorHAnsi" w:cstheme="minorHAnsi"/>
                      <w:b/>
                      <w:sz w:val="22"/>
                      <w:szCs w:val="22"/>
                    </w:rPr>
                    <w:t>obtinut</w:t>
                  </w:r>
                </w:p>
              </w:tc>
            </w:tr>
            <w:tr w:rsidR="002445AC" w:rsidRPr="00702EE3" w14:paraId="00E1A37C" w14:textId="77777777" w:rsidTr="00DD688A">
              <w:trPr>
                <w:jc w:val="center"/>
              </w:trPr>
              <w:tc>
                <w:tcPr>
                  <w:tcW w:w="4427" w:type="pct"/>
                  <w:tcBorders>
                    <w:top w:val="single" w:sz="12" w:space="0" w:color="auto"/>
                    <w:left w:val="single" w:sz="12" w:space="0" w:color="auto"/>
                    <w:right w:val="single" w:sz="12" w:space="0" w:color="auto"/>
                  </w:tcBorders>
                </w:tcPr>
                <w:p w14:paraId="64B5E914" w14:textId="212C7DE0" w:rsidR="002445AC" w:rsidRPr="00702EE3" w:rsidRDefault="00722A9F" w:rsidP="00722A9F">
                  <w:pPr>
                    <w:ind w:right="15"/>
                    <w:jc w:val="both"/>
                    <w:rPr>
                      <w:rFonts w:asciiTheme="minorHAnsi" w:hAnsiTheme="minorHAnsi" w:cstheme="minorHAnsi"/>
                      <w:b/>
                    </w:rPr>
                  </w:pPr>
                  <w:r w:rsidRPr="00702EE3">
                    <w:rPr>
                      <w:rFonts w:asciiTheme="minorHAnsi" w:hAnsiTheme="minorHAnsi" w:cstheme="minorHAnsi"/>
                      <w:b/>
                      <w:bCs/>
                      <w:sz w:val="22"/>
                      <w:szCs w:val="22"/>
                      <w:lang w:val="ro-RO"/>
                    </w:rPr>
                    <w:t>O</w:t>
                  </w:r>
                  <w:r w:rsidRPr="00702EE3">
                    <w:rPr>
                      <w:rFonts w:asciiTheme="minorHAnsi" w:hAnsiTheme="minorHAnsi" w:cstheme="minorHAnsi"/>
                      <w:b/>
                      <w:bCs/>
                    </w:rPr>
                    <w:t xml:space="preserve"> </w:t>
                  </w:r>
                  <w:r w:rsidR="002445AC" w:rsidRPr="00702EE3">
                    <w:rPr>
                      <w:rFonts w:asciiTheme="minorHAnsi" w:hAnsiTheme="minorHAnsi" w:cstheme="minorHAnsi"/>
                      <w:b/>
                      <w:bCs/>
                      <w:sz w:val="22"/>
                      <w:szCs w:val="22"/>
                    </w:rPr>
                    <w:t xml:space="preserve">proiecte cu valoarea sprijinului nerambursabil </w:t>
                  </w:r>
                  <w:r w:rsidR="004A60C4" w:rsidRPr="00702EE3">
                    <w:rPr>
                      <w:rFonts w:asciiTheme="minorHAnsi" w:hAnsiTheme="minorHAnsi" w:cstheme="minorHAnsi"/>
                      <w:b/>
                      <w:bCs/>
                      <w:sz w:val="22"/>
                      <w:szCs w:val="22"/>
                    </w:rPr>
                    <w:t>≤350.000 euro</w:t>
                  </w:r>
                </w:p>
              </w:tc>
              <w:tc>
                <w:tcPr>
                  <w:tcW w:w="573" w:type="pct"/>
                  <w:tcBorders>
                    <w:top w:val="single" w:sz="12" w:space="0" w:color="auto"/>
                    <w:left w:val="single" w:sz="12" w:space="0" w:color="auto"/>
                    <w:right w:val="single" w:sz="12" w:space="0" w:color="auto"/>
                  </w:tcBorders>
                  <w:vAlign w:val="center"/>
                </w:tcPr>
                <w:p w14:paraId="31BB7E1B" w14:textId="7BB09B62" w:rsidR="002445AC" w:rsidRPr="00702EE3" w:rsidRDefault="002445AC" w:rsidP="002445AC">
                  <w:pPr>
                    <w:ind w:right="15"/>
                    <w:jc w:val="center"/>
                    <w:rPr>
                      <w:rFonts w:asciiTheme="minorHAnsi" w:hAnsiTheme="minorHAnsi" w:cstheme="minorHAnsi"/>
                      <w:sz w:val="22"/>
                      <w:szCs w:val="22"/>
                    </w:rPr>
                  </w:pPr>
                  <w:r w:rsidRPr="00702EE3">
                    <w:rPr>
                      <w:rFonts w:asciiTheme="minorHAnsi" w:hAnsiTheme="minorHAnsi" w:cstheme="minorHAnsi"/>
                      <w:b/>
                      <w:sz w:val="22"/>
                      <w:szCs w:val="22"/>
                    </w:rPr>
                    <w:t>5</w:t>
                  </w:r>
                </w:p>
              </w:tc>
            </w:tr>
            <w:tr w:rsidR="002445AC" w:rsidRPr="00702EE3" w14:paraId="2BA03429" w14:textId="77777777" w:rsidTr="00DD688A">
              <w:trPr>
                <w:jc w:val="center"/>
              </w:trPr>
              <w:tc>
                <w:tcPr>
                  <w:tcW w:w="4427" w:type="pct"/>
                  <w:tcBorders>
                    <w:left w:val="single" w:sz="12" w:space="0" w:color="auto"/>
                    <w:bottom w:val="single" w:sz="12" w:space="0" w:color="auto"/>
                    <w:right w:val="single" w:sz="12" w:space="0" w:color="auto"/>
                  </w:tcBorders>
                </w:tcPr>
                <w:p w14:paraId="7D9CCA20" w14:textId="10E5B845" w:rsidR="002445AC" w:rsidRPr="00702EE3" w:rsidRDefault="00722A9F" w:rsidP="00722A9F">
                  <w:pPr>
                    <w:ind w:right="15"/>
                    <w:jc w:val="both"/>
                    <w:rPr>
                      <w:rFonts w:asciiTheme="minorHAnsi" w:hAnsiTheme="minorHAnsi" w:cstheme="minorHAnsi"/>
                      <w:b/>
                      <w:sz w:val="22"/>
                      <w:szCs w:val="22"/>
                    </w:rPr>
                  </w:pPr>
                  <w:r w:rsidRPr="00702EE3">
                    <w:rPr>
                      <w:rFonts w:asciiTheme="minorHAnsi" w:hAnsiTheme="minorHAnsi" w:cstheme="minorHAnsi"/>
                      <w:b/>
                      <w:bCs/>
                      <w:sz w:val="22"/>
                      <w:szCs w:val="22"/>
                      <w:lang w:val="ro-RO"/>
                    </w:rPr>
                    <w:t xml:space="preserve">O </w:t>
                  </w:r>
                  <w:r w:rsidR="004A60C4" w:rsidRPr="00702EE3">
                    <w:rPr>
                      <w:rFonts w:asciiTheme="minorHAnsi" w:hAnsiTheme="minorHAnsi" w:cstheme="minorHAnsi"/>
                      <w:b/>
                      <w:bCs/>
                      <w:sz w:val="22"/>
                      <w:szCs w:val="22"/>
                      <w:lang w:val="ro-RO"/>
                    </w:rPr>
                    <w:t>proiecte cu valoarea sprijinului nerambursabil între 350.001 – 1 000 000 euro;</w:t>
                  </w:r>
                </w:p>
              </w:tc>
              <w:tc>
                <w:tcPr>
                  <w:tcW w:w="573" w:type="pct"/>
                  <w:tcBorders>
                    <w:left w:val="single" w:sz="12" w:space="0" w:color="auto"/>
                    <w:bottom w:val="single" w:sz="12" w:space="0" w:color="auto"/>
                    <w:right w:val="single" w:sz="12" w:space="0" w:color="auto"/>
                  </w:tcBorders>
                  <w:vAlign w:val="center"/>
                </w:tcPr>
                <w:p w14:paraId="03032B49" w14:textId="77777777" w:rsidR="002445AC" w:rsidRPr="00702EE3" w:rsidRDefault="002445AC" w:rsidP="002445AC">
                  <w:pPr>
                    <w:ind w:right="15"/>
                    <w:jc w:val="center"/>
                    <w:rPr>
                      <w:rFonts w:asciiTheme="minorHAnsi" w:hAnsiTheme="minorHAnsi" w:cstheme="minorHAnsi"/>
                      <w:b/>
                      <w:sz w:val="22"/>
                      <w:szCs w:val="22"/>
                    </w:rPr>
                  </w:pPr>
                  <w:r w:rsidRPr="00702EE3">
                    <w:rPr>
                      <w:rFonts w:asciiTheme="minorHAnsi" w:hAnsiTheme="minorHAnsi" w:cstheme="minorHAnsi"/>
                      <w:b/>
                      <w:sz w:val="22"/>
                      <w:szCs w:val="22"/>
                    </w:rPr>
                    <w:t xml:space="preserve">4 </w:t>
                  </w:r>
                </w:p>
              </w:tc>
            </w:tr>
            <w:tr w:rsidR="002445AC" w:rsidRPr="00702EE3" w14:paraId="073F32BC" w14:textId="77777777" w:rsidTr="00DD688A">
              <w:trPr>
                <w:jc w:val="center"/>
              </w:trPr>
              <w:tc>
                <w:tcPr>
                  <w:tcW w:w="4427" w:type="pct"/>
                  <w:tcBorders>
                    <w:left w:val="single" w:sz="12" w:space="0" w:color="auto"/>
                    <w:bottom w:val="single" w:sz="12" w:space="0" w:color="auto"/>
                    <w:right w:val="single" w:sz="12" w:space="0" w:color="auto"/>
                  </w:tcBorders>
                </w:tcPr>
                <w:p w14:paraId="3BFDDBEB" w14:textId="5599E2FB" w:rsidR="002445AC" w:rsidRPr="00702EE3" w:rsidRDefault="00722A9F" w:rsidP="002445AC">
                  <w:pPr>
                    <w:ind w:right="15"/>
                    <w:jc w:val="both"/>
                    <w:rPr>
                      <w:rFonts w:asciiTheme="minorHAnsi" w:hAnsiTheme="minorHAnsi" w:cstheme="minorHAnsi"/>
                      <w:b/>
                      <w:sz w:val="22"/>
                      <w:szCs w:val="22"/>
                    </w:rPr>
                  </w:pPr>
                  <w:r w:rsidRPr="00702EE3">
                    <w:rPr>
                      <w:rFonts w:asciiTheme="minorHAnsi" w:hAnsiTheme="minorHAnsi" w:cstheme="minorHAnsi"/>
                      <w:b/>
                      <w:bCs/>
                      <w:sz w:val="22"/>
                      <w:szCs w:val="22"/>
                      <w:lang w:val="ro-RO"/>
                    </w:rPr>
                    <w:t xml:space="preserve">O </w:t>
                  </w:r>
                  <w:r w:rsidR="004A60C4" w:rsidRPr="00702EE3">
                    <w:rPr>
                      <w:rFonts w:asciiTheme="minorHAnsi" w:hAnsiTheme="minorHAnsi" w:cstheme="minorHAnsi"/>
                      <w:b/>
                      <w:bCs/>
                      <w:sz w:val="22"/>
                      <w:szCs w:val="22"/>
                      <w:lang w:val="ro-RO"/>
                    </w:rPr>
                    <w:t>proiecte cu valoarea sprijinului nerambursabil intre 1.000.001 – 1 500 000 euro</w:t>
                  </w:r>
                </w:p>
              </w:tc>
              <w:tc>
                <w:tcPr>
                  <w:tcW w:w="573" w:type="pct"/>
                  <w:tcBorders>
                    <w:left w:val="single" w:sz="12" w:space="0" w:color="auto"/>
                    <w:bottom w:val="single" w:sz="12" w:space="0" w:color="auto"/>
                    <w:right w:val="single" w:sz="12" w:space="0" w:color="auto"/>
                  </w:tcBorders>
                  <w:vAlign w:val="center"/>
                </w:tcPr>
                <w:p w14:paraId="14EA9ABE" w14:textId="0EC375D2" w:rsidR="002445AC" w:rsidRPr="00702EE3" w:rsidRDefault="002445AC" w:rsidP="002445AC">
                  <w:pPr>
                    <w:ind w:right="15"/>
                    <w:jc w:val="center"/>
                    <w:rPr>
                      <w:rFonts w:asciiTheme="minorHAnsi" w:hAnsiTheme="minorHAnsi" w:cstheme="minorHAnsi"/>
                      <w:b/>
                      <w:sz w:val="22"/>
                      <w:szCs w:val="22"/>
                    </w:rPr>
                  </w:pPr>
                  <w:r w:rsidRPr="00702EE3">
                    <w:rPr>
                      <w:rFonts w:asciiTheme="minorHAnsi" w:hAnsiTheme="minorHAnsi" w:cstheme="minorHAnsi"/>
                      <w:b/>
                      <w:sz w:val="22"/>
                      <w:szCs w:val="22"/>
                    </w:rPr>
                    <w:t>3</w:t>
                  </w:r>
                </w:p>
              </w:tc>
            </w:tr>
          </w:tbl>
          <w:p w14:paraId="1E8A0342" w14:textId="77777777" w:rsidR="002445AC" w:rsidRPr="00702EE3" w:rsidRDefault="002445AC" w:rsidP="002445AC">
            <w:pPr>
              <w:spacing w:line="360" w:lineRule="auto"/>
              <w:ind w:right="15"/>
              <w:jc w:val="both"/>
              <w:rPr>
                <w:rFonts w:ascii="Arial" w:hAnsi="Arial" w:cs="Arial"/>
                <w:sz w:val="20"/>
                <w:szCs w:val="20"/>
                <w:lang w:val="it-IT"/>
              </w:rPr>
            </w:pPr>
          </w:p>
          <w:p w14:paraId="59F92DBC" w14:textId="77777777" w:rsidR="005C3880" w:rsidRPr="00702EE3" w:rsidRDefault="005C3880" w:rsidP="002445AC">
            <w:pPr>
              <w:spacing w:line="360" w:lineRule="auto"/>
              <w:ind w:right="15"/>
              <w:jc w:val="both"/>
              <w:rPr>
                <w:rFonts w:ascii="Arial" w:hAnsi="Arial" w:cs="Arial"/>
                <w:sz w:val="20"/>
                <w:szCs w:val="20"/>
                <w:lang w:val="it-IT"/>
              </w:rPr>
            </w:pPr>
          </w:p>
          <w:tbl>
            <w:tblPr>
              <w:tblpPr w:leftFromText="180" w:rightFromText="180" w:vertAnchor="text" w:horzAnchor="margin" w:tblpXSpec="center" w:tblpY="143"/>
              <w:tblOverlap w:val="never"/>
              <w:tblW w:w="49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950"/>
              <w:gridCol w:w="3459"/>
            </w:tblGrid>
            <w:tr w:rsidR="002445AC" w:rsidRPr="00702EE3" w14:paraId="0818E228" w14:textId="77777777" w:rsidTr="001364CF">
              <w:tc>
                <w:tcPr>
                  <w:tcW w:w="5000" w:type="pct"/>
                  <w:gridSpan w:val="2"/>
                  <w:tcBorders>
                    <w:top w:val="single" w:sz="12" w:space="0" w:color="auto"/>
                    <w:left w:val="single" w:sz="12" w:space="0" w:color="auto"/>
                    <w:bottom w:val="single" w:sz="12" w:space="0" w:color="auto"/>
                    <w:right w:val="single" w:sz="12" w:space="0" w:color="auto"/>
                  </w:tcBorders>
                </w:tcPr>
                <w:p w14:paraId="472240B3" w14:textId="742045A4" w:rsidR="002445AC" w:rsidRPr="00702EE3" w:rsidRDefault="002445AC" w:rsidP="000864D2">
                  <w:pPr>
                    <w:ind w:right="15"/>
                    <w:rPr>
                      <w:rFonts w:ascii="Arial" w:hAnsi="Arial" w:cs="Arial"/>
                      <w:b/>
                      <w:sz w:val="20"/>
                      <w:szCs w:val="20"/>
                      <w:lang w:val="it-IT"/>
                    </w:rPr>
                  </w:pPr>
                  <w:r w:rsidRPr="00702EE3">
                    <w:rPr>
                      <w:rFonts w:ascii="Arial" w:hAnsi="Arial" w:cs="Arial"/>
                      <w:b/>
                      <w:sz w:val="20"/>
                      <w:szCs w:val="20"/>
                      <w:lang w:val="it-IT"/>
                    </w:rPr>
                    <w:t>I</w:t>
                  </w:r>
                  <w:r w:rsidR="000864D2" w:rsidRPr="00702EE3">
                    <w:rPr>
                      <w:rFonts w:ascii="Arial" w:hAnsi="Arial" w:cs="Arial"/>
                      <w:b/>
                      <w:sz w:val="20"/>
                      <w:szCs w:val="20"/>
                      <w:lang w:val="it-IT"/>
                    </w:rPr>
                    <w:t>2</w:t>
                  </w:r>
                  <w:r w:rsidRPr="00702EE3">
                    <w:rPr>
                      <w:rFonts w:ascii="Arial" w:hAnsi="Arial" w:cs="Arial"/>
                      <w:b/>
                      <w:sz w:val="20"/>
                      <w:szCs w:val="20"/>
                      <w:lang w:val="it-IT"/>
                    </w:rPr>
                    <w:t>.  Intensitatea sprijinului (procent contributie publica):</w:t>
                  </w:r>
                </w:p>
              </w:tc>
            </w:tr>
            <w:tr w:rsidR="002445AC" w:rsidRPr="00702EE3" w14:paraId="43107EF1" w14:textId="77777777" w:rsidTr="001364CF">
              <w:trPr>
                <w:trHeight w:val="427"/>
              </w:trPr>
              <w:tc>
                <w:tcPr>
                  <w:tcW w:w="2943" w:type="pct"/>
                  <w:tcBorders>
                    <w:top w:val="single" w:sz="12" w:space="0" w:color="auto"/>
                    <w:left w:val="single" w:sz="12" w:space="0" w:color="auto"/>
                  </w:tcBorders>
                  <w:vAlign w:val="center"/>
                </w:tcPr>
                <w:p w14:paraId="3DA8C4D0" w14:textId="77777777" w:rsidR="002445AC" w:rsidRPr="00702EE3" w:rsidRDefault="002445AC" w:rsidP="002445AC">
                  <w:pPr>
                    <w:ind w:left="61" w:right="15"/>
                    <w:jc w:val="center"/>
                    <w:rPr>
                      <w:rFonts w:ascii="Arial" w:hAnsi="Arial" w:cs="Arial"/>
                      <w:b/>
                      <w:sz w:val="20"/>
                      <w:szCs w:val="20"/>
                    </w:rPr>
                  </w:pPr>
                  <w:r w:rsidRPr="00702EE3">
                    <w:rPr>
                      <w:rFonts w:ascii="Arial" w:hAnsi="Arial" w:cs="Arial"/>
                      <w:b/>
                      <w:sz w:val="20"/>
                      <w:szCs w:val="20"/>
                    </w:rPr>
                    <w:t>Procent</w:t>
                  </w:r>
                </w:p>
              </w:tc>
              <w:tc>
                <w:tcPr>
                  <w:tcW w:w="2057" w:type="pct"/>
                  <w:tcBorders>
                    <w:top w:val="single" w:sz="12" w:space="0" w:color="auto"/>
                    <w:left w:val="single" w:sz="12" w:space="0" w:color="auto"/>
                    <w:right w:val="single" w:sz="12" w:space="0" w:color="auto"/>
                  </w:tcBorders>
                  <w:vAlign w:val="center"/>
                </w:tcPr>
                <w:p w14:paraId="0E9346D1" w14:textId="77777777" w:rsidR="002445AC" w:rsidRPr="00702EE3" w:rsidRDefault="002445AC" w:rsidP="002445AC">
                  <w:pPr>
                    <w:ind w:left="57" w:right="15"/>
                    <w:jc w:val="center"/>
                    <w:rPr>
                      <w:rFonts w:ascii="Arial" w:hAnsi="Arial" w:cs="Arial"/>
                      <w:b/>
                      <w:sz w:val="20"/>
                      <w:szCs w:val="20"/>
                    </w:rPr>
                  </w:pPr>
                  <w:r w:rsidRPr="00702EE3">
                    <w:rPr>
                      <w:rFonts w:ascii="Arial" w:hAnsi="Arial" w:cs="Arial"/>
                      <w:b/>
                      <w:sz w:val="20"/>
                      <w:szCs w:val="20"/>
                    </w:rPr>
                    <w:t>Punctaj</w:t>
                  </w:r>
                </w:p>
              </w:tc>
            </w:tr>
            <w:tr w:rsidR="002445AC" w:rsidRPr="00702EE3" w14:paraId="6D7533E9" w14:textId="77777777" w:rsidTr="001364CF">
              <w:tc>
                <w:tcPr>
                  <w:tcW w:w="2943" w:type="pct"/>
                  <w:tcBorders>
                    <w:top w:val="single" w:sz="12" w:space="0" w:color="auto"/>
                    <w:left w:val="single" w:sz="12" w:space="0" w:color="auto"/>
                  </w:tcBorders>
                  <w:vAlign w:val="center"/>
                </w:tcPr>
                <w:p w14:paraId="6AE2B42C" w14:textId="77777777" w:rsidR="002445AC" w:rsidRPr="00702EE3" w:rsidRDefault="002445AC" w:rsidP="002445AC">
                  <w:pPr>
                    <w:ind w:right="15"/>
                    <w:jc w:val="center"/>
                    <w:rPr>
                      <w:rFonts w:ascii="Arial" w:hAnsi="Arial" w:cs="Arial"/>
                      <w:b/>
                      <w:sz w:val="20"/>
                      <w:szCs w:val="20"/>
                    </w:rPr>
                  </w:pPr>
                  <w:r w:rsidRPr="00702EE3">
                    <w:rPr>
                      <w:rFonts w:ascii="Arial" w:hAnsi="Arial" w:cs="Arial"/>
                      <w:b/>
                      <w:sz w:val="20"/>
                      <w:szCs w:val="20"/>
                    </w:rPr>
                    <w:t>70% – 90%</w:t>
                  </w:r>
                </w:p>
              </w:tc>
              <w:tc>
                <w:tcPr>
                  <w:tcW w:w="2057" w:type="pct"/>
                  <w:tcBorders>
                    <w:top w:val="single" w:sz="12" w:space="0" w:color="auto"/>
                    <w:left w:val="single" w:sz="12" w:space="0" w:color="auto"/>
                    <w:right w:val="single" w:sz="12" w:space="0" w:color="auto"/>
                  </w:tcBorders>
                  <w:vAlign w:val="center"/>
                </w:tcPr>
                <w:p w14:paraId="1626E6E9" w14:textId="77777777" w:rsidR="002445AC" w:rsidRPr="00702EE3" w:rsidRDefault="002445AC" w:rsidP="002445AC">
                  <w:pPr>
                    <w:ind w:right="15"/>
                    <w:jc w:val="center"/>
                    <w:rPr>
                      <w:rFonts w:ascii="Arial" w:hAnsi="Arial" w:cs="Arial"/>
                      <w:b/>
                      <w:sz w:val="20"/>
                      <w:szCs w:val="20"/>
                    </w:rPr>
                  </w:pPr>
                  <w:r w:rsidRPr="00702EE3">
                    <w:rPr>
                      <w:rFonts w:ascii="Arial" w:hAnsi="Arial" w:cs="Arial"/>
                      <w:b/>
                      <w:sz w:val="20"/>
                      <w:szCs w:val="20"/>
                    </w:rPr>
                    <w:t>5</w:t>
                  </w:r>
                </w:p>
              </w:tc>
            </w:tr>
            <w:tr w:rsidR="002445AC" w:rsidRPr="00702EE3" w14:paraId="2C82A509" w14:textId="77777777" w:rsidTr="001364CF">
              <w:tc>
                <w:tcPr>
                  <w:tcW w:w="2943" w:type="pct"/>
                  <w:tcBorders>
                    <w:top w:val="single" w:sz="12" w:space="0" w:color="auto"/>
                    <w:left w:val="single" w:sz="12" w:space="0" w:color="auto"/>
                    <w:bottom w:val="single" w:sz="12" w:space="0" w:color="auto"/>
                  </w:tcBorders>
                  <w:vAlign w:val="center"/>
                </w:tcPr>
                <w:p w14:paraId="4455657C" w14:textId="77777777" w:rsidR="002445AC" w:rsidRPr="00702EE3" w:rsidRDefault="002445AC" w:rsidP="002445AC">
                  <w:pPr>
                    <w:ind w:right="15"/>
                    <w:jc w:val="center"/>
                    <w:rPr>
                      <w:rFonts w:ascii="Arial" w:hAnsi="Arial" w:cs="Arial"/>
                      <w:b/>
                      <w:sz w:val="20"/>
                      <w:szCs w:val="20"/>
                    </w:rPr>
                  </w:pPr>
                  <w:r w:rsidRPr="00702EE3">
                    <w:rPr>
                      <w:rFonts w:ascii="Arial" w:hAnsi="Arial" w:cs="Arial"/>
                      <w:b/>
                      <w:sz w:val="20"/>
                      <w:szCs w:val="20"/>
                    </w:rPr>
                    <w:lastRenderedPageBreak/>
                    <w:t>50 %– 69%</w:t>
                  </w:r>
                </w:p>
              </w:tc>
              <w:tc>
                <w:tcPr>
                  <w:tcW w:w="2057" w:type="pct"/>
                  <w:tcBorders>
                    <w:top w:val="single" w:sz="12" w:space="0" w:color="auto"/>
                    <w:left w:val="single" w:sz="12" w:space="0" w:color="auto"/>
                    <w:bottom w:val="single" w:sz="12" w:space="0" w:color="auto"/>
                    <w:right w:val="single" w:sz="12" w:space="0" w:color="auto"/>
                  </w:tcBorders>
                  <w:vAlign w:val="center"/>
                </w:tcPr>
                <w:p w14:paraId="1B2318FF" w14:textId="77777777" w:rsidR="002445AC" w:rsidRPr="00702EE3" w:rsidRDefault="002445AC" w:rsidP="002445AC">
                  <w:pPr>
                    <w:ind w:right="15"/>
                    <w:jc w:val="center"/>
                    <w:rPr>
                      <w:rFonts w:ascii="Arial" w:hAnsi="Arial" w:cs="Arial"/>
                      <w:b/>
                      <w:sz w:val="20"/>
                      <w:szCs w:val="20"/>
                    </w:rPr>
                  </w:pPr>
                  <w:r w:rsidRPr="00702EE3">
                    <w:rPr>
                      <w:rFonts w:ascii="Arial" w:hAnsi="Arial" w:cs="Arial"/>
                      <w:b/>
                      <w:sz w:val="20"/>
                      <w:szCs w:val="20"/>
                    </w:rPr>
                    <w:t>4</w:t>
                  </w:r>
                </w:p>
              </w:tc>
            </w:tr>
            <w:tr w:rsidR="002445AC" w:rsidRPr="00702EE3" w14:paraId="3DE84613" w14:textId="77777777" w:rsidTr="001364CF">
              <w:tc>
                <w:tcPr>
                  <w:tcW w:w="2943" w:type="pct"/>
                  <w:tcBorders>
                    <w:top w:val="single" w:sz="12" w:space="0" w:color="auto"/>
                    <w:left w:val="single" w:sz="12" w:space="0" w:color="auto"/>
                    <w:bottom w:val="single" w:sz="12" w:space="0" w:color="auto"/>
                  </w:tcBorders>
                  <w:vAlign w:val="center"/>
                </w:tcPr>
                <w:p w14:paraId="2B021F2A" w14:textId="77777777" w:rsidR="002445AC" w:rsidRPr="00702EE3" w:rsidRDefault="002445AC" w:rsidP="002445AC">
                  <w:pPr>
                    <w:ind w:right="15"/>
                    <w:jc w:val="center"/>
                    <w:rPr>
                      <w:rFonts w:ascii="Arial" w:hAnsi="Arial" w:cs="Arial"/>
                      <w:b/>
                      <w:sz w:val="20"/>
                      <w:szCs w:val="20"/>
                    </w:rPr>
                  </w:pPr>
                  <w:r w:rsidRPr="00702EE3">
                    <w:rPr>
                      <w:rFonts w:ascii="Arial" w:hAnsi="Arial" w:cs="Arial"/>
                      <w:b/>
                      <w:sz w:val="20"/>
                      <w:szCs w:val="20"/>
                    </w:rPr>
                    <w:t>&lt; 50</w:t>
                  </w:r>
                </w:p>
              </w:tc>
              <w:tc>
                <w:tcPr>
                  <w:tcW w:w="2057" w:type="pct"/>
                  <w:tcBorders>
                    <w:top w:val="single" w:sz="12" w:space="0" w:color="auto"/>
                    <w:left w:val="single" w:sz="12" w:space="0" w:color="auto"/>
                    <w:bottom w:val="single" w:sz="12" w:space="0" w:color="auto"/>
                    <w:right w:val="single" w:sz="12" w:space="0" w:color="auto"/>
                  </w:tcBorders>
                  <w:vAlign w:val="center"/>
                </w:tcPr>
                <w:p w14:paraId="0B726062" w14:textId="77777777" w:rsidR="002445AC" w:rsidRPr="00702EE3" w:rsidRDefault="002445AC" w:rsidP="002445AC">
                  <w:pPr>
                    <w:ind w:right="15"/>
                    <w:jc w:val="center"/>
                    <w:rPr>
                      <w:rFonts w:ascii="Arial" w:hAnsi="Arial" w:cs="Arial"/>
                      <w:b/>
                      <w:sz w:val="20"/>
                      <w:szCs w:val="20"/>
                    </w:rPr>
                  </w:pPr>
                  <w:r w:rsidRPr="00702EE3">
                    <w:rPr>
                      <w:rFonts w:ascii="Arial" w:hAnsi="Arial" w:cs="Arial"/>
                      <w:b/>
                      <w:sz w:val="20"/>
                      <w:szCs w:val="20"/>
                    </w:rPr>
                    <w:t>1</w:t>
                  </w:r>
                </w:p>
              </w:tc>
            </w:tr>
          </w:tbl>
          <w:p w14:paraId="15A38735" w14:textId="77777777" w:rsidR="002445AC" w:rsidRPr="00702EE3" w:rsidRDefault="002445AC" w:rsidP="002445AC">
            <w:pPr>
              <w:spacing w:line="360" w:lineRule="auto"/>
              <w:ind w:right="15"/>
              <w:jc w:val="both"/>
              <w:rPr>
                <w:rFonts w:ascii="Arial" w:hAnsi="Arial" w:cs="Arial"/>
                <w:sz w:val="20"/>
                <w:szCs w:val="20"/>
                <w:lang w:val="it-IT"/>
              </w:rPr>
            </w:pPr>
          </w:p>
          <w:tbl>
            <w:tblPr>
              <w:tblW w:w="854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514"/>
              <w:gridCol w:w="1032"/>
            </w:tblGrid>
            <w:tr w:rsidR="002445AC" w:rsidRPr="00702EE3" w14:paraId="162D489C" w14:textId="77777777" w:rsidTr="001364CF">
              <w:trPr>
                <w:trHeight w:val="1656"/>
                <w:jc w:val="center"/>
              </w:trPr>
              <w:tc>
                <w:tcPr>
                  <w:tcW w:w="7514" w:type="dxa"/>
                  <w:tcBorders>
                    <w:top w:val="single" w:sz="12" w:space="0" w:color="auto"/>
                    <w:left w:val="single" w:sz="12" w:space="0" w:color="auto"/>
                    <w:bottom w:val="single" w:sz="12" w:space="0" w:color="auto"/>
                    <w:right w:val="single" w:sz="12" w:space="0" w:color="auto"/>
                  </w:tcBorders>
                  <w:vAlign w:val="center"/>
                </w:tcPr>
                <w:p w14:paraId="3D86B31A" w14:textId="151C8D1B" w:rsidR="002445AC" w:rsidRPr="00702EE3" w:rsidRDefault="002445AC" w:rsidP="002445AC">
                  <w:pPr>
                    <w:ind w:right="15"/>
                    <w:jc w:val="both"/>
                    <w:rPr>
                      <w:rFonts w:ascii="Arial" w:hAnsi="Arial" w:cs="Arial"/>
                      <w:b/>
                      <w:sz w:val="20"/>
                      <w:szCs w:val="20"/>
                      <w:lang w:val="it-IT"/>
                    </w:rPr>
                  </w:pPr>
                  <w:r w:rsidRPr="00702EE3">
                    <w:rPr>
                      <w:rFonts w:ascii="Arial" w:hAnsi="Arial" w:cs="Arial"/>
                      <w:b/>
                      <w:sz w:val="20"/>
                      <w:szCs w:val="20"/>
                      <w:lang w:val="it-IT"/>
                    </w:rPr>
                    <w:t>I</w:t>
                  </w:r>
                  <w:r w:rsidR="000864D2" w:rsidRPr="00702EE3">
                    <w:rPr>
                      <w:rFonts w:ascii="Arial" w:hAnsi="Arial" w:cs="Arial"/>
                      <w:b/>
                      <w:sz w:val="20"/>
                      <w:szCs w:val="20"/>
                      <w:lang w:val="it-IT"/>
                    </w:rPr>
                    <w:t>3</w:t>
                  </w:r>
                  <w:r w:rsidRPr="00702EE3">
                    <w:rPr>
                      <w:rFonts w:ascii="Arial" w:hAnsi="Arial" w:cs="Arial"/>
                      <w:b/>
                      <w:sz w:val="20"/>
                      <w:szCs w:val="20"/>
                      <w:lang w:val="it-IT"/>
                    </w:rPr>
                    <w:t>.</w:t>
                  </w:r>
                  <w:r w:rsidRPr="00702EE3">
                    <w:rPr>
                      <w:rFonts w:ascii="Arial" w:hAnsi="Arial" w:cs="Arial"/>
                      <w:sz w:val="20"/>
                      <w:szCs w:val="20"/>
                      <w:lang w:val="it-IT"/>
                    </w:rPr>
                    <w:t xml:space="preserve"> </w:t>
                  </w:r>
                  <w:r w:rsidRPr="00702EE3">
                    <w:rPr>
                      <w:rFonts w:ascii="Arial" w:hAnsi="Arial" w:cs="Arial"/>
                      <w:b/>
                      <w:sz w:val="20"/>
                      <w:szCs w:val="20"/>
                      <w:lang w:val="it-IT"/>
                    </w:rPr>
                    <w:t xml:space="preserve">Riscul proiectului d.p.d.v. al % raportului intre cheltuielile suportate de solicitant si Valoarea ajutorului nerambursabil </w:t>
                  </w:r>
                </w:p>
                <w:p w14:paraId="7391C4C8" w14:textId="77777777" w:rsidR="002445AC" w:rsidRPr="00702EE3" w:rsidRDefault="002445AC" w:rsidP="002445AC">
                  <w:pPr>
                    <w:ind w:right="15"/>
                    <w:rPr>
                      <w:rFonts w:ascii="Arial" w:hAnsi="Arial" w:cs="Arial"/>
                      <w:b/>
                      <w:sz w:val="20"/>
                      <w:szCs w:val="20"/>
                      <w:lang w:val="it-IT"/>
                    </w:rPr>
                  </w:pPr>
                  <w:r w:rsidRPr="00702EE3">
                    <w:rPr>
                      <w:rFonts w:ascii="Arial" w:hAnsi="Arial" w:cs="Arial"/>
                      <w:b/>
                      <w:sz w:val="20"/>
                      <w:szCs w:val="20"/>
                      <w:lang w:val="it-IT"/>
                    </w:rPr>
                    <w:t>Cheltuielile suportate de solicitant = Total valoare proiect (fara TVA) – Valoarea ajutorului nerambursabil solicitat.</w:t>
                  </w:r>
                </w:p>
                <w:p w14:paraId="3A3732C7" w14:textId="77777777" w:rsidR="002445AC" w:rsidRPr="00702EE3" w:rsidRDefault="002445AC" w:rsidP="002445AC">
                  <w:pPr>
                    <w:ind w:right="15"/>
                    <w:rPr>
                      <w:rFonts w:ascii="Arial" w:hAnsi="Arial" w:cs="Arial"/>
                      <w:b/>
                      <w:sz w:val="20"/>
                      <w:szCs w:val="20"/>
                      <w:vertAlign w:val="subscript"/>
                      <w:lang w:val="ro-RO"/>
                    </w:rPr>
                  </w:pPr>
                  <w:r w:rsidRPr="00702EE3">
                    <w:rPr>
                      <w:rFonts w:ascii="Arial" w:hAnsi="Arial" w:cs="Arial"/>
                      <w:b/>
                      <w:sz w:val="20"/>
                      <w:szCs w:val="20"/>
                      <w:vertAlign w:val="subscript"/>
                      <w:lang w:val="ro-RO"/>
                    </w:rPr>
                    <w:t xml:space="preserve">       Total valoare proiect (fara TVA) – Valoarea ajutorului nerambursabil solicitat</w:t>
                  </w:r>
                </w:p>
                <w:p w14:paraId="72A3DB86" w14:textId="77777777" w:rsidR="002445AC" w:rsidRPr="00702EE3" w:rsidRDefault="002445AC" w:rsidP="002445AC">
                  <w:pPr>
                    <w:ind w:right="15"/>
                    <w:jc w:val="both"/>
                    <w:rPr>
                      <w:rFonts w:ascii="Arial" w:hAnsi="Arial" w:cs="Arial"/>
                      <w:b/>
                      <w:sz w:val="20"/>
                      <w:szCs w:val="20"/>
                      <w:lang w:val="ro-RO"/>
                    </w:rPr>
                  </w:pPr>
                  <w:r w:rsidRPr="00702EE3">
                    <w:rPr>
                      <w:rFonts w:ascii="Arial" w:hAnsi="Arial" w:cs="Arial"/>
                      <w:b/>
                      <w:sz w:val="20"/>
                      <w:szCs w:val="20"/>
                      <w:vertAlign w:val="subscript"/>
                      <w:lang w:val="ro-RO"/>
                    </w:rPr>
                    <w:t>%=</w:t>
                  </w:r>
                  <w:r w:rsidRPr="00702EE3">
                    <w:rPr>
                      <w:rFonts w:ascii="Arial" w:hAnsi="Arial" w:cs="Arial"/>
                      <w:b/>
                      <w:sz w:val="20"/>
                      <w:szCs w:val="20"/>
                      <w:lang w:val="ro-RO"/>
                    </w:rPr>
                    <w:t xml:space="preserve">  _____________________________________</w:t>
                  </w:r>
                  <w:r w:rsidRPr="00702EE3">
                    <w:rPr>
                      <w:rFonts w:ascii="Arial" w:hAnsi="Arial" w:cs="Arial"/>
                      <w:b/>
                      <w:sz w:val="20"/>
                      <w:szCs w:val="20"/>
                      <w:vertAlign w:val="superscript"/>
                      <w:lang w:val="ro-RO"/>
                    </w:rPr>
                    <w:t xml:space="preserve">    </w:t>
                  </w:r>
                  <w:r w:rsidRPr="00702EE3">
                    <w:rPr>
                      <w:rFonts w:ascii="Arial" w:hAnsi="Arial" w:cs="Arial"/>
                      <w:b/>
                      <w:sz w:val="20"/>
                      <w:szCs w:val="20"/>
                      <w:vertAlign w:val="subscript"/>
                      <w:lang w:val="ro-RO"/>
                    </w:rPr>
                    <w:t>x 100</w:t>
                  </w:r>
                </w:p>
                <w:p w14:paraId="13299EB7" w14:textId="77777777" w:rsidR="002445AC" w:rsidRPr="00702EE3" w:rsidRDefault="002445AC" w:rsidP="002445AC">
                  <w:pPr>
                    <w:ind w:right="15"/>
                    <w:rPr>
                      <w:rFonts w:ascii="Arial" w:hAnsi="Arial" w:cs="Arial"/>
                      <w:b/>
                      <w:sz w:val="20"/>
                      <w:szCs w:val="20"/>
                      <w:lang w:val="it-IT"/>
                    </w:rPr>
                  </w:pPr>
                  <w:r w:rsidRPr="00702EE3">
                    <w:rPr>
                      <w:rFonts w:ascii="Arial" w:hAnsi="Arial" w:cs="Arial"/>
                      <w:b/>
                      <w:sz w:val="20"/>
                      <w:szCs w:val="20"/>
                      <w:vertAlign w:val="subscript"/>
                      <w:lang w:val="ro-RO"/>
                    </w:rPr>
                    <w:t xml:space="preserve">                                 Valoarea ajutorului nerambursabil solicitat</w:t>
                  </w:r>
                </w:p>
              </w:tc>
              <w:tc>
                <w:tcPr>
                  <w:tcW w:w="1032" w:type="dxa"/>
                  <w:tcBorders>
                    <w:top w:val="single" w:sz="12" w:space="0" w:color="auto"/>
                    <w:left w:val="single" w:sz="12" w:space="0" w:color="auto"/>
                    <w:bottom w:val="single" w:sz="12" w:space="0" w:color="auto"/>
                    <w:right w:val="single" w:sz="12" w:space="0" w:color="auto"/>
                  </w:tcBorders>
                  <w:vAlign w:val="center"/>
                </w:tcPr>
                <w:p w14:paraId="3EBA8FD9" w14:textId="77777777" w:rsidR="002445AC" w:rsidRPr="00702EE3" w:rsidRDefault="002445AC" w:rsidP="002445AC">
                  <w:pPr>
                    <w:ind w:right="15"/>
                    <w:jc w:val="center"/>
                    <w:rPr>
                      <w:rFonts w:ascii="Arial" w:hAnsi="Arial" w:cs="Arial"/>
                      <w:b/>
                      <w:sz w:val="20"/>
                      <w:szCs w:val="20"/>
                    </w:rPr>
                  </w:pPr>
                  <w:r w:rsidRPr="00702EE3">
                    <w:rPr>
                      <w:rFonts w:ascii="Arial" w:hAnsi="Arial" w:cs="Arial"/>
                      <w:b/>
                      <w:sz w:val="20"/>
                      <w:szCs w:val="20"/>
                    </w:rPr>
                    <w:t>Punctaj</w:t>
                  </w:r>
                </w:p>
              </w:tc>
            </w:tr>
            <w:tr w:rsidR="002445AC" w:rsidRPr="00702EE3" w14:paraId="7E904B6C" w14:textId="77777777" w:rsidTr="001364CF">
              <w:trPr>
                <w:trHeight w:val="290"/>
                <w:jc w:val="center"/>
              </w:trPr>
              <w:tc>
                <w:tcPr>
                  <w:tcW w:w="7514" w:type="dxa"/>
                  <w:tcBorders>
                    <w:top w:val="single" w:sz="12" w:space="0" w:color="auto"/>
                    <w:left w:val="single" w:sz="12" w:space="0" w:color="auto"/>
                    <w:right w:val="single" w:sz="12" w:space="0" w:color="auto"/>
                  </w:tcBorders>
                </w:tcPr>
                <w:p w14:paraId="624734CE" w14:textId="77777777" w:rsidR="002445AC" w:rsidRPr="00702EE3" w:rsidRDefault="002445AC" w:rsidP="002445AC">
                  <w:pPr>
                    <w:numPr>
                      <w:ilvl w:val="1"/>
                      <w:numId w:val="25"/>
                    </w:numPr>
                    <w:spacing w:line="360" w:lineRule="auto"/>
                    <w:ind w:right="15"/>
                    <w:jc w:val="both"/>
                    <w:rPr>
                      <w:rFonts w:ascii="Arial" w:hAnsi="Arial" w:cs="Arial"/>
                      <w:b/>
                      <w:sz w:val="20"/>
                      <w:szCs w:val="20"/>
                    </w:rPr>
                  </w:pPr>
                  <w:r w:rsidRPr="00702EE3">
                    <w:rPr>
                      <w:rFonts w:ascii="Arial" w:hAnsi="Arial" w:cs="Arial"/>
                      <w:b/>
                      <w:sz w:val="20"/>
                      <w:szCs w:val="20"/>
                    </w:rPr>
                    <w:t>&gt; 200%</w:t>
                  </w:r>
                </w:p>
              </w:tc>
              <w:tc>
                <w:tcPr>
                  <w:tcW w:w="1032" w:type="dxa"/>
                  <w:tcBorders>
                    <w:top w:val="single" w:sz="12" w:space="0" w:color="auto"/>
                    <w:left w:val="single" w:sz="12" w:space="0" w:color="auto"/>
                    <w:right w:val="single" w:sz="12" w:space="0" w:color="auto"/>
                  </w:tcBorders>
                  <w:vAlign w:val="center"/>
                </w:tcPr>
                <w:p w14:paraId="60C19C26" w14:textId="77777777" w:rsidR="002445AC" w:rsidRPr="00702EE3" w:rsidRDefault="002445AC" w:rsidP="002445AC">
                  <w:pPr>
                    <w:ind w:right="15"/>
                    <w:jc w:val="center"/>
                    <w:rPr>
                      <w:rFonts w:ascii="Arial" w:hAnsi="Arial" w:cs="Arial"/>
                      <w:b/>
                      <w:sz w:val="20"/>
                      <w:szCs w:val="20"/>
                    </w:rPr>
                  </w:pPr>
                  <w:r w:rsidRPr="00702EE3">
                    <w:rPr>
                      <w:rFonts w:ascii="Arial" w:hAnsi="Arial" w:cs="Arial"/>
                      <w:b/>
                      <w:sz w:val="20"/>
                      <w:szCs w:val="20"/>
                    </w:rPr>
                    <w:t>5</w:t>
                  </w:r>
                </w:p>
              </w:tc>
            </w:tr>
            <w:tr w:rsidR="002445AC" w:rsidRPr="00702EE3" w14:paraId="7A2EAF18" w14:textId="77777777" w:rsidTr="001364CF">
              <w:trPr>
                <w:trHeight w:val="422"/>
                <w:jc w:val="center"/>
              </w:trPr>
              <w:tc>
                <w:tcPr>
                  <w:tcW w:w="7514" w:type="dxa"/>
                  <w:tcBorders>
                    <w:left w:val="single" w:sz="12" w:space="0" w:color="auto"/>
                    <w:right w:val="single" w:sz="12" w:space="0" w:color="auto"/>
                  </w:tcBorders>
                </w:tcPr>
                <w:p w14:paraId="00AA647A" w14:textId="035E0746" w:rsidR="002445AC" w:rsidRPr="00702EE3" w:rsidRDefault="004A60C4" w:rsidP="002445AC">
                  <w:pPr>
                    <w:numPr>
                      <w:ilvl w:val="1"/>
                      <w:numId w:val="25"/>
                    </w:numPr>
                    <w:spacing w:line="360" w:lineRule="auto"/>
                    <w:ind w:right="15"/>
                    <w:jc w:val="both"/>
                    <w:rPr>
                      <w:rFonts w:ascii="Arial" w:hAnsi="Arial" w:cs="Arial"/>
                      <w:b/>
                      <w:sz w:val="20"/>
                      <w:szCs w:val="20"/>
                    </w:rPr>
                  </w:pPr>
                  <w:r w:rsidRPr="00702EE3">
                    <w:rPr>
                      <w:b/>
                      <w:bCs/>
                      <w:sz w:val="20"/>
                      <w:szCs w:val="20"/>
                      <w:lang w:val="ro-RO"/>
                    </w:rPr>
                    <w:t>≥175 si &lt;200%</w:t>
                  </w:r>
                </w:p>
              </w:tc>
              <w:tc>
                <w:tcPr>
                  <w:tcW w:w="1032" w:type="dxa"/>
                  <w:tcBorders>
                    <w:left w:val="single" w:sz="12" w:space="0" w:color="auto"/>
                    <w:right w:val="single" w:sz="12" w:space="0" w:color="auto"/>
                  </w:tcBorders>
                  <w:vAlign w:val="center"/>
                </w:tcPr>
                <w:p w14:paraId="23DD41B6" w14:textId="77777777" w:rsidR="002445AC" w:rsidRPr="00702EE3" w:rsidRDefault="002445AC" w:rsidP="002445AC">
                  <w:pPr>
                    <w:ind w:right="15"/>
                    <w:jc w:val="center"/>
                    <w:rPr>
                      <w:rFonts w:ascii="Arial" w:hAnsi="Arial" w:cs="Arial"/>
                      <w:b/>
                      <w:sz w:val="20"/>
                      <w:szCs w:val="20"/>
                    </w:rPr>
                  </w:pPr>
                  <w:r w:rsidRPr="00702EE3">
                    <w:rPr>
                      <w:rFonts w:ascii="Arial" w:hAnsi="Arial" w:cs="Arial"/>
                      <w:b/>
                      <w:sz w:val="20"/>
                      <w:szCs w:val="20"/>
                    </w:rPr>
                    <w:t>4</w:t>
                  </w:r>
                </w:p>
              </w:tc>
            </w:tr>
            <w:tr w:rsidR="002445AC" w:rsidRPr="00702EE3" w14:paraId="33BC2CF9" w14:textId="77777777" w:rsidTr="001364CF">
              <w:trPr>
                <w:trHeight w:val="437"/>
                <w:jc w:val="center"/>
              </w:trPr>
              <w:tc>
                <w:tcPr>
                  <w:tcW w:w="7514" w:type="dxa"/>
                  <w:tcBorders>
                    <w:left w:val="single" w:sz="12" w:space="0" w:color="auto"/>
                    <w:bottom w:val="single" w:sz="12" w:space="0" w:color="auto"/>
                    <w:right w:val="single" w:sz="12" w:space="0" w:color="auto"/>
                  </w:tcBorders>
                </w:tcPr>
                <w:p w14:paraId="6C00181A" w14:textId="4949C053" w:rsidR="002445AC" w:rsidRPr="00702EE3" w:rsidRDefault="004A60C4" w:rsidP="002445AC">
                  <w:pPr>
                    <w:numPr>
                      <w:ilvl w:val="1"/>
                      <w:numId w:val="25"/>
                    </w:numPr>
                    <w:spacing w:line="360" w:lineRule="auto"/>
                    <w:ind w:right="15"/>
                    <w:jc w:val="both"/>
                    <w:rPr>
                      <w:rFonts w:ascii="Arial" w:hAnsi="Arial" w:cs="Arial"/>
                      <w:b/>
                      <w:sz w:val="20"/>
                      <w:szCs w:val="20"/>
                    </w:rPr>
                  </w:pPr>
                  <w:r w:rsidRPr="00702EE3">
                    <w:rPr>
                      <w:b/>
                      <w:bCs/>
                      <w:sz w:val="20"/>
                      <w:szCs w:val="20"/>
                    </w:rPr>
                    <w:t> </w:t>
                  </w:r>
                  <w:r w:rsidRPr="00702EE3">
                    <w:rPr>
                      <w:b/>
                      <w:bCs/>
                      <w:sz w:val="20"/>
                      <w:szCs w:val="20"/>
                      <w:lang w:val="ro-RO"/>
                    </w:rPr>
                    <w:t>≥150 si &lt;175 %</w:t>
                  </w:r>
                </w:p>
              </w:tc>
              <w:tc>
                <w:tcPr>
                  <w:tcW w:w="1032" w:type="dxa"/>
                  <w:tcBorders>
                    <w:left w:val="single" w:sz="12" w:space="0" w:color="auto"/>
                    <w:bottom w:val="single" w:sz="12" w:space="0" w:color="auto"/>
                    <w:right w:val="single" w:sz="12" w:space="0" w:color="auto"/>
                  </w:tcBorders>
                  <w:vAlign w:val="center"/>
                </w:tcPr>
                <w:p w14:paraId="5AA980B9" w14:textId="77777777" w:rsidR="002445AC" w:rsidRPr="00702EE3" w:rsidRDefault="002445AC" w:rsidP="002445AC">
                  <w:pPr>
                    <w:ind w:right="15"/>
                    <w:jc w:val="center"/>
                    <w:rPr>
                      <w:rFonts w:ascii="Arial" w:hAnsi="Arial" w:cs="Arial"/>
                      <w:b/>
                      <w:sz w:val="20"/>
                      <w:szCs w:val="20"/>
                    </w:rPr>
                  </w:pPr>
                  <w:r w:rsidRPr="00702EE3">
                    <w:rPr>
                      <w:rFonts w:ascii="Arial" w:hAnsi="Arial" w:cs="Arial"/>
                      <w:b/>
                      <w:sz w:val="20"/>
                      <w:szCs w:val="20"/>
                    </w:rPr>
                    <w:t>3</w:t>
                  </w:r>
                </w:p>
              </w:tc>
            </w:tr>
            <w:tr w:rsidR="002445AC" w:rsidRPr="00702EE3" w14:paraId="7FC360FD" w14:textId="77777777" w:rsidTr="001364CF">
              <w:trPr>
                <w:trHeight w:val="262"/>
                <w:jc w:val="center"/>
              </w:trPr>
              <w:tc>
                <w:tcPr>
                  <w:tcW w:w="7514" w:type="dxa"/>
                  <w:tcBorders>
                    <w:left w:val="single" w:sz="12" w:space="0" w:color="auto"/>
                    <w:bottom w:val="single" w:sz="12" w:space="0" w:color="auto"/>
                    <w:right w:val="single" w:sz="12" w:space="0" w:color="auto"/>
                  </w:tcBorders>
                </w:tcPr>
                <w:p w14:paraId="55161849" w14:textId="2D641D53" w:rsidR="002445AC" w:rsidRPr="00702EE3" w:rsidRDefault="004A60C4" w:rsidP="002445AC">
                  <w:pPr>
                    <w:numPr>
                      <w:ilvl w:val="1"/>
                      <w:numId w:val="25"/>
                    </w:numPr>
                    <w:spacing w:line="360" w:lineRule="auto"/>
                    <w:ind w:right="15"/>
                    <w:jc w:val="both"/>
                    <w:rPr>
                      <w:rFonts w:ascii="Arial" w:hAnsi="Arial" w:cs="Arial"/>
                      <w:b/>
                      <w:sz w:val="20"/>
                      <w:szCs w:val="20"/>
                    </w:rPr>
                  </w:pPr>
                  <w:r w:rsidRPr="00702EE3">
                    <w:rPr>
                      <w:b/>
                      <w:bCs/>
                      <w:sz w:val="20"/>
                      <w:szCs w:val="20"/>
                      <w:lang w:val="ro-RO"/>
                    </w:rPr>
                    <w:t>&gt;120 si &lt;150 %</w:t>
                  </w:r>
                </w:p>
              </w:tc>
              <w:tc>
                <w:tcPr>
                  <w:tcW w:w="1032" w:type="dxa"/>
                  <w:tcBorders>
                    <w:left w:val="single" w:sz="12" w:space="0" w:color="auto"/>
                    <w:bottom w:val="single" w:sz="12" w:space="0" w:color="auto"/>
                    <w:right w:val="single" w:sz="12" w:space="0" w:color="auto"/>
                  </w:tcBorders>
                  <w:vAlign w:val="center"/>
                </w:tcPr>
                <w:p w14:paraId="4BAE7B77" w14:textId="77777777" w:rsidR="002445AC" w:rsidRPr="00702EE3" w:rsidRDefault="002445AC" w:rsidP="002445AC">
                  <w:pPr>
                    <w:ind w:right="15"/>
                    <w:jc w:val="center"/>
                    <w:rPr>
                      <w:rFonts w:ascii="Arial" w:hAnsi="Arial" w:cs="Arial"/>
                      <w:b/>
                      <w:sz w:val="20"/>
                      <w:szCs w:val="20"/>
                    </w:rPr>
                  </w:pPr>
                  <w:r w:rsidRPr="00702EE3">
                    <w:rPr>
                      <w:rFonts w:ascii="Arial" w:hAnsi="Arial" w:cs="Arial"/>
                      <w:b/>
                      <w:sz w:val="20"/>
                      <w:szCs w:val="20"/>
                    </w:rPr>
                    <w:t>2</w:t>
                  </w:r>
                </w:p>
              </w:tc>
            </w:tr>
            <w:tr w:rsidR="002445AC" w:rsidRPr="00702EE3" w14:paraId="57F539BB" w14:textId="77777777" w:rsidTr="001364CF">
              <w:trPr>
                <w:trHeight w:val="437"/>
                <w:jc w:val="center"/>
              </w:trPr>
              <w:tc>
                <w:tcPr>
                  <w:tcW w:w="7514" w:type="dxa"/>
                  <w:tcBorders>
                    <w:left w:val="single" w:sz="12" w:space="0" w:color="auto"/>
                    <w:bottom w:val="single" w:sz="12" w:space="0" w:color="auto"/>
                    <w:right w:val="single" w:sz="12" w:space="0" w:color="auto"/>
                  </w:tcBorders>
                </w:tcPr>
                <w:p w14:paraId="056CC52C" w14:textId="77777777" w:rsidR="002445AC" w:rsidRPr="00702EE3" w:rsidRDefault="002445AC" w:rsidP="002445AC">
                  <w:pPr>
                    <w:numPr>
                      <w:ilvl w:val="1"/>
                      <w:numId w:val="25"/>
                    </w:numPr>
                    <w:spacing w:line="360" w:lineRule="auto"/>
                    <w:ind w:right="15"/>
                    <w:jc w:val="both"/>
                    <w:rPr>
                      <w:rFonts w:ascii="Arial" w:hAnsi="Arial" w:cs="Arial"/>
                      <w:b/>
                      <w:sz w:val="20"/>
                      <w:szCs w:val="20"/>
                    </w:rPr>
                  </w:pPr>
                  <w:r w:rsidRPr="00702EE3">
                    <w:rPr>
                      <w:rFonts w:ascii="Arial" w:hAnsi="Arial" w:cs="Arial"/>
                      <w:b/>
                      <w:sz w:val="20"/>
                      <w:szCs w:val="20"/>
                      <w:u w:val="single"/>
                    </w:rPr>
                    <w:t xml:space="preserve">&lt; </w:t>
                  </w:r>
                  <w:r w:rsidRPr="00702EE3">
                    <w:rPr>
                      <w:rFonts w:ascii="Arial" w:hAnsi="Arial" w:cs="Arial"/>
                      <w:b/>
                      <w:sz w:val="20"/>
                      <w:szCs w:val="20"/>
                    </w:rPr>
                    <w:t>120 %</w:t>
                  </w:r>
                </w:p>
              </w:tc>
              <w:tc>
                <w:tcPr>
                  <w:tcW w:w="1032" w:type="dxa"/>
                  <w:tcBorders>
                    <w:left w:val="single" w:sz="12" w:space="0" w:color="auto"/>
                    <w:bottom w:val="single" w:sz="12" w:space="0" w:color="auto"/>
                    <w:right w:val="single" w:sz="12" w:space="0" w:color="auto"/>
                  </w:tcBorders>
                  <w:vAlign w:val="center"/>
                </w:tcPr>
                <w:p w14:paraId="38D4D4D1" w14:textId="77777777" w:rsidR="002445AC" w:rsidRPr="00702EE3" w:rsidRDefault="002445AC" w:rsidP="002445AC">
                  <w:pPr>
                    <w:ind w:right="15"/>
                    <w:jc w:val="center"/>
                    <w:rPr>
                      <w:rFonts w:ascii="Arial" w:hAnsi="Arial" w:cs="Arial"/>
                      <w:b/>
                      <w:sz w:val="20"/>
                      <w:szCs w:val="20"/>
                    </w:rPr>
                  </w:pPr>
                  <w:r w:rsidRPr="00702EE3">
                    <w:rPr>
                      <w:rFonts w:ascii="Arial" w:hAnsi="Arial" w:cs="Arial"/>
                      <w:b/>
                      <w:sz w:val="20"/>
                      <w:szCs w:val="20"/>
                    </w:rPr>
                    <w:t>1</w:t>
                  </w:r>
                </w:p>
              </w:tc>
            </w:tr>
          </w:tbl>
          <w:p w14:paraId="582417D3" w14:textId="77777777" w:rsidR="005C3880" w:rsidRPr="00702EE3" w:rsidRDefault="005C3880" w:rsidP="002445AC">
            <w:pPr>
              <w:spacing w:line="360" w:lineRule="auto"/>
              <w:ind w:right="15"/>
              <w:jc w:val="both"/>
              <w:rPr>
                <w:rFonts w:ascii="Arial" w:hAnsi="Arial" w:cs="Arial"/>
                <w:sz w:val="20"/>
                <w:szCs w:val="20"/>
                <w:lang w:val="it-IT"/>
              </w:rPr>
            </w:pPr>
          </w:p>
          <w:tbl>
            <w:tblPr>
              <w:tblW w:w="489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36"/>
              <w:gridCol w:w="1156"/>
            </w:tblGrid>
            <w:tr w:rsidR="002445AC" w:rsidRPr="00702EE3" w14:paraId="41CDCD88" w14:textId="77777777" w:rsidTr="001364CF">
              <w:trPr>
                <w:trHeight w:val="288"/>
                <w:jc w:val="center"/>
              </w:trPr>
              <w:tc>
                <w:tcPr>
                  <w:tcW w:w="4311" w:type="pct"/>
                  <w:tcBorders>
                    <w:top w:val="single" w:sz="12" w:space="0" w:color="auto"/>
                    <w:left w:val="single" w:sz="12" w:space="0" w:color="auto"/>
                    <w:bottom w:val="single" w:sz="12" w:space="0" w:color="auto"/>
                    <w:right w:val="single" w:sz="12" w:space="0" w:color="auto"/>
                  </w:tcBorders>
                  <w:vAlign w:val="center"/>
                </w:tcPr>
                <w:p w14:paraId="2B6BC539" w14:textId="74C5C594" w:rsidR="002445AC" w:rsidRPr="00702EE3" w:rsidRDefault="002445AC" w:rsidP="002445AC">
                  <w:pPr>
                    <w:ind w:right="15"/>
                    <w:rPr>
                      <w:rFonts w:ascii="Arial" w:hAnsi="Arial" w:cs="Arial"/>
                      <w:b/>
                      <w:sz w:val="20"/>
                      <w:szCs w:val="20"/>
                      <w:lang w:val="it-IT"/>
                    </w:rPr>
                  </w:pPr>
                  <w:r w:rsidRPr="00702EE3">
                    <w:rPr>
                      <w:rFonts w:ascii="Arial" w:hAnsi="Arial" w:cs="Arial"/>
                      <w:b/>
                      <w:sz w:val="20"/>
                      <w:szCs w:val="20"/>
                      <w:lang w:val="it-IT"/>
                    </w:rPr>
                    <w:t>I</w:t>
                  </w:r>
                  <w:r w:rsidR="000864D2" w:rsidRPr="00702EE3">
                    <w:rPr>
                      <w:rFonts w:ascii="Arial" w:hAnsi="Arial" w:cs="Arial"/>
                      <w:b/>
                      <w:sz w:val="20"/>
                      <w:szCs w:val="20"/>
                      <w:lang w:val="it-IT"/>
                    </w:rPr>
                    <w:t>4</w:t>
                  </w:r>
                  <w:r w:rsidRPr="00702EE3">
                    <w:rPr>
                      <w:rFonts w:ascii="Arial" w:hAnsi="Arial" w:cs="Arial"/>
                      <w:b/>
                      <w:sz w:val="20"/>
                      <w:szCs w:val="20"/>
                      <w:lang w:val="it-IT"/>
                    </w:rPr>
                    <w:t>. Capacitatea societatii de a manageria proiectul, experienta in derularea afacerilor</w:t>
                  </w:r>
                </w:p>
              </w:tc>
              <w:tc>
                <w:tcPr>
                  <w:tcW w:w="689" w:type="pct"/>
                  <w:tcBorders>
                    <w:top w:val="single" w:sz="12" w:space="0" w:color="auto"/>
                    <w:left w:val="single" w:sz="12" w:space="0" w:color="auto"/>
                    <w:bottom w:val="single" w:sz="12" w:space="0" w:color="auto"/>
                    <w:right w:val="single" w:sz="12" w:space="0" w:color="auto"/>
                  </w:tcBorders>
                  <w:vAlign w:val="center"/>
                </w:tcPr>
                <w:p w14:paraId="6079F58B" w14:textId="77777777" w:rsidR="002445AC" w:rsidRPr="00702EE3" w:rsidRDefault="002445AC" w:rsidP="002445AC">
                  <w:pPr>
                    <w:ind w:right="15"/>
                    <w:jc w:val="center"/>
                    <w:rPr>
                      <w:rFonts w:ascii="Arial" w:hAnsi="Arial" w:cs="Arial"/>
                      <w:b/>
                      <w:sz w:val="20"/>
                      <w:szCs w:val="20"/>
                    </w:rPr>
                  </w:pPr>
                  <w:r w:rsidRPr="00702EE3">
                    <w:rPr>
                      <w:rFonts w:ascii="Arial" w:hAnsi="Arial" w:cs="Arial"/>
                      <w:b/>
                      <w:sz w:val="20"/>
                      <w:szCs w:val="20"/>
                    </w:rPr>
                    <w:t>Punctaj</w:t>
                  </w:r>
                </w:p>
              </w:tc>
            </w:tr>
            <w:tr w:rsidR="002445AC" w:rsidRPr="00702EE3" w14:paraId="0D311A00" w14:textId="77777777" w:rsidTr="001364CF">
              <w:trPr>
                <w:trHeight w:val="611"/>
                <w:jc w:val="center"/>
              </w:trPr>
              <w:tc>
                <w:tcPr>
                  <w:tcW w:w="4311" w:type="pct"/>
                  <w:tcBorders>
                    <w:top w:val="single" w:sz="12" w:space="0" w:color="auto"/>
                    <w:left w:val="single" w:sz="12" w:space="0" w:color="auto"/>
                    <w:right w:val="single" w:sz="12" w:space="0" w:color="auto"/>
                  </w:tcBorders>
                  <w:vAlign w:val="center"/>
                </w:tcPr>
                <w:p w14:paraId="0F52B3CD" w14:textId="39D8C7C7" w:rsidR="002445AC" w:rsidRPr="00702EE3" w:rsidRDefault="002445AC" w:rsidP="002445AC">
                  <w:pPr>
                    <w:numPr>
                      <w:ilvl w:val="0"/>
                      <w:numId w:val="27"/>
                    </w:numPr>
                    <w:ind w:right="15"/>
                    <w:contextualSpacing/>
                    <w:rPr>
                      <w:rFonts w:ascii="Arial" w:hAnsi="Arial" w:cs="Arial"/>
                      <w:b/>
                      <w:sz w:val="20"/>
                      <w:szCs w:val="20"/>
                      <w:lang w:val="it-IT"/>
                    </w:rPr>
                  </w:pPr>
                  <w:r w:rsidRPr="00702EE3">
                    <w:rPr>
                      <w:rFonts w:ascii="Arial" w:hAnsi="Arial" w:cs="Arial"/>
                      <w:b/>
                      <w:sz w:val="20"/>
                      <w:szCs w:val="20"/>
                      <w:lang w:val="it-IT"/>
                    </w:rPr>
                    <w:t xml:space="preserve">Firmă nouă sau fără activitate </w:t>
                  </w:r>
                </w:p>
              </w:tc>
              <w:tc>
                <w:tcPr>
                  <w:tcW w:w="689" w:type="pct"/>
                  <w:tcBorders>
                    <w:top w:val="single" w:sz="12" w:space="0" w:color="auto"/>
                    <w:left w:val="single" w:sz="12" w:space="0" w:color="auto"/>
                    <w:right w:val="single" w:sz="12" w:space="0" w:color="auto"/>
                  </w:tcBorders>
                  <w:vAlign w:val="center"/>
                </w:tcPr>
                <w:p w14:paraId="72C86755" w14:textId="77777777" w:rsidR="002445AC" w:rsidRPr="00702EE3" w:rsidRDefault="002445AC" w:rsidP="002445AC">
                  <w:pPr>
                    <w:ind w:right="15"/>
                    <w:jc w:val="center"/>
                    <w:rPr>
                      <w:rFonts w:ascii="Arial" w:hAnsi="Arial" w:cs="Arial"/>
                      <w:b/>
                      <w:sz w:val="20"/>
                      <w:szCs w:val="20"/>
                    </w:rPr>
                  </w:pPr>
                  <w:r w:rsidRPr="00702EE3">
                    <w:rPr>
                      <w:rFonts w:ascii="Arial" w:hAnsi="Arial" w:cs="Arial"/>
                      <w:b/>
                      <w:sz w:val="20"/>
                      <w:szCs w:val="20"/>
                    </w:rPr>
                    <w:t>5</w:t>
                  </w:r>
                </w:p>
              </w:tc>
            </w:tr>
            <w:tr w:rsidR="002445AC" w:rsidRPr="00702EE3" w14:paraId="06FDEFC9" w14:textId="77777777" w:rsidTr="001364CF">
              <w:trPr>
                <w:trHeight w:val="1052"/>
                <w:jc w:val="center"/>
              </w:trPr>
              <w:tc>
                <w:tcPr>
                  <w:tcW w:w="4311" w:type="pct"/>
                  <w:tcBorders>
                    <w:left w:val="single" w:sz="12" w:space="0" w:color="auto"/>
                    <w:right w:val="single" w:sz="12" w:space="0" w:color="auto"/>
                  </w:tcBorders>
                  <w:vAlign w:val="center"/>
                </w:tcPr>
                <w:p w14:paraId="2FBF17B1" w14:textId="6239A318" w:rsidR="002445AC" w:rsidRPr="00702EE3" w:rsidRDefault="002445AC" w:rsidP="002445AC">
                  <w:pPr>
                    <w:numPr>
                      <w:ilvl w:val="0"/>
                      <w:numId w:val="28"/>
                    </w:numPr>
                    <w:ind w:right="15"/>
                    <w:contextualSpacing/>
                    <w:rPr>
                      <w:rFonts w:ascii="Arial" w:hAnsi="Arial" w:cs="Arial"/>
                      <w:b/>
                      <w:sz w:val="20"/>
                      <w:szCs w:val="20"/>
                      <w:lang w:val="it-IT"/>
                    </w:rPr>
                  </w:pPr>
                  <w:r w:rsidRPr="00702EE3">
                    <w:rPr>
                      <w:rFonts w:ascii="Arial" w:hAnsi="Arial" w:cs="Arial"/>
                      <w:b/>
                      <w:sz w:val="20"/>
                      <w:szCs w:val="20"/>
                      <w:lang w:val="it-IT"/>
                    </w:rPr>
                    <w:t>Firmă cu experiență dar care nu a participat la alt proiect european sau nu a obținut asistență financiară nerambursabilă din partea altui instrument financiar</w:t>
                  </w:r>
                </w:p>
              </w:tc>
              <w:tc>
                <w:tcPr>
                  <w:tcW w:w="689" w:type="pct"/>
                  <w:tcBorders>
                    <w:left w:val="single" w:sz="12" w:space="0" w:color="auto"/>
                    <w:right w:val="single" w:sz="12" w:space="0" w:color="auto"/>
                  </w:tcBorders>
                  <w:vAlign w:val="center"/>
                </w:tcPr>
                <w:p w14:paraId="50FCA2CA" w14:textId="77777777" w:rsidR="002445AC" w:rsidRPr="00702EE3" w:rsidRDefault="002445AC" w:rsidP="002445AC">
                  <w:pPr>
                    <w:ind w:right="15"/>
                    <w:jc w:val="center"/>
                    <w:rPr>
                      <w:rFonts w:ascii="Arial" w:hAnsi="Arial" w:cs="Arial"/>
                      <w:b/>
                      <w:sz w:val="20"/>
                      <w:szCs w:val="20"/>
                    </w:rPr>
                  </w:pPr>
                  <w:r w:rsidRPr="00702EE3">
                    <w:rPr>
                      <w:rFonts w:ascii="Arial" w:hAnsi="Arial" w:cs="Arial"/>
                      <w:b/>
                      <w:sz w:val="20"/>
                      <w:szCs w:val="20"/>
                    </w:rPr>
                    <w:t>4</w:t>
                  </w:r>
                </w:p>
              </w:tc>
            </w:tr>
            <w:tr w:rsidR="002445AC" w:rsidRPr="00702EE3" w14:paraId="5A43282A" w14:textId="77777777" w:rsidTr="001364CF">
              <w:trPr>
                <w:trHeight w:val="966"/>
                <w:jc w:val="center"/>
              </w:trPr>
              <w:tc>
                <w:tcPr>
                  <w:tcW w:w="4311" w:type="pct"/>
                  <w:tcBorders>
                    <w:left w:val="single" w:sz="12" w:space="0" w:color="auto"/>
                    <w:right w:val="single" w:sz="12" w:space="0" w:color="auto"/>
                  </w:tcBorders>
                  <w:vAlign w:val="center"/>
                </w:tcPr>
                <w:p w14:paraId="56E4A1AC" w14:textId="4F7BA514" w:rsidR="002445AC" w:rsidRPr="00702EE3" w:rsidRDefault="002445AC" w:rsidP="002445AC">
                  <w:pPr>
                    <w:numPr>
                      <w:ilvl w:val="0"/>
                      <w:numId w:val="29"/>
                    </w:numPr>
                    <w:ind w:right="15"/>
                    <w:contextualSpacing/>
                    <w:rPr>
                      <w:rFonts w:ascii="Arial" w:hAnsi="Arial" w:cs="Arial"/>
                      <w:b/>
                      <w:sz w:val="20"/>
                      <w:szCs w:val="20"/>
                      <w:lang w:val="it-IT"/>
                    </w:rPr>
                  </w:pPr>
                  <w:r w:rsidRPr="00702EE3">
                    <w:rPr>
                      <w:rFonts w:ascii="Arial" w:hAnsi="Arial" w:cs="Arial"/>
                      <w:b/>
                      <w:sz w:val="20"/>
                      <w:szCs w:val="20"/>
                      <w:lang w:val="it-IT"/>
                    </w:rPr>
                    <w:t>Firmă cu experiență care a finalizat un proiect european sau a obtinut asistență financiară nerambursabilă din partea altui instrument financiar</w:t>
                  </w:r>
                </w:p>
              </w:tc>
              <w:tc>
                <w:tcPr>
                  <w:tcW w:w="689" w:type="pct"/>
                  <w:tcBorders>
                    <w:left w:val="single" w:sz="12" w:space="0" w:color="auto"/>
                    <w:right w:val="single" w:sz="12" w:space="0" w:color="auto"/>
                  </w:tcBorders>
                  <w:vAlign w:val="center"/>
                </w:tcPr>
                <w:p w14:paraId="1C1B3168" w14:textId="77777777" w:rsidR="002445AC" w:rsidRPr="00702EE3" w:rsidRDefault="002445AC" w:rsidP="002445AC">
                  <w:pPr>
                    <w:ind w:right="15"/>
                    <w:jc w:val="center"/>
                    <w:rPr>
                      <w:rFonts w:ascii="Arial" w:hAnsi="Arial" w:cs="Arial"/>
                      <w:b/>
                      <w:sz w:val="20"/>
                      <w:szCs w:val="20"/>
                    </w:rPr>
                  </w:pPr>
                  <w:r w:rsidRPr="00702EE3">
                    <w:rPr>
                      <w:rFonts w:ascii="Arial" w:hAnsi="Arial" w:cs="Arial"/>
                      <w:b/>
                      <w:sz w:val="20"/>
                      <w:szCs w:val="20"/>
                    </w:rPr>
                    <w:t>3</w:t>
                  </w:r>
                </w:p>
              </w:tc>
            </w:tr>
          </w:tbl>
          <w:p w14:paraId="5D68B4BD" w14:textId="77777777" w:rsidR="002445AC" w:rsidRPr="00702EE3" w:rsidRDefault="002445AC" w:rsidP="002445AC">
            <w:pPr>
              <w:pStyle w:val="BodyText3"/>
              <w:ind w:right="15"/>
              <w:rPr>
                <w:rFonts w:asciiTheme="minorHAnsi" w:hAnsiTheme="minorHAnsi" w:cstheme="minorHAnsi"/>
                <w:b w:val="0"/>
                <w:iCs/>
                <w:sz w:val="22"/>
                <w:szCs w:val="22"/>
                <w:lang w:val="ro-RO"/>
              </w:rPr>
            </w:pPr>
          </w:p>
        </w:tc>
      </w:tr>
      <w:tr w:rsidR="0032298D" w:rsidRPr="00702EE3" w14:paraId="784B65C9" w14:textId="77777777" w:rsidTr="0032298D">
        <w:trPr>
          <w:gridBefore w:val="1"/>
          <w:gridAfter w:val="2"/>
          <w:wBefore w:w="90" w:type="dxa"/>
          <w:wAfter w:w="5760" w:type="dxa"/>
          <w:trHeight w:val="2724"/>
        </w:trPr>
        <w:tc>
          <w:tcPr>
            <w:tcW w:w="8820" w:type="dxa"/>
            <w:gridSpan w:val="11"/>
            <w:tcBorders>
              <w:left w:val="nil"/>
              <w:bottom w:val="single" w:sz="4" w:space="0" w:color="auto"/>
              <w:right w:val="nil"/>
            </w:tcBorders>
          </w:tcPr>
          <w:p w14:paraId="0F0D2BB3" w14:textId="77777777" w:rsidR="0032298D" w:rsidRPr="00702EE3" w:rsidRDefault="0032298D" w:rsidP="002445AC">
            <w:pPr>
              <w:pStyle w:val="BodyText3"/>
              <w:ind w:right="15"/>
              <w:rPr>
                <w:rFonts w:asciiTheme="minorHAnsi" w:hAnsiTheme="minorHAnsi" w:cstheme="minorHAnsi"/>
                <w:b w:val="0"/>
                <w:iCs/>
                <w:sz w:val="22"/>
                <w:szCs w:val="22"/>
                <w:lang w:val="ro-RO"/>
              </w:rPr>
            </w:pPr>
          </w:p>
          <w:p w14:paraId="4D55B90D" w14:textId="77777777" w:rsidR="0032298D" w:rsidRPr="00702EE3" w:rsidRDefault="0032298D" w:rsidP="002445AC">
            <w:pPr>
              <w:pStyle w:val="BodyText3"/>
              <w:ind w:right="15"/>
              <w:rPr>
                <w:rFonts w:asciiTheme="minorHAnsi" w:hAnsiTheme="minorHAnsi" w:cstheme="minorHAnsi"/>
                <w:b w:val="0"/>
                <w:iCs/>
                <w:sz w:val="22"/>
                <w:szCs w:val="22"/>
                <w:lang w:val="ro-RO"/>
              </w:rPr>
            </w:pPr>
          </w:p>
          <w:p w14:paraId="0BA64304" w14:textId="77777777" w:rsidR="0032298D" w:rsidRPr="00702EE3" w:rsidRDefault="0032298D" w:rsidP="002445AC">
            <w:pPr>
              <w:pStyle w:val="BodyText3"/>
              <w:ind w:right="15"/>
              <w:rPr>
                <w:rFonts w:asciiTheme="minorHAnsi" w:hAnsiTheme="minorHAnsi" w:cstheme="minorHAnsi"/>
                <w:b w:val="0"/>
                <w:iCs/>
                <w:sz w:val="22"/>
                <w:szCs w:val="22"/>
                <w:lang w:val="ro-RO"/>
              </w:rPr>
            </w:pPr>
          </w:p>
          <w:p w14:paraId="30AF101E" w14:textId="77777777" w:rsidR="0032298D" w:rsidRPr="00702EE3" w:rsidRDefault="0032298D" w:rsidP="002445AC">
            <w:pPr>
              <w:pStyle w:val="BodyText3"/>
              <w:ind w:right="15"/>
              <w:rPr>
                <w:rFonts w:asciiTheme="minorHAnsi" w:hAnsiTheme="minorHAnsi" w:cstheme="minorHAnsi"/>
                <w:b w:val="0"/>
                <w:iCs/>
                <w:sz w:val="22"/>
                <w:szCs w:val="22"/>
                <w:lang w:val="ro-RO"/>
              </w:rPr>
            </w:pPr>
          </w:p>
          <w:p w14:paraId="09B42479" w14:textId="77777777" w:rsidR="0032298D" w:rsidRPr="00702EE3" w:rsidRDefault="0032298D" w:rsidP="002445AC">
            <w:pPr>
              <w:pStyle w:val="BodyText3"/>
              <w:ind w:right="15"/>
              <w:rPr>
                <w:rFonts w:asciiTheme="minorHAnsi" w:hAnsiTheme="minorHAnsi" w:cstheme="minorHAnsi"/>
                <w:b w:val="0"/>
                <w:iCs/>
                <w:sz w:val="22"/>
                <w:szCs w:val="22"/>
                <w:lang w:val="ro-RO"/>
              </w:rPr>
            </w:pPr>
          </w:p>
          <w:p w14:paraId="3B18E9FD" w14:textId="77777777" w:rsidR="0032298D" w:rsidRPr="00702EE3" w:rsidRDefault="0032298D" w:rsidP="002445AC">
            <w:pPr>
              <w:pStyle w:val="BodyText3"/>
              <w:ind w:right="15"/>
              <w:rPr>
                <w:rFonts w:asciiTheme="minorHAnsi" w:hAnsiTheme="minorHAnsi" w:cstheme="minorHAnsi"/>
                <w:b w:val="0"/>
                <w:iCs/>
                <w:sz w:val="22"/>
                <w:szCs w:val="22"/>
                <w:lang w:val="ro-RO"/>
              </w:rPr>
            </w:pPr>
          </w:p>
          <w:p w14:paraId="7B91EF3F" w14:textId="77777777" w:rsidR="0032298D" w:rsidRPr="00702EE3" w:rsidRDefault="0032298D" w:rsidP="002445AC">
            <w:pPr>
              <w:pStyle w:val="BodyText3"/>
              <w:ind w:right="15"/>
              <w:rPr>
                <w:rFonts w:asciiTheme="minorHAnsi" w:hAnsiTheme="minorHAnsi" w:cstheme="minorHAnsi"/>
                <w:b w:val="0"/>
                <w:iCs/>
                <w:sz w:val="22"/>
                <w:szCs w:val="22"/>
                <w:lang w:val="ro-RO"/>
              </w:rPr>
            </w:pPr>
          </w:p>
          <w:p w14:paraId="47F9E139" w14:textId="77777777" w:rsidR="0032298D" w:rsidRPr="00702EE3" w:rsidRDefault="0032298D" w:rsidP="002445AC">
            <w:pPr>
              <w:pStyle w:val="BodyText3"/>
              <w:ind w:right="15"/>
              <w:rPr>
                <w:rFonts w:asciiTheme="minorHAnsi" w:hAnsiTheme="minorHAnsi" w:cstheme="minorHAnsi"/>
                <w:b w:val="0"/>
                <w:iCs/>
                <w:sz w:val="22"/>
                <w:szCs w:val="22"/>
                <w:lang w:val="ro-RO"/>
              </w:rPr>
            </w:pPr>
          </w:p>
          <w:p w14:paraId="3B4E9E34" w14:textId="77777777" w:rsidR="0032298D" w:rsidRPr="00702EE3" w:rsidRDefault="0032298D" w:rsidP="002445AC">
            <w:pPr>
              <w:pStyle w:val="BodyText3"/>
              <w:ind w:right="15"/>
              <w:rPr>
                <w:rFonts w:asciiTheme="minorHAnsi" w:hAnsiTheme="minorHAnsi" w:cstheme="minorHAnsi"/>
                <w:b w:val="0"/>
                <w:iCs/>
                <w:sz w:val="22"/>
                <w:szCs w:val="22"/>
                <w:lang w:val="ro-RO"/>
              </w:rPr>
            </w:pPr>
          </w:p>
          <w:p w14:paraId="2948AE69" w14:textId="77777777" w:rsidR="0032298D" w:rsidRPr="00702EE3" w:rsidRDefault="0032298D" w:rsidP="002445AC">
            <w:pPr>
              <w:pStyle w:val="BodyText3"/>
              <w:ind w:right="15"/>
              <w:rPr>
                <w:rFonts w:asciiTheme="minorHAnsi" w:hAnsiTheme="minorHAnsi" w:cstheme="minorHAnsi"/>
                <w:b w:val="0"/>
                <w:iCs/>
                <w:sz w:val="22"/>
                <w:szCs w:val="22"/>
                <w:lang w:val="ro-RO"/>
              </w:rPr>
            </w:pPr>
          </w:p>
          <w:p w14:paraId="536B005A" w14:textId="77777777" w:rsidR="0032298D" w:rsidRPr="00702EE3" w:rsidRDefault="0032298D" w:rsidP="002445AC">
            <w:pPr>
              <w:pStyle w:val="BodyText3"/>
              <w:ind w:right="15"/>
              <w:rPr>
                <w:rFonts w:asciiTheme="minorHAnsi" w:hAnsiTheme="minorHAnsi" w:cstheme="minorHAnsi"/>
                <w:b w:val="0"/>
                <w:iCs/>
                <w:sz w:val="22"/>
                <w:szCs w:val="22"/>
                <w:lang w:val="ro-RO"/>
              </w:rPr>
            </w:pPr>
          </w:p>
          <w:p w14:paraId="5909220C" w14:textId="77777777" w:rsidR="0032298D" w:rsidRPr="00702EE3" w:rsidRDefault="0032298D" w:rsidP="002445AC">
            <w:pPr>
              <w:pStyle w:val="BodyText3"/>
              <w:ind w:right="15"/>
              <w:rPr>
                <w:rFonts w:asciiTheme="minorHAnsi" w:hAnsiTheme="minorHAnsi" w:cstheme="minorHAnsi"/>
                <w:b w:val="0"/>
                <w:iCs/>
                <w:sz w:val="22"/>
                <w:szCs w:val="22"/>
                <w:lang w:val="ro-RO"/>
              </w:rPr>
            </w:pPr>
          </w:p>
          <w:p w14:paraId="455D02BD" w14:textId="77777777" w:rsidR="0032298D" w:rsidRPr="00702EE3" w:rsidRDefault="0032298D" w:rsidP="002445AC">
            <w:pPr>
              <w:pStyle w:val="BodyText3"/>
              <w:ind w:right="15"/>
              <w:rPr>
                <w:rFonts w:asciiTheme="minorHAnsi" w:hAnsiTheme="minorHAnsi" w:cstheme="minorHAnsi"/>
                <w:b w:val="0"/>
                <w:iCs/>
                <w:sz w:val="22"/>
                <w:szCs w:val="22"/>
                <w:lang w:val="ro-RO"/>
              </w:rPr>
            </w:pPr>
          </w:p>
          <w:p w14:paraId="649D422B" w14:textId="77777777" w:rsidR="0032298D" w:rsidRPr="00702EE3" w:rsidRDefault="0032298D" w:rsidP="002445AC">
            <w:pPr>
              <w:pStyle w:val="BodyText3"/>
              <w:ind w:right="15"/>
              <w:rPr>
                <w:rFonts w:asciiTheme="minorHAnsi" w:hAnsiTheme="minorHAnsi" w:cstheme="minorHAnsi"/>
                <w:b w:val="0"/>
                <w:iCs/>
                <w:sz w:val="22"/>
                <w:szCs w:val="22"/>
                <w:lang w:val="ro-RO"/>
              </w:rPr>
            </w:pPr>
          </w:p>
          <w:p w14:paraId="6EA2281F" w14:textId="77777777" w:rsidR="0032298D" w:rsidRPr="00702EE3" w:rsidRDefault="0032298D" w:rsidP="002445AC">
            <w:pPr>
              <w:pStyle w:val="BodyText3"/>
              <w:ind w:right="15"/>
              <w:rPr>
                <w:rFonts w:asciiTheme="minorHAnsi" w:hAnsiTheme="minorHAnsi" w:cstheme="minorHAnsi"/>
                <w:b w:val="0"/>
                <w:iCs/>
                <w:sz w:val="22"/>
                <w:szCs w:val="22"/>
                <w:lang w:val="ro-RO"/>
              </w:rPr>
            </w:pPr>
          </w:p>
          <w:p w14:paraId="679AB53F" w14:textId="77777777" w:rsidR="0032298D" w:rsidRPr="00702EE3" w:rsidRDefault="0032298D" w:rsidP="002445AC">
            <w:pPr>
              <w:pStyle w:val="BodyText3"/>
              <w:ind w:right="15"/>
              <w:rPr>
                <w:rFonts w:asciiTheme="minorHAnsi" w:hAnsiTheme="minorHAnsi" w:cstheme="minorHAnsi"/>
                <w:b w:val="0"/>
                <w:iCs/>
                <w:sz w:val="22"/>
                <w:szCs w:val="22"/>
                <w:lang w:val="ro-RO"/>
              </w:rPr>
            </w:pPr>
          </w:p>
          <w:p w14:paraId="20CAFD81" w14:textId="77777777" w:rsidR="0032298D" w:rsidRPr="00702EE3" w:rsidRDefault="0032298D" w:rsidP="002445AC">
            <w:pPr>
              <w:pStyle w:val="BodyText3"/>
              <w:ind w:right="15"/>
              <w:rPr>
                <w:rFonts w:asciiTheme="minorHAnsi" w:hAnsiTheme="minorHAnsi" w:cstheme="minorHAnsi"/>
                <w:b w:val="0"/>
                <w:iCs/>
                <w:sz w:val="22"/>
                <w:szCs w:val="22"/>
                <w:lang w:val="ro-RO"/>
              </w:rPr>
            </w:pPr>
          </w:p>
          <w:p w14:paraId="12163066" w14:textId="2874B831" w:rsidR="0032298D" w:rsidRPr="00702EE3" w:rsidRDefault="0032298D" w:rsidP="002445AC">
            <w:pPr>
              <w:pStyle w:val="BodyText3"/>
              <w:ind w:right="15"/>
              <w:rPr>
                <w:rFonts w:asciiTheme="minorHAnsi" w:hAnsiTheme="minorHAnsi" w:cstheme="minorHAnsi"/>
                <w:b w:val="0"/>
                <w:iCs/>
                <w:sz w:val="22"/>
                <w:szCs w:val="22"/>
                <w:lang w:val="ro-RO"/>
              </w:rPr>
            </w:pPr>
          </w:p>
        </w:tc>
      </w:tr>
      <w:tr w:rsidR="0032298D" w:rsidRPr="00702EE3" w14:paraId="17B8B616" w14:textId="77777777" w:rsidTr="0032298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60"/>
        </w:trPr>
        <w:tc>
          <w:tcPr>
            <w:tcW w:w="14670" w:type="dxa"/>
            <w:gridSpan w:val="14"/>
            <w:tcBorders>
              <w:top w:val="nil"/>
              <w:left w:val="nil"/>
              <w:bottom w:val="nil"/>
              <w:right w:val="nil"/>
            </w:tcBorders>
            <w:shd w:val="clear" w:color="000000" w:fill="008080"/>
            <w:noWrap/>
            <w:vAlign w:val="center"/>
            <w:hideMark/>
          </w:tcPr>
          <w:p w14:paraId="67BEA479" w14:textId="77777777" w:rsidR="0032298D" w:rsidRPr="00702EE3" w:rsidRDefault="0032298D">
            <w:pPr>
              <w:jc w:val="center"/>
              <w:rPr>
                <w:rFonts w:ascii="Arial" w:hAnsi="Arial" w:cs="Arial"/>
                <w:b/>
                <w:bCs/>
                <w:color w:val="FFFFFF"/>
                <w:sz w:val="28"/>
                <w:szCs w:val="28"/>
              </w:rPr>
            </w:pPr>
            <w:r w:rsidRPr="00702EE3">
              <w:rPr>
                <w:rFonts w:ascii="Arial" w:hAnsi="Arial" w:cs="Arial"/>
                <w:b/>
                <w:bCs/>
                <w:color w:val="FFFFFF"/>
                <w:sz w:val="28"/>
                <w:szCs w:val="28"/>
              </w:rPr>
              <w:t>Anexa INDICATORI DE MONITORIZARE</w:t>
            </w:r>
          </w:p>
        </w:tc>
      </w:tr>
      <w:tr w:rsidR="0032298D" w:rsidRPr="00702EE3" w14:paraId="1BA86E2D" w14:textId="77777777" w:rsidTr="0032298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60"/>
        </w:trPr>
        <w:tc>
          <w:tcPr>
            <w:tcW w:w="14670" w:type="dxa"/>
            <w:gridSpan w:val="14"/>
            <w:tcBorders>
              <w:top w:val="nil"/>
              <w:left w:val="nil"/>
              <w:bottom w:val="single" w:sz="8" w:space="0" w:color="auto"/>
              <w:right w:val="nil"/>
            </w:tcBorders>
            <w:shd w:val="clear" w:color="auto" w:fill="auto"/>
            <w:noWrap/>
            <w:vAlign w:val="center"/>
            <w:hideMark/>
          </w:tcPr>
          <w:p w14:paraId="242E34B3" w14:textId="77777777" w:rsidR="0032298D" w:rsidRPr="00702EE3" w:rsidRDefault="0032298D">
            <w:pPr>
              <w:jc w:val="center"/>
              <w:rPr>
                <w:rFonts w:ascii="Arial" w:hAnsi="Arial" w:cs="Arial"/>
                <w:sz w:val="28"/>
                <w:szCs w:val="28"/>
              </w:rPr>
            </w:pPr>
            <w:r w:rsidRPr="00702EE3">
              <w:rPr>
                <w:rFonts w:ascii="Arial" w:hAnsi="Arial" w:cs="Arial"/>
                <w:sz w:val="28"/>
                <w:szCs w:val="28"/>
              </w:rPr>
              <w:t> </w:t>
            </w:r>
          </w:p>
        </w:tc>
      </w:tr>
      <w:tr w:rsidR="0032298D" w:rsidRPr="00702EE3" w14:paraId="7A6AADCC" w14:textId="77777777" w:rsidTr="0032298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870"/>
        </w:trPr>
        <w:tc>
          <w:tcPr>
            <w:tcW w:w="14670" w:type="dxa"/>
            <w:gridSpan w:val="14"/>
            <w:tcBorders>
              <w:top w:val="single" w:sz="8" w:space="0" w:color="auto"/>
              <w:left w:val="single" w:sz="8" w:space="0" w:color="auto"/>
              <w:bottom w:val="nil"/>
              <w:right w:val="single" w:sz="8" w:space="0" w:color="000000"/>
            </w:tcBorders>
            <w:shd w:val="clear" w:color="000000" w:fill="008080"/>
            <w:vAlign w:val="center"/>
            <w:hideMark/>
          </w:tcPr>
          <w:p w14:paraId="27978233" w14:textId="77777777" w:rsidR="0032298D" w:rsidRPr="00702EE3" w:rsidRDefault="0032298D">
            <w:pPr>
              <w:jc w:val="center"/>
              <w:rPr>
                <w:rFonts w:ascii="Arial" w:hAnsi="Arial" w:cs="Arial"/>
                <w:b/>
                <w:bCs/>
                <w:color w:val="FFFFFF"/>
                <w:sz w:val="28"/>
                <w:szCs w:val="28"/>
              </w:rPr>
            </w:pPr>
            <w:r w:rsidRPr="00702EE3">
              <w:rPr>
                <w:rFonts w:ascii="Arial" w:hAnsi="Arial" w:cs="Arial"/>
                <w:b/>
                <w:bCs/>
                <w:color w:val="FFFFFF"/>
                <w:sz w:val="28"/>
                <w:szCs w:val="28"/>
              </w:rPr>
              <w:t xml:space="preserve">Masura 4 - Investiţii în active fizice  </w:t>
            </w:r>
            <w:r w:rsidRPr="00702EE3">
              <w:rPr>
                <w:rFonts w:ascii="Arial" w:hAnsi="Arial" w:cs="Arial"/>
                <w:b/>
                <w:bCs/>
                <w:color w:val="FFFFFF"/>
                <w:sz w:val="28"/>
                <w:szCs w:val="28"/>
              </w:rPr>
              <w:br/>
              <w:t xml:space="preserve">Submăsura 4.1 - Investiţii în exploataţii agricole - </w:t>
            </w:r>
            <w:r w:rsidRPr="00702EE3">
              <w:rPr>
                <w:rFonts w:ascii="Arial" w:hAnsi="Arial" w:cs="Arial"/>
                <w:b/>
                <w:bCs/>
                <w:color w:val="FFFF00"/>
                <w:sz w:val="28"/>
                <w:szCs w:val="28"/>
              </w:rPr>
              <w:t>Sesiunea 2024</w:t>
            </w:r>
          </w:p>
        </w:tc>
      </w:tr>
      <w:tr w:rsidR="0032298D" w:rsidRPr="00702EE3" w14:paraId="26C0F8B8" w14:textId="77777777" w:rsidTr="0032298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75"/>
        </w:trPr>
        <w:tc>
          <w:tcPr>
            <w:tcW w:w="12711" w:type="dxa"/>
            <w:gridSpan w:val="13"/>
            <w:tcBorders>
              <w:top w:val="single" w:sz="8" w:space="0" w:color="auto"/>
              <w:left w:val="single" w:sz="8" w:space="0" w:color="auto"/>
              <w:bottom w:val="single" w:sz="4" w:space="0" w:color="auto"/>
              <w:right w:val="single" w:sz="8" w:space="0" w:color="000000"/>
            </w:tcBorders>
            <w:shd w:val="clear" w:color="auto" w:fill="auto"/>
            <w:vAlign w:val="center"/>
            <w:hideMark/>
          </w:tcPr>
          <w:p w14:paraId="699A720E" w14:textId="77777777" w:rsidR="0032298D" w:rsidRPr="00702EE3" w:rsidRDefault="0032298D">
            <w:pPr>
              <w:rPr>
                <w:rFonts w:ascii="Arial" w:hAnsi="Arial" w:cs="Arial"/>
                <w:b/>
                <w:bCs/>
                <w:sz w:val="22"/>
                <w:szCs w:val="22"/>
              </w:rPr>
            </w:pPr>
            <w:r w:rsidRPr="00702EE3">
              <w:rPr>
                <w:rFonts w:ascii="Arial" w:hAnsi="Arial" w:cs="Arial"/>
                <w:b/>
                <w:bCs/>
                <w:sz w:val="22"/>
                <w:szCs w:val="22"/>
              </w:rPr>
              <w:t xml:space="preserve">1. Cod RO </w:t>
            </w:r>
          </w:p>
        </w:tc>
        <w:tc>
          <w:tcPr>
            <w:tcW w:w="1959" w:type="dxa"/>
            <w:tcBorders>
              <w:top w:val="single" w:sz="8" w:space="0" w:color="auto"/>
              <w:left w:val="nil"/>
              <w:bottom w:val="single" w:sz="4" w:space="0" w:color="auto"/>
              <w:right w:val="single" w:sz="8" w:space="0" w:color="auto"/>
            </w:tcBorders>
            <w:shd w:val="clear" w:color="000000" w:fill="CCFFFF"/>
            <w:vAlign w:val="center"/>
            <w:hideMark/>
          </w:tcPr>
          <w:p w14:paraId="6516622B" w14:textId="77777777" w:rsidR="0032298D" w:rsidRPr="00702EE3" w:rsidRDefault="0032298D">
            <w:pPr>
              <w:jc w:val="center"/>
              <w:rPr>
                <w:rFonts w:ascii="Arial" w:hAnsi="Arial" w:cs="Arial"/>
                <w:sz w:val="22"/>
                <w:szCs w:val="22"/>
              </w:rPr>
            </w:pPr>
            <w:r w:rsidRPr="00702EE3">
              <w:rPr>
                <w:rFonts w:ascii="Arial" w:hAnsi="Arial" w:cs="Arial"/>
                <w:sz w:val="22"/>
                <w:szCs w:val="22"/>
              </w:rPr>
              <w:t> </w:t>
            </w:r>
          </w:p>
        </w:tc>
      </w:tr>
      <w:tr w:rsidR="0032298D" w:rsidRPr="00702EE3" w14:paraId="43146B04" w14:textId="77777777" w:rsidTr="0032298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75"/>
        </w:trPr>
        <w:tc>
          <w:tcPr>
            <w:tcW w:w="12711" w:type="dxa"/>
            <w:gridSpan w:val="13"/>
            <w:tcBorders>
              <w:top w:val="single" w:sz="8" w:space="0" w:color="auto"/>
              <w:left w:val="single" w:sz="8" w:space="0" w:color="auto"/>
              <w:bottom w:val="single" w:sz="4" w:space="0" w:color="auto"/>
              <w:right w:val="single" w:sz="8" w:space="0" w:color="000000"/>
            </w:tcBorders>
            <w:shd w:val="clear" w:color="auto" w:fill="auto"/>
            <w:vAlign w:val="center"/>
            <w:hideMark/>
          </w:tcPr>
          <w:p w14:paraId="5412704D" w14:textId="77777777" w:rsidR="0032298D" w:rsidRPr="00702EE3" w:rsidRDefault="0032298D">
            <w:pPr>
              <w:rPr>
                <w:rFonts w:ascii="Arial" w:hAnsi="Arial" w:cs="Arial"/>
                <w:b/>
                <w:bCs/>
                <w:sz w:val="22"/>
                <w:szCs w:val="22"/>
              </w:rPr>
            </w:pPr>
            <w:r w:rsidRPr="00702EE3">
              <w:rPr>
                <w:rFonts w:ascii="Arial" w:hAnsi="Arial" w:cs="Arial"/>
                <w:b/>
                <w:bCs/>
                <w:sz w:val="22"/>
                <w:szCs w:val="22"/>
              </w:rPr>
              <w:t>2. Cod CAEN</w:t>
            </w:r>
          </w:p>
        </w:tc>
        <w:tc>
          <w:tcPr>
            <w:tcW w:w="1959" w:type="dxa"/>
            <w:tcBorders>
              <w:top w:val="single" w:sz="8" w:space="0" w:color="auto"/>
              <w:left w:val="nil"/>
              <w:bottom w:val="single" w:sz="4" w:space="0" w:color="auto"/>
              <w:right w:val="single" w:sz="8" w:space="0" w:color="auto"/>
            </w:tcBorders>
            <w:shd w:val="clear" w:color="000000" w:fill="CCFFFF"/>
            <w:vAlign w:val="center"/>
            <w:hideMark/>
          </w:tcPr>
          <w:p w14:paraId="626B226C" w14:textId="77777777" w:rsidR="0032298D" w:rsidRPr="00702EE3" w:rsidRDefault="0032298D">
            <w:pPr>
              <w:jc w:val="center"/>
              <w:rPr>
                <w:rFonts w:ascii="Arial" w:hAnsi="Arial" w:cs="Arial"/>
                <w:sz w:val="22"/>
                <w:szCs w:val="22"/>
              </w:rPr>
            </w:pPr>
            <w:r w:rsidRPr="00702EE3">
              <w:rPr>
                <w:rFonts w:ascii="Arial" w:hAnsi="Arial" w:cs="Arial"/>
                <w:sz w:val="22"/>
                <w:szCs w:val="22"/>
              </w:rPr>
              <w:t> </w:t>
            </w:r>
          </w:p>
        </w:tc>
      </w:tr>
      <w:tr w:rsidR="0032298D" w:rsidRPr="00702EE3" w14:paraId="788E2B53" w14:textId="77777777" w:rsidTr="0032298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15"/>
        </w:trPr>
        <w:tc>
          <w:tcPr>
            <w:tcW w:w="3901" w:type="dxa"/>
            <w:gridSpan w:val="2"/>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14:paraId="015A53DF" w14:textId="77777777" w:rsidR="0032298D" w:rsidRPr="00702EE3" w:rsidRDefault="0032298D">
            <w:pPr>
              <w:rPr>
                <w:rFonts w:ascii="Arial" w:hAnsi="Arial" w:cs="Arial"/>
                <w:b/>
                <w:bCs/>
                <w:sz w:val="22"/>
                <w:szCs w:val="22"/>
              </w:rPr>
            </w:pPr>
            <w:r w:rsidRPr="00702EE3">
              <w:rPr>
                <w:rFonts w:ascii="Arial" w:hAnsi="Arial" w:cs="Arial"/>
                <w:b/>
                <w:bCs/>
                <w:sz w:val="22"/>
                <w:szCs w:val="22"/>
              </w:rPr>
              <w:t>3. Tipul beneficiarului</w:t>
            </w:r>
          </w:p>
        </w:tc>
        <w:tc>
          <w:tcPr>
            <w:tcW w:w="2550" w:type="dxa"/>
            <w:gridSpan w:val="8"/>
            <w:vMerge w:val="restart"/>
            <w:tcBorders>
              <w:top w:val="single" w:sz="8" w:space="0" w:color="auto"/>
              <w:left w:val="single" w:sz="8" w:space="0" w:color="auto"/>
              <w:bottom w:val="single" w:sz="8" w:space="0" w:color="000000"/>
              <w:right w:val="single" w:sz="4" w:space="0" w:color="auto"/>
            </w:tcBorders>
            <w:shd w:val="clear" w:color="auto" w:fill="auto"/>
            <w:vAlign w:val="center"/>
            <w:hideMark/>
          </w:tcPr>
          <w:p w14:paraId="01503635" w14:textId="77777777" w:rsidR="0032298D" w:rsidRPr="00702EE3" w:rsidRDefault="0032298D">
            <w:pPr>
              <w:rPr>
                <w:rFonts w:ascii="Arial" w:hAnsi="Arial" w:cs="Arial"/>
                <w:b/>
                <w:bCs/>
                <w:sz w:val="22"/>
                <w:szCs w:val="22"/>
              </w:rPr>
            </w:pPr>
            <w:r w:rsidRPr="00702EE3">
              <w:rPr>
                <w:rFonts w:ascii="Arial" w:hAnsi="Arial" w:cs="Arial"/>
                <w:b/>
                <w:bCs/>
                <w:sz w:val="22"/>
                <w:szCs w:val="22"/>
              </w:rPr>
              <w:t>Solicitanți înființați în baza OUG 44/ 2008</w:t>
            </w:r>
          </w:p>
        </w:tc>
        <w:tc>
          <w:tcPr>
            <w:tcW w:w="1952" w:type="dxa"/>
            <w:vMerge w:val="restart"/>
            <w:tcBorders>
              <w:top w:val="single" w:sz="8" w:space="0" w:color="auto"/>
              <w:left w:val="single" w:sz="4" w:space="0" w:color="auto"/>
              <w:bottom w:val="single" w:sz="4" w:space="0" w:color="auto"/>
              <w:right w:val="single" w:sz="4" w:space="0" w:color="auto"/>
            </w:tcBorders>
            <w:shd w:val="clear" w:color="auto" w:fill="auto"/>
            <w:vAlign w:val="center"/>
            <w:hideMark/>
          </w:tcPr>
          <w:p w14:paraId="7D3C3876" w14:textId="77777777" w:rsidR="0032298D" w:rsidRPr="00702EE3" w:rsidRDefault="0032298D">
            <w:pPr>
              <w:jc w:val="center"/>
              <w:rPr>
                <w:rFonts w:ascii="Arial" w:hAnsi="Arial" w:cs="Arial"/>
                <w:sz w:val="22"/>
                <w:szCs w:val="22"/>
              </w:rPr>
            </w:pPr>
            <w:r w:rsidRPr="00702EE3">
              <w:rPr>
                <w:rFonts w:ascii="Arial" w:hAnsi="Arial" w:cs="Arial"/>
                <w:sz w:val="22"/>
                <w:szCs w:val="22"/>
              </w:rPr>
              <w:t>Bărbaţi</w:t>
            </w:r>
          </w:p>
        </w:tc>
        <w:tc>
          <w:tcPr>
            <w:tcW w:w="4308" w:type="dxa"/>
            <w:gridSpan w:val="2"/>
            <w:tcBorders>
              <w:top w:val="single" w:sz="8" w:space="0" w:color="auto"/>
              <w:left w:val="nil"/>
              <w:bottom w:val="single" w:sz="4" w:space="0" w:color="auto"/>
              <w:right w:val="single" w:sz="8" w:space="0" w:color="auto"/>
            </w:tcBorders>
            <w:shd w:val="clear" w:color="auto" w:fill="auto"/>
            <w:vAlign w:val="center"/>
            <w:hideMark/>
          </w:tcPr>
          <w:p w14:paraId="0A4F0ED3" w14:textId="77777777" w:rsidR="0032298D" w:rsidRPr="00702EE3" w:rsidRDefault="0032298D">
            <w:pPr>
              <w:jc w:val="right"/>
              <w:rPr>
                <w:rFonts w:ascii="Arial" w:hAnsi="Arial" w:cs="Arial"/>
                <w:sz w:val="22"/>
                <w:szCs w:val="22"/>
              </w:rPr>
            </w:pPr>
            <w:r w:rsidRPr="00702EE3">
              <w:rPr>
                <w:rFonts w:ascii="Arial" w:hAnsi="Arial" w:cs="Arial"/>
                <w:sz w:val="22"/>
                <w:szCs w:val="22"/>
              </w:rPr>
              <w:t>vârsta ≤ 40</w:t>
            </w:r>
          </w:p>
        </w:tc>
        <w:tc>
          <w:tcPr>
            <w:tcW w:w="1959" w:type="dxa"/>
            <w:tcBorders>
              <w:top w:val="single" w:sz="8" w:space="0" w:color="auto"/>
              <w:left w:val="nil"/>
              <w:bottom w:val="single" w:sz="4" w:space="0" w:color="auto"/>
              <w:right w:val="single" w:sz="8" w:space="0" w:color="auto"/>
            </w:tcBorders>
            <w:shd w:val="clear" w:color="000000" w:fill="CCFFFF"/>
            <w:vAlign w:val="center"/>
            <w:hideMark/>
          </w:tcPr>
          <w:p w14:paraId="15F87ADD" w14:textId="77777777" w:rsidR="0032298D" w:rsidRPr="00702EE3" w:rsidRDefault="0032298D">
            <w:pPr>
              <w:jc w:val="center"/>
              <w:rPr>
                <w:rFonts w:ascii="Arial" w:hAnsi="Arial" w:cs="Arial"/>
                <w:sz w:val="22"/>
                <w:szCs w:val="22"/>
              </w:rPr>
            </w:pPr>
            <w:r w:rsidRPr="00702EE3">
              <w:rPr>
                <w:rFonts w:ascii="Arial" w:hAnsi="Arial" w:cs="Arial"/>
                <w:sz w:val="22"/>
                <w:szCs w:val="22"/>
              </w:rPr>
              <w:t> </w:t>
            </w:r>
          </w:p>
        </w:tc>
      </w:tr>
      <w:tr w:rsidR="0032298D" w:rsidRPr="00702EE3" w14:paraId="533E506B" w14:textId="77777777" w:rsidTr="0032298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00"/>
        </w:trPr>
        <w:tc>
          <w:tcPr>
            <w:tcW w:w="3901" w:type="dxa"/>
            <w:gridSpan w:val="2"/>
            <w:vMerge/>
            <w:tcBorders>
              <w:top w:val="single" w:sz="8" w:space="0" w:color="auto"/>
              <w:left w:val="single" w:sz="8" w:space="0" w:color="auto"/>
              <w:bottom w:val="single" w:sz="8" w:space="0" w:color="000000"/>
              <w:right w:val="single" w:sz="8" w:space="0" w:color="auto"/>
            </w:tcBorders>
            <w:vAlign w:val="center"/>
            <w:hideMark/>
          </w:tcPr>
          <w:p w14:paraId="01211474" w14:textId="77777777" w:rsidR="0032298D" w:rsidRPr="00702EE3" w:rsidRDefault="0032298D">
            <w:pPr>
              <w:rPr>
                <w:rFonts w:ascii="Arial" w:hAnsi="Arial" w:cs="Arial"/>
                <w:b/>
                <w:bCs/>
                <w:sz w:val="22"/>
                <w:szCs w:val="22"/>
              </w:rPr>
            </w:pPr>
          </w:p>
        </w:tc>
        <w:tc>
          <w:tcPr>
            <w:tcW w:w="2550" w:type="dxa"/>
            <w:gridSpan w:val="8"/>
            <w:vMerge/>
            <w:tcBorders>
              <w:top w:val="single" w:sz="8" w:space="0" w:color="auto"/>
              <w:left w:val="single" w:sz="8" w:space="0" w:color="auto"/>
              <w:bottom w:val="single" w:sz="8" w:space="0" w:color="000000"/>
              <w:right w:val="single" w:sz="4" w:space="0" w:color="auto"/>
            </w:tcBorders>
            <w:vAlign w:val="center"/>
            <w:hideMark/>
          </w:tcPr>
          <w:p w14:paraId="6D1A5F02" w14:textId="77777777" w:rsidR="0032298D" w:rsidRPr="00702EE3" w:rsidRDefault="0032298D">
            <w:pPr>
              <w:rPr>
                <w:rFonts w:ascii="Arial" w:hAnsi="Arial" w:cs="Arial"/>
                <w:b/>
                <w:bCs/>
                <w:sz w:val="22"/>
                <w:szCs w:val="22"/>
              </w:rPr>
            </w:pPr>
          </w:p>
        </w:tc>
        <w:tc>
          <w:tcPr>
            <w:tcW w:w="1952" w:type="dxa"/>
            <w:vMerge/>
            <w:tcBorders>
              <w:top w:val="single" w:sz="8" w:space="0" w:color="auto"/>
              <w:left w:val="single" w:sz="4" w:space="0" w:color="auto"/>
              <w:bottom w:val="single" w:sz="4" w:space="0" w:color="auto"/>
              <w:right w:val="single" w:sz="4" w:space="0" w:color="auto"/>
            </w:tcBorders>
            <w:vAlign w:val="center"/>
            <w:hideMark/>
          </w:tcPr>
          <w:p w14:paraId="27BBCAC3" w14:textId="77777777" w:rsidR="0032298D" w:rsidRPr="00702EE3" w:rsidRDefault="0032298D">
            <w:pPr>
              <w:rPr>
                <w:rFonts w:ascii="Arial" w:hAnsi="Arial" w:cs="Arial"/>
                <w:sz w:val="22"/>
                <w:szCs w:val="22"/>
              </w:rPr>
            </w:pPr>
          </w:p>
        </w:tc>
        <w:tc>
          <w:tcPr>
            <w:tcW w:w="4308" w:type="dxa"/>
            <w:gridSpan w:val="2"/>
            <w:tcBorders>
              <w:top w:val="nil"/>
              <w:left w:val="nil"/>
              <w:bottom w:val="single" w:sz="4" w:space="0" w:color="auto"/>
              <w:right w:val="single" w:sz="8" w:space="0" w:color="auto"/>
            </w:tcBorders>
            <w:shd w:val="clear" w:color="auto" w:fill="auto"/>
            <w:vAlign w:val="center"/>
            <w:hideMark/>
          </w:tcPr>
          <w:p w14:paraId="6A5E6398" w14:textId="77777777" w:rsidR="0032298D" w:rsidRPr="00702EE3" w:rsidRDefault="0032298D">
            <w:pPr>
              <w:jc w:val="right"/>
              <w:rPr>
                <w:rFonts w:ascii="Arial" w:hAnsi="Arial" w:cs="Arial"/>
                <w:sz w:val="22"/>
                <w:szCs w:val="22"/>
              </w:rPr>
            </w:pPr>
            <w:r w:rsidRPr="00702EE3">
              <w:rPr>
                <w:rFonts w:ascii="Arial" w:hAnsi="Arial" w:cs="Arial"/>
                <w:sz w:val="22"/>
                <w:szCs w:val="22"/>
              </w:rPr>
              <w:t>vârsta &gt; 40</w:t>
            </w:r>
          </w:p>
        </w:tc>
        <w:tc>
          <w:tcPr>
            <w:tcW w:w="1959" w:type="dxa"/>
            <w:tcBorders>
              <w:top w:val="nil"/>
              <w:left w:val="nil"/>
              <w:bottom w:val="single" w:sz="4" w:space="0" w:color="auto"/>
              <w:right w:val="single" w:sz="8" w:space="0" w:color="auto"/>
            </w:tcBorders>
            <w:shd w:val="clear" w:color="000000" w:fill="CCFFFF"/>
            <w:vAlign w:val="center"/>
            <w:hideMark/>
          </w:tcPr>
          <w:p w14:paraId="421FA65F" w14:textId="77777777" w:rsidR="0032298D" w:rsidRPr="00702EE3" w:rsidRDefault="0032298D">
            <w:pPr>
              <w:jc w:val="center"/>
              <w:rPr>
                <w:rFonts w:ascii="Arial" w:hAnsi="Arial" w:cs="Arial"/>
                <w:sz w:val="22"/>
                <w:szCs w:val="22"/>
              </w:rPr>
            </w:pPr>
            <w:r w:rsidRPr="00702EE3">
              <w:rPr>
                <w:rFonts w:ascii="Arial" w:hAnsi="Arial" w:cs="Arial"/>
                <w:sz w:val="22"/>
                <w:szCs w:val="22"/>
              </w:rPr>
              <w:t> </w:t>
            </w:r>
          </w:p>
        </w:tc>
      </w:tr>
      <w:tr w:rsidR="0032298D" w:rsidRPr="00702EE3" w14:paraId="75A64BF2" w14:textId="77777777" w:rsidTr="0032298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15"/>
        </w:trPr>
        <w:tc>
          <w:tcPr>
            <w:tcW w:w="3901" w:type="dxa"/>
            <w:gridSpan w:val="2"/>
            <w:vMerge/>
            <w:tcBorders>
              <w:top w:val="single" w:sz="8" w:space="0" w:color="auto"/>
              <w:left w:val="single" w:sz="8" w:space="0" w:color="auto"/>
              <w:bottom w:val="single" w:sz="8" w:space="0" w:color="000000"/>
              <w:right w:val="single" w:sz="8" w:space="0" w:color="auto"/>
            </w:tcBorders>
            <w:vAlign w:val="center"/>
            <w:hideMark/>
          </w:tcPr>
          <w:p w14:paraId="18A004C5" w14:textId="77777777" w:rsidR="0032298D" w:rsidRPr="00702EE3" w:rsidRDefault="0032298D">
            <w:pPr>
              <w:rPr>
                <w:rFonts w:ascii="Arial" w:hAnsi="Arial" w:cs="Arial"/>
                <w:b/>
                <w:bCs/>
                <w:sz w:val="22"/>
                <w:szCs w:val="22"/>
              </w:rPr>
            </w:pPr>
          </w:p>
        </w:tc>
        <w:tc>
          <w:tcPr>
            <w:tcW w:w="2550" w:type="dxa"/>
            <w:gridSpan w:val="8"/>
            <w:vMerge/>
            <w:tcBorders>
              <w:top w:val="single" w:sz="8" w:space="0" w:color="auto"/>
              <w:left w:val="single" w:sz="8" w:space="0" w:color="auto"/>
              <w:bottom w:val="single" w:sz="8" w:space="0" w:color="000000"/>
              <w:right w:val="single" w:sz="4" w:space="0" w:color="auto"/>
            </w:tcBorders>
            <w:vAlign w:val="center"/>
            <w:hideMark/>
          </w:tcPr>
          <w:p w14:paraId="4DE3C29F" w14:textId="77777777" w:rsidR="0032298D" w:rsidRPr="00702EE3" w:rsidRDefault="0032298D">
            <w:pPr>
              <w:rPr>
                <w:rFonts w:ascii="Arial" w:hAnsi="Arial" w:cs="Arial"/>
                <w:b/>
                <w:bCs/>
                <w:sz w:val="22"/>
                <w:szCs w:val="22"/>
              </w:rPr>
            </w:pPr>
          </w:p>
        </w:tc>
        <w:tc>
          <w:tcPr>
            <w:tcW w:w="1952" w:type="dxa"/>
            <w:vMerge w:val="restart"/>
            <w:tcBorders>
              <w:top w:val="nil"/>
              <w:left w:val="single" w:sz="4" w:space="0" w:color="auto"/>
              <w:bottom w:val="single" w:sz="8" w:space="0" w:color="000000"/>
              <w:right w:val="single" w:sz="4" w:space="0" w:color="auto"/>
            </w:tcBorders>
            <w:shd w:val="clear" w:color="auto" w:fill="auto"/>
            <w:vAlign w:val="center"/>
            <w:hideMark/>
          </w:tcPr>
          <w:p w14:paraId="35AE2B6C" w14:textId="77777777" w:rsidR="0032298D" w:rsidRPr="00702EE3" w:rsidRDefault="0032298D">
            <w:pPr>
              <w:jc w:val="center"/>
              <w:rPr>
                <w:rFonts w:ascii="Arial" w:hAnsi="Arial" w:cs="Arial"/>
                <w:sz w:val="22"/>
                <w:szCs w:val="22"/>
              </w:rPr>
            </w:pPr>
            <w:r w:rsidRPr="00702EE3">
              <w:rPr>
                <w:rFonts w:ascii="Arial" w:hAnsi="Arial" w:cs="Arial"/>
                <w:sz w:val="22"/>
                <w:szCs w:val="22"/>
              </w:rPr>
              <w:t>Femei</w:t>
            </w:r>
          </w:p>
        </w:tc>
        <w:tc>
          <w:tcPr>
            <w:tcW w:w="4308" w:type="dxa"/>
            <w:gridSpan w:val="2"/>
            <w:tcBorders>
              <w:top w:val="nil"/>
              <w:left w:val="nil"/>
              <w:bottom w:val="single" w:sz="4" w:space="0" w:color="auto"/>
              <w:right w:val="single" w:sz="8" w:space="0" w:color="auto"/>
            </w:tcBorders>
            <w:shd w:val="clear" w:color="auto" w:fill="auto"/>
            <w:vAlign w:val="center"/>
            <w:hideMark/>
          </w:tcPr>
          <w:p w14:paraId="75C4AA05" w14:textId="77777777" w:rsidR="0032298D" w:rsidRPr="00702EE3" w:rsidRDefault="0032298D">
            <w:pPr>
              <w:jc w:val="right"/>
              <w:rPr>
                <w:rFonts w:ascii="Arial" w:hAnsi="Arial" w:cs="Arial"/>
                <w:sz w:val="22"/>
                <w:szCs w:val="22"/>
              </w:rPr>
            </w:pPr>
            <w:r w:rsidRPr="00702EE3">
              <w:rPr>
                <w:rFonts w:ascii="Arial" w:hAnsi="Arial" w:cs="Arial"/>
                <w:sz w:val="22"/>
                <w:szCs w:val="22"/>
              </w:rPr>
              <w:t>vârsta ≤ 40</w:t>
            </w:r>
          </w:p>
        </w:tc>
        <w:tc>
          <w:tcPr>
            <w:tcW w:w="1959" w:type="dxa"/>
            <w:tcBorders>
              <w:top w:val="nil"/>
              <w:left w:val="nil"/>
              <w:bottom w:val="single" w:sz="4" w:space="0" w:color="auto"/>
              <w:right w:val="single" w:sz="8" w:space="0" w:color="auto"/>
            </w:tcBorders>
            <w:shd w:val="clear" w:color="000000" w:fill="CCFFFF"/>
            <w:vAlign w:val="center"/>
            <w:hideMark/>
          </w:tcPr>
          <w:p w14:paraId="14BB6F37" w14:textId="77777777" w:rsidR="0032298D" w:rsidRPr="00702EE3" w:rsidRDefault="0032298D">
            <w:pPr>
              <w:jc w:val="center"/>
              <w:rPr>
                <w:rFonts w:ascii="Arial" w:hAnsi="Arial" w:cs="Arial"/>
                <w:sz w:val="22"/>
                <w:szCs w:val="22"/>
              </w:rPr>
            </w:pPr>
            <w:r w:rsidRPr="00702EE3">
              <w:rPr>
                <w:rFonts w:ascii="Arial" w:hAnsi="Arial" w:cs="Arial"/>
                <w:sz w:val="22"/>
                <w:szCs w:val="22"/>
              </w:rPr>
              <w:t> </w:t>
            </w:r>
          </w:p>
        </w:tc>
      </w:tr>
      <w:tr w:rsidR="0032298D" w:rsidRPr="00702EE3" w14:paraId="2ED485DB" w14:textId="77777777" w:rsidTr="0032298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70"/>
        </w:trPr>
        <w:tc>
          <w:tcPr>
            <w:tcW w:w="3901" w:type="dxa"/>
            <w:gridSpan w:val="2"/>
            <w:vMerge/>
            <w:tcBorders>
              <w:top w:val="single" w:sz="8" w:space="0" w:color="auto"/>
              <w:left w:val="single" w:sz="8" w:space="0" w:color="auto"/>
              <w:bottom w:val="single" w:sz="8" w:space="0" w:color="000000"/>
              <w:right w:val="single" w:sz="8" w:space="0" w:color="auto"/>
            </w:tcBorders>
            <w:vAlign w:val="center"/>
            <w:hideMark/>
          </w:tcPr>
          <w:p w14:paraId="07BC813F" w14:textId="77777777" w:rsidR="0032298D" w:rsidRPr="00702EE3" w:rsidRDefault="0032298D">
            <w:pPr>
              <w:rPr>
                <w:rFonts w:ascii="Arial" w:hAnsi="Arial" w:cs="Arial"/>
                <w:b/>
                <w:bCs/>
                <w:sz w:val="22"/>
                <w:szCs w:val="22"/>
              </w:rPr>
            </w:pPr>
          </w:p>
        </w:tc>
        <w:tc>
          <w:tcPr>
            <w:tcW w:w="2550" w:type="dxa"/>
            <w:gridSpan w:val="8"/>
            <w:vMerge/>
            <w:tcBorders>
              <w:top w:val="single" w:sz="8" w:space="0" w:color="auto"/>
              <w:left w:val="single" w:sz="8" w:space="0" w:color="auto"/>
              <w:bottom w:val="single" w:sz="8" w:space="0" w:color="000000"/>
              <w:right w:val="single" w:sz="4" w:space="0" w:color="auto"/>
            </w:tcBorders>
            <w:vAlign w:val="center"/>
            <w:hideMark/>
          </w:tcPr>
          <w:p w14:paraId="65B70AF4" w14:textId="77777777" w:rsidR="0032298D" w:rsidRPr="00702EE3" w:rsidRDefault="0032298D">
            <w:pPr>
              <w:rPr>
                <w:rFonts w:ascii="Arial" w:hAnsi="Arial" w:cs="Arial"/>
                <w:b/>
                <w:bCs/>
                <w:sz w:val="22"/>
                <w:szCs w:val="22"/>
              </w:rPr>
            </w:pPr>
          </w:p>
        </w:tc>
        <w:tc>
          <w:tcPr>
            <w:tcW w:w="1952" w:type="dxa"/>
            <w:vMerge/>
            <w:tcBorders>
              <w:top w:val="nil"/>
              <w:left w:val="single" w:sz="4" w:space="0" w:color="auto"/>
              <w:bottom w:val="single" w:sz="8" w:space="0" w:color="000000"/>
              <w:right w:val="single" w:sz="4" w:space="0" w:color="auto"/>
            </w:tcBorders>
            <w:vAlign w:val="center"/>
            <w:hideMark/>
          </w:tcPr>
          <w:p w14:paraId="3A2C0DE7" w14:textId="77777777" w:rsidR="0032298D" w:rsidRPr="00702EE3" w:rsidRDefault="0032298D">
            <w:pPr>
              <w:rPr>
                <w:rFonts w:ascii="Arial" w:hAnsi="Arial" w:cs="Arial"/>
                <w:sz w:val="22"/>
                <w:szCs w:val="22"/>
              </w:rPr>
            </w:pPr>
          </w:p>
        </w:tc>
        <w:tc>
          <w:tcPr>
            <w:tcW w:w="4308" w:type="dxa"/>
            <w:gridSpan w:val="2"/>
            <w:tcBorders>
              <w:top w:val="nil"/>
              <w:left w:val="nil"/>
              <w:bottom w:val="single" w:sz="8" w:space="0" w:color="auto"/>
              <w:right w:val="single" w:sz="8" w:space="0" w:color="auto"/>
            </w:tcBorders>
            <w:shd w:val="clear" w:color="auto" w:fill="auto"/>
            <w:vAlign w:val="center"/>
            <w:hideMark/>
          </w:tcPr>
          <w:p w14:paraId="471E39E6" w14:textId="77777777" w:rsidR="0032298D" w:rsidRPr="00702EE3" w:rsidRDefault="0032298D">
            <w:pPr>
              <w:jc w:val="right"/>
              <w:rPr>
                <w:rFonts w:ascii="Arial" w:hAnsi="Arial" w:cs="Arial"/>
                <w:sz w:val="22"/>
                <w:szCs w:val="22"/>
              </w:rPr>
            </w:pPr>
            <w:r w:rsidRPr="00702EE3">
              <w:rPr>
                <w:rFonts w:ascii="Arial" w:hAnsi="Arial" w:cs="Arial"/>
                <w:sz w:val="22"/>
                <w:szCs w:val="22"/>
              </w:rPr>
              <w:t>vârsta &gt; 40</w:t>
            </w:r>
          </w:p>
        </w:tc>
        <w:tc>
          <w:tcPr>
            <w:tcW w:w="1959" w:type="dxa"/>
            <w:tcBorders>
              <w:top w:val="nil"/>
              <w:left w:val="nil"/>
              <w:bottom w:val="single" w:sz="8" w:space="0" w:color="auto"/>
              <w:right w:val="single" w:sz="8" w:space="0" w:color="auto"/>
            </w:tcBorders>
            <w:shd w:val="clear" w:color="000000" w:fill="CCFFFF"/>
            <w:vAlign w:val="center"/>
            <w:hideMark/>
          </w:tcPr>
          <w:p w14:paraId="6DA0045E" w14:textId="77777777" w:rsidR="0032298D" w:rsidRPr="00702EE3" w:rsidRDefault="0032298D">
            <w:pPr>
              <w:jc w:val="center"/>
              <w:rPr>
                <w:rFonts w:ascii="Arial" w:hAnsi="Arial" w:cs="Arial"/>
                <w:sz w:val="22"/>
                <w:szCs w:val="22"/>
              </w:rPr>
            </w:pPr>
            <w:r w:rsidRPr="00702EE3">
              <w:rPr>
                <w:rFonts w:ascii="Arial" w:hAnsi="Arial" w:cs="Arial"/>
                <w:sz w:val="22"/>
                <w:szCs w:val="22"/>
              </w:rPr>
              <w:t> </w:t>
            </w:r>
          </w:p>
        </w:tc>
      </w:tr>
      <w:tr w:rsidR="0032298D" w:rsidRPr="00702EE3" w14:paraId="3D5D4E3D" w14:textId="77777777" w:rsidTr="0032298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15"/>
        </w:trPr>
        <w:tc>
          <w:tcPr>
            <w:tcW w:w="3901" w:type="dxa"/>
            <w:gridSpan w:val="2"/>
            <w:vMerge/>
            <w:tcBorders>
              <w:top w:val="single" w:sz="8" w:space="0" w:color="auto"/>
              <w:left w:val="single" w:sz="8" w:space="0" w:color="auto"/>
              <w:bottom w:val="single" w:sz="8" w:space="0" w:color="000000"/>
              <w:right w:val="single" w:sz="8" w:space="0" w:color="auto"/>
            </w:tcBorders>
            <w:vAlign w:val="center"/>
            <w:hideMark/>
          </w:tcPr>
          <w:p w14:paraId="2A1FF834" w14:textId="77777777" w:rsidR="0032298D" w:rsidRPr="00702EE3" w:rsidRDefault="0032298D">
            <w:pPr>
              <w:rPr>
                <w:rFonts w:ascii="Arial" w:hAnsi="Arial" w:cs="Arial"/>
                <w:b/>
                <w:bCs/>
                <w:sz w:val="22"/>
                <w:szCs w:val="22"/>
              </w:rPr>
            </w:pPr>
          </w:p>
        </w:tc>
        <w:tc>
          <w:tcPr>
            <w:tcW w:w="8810" w:type="dxa"/>
            <w:gridSpan w:val="11"/>
            <w:tcBorders>
              <w:top w:val="nil"/>
              <w:left w:val="nil"/>
              <w:bottom w:val="nil"/>
              <w:right w:val="single" w:sz="8" w:space="0" w:color="000000"/>
            </w:tcBorders>
            <w:shd w:val="clear" w:color="auto" w:fill="auto"/>
            <w:vAlign w:val="center"/>
            <w:hideMark/>
          </w:tcPr>
          <w:p w14:paraId="2781ADF8" w14:textId="77777777" w:rsidR="0032298D" w:rsidRPr="00702EE3" w:rsidRDefault="0032298D">
            <w:pPr>
              <w:rPr>
                <w:rFonts w:ascii="Arial" w:hAnsi="Arial" w:cs="Arial"/>
                <w:b/>
                <w:bCs/>
                <w:sz w:val="22"/>
                <w:szCs w:val="22"/>
              </w:rPr>
            </w:pPr>
            <w:r w:rsidRPr="00702EE3">
              <w:rPr>
                <w:rFonts w:ascii="Arial" w:hAnsi="Arial" w:cs="Arial"/>
                <w:b/>
                <w:bCs/>
                <w:sz w:val="22"/>
                <w:szCs w:val="22"/>
              </w:rPr>
              <w:t>Persoană juridică</w:t>
            </w:r>
          </w:p>
        </w:tc>
        <w:tc>
          <w:tcPr>
            <w:tcW w:w="1959" w:type="dxa"/>
            <w:tcBorders>
              <w:top w:val="nil"/>
              <w:left w:val="nil"/>
              <w:bottom w:val="nil"/>
              <w:right w:val="single" w:sz="8" w:space="0" w:color="auto"/>
            </w:tcBorders>
            <w:shd w:val="clear" w:color="000000" w:fill="CCFFFF"/>
            <w:vAlign w:val="center"/>
            <w:hideMark/>
          </w:tcPr>
          <w:p w14:paraId="34FBDD15" w14:textId="77777777" w:rsidR="0032298D" w:rsidRPr="00702EE3" w:rsidRDefault="0032298D">
            <w:pPr>
              <w:jc w:val="center"/>
              <w:rPr>
                <w:rFonts w:ascii="Arial" w:hAnsi="Arial" w:cs="Arial"/>
                <w:sz w:val="22"/>
                <w:szCs w:val="22"/>
              </w:rPr>
            </w:pPr>
            <w:r w:rsidRPr="00702EE3">
              <w:rPr>
                <w:rFonts w:ascii="Arial" w:hAnsi="Arial" w:cs="Arial"/>
                <w:sz w:val="22"/>
                <w:szCs w:val="22"/>
              </w:rPr>
              <w:t> </w:t>
            </w:r>
          </w:p>
        </w:tc>
      </w:tr>
      <w:tr w:rsidR="0032298D" w:rsidRPr="00702EE3" w14:paraId="4B058827" w14:textId="77777777" w:rsidTr="0032298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00"/>
        </w:trPr>
        <w:tc>
          <w:tcPr>
            <w:tcW w:w="3901" w:type="dxa"/>
            <w:gridSpan w:val="2"/>
            <w:vMerge w:val="restart"/>
            <w:tcBorders>
              <w:top w:val="nil"/>
              <w:left w:val="single" w:sz="8" w:space="0" w:color="auto"/>
              <w:bottom w:val="nil"/>
              <w:right w:val="single" w:sz="8" w:space="0" w:color="auto"/>
            </w:tcBorders>
            <w:shd w:val="clear" w:color="auto" w:fill="auto"/>
            <w:vAlign w:val="center"/>
            <w:hideMark/>
          </w:tcPr>
          <w:p w14:paraId="3F8F4B4F" w14:textId="77777777" w:rsidR="0032298D" w:rsidRPr="00702EE3" w:rsidRDefault="0032298D">
            <w:pPr>
              <w:rPr>
                <w:rFonts w:ascii="Arial" w:hAnsi="Arial" w:cs="Arial"/>
                <w:b/>
                <w:bCs/>
                <w:sz w:val="22"/>
                <w:szCs w:val="22"/>
              </w:rPr>
            </w:pPr>
            <w:r w:rsidRPr="00702EE3">
              <w:rPr>
                <w:rFonts w:ascii="Arial" w:hAnsi="Arial" w:cs="Arial"/>
                <w:b/>
                <w:bCs/>
                <w:sz w:val="22"/>
                <w:szCs w:val="22"/>
              </w:rPr>
              <w:t>4. Tipul de zonă</w:t>
            </w:r>
          </w:p>
        </w:tc>
        <w:tc>
          <w:tcPr>
            <w:tcW w:w="8810" w:type="dxa"/>
            <w:gridSpan w:val="11"/>
            <w:tcBorders>
              <w:top w:val="single" w:sz="8" w:space="0" w:color="auto"/>
              <w:left w:val="nil"/>
              <w:bottom w:val="single" w:sz="4" w:space="0" w:color="auto"/>
              <w:right w:val="single" w:sz="8" w:space="0" w:color="000000"/>
            </w:tcBorders>
            <w:shd w:val="clear" w:color="auto" w:fill="auto"/>
            <w:vAlign w:val="center"/>
            <w:hideMark/>
          </w:tcPr>
          <w:p w14:paraId="7748E4AC" w14:textId="77777777" w:rsidR="0032298D" w:rsidRPr="00702EE3" w:rsidRDefault="0032298D">
            <w:pPr>
              <w:rPr>
                <w:rFonts w:ascii="Arial" w:hAnsi="Arial" w:cs="Arial"/>
                <w:b/>
                <w:bCs/>
                <w:sz w:val="22"/>
                <w:szCs w:val="22"/>
              </w:rPr>
            </w:pPr>
            <w:r w:rsidRPr="00702EE3">
              <w:rPr>
                <w:rFonts w:ascii="Arial" w:hAnsi="Arial" w:cs="Arial"/>
                <w:b/>
                <w:bCs/>
                <w:sz w:val="22"/>
                <w:szCs w:val="22"/>
              </w:rPr>
              <w:t>Zonă normală</w:t>
            </w:r>
          </w:p>
        </w:tc>
        <w:tc>
          <w:tcPr>
            <w:tcW w:w="1959" w:type="dxa"/>
            <w:tcBorders>
              <w:top w:val="single" w:sz="8" w:space="0" w:color="auto"/>
              <w:left w:val="nil"/>
              <w:bottom w:val="single" w:sz="4" w:space="0" w:color="auto"/>
              <w:right w:val="single" w:sz="8" w:space="0" w:color="auto"/>
            </w:tcBorders>
            <w:shd w:val="clear" w:color="000000" w:fill="CCFFFF"/>
            <w:vAlign w:val="center"/>
            <w:hideMark/>
          </w:tcPr>
          <w:p w14:paraId="4279858F" w14:textId="77777777" w:rsidR="0032298D" w:rsidRPr="00702EE3" w:rsidRDefault="0032298D">
            <w:pPr>
              <w:jc w:val="center"/>
              <w:rPr>
                <w:rFonts w:ascii="Arial" w:hAnsi="Arial" w:cs="Arial"/>
                <w:sz w:val="22"/>
                <w:szCs w:val="22"/>
              </w:rPr>
            </w:pPr>
            <w:r w:rsidRPr="00702EE3">
              <w:rPr>
                <w:rFonts w:ascii="Arial" w:hAnsi="Arial" w:cs="Arial"/>
                <w:sz w:val="22"/>
                <w:szCs w:val="22"/>
              </w:rPr>
              <w:t> </w:t>
            </w:r>
          </w:p>
        </w:tc>
      </w:tr>
      <w:tr w:rsidR="0032298D" w:rsidRPr="00702EE3" w14:paraId="4F248DB2" w14:textId="77777777" w:rsidTr="0032298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00"/>
        </w:trPr>
        <w:tc>
          <w:tcPr>
            <w:tcW w:w="3901" w:type="dxa"/>
            <w:gridSpan w:val="2"/>
            <w:vMerge/>
            <w:tcBorders>
              <w:top w:val="nil"/>
              <w:left w:val="single" w:sz="8" w:space="0" w:color="auto"/>
              <w:bottom w:val="nil"/>
              <w:right w:val="single" w:sz="8" w:space="0" w:color="auto"/>
            </w:tcBorders>
            <w:vAlign w:val="center"/>
            <w:hideMark/>
          </w:tcPr>
          <w:p w14:paraId="2E452BC4" w14:textId="77777777" w:rsidR="0032298D" w:rsidRPr="00702EE3" w:rsidRDefault="0032298D">
            <w:pPr>
              <w:rPr>
                <w:rFonts w:ascii="Arial" w:hAnsi="Arial" w:cs="Arial"/>
                <w:b/>
                <w:bCs/>
                <w:sz w:val="22"/>
                <w:szCs w:val="22"/>
              </w:rPr>
            </w:pPr>
          </w:p>
        </w:tc>
        <w:tc>
          <w:tcPr>
            <w:tcW w:w="8810" w:type="dxa"/>
            <w:gridSpan w:val="11"/>
            <w:tcBorders>
              <w:top w:val="single" w:sz="4" w:space="0" w:color="auto"/>
              <w:left w:val="nil"/>
              <w:bottom w:val="single" w:sz="4" w:space="0" w:color="auto"/>
              <w:right w:val="single" w:sz="8" w:space="0" w:color="000000"/>
            </w:tcBorders>
            <w:shd w:val="clear" w:color="auto" w:fill="auto"/>
            <w:vAlign w:val="center"/>
            <w:hideMark/>
          </w:tcPr>
          <w:p w14:paraId="2EACD1C0" w14:textId="77777777" w:rsidR="0032298D" w:rsidRPr="00702EE3" w:rsidRDefault="0032298D">
            <w:pPr>
              <w:rPr>
                <w:rFonts w:ascii="Arial" w:hAnsi="Arial" w:cs="Arial"/>
                <w:b/>
                <w:bCs/>
                <w:sz w:val="22"/>
                <w:szCs w:val="22"/>
              </w:rPr>
            </w:pPr>
            <w:r w:rsidRPr="00702EE3">
              <w:rPr>
                <w:rFonts w:ascii="Arial" w:hAnsi="Arial" w:cs="Arial"/>
                <w:b/>
                <w:bCs/>
                <w:sz w:val="22"/>
                <w:szCs w:val="22"/>
              </w:rPr>
              <w:t>Zonă montană</w:t>
            </w:r>
          </w:p>
        </w:tc>
        <w:tc>
          <w:tcPr>
            <w:tcW w:w="1959" w:type="dxa"/>
            <w:tcBorders>
              <w:top w:val="nil"/>
              <w:left w:val="nil"/>
              <w:bottom w:val="single" w:sz="4" w:space="0" w:color="auto"/>
              <w:right w:val="single" w:sz="8" w:space="0" w:color="auto"/>
            </w:tcBorders>
            <w:shd w:val="clear" w:color="000000" w:fill="CCFFFF"/>
            <w:vAlign w:val="center"/>
            <w:hideMark/>
          </w:tcPr>
          <w:p w14:paraId="36F77A88" w14:textId="77777777" w:rsidR="0032298D" w:rsidRPr="00702EE3" w:rsidRDefault="0032298D">
            <w:pPr>
              <w:jc w:val="center"/>
              <w:rPr>
                <w:rFonts w:ascii="Arial" w:hAnsi="Arial" w:cs="Arial"/>
                <w:sz w:val="22"/>
                <w:szCs w:val="22"/>
              </w:rPr>
            </w:pPr>
            <w:r w:rsidRPr="00702EE3">
              <w:rPr>
                <w:rFonts w:ascii="Arial" w:hAnsi="Arial" w:cs="Arial"/>
                <w:sz w:val="22"/>
                <w:szCs w:val="22"/>
              </w:rPr>
              <w:t> </w:t>
            </w:r>
          </w:p>
        </w:tc>
      </w:tr>
      <w:tr w:rsidR="0032298D" w:rsidRPr="00702EE3" w14:paraId="49250458" w14:textId="77777777" w:rsidTr="0032298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00"/>
        </w:trPr>
        <w:tc>
          <w:tcPr>
            <w:tcW w:w="3901" w:type="dxa"/>
            <w:gridSpan w:val="2"/>
            <w:vMerge/>
            <w:tcBorders>
              <w:top w:val="nil"/>
              <w:left w:val="single" w:sz="8" w:space="0" w:color="auto"/>
              <w:bottom w:val="nil"/>
              <w:right w:val="single" w:sz="8" w:space="0" w:color="auto"/>
            </w:tcBorders>
            <w:vAlign w:val="center"/>
            <w:hideMark/>
          </w:tcPr>
          <w:p w14:paraId="485CBAC8" w14:textId="77777777" w:rsidR="0032298D" w:rsidRPr="00702EE3" w:rsidRDefault="0032298D">
            <w:pPr>
              <w:rPr>
                <w:rFonts w:ascii="Arial" w:hAnsi="Arial" w:cs="Arial"/>
                <w:b/>
                <w:bCs/>
                <w:sz w:val="22"/>
                <w:szCs w:val="22"/>
              </w:rPr>
            </w:pPr>
          </w:p>
        </w:tc>
        <w:tc>
          <w:tcPr>
            <w:tcW w:w="8810" w:type="dxa"/>
            <w:gridSpan w:val="11"/>
            <w:tcBorders>
              <w:top w:val="single" w:sz="4" w:space="0" w:color="auto"/>
              <w:left w:val="nil"/>
              <w:bottom w:val="single" w:sz="4" w:space="0" w:color="auto"/>
              <w:right w:val="single" w:sz="8" w:space="0" w:color="000000"/>
            </w:tcBorders>
            <w:shd w:val="clear" w:color="auto" w:fill="auto"/>
            <w:vAlign w:val="center"/>
            <w:hideMark/>
          </w:tcPr>
          <w:p w14:paraId="287671AF" w14:textId="77777777" w:rsidR="0032298D" w:rsidRPr="00702EE3" w:rsidRDefault="0032298D">
            <w:pPr>
              <w:rPr>
                <w:rFonts w:ascii="Arial" w:hAnsi="Arial" w:cs="Arial"/>
                <w:b/>
                <w:bCs/>
                <w:sz w:val="22"/>
                <w:szCs w:val="22"/>
              </w:rPr>
            </w:pPr>
            <w:r w:rsidRPr="00702EE3">
              <w:rPr>
                <w:rFonts w:ascii="Arial" w:hAnsi="Arial" w:cs="Arial"/>
                <w:b/>
                <w:bCs/>
                <w:sz w:val="22"/>
                <w:szCs w:val="22"/>
              </w:rPr>
              <w:t>Zonă constrângeri specifice</w:t>
            </w:r>
          </w:p>
        </w:tc>
        <w:tc>
          <w:tcPr>
            <w:tcW w:w="1959" w:type="dxa"/>
            <w:tcBorders>
              <w:top w:val="nil"/>
              <w:left w:val="nil"/>
              <w:bottom w:val="single" w:sz="4" w:space="0" w:color="auto"/>
              <w:right w:val="single" w:sz="8" w:space="0" w:color="auto"/>
            </w:tcBorders>
            <w:shd w:val="clear" w:color="000000" w:fill="CCFFFF"/>
            <w:vAlign w:val="center"/>
            <w:hideMark/>
          </w:tcPr>
          <w:p w14:paraId="62F4170C" w14:textId="77777777" w:rsidR="0032298D" w:rsidRPr="00702EE3" w:rsidRDefault="0032298D">
            <w:pPr>
              <w:jc w:val="center"/>
              <w:rPr>
                <w:rFonts w:ascii="Arial" w:hAnsi="Arial" w:cs="Arial"/>
                <w:sz w:val="22"/>
                <w:szCs w:val="22"/>
              </w:rPr>
            </w:pPr>
            <w:r w:rsidRPr="00702EE3">
              <w:rPr>
                <w:rFonts w:ascii="Arial" w:hAnsi="Arial" w:cs="Arial"/>
                <w:sz w:val="22"/>
                <w:szCs w:val="22"/>
              </w:rPr>
              <w:t> </w:t>
            </w:r>
          </w:p>
        </w:tc>
      </w:tr>
      <w:tr w:rsidR="0032298D" w:rsidRPr="00702EE3" w14:paraId="594923D5" w14:textId="77777777" w:rsidTr="0032298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15"/>
        </w:trPr>
        <w:tc>
          <w:tcPr>
            <w:tcW w:w="3901" w:type="dxa"/>
            <w:gridSpan w:val="2"/>
            <w:vMerge/>
            <w:tcBorders>
              <w:top w:val="nil"/>
              <w:left w:val="single" w:sz="8" w:space="0" w:color="auto"/>
              <w:bottom w:val="nil"/>
              <w:right w:val="single" w:sz="8" w:space="0" w:color="auto"/>
            </w:tcBorders>
            <w:vAlign w:val="center"/>
            <w:hideMark/>
          </w:tcPr>
          <w:p w14:paraId="2C248DC5" w14:textId="77777777" w:rsidR="0032298D" w:rsidRPr="00702EE3" w:rsidRDefault="0032298D">
            <w:pPr>
              <w:rPr>
                <w:rFonts w:ascii="Arial" w:hAnsi="Arial" w:cs="Arial"/>
                <w:b/>
                <w:bCs/>
                <w:sz w:val="22"/>
                <w:szCs w:val="22"/>
              </w:rPr>
            </w:pPr>
          </w:p>
        </w:tc>
        <w:tc>
          <w:tcPr>
            <w:tcW w:w="8810" w:type="dxa"/>
            <w:gridSpan w:val="11"/>
            <w:tcBorders>
              <w:top w:val="single" w:sz="4" w:space="0" w:color="auto"/>
              <w:left w:val="nil"/>
              <w:bottom w:val="nil"/>
              <w:right w:val="single" w:sz="8" w:space="0" w:color="000000"/>
            </w:tcBorders>
            <w:shd w:val="clear" w:color="auto" w:fill="auto"/>
            <w:vAlign w:val="center"/>
            <w:hideMark/>
          </w:tcPr>
          <w:p w14:paraId="115F8454" w14:textId="77777777" w:rsidR="0032298D" w:rsidRPr="00702EE3" w:rsidRDefault="0032298D">
            <w:pPr>
              <w:rPr>
                <w:rFonts w:ascii="Arial" w:hAnsi="Arial" w:cs="Arial"/>
                <w:b/>
                <w:bCs/>
                <w:sz w:val="22"/>
                <w:szCs w:val="22"/>
              </w:rPr>
            </w:pPr>
            <w:r w:rsidRPr="00702EE3">
              <w:rPr>
                <w:rFonts w:ascii="Arial" w:hAnsi="Arial" w:cs="Arial"/>
                <w:b/>
                <w:bCs/>
                <w:sz w:val="22"/>
                <w:szCs w:val="22"/>
              </w:rPr>
              <w:t>Zonă constrângeri semnificative</w:t>
            </w:r>
          </w:p>
        </w:tc>
        <w:tc>
          <w:tcPr>
            <w:tcW w:w="1959" w:type="dxa"/>
            <w:tcBorders>
              <w:top w:val="nil"/>
              <w:left w:val="nil"/>
              <w:bottom w:val="nil"/>
              <w:right w:val="single" w:sz="8" w:space="0" w:color="auto"/>
            </w:tcBorders>
            <w:shd w:val="clear" w:color="000000" w:fill="CCFFFF"/>
            <w:vAlign w:val="center"/>
            <w:hideMark/>
          </w:tcPr>
          <w:p w14:paraId="1864421D" w14:textId="77777777" w:rsidR="0032298D" w:rsidRPr="00702EE3" w:rsidRDefault="0032298D">
            <w:pPr>
              <w:jc w:val="center"/>
              <w:rPr>
                <w:rFonts w:ascii="Arial" w:hAnsi="Arial" w:cs="Arial"/>
                <w:sz w:val="22"/>
                <w:szCs w:val="22"/>
              </w:rPr>
            </w:pPr>
            <w:r w:rsidRPr="00702EE3">
              <w:rPr>
                <w:rFonts w:ascii="Arial" w:hAnsi="Arial" w:cs="Arial"/>
                <w:sz w:val="22"/>
                <w:szCs w:val="22"/>
              </w:rPr>
              <w:t> </w:t>
            </w:r>
          </w:p>
        </w:tc>
      </w:tr>
      <w:tr w:rsidR="0032298D" w:rsidRPr="00702EE3" w14:paraId="3E4C4102" w14:textId="77777777" w:rsidTr="0032298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75"/>
        </w:trPr>
        <w:tc>
          <w:tcPr>
            <w:tcW w:w="3901" w:type="dxa"/>
            <w:gridSpan w:val="2"/>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14:paraId="65F07F4A" w14:textId="77777777" w:rsidR="0032298D" w:rsidRPr="00702EE3" w:rsidRDefault="0032298D">
            <w:pPr>
              <w:rPr>
                <w:rFonts w:ascii="Arial" w:hAnsi="Arial" w:cs="Arial"/>
                <w:b/>
                <w:bCs/>
                <w:sz w:val="22"/>
                <w:szCs w:val="22"/>
              </w:rPr>
            </w:pPr>
            <w:r w:rsidRPr="00702EE3">
              <w:rPr>
                <w:rFonts w:ascii="Arial" w:hAnsi="Arial" w:cs="Arial"/>
                <w:b/>
                <w:bCs/>
                <w:sz w:val="22"/>
                <w:szCs w:val="22"/>
              </w:rPr>
              <w:t>5. Tipul producţiei</w:t>
            </w:r>
          </w:p>
        </w:tc>
        <w:tc>
          <w:tcPr>
            <w:tcW w:w="8810" w:type="dxa"/>
            <w:gridSpan w:val="11"/>
            <w:tcBorders>
              <w:top w:val="single" w:sz="8" w:space="0" w:color="auto"/>
              <w:left w:val="nil"/>
              <w:bottom w:val="single" w:sz="4" w:space="0" w:color="auto"/>
              <w:right w:val="single" w:sz="8" w:space="0" w:color="000000"/>
            </w:tcBorders>
            <w:shd w:val="clear" w:color="auto" w:fill="auto"/>
            <w:vAlign w:val="center"/>
            <w:hideMark/>
          </w:tcPr>
          <w:p w14:paraId="56501CB6" w14:textId="77777777" w:rsidR="0032298D" w:rsidRPr="00702EE3" w:rsidRDefault="0032298D">
            <w:pPr>
              <w:rPr>
                <w:rFonts w:ascii="Arial" w:hAnsi="Arial" w:cs="Arial"/>
                <w:b/>
                <w:bCs/>
                <w:sz w:val="22"/>
                <w:szCs w:val="22"/>
              </w:rPr>
            </w:pPr>
            <w:r w:rsidRPr="00702EE3">
              <w:rPr>
                <w:rFonts w:ascii="Arial" w:hAnsi="Arial" w:cs="Arial"/>
                <w:b/>
                <w:bCs/>
                <w:sz w:val="22"/>
                <w:szCs w:val="22"/>
              </w:rPr>
              <w:t xml:space="preserve">Ecologică </w:t>
            </w:r>
          </w:p>
        </w:tc>
        <w:tc>
          <w:tcPr>
            <w:tcW w:w="1959" w:type="dxa"/>
            <w:tcBorders>
              <w:top w:val="single" w:sz="8" w:space="0" w:color="auto"/>
              <w:left w:val="nil"/>
              <w:bottom w:val="single" w:sz="4" w:space="0" w:color="auto"/>
              <w:right w:val="single" w:sz="8" w:space="0" w:color="auto"/>
            </w:tcBorders>
            <w:shd w:val="clear" w:color="000000" w:fill="CCFFFF"/>
            <w:noWrap/>
            <w:vAlign w:val="bottom"/>
            <w:hideMark/>
          </w:tcPr>
          <w:p w14:paraId="5A6A625C" w14:textId="77777777" w:rsidR="0032298D" w:rsidRPr="00702EE3" w:rsidRDefault="0032298D">
            <w:pPr>
              <w:rPr>
                <w:rFonts w:ascii="Arial" w:hAnsi="Arial" w:cs="Arial"/>
                <w:b/>
                <w:bCs/>
                <w:color w:val="FFFFFF"/>
                <w:sz w:val="22"/>
                <w:szCs w:val="22"/>
              </w:rPr>
            </w:pPr>
            <w:r w:rsidRPr="00702EE3">
              <w:rPr>
                <w:rFonts w:ascii="Arial" w:hAnsi="Arial" w:cs="Arial"/>
                <w:b/>
                <w:bCs/>
                <w:color w:val="FFFFFF"/>
                <w:sz w:val="22"/>
                <w:szCs w:val="22"/>
              </w:rPr>
              <w:t> </w:t>
            </w:r>
          </w:p>
        </w:tc>
      </w:tr>
      <w:tr w:rsidR="0032298D" w:rsidRPr="00702EE3" w14:paraId="068257DA" w14:textId="77777777" w:rsidTr="0032298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75"/>
        </w:trPr>
        <w:tc>
          <w:tcPr>
            <w:tcW w:w="3901" w:type="dxa"/>
            <w:gridSpan w:val="2"/>
            <w:vMerge/>
            <w:tcBorders>
              <w:top w:val="single" w:sz="8" w:space="0" w:color="auto"/>
              <w:left w:val="single" w:sz="8" w:space="0" w:color="auto"/>
              <w:bottom w:val="single" w:sz="8" w:space="0" w:color="000000"/>
              <w:right w:val="single" w:sz="8" w:space="0" w:color="auto"/>
            </w:tcBorders>
            <w:vAlign w:val="center"/>
            <w:hideMark/>
          </w:tcPr>
          <w:p w14:paraId="0E66BE8C" w14:textId="77777777" w:rsidR="0032298D" w:rsidRPr="00702EE3" w:rsidRDefault="0032298D">
            <w:pPr>
              <w:rPr>
                <w:rFonts w:ascii="Arial" w:hAnsi="Arial" w:cs="Arial"/>
                <w:b/>
                <w:bCs/>
                <w:sz w:val="22"/>
                <w:szCs w:val="22"/>
              </w:rPr>
            </w:pPr>
          </w:p>
        </w:tc>
        <w:tc>
          <w:tcPr>
            <w:tcW w:w="8810" w:type="dxa"/>
            <w:gridSpan w:val="11"/>
            <w:tcBorders>
              <w:top w:val="single" w:sz="4" w:space="0" w:color="auto"/>
              <w:left w:val="nil"/>
              <w:bottom w:val="single" w:sz="8" w:space="0" w:color="auto"/>
              <w:right w:val="single" w:sz="8" w:space="0" w:color="000000"/>
            </w:tcBorders>
            <w:shd w:val="clear" w:color="auto" w:fill="auto"/>
            <w:vAlign w:val="center"/>
            <w:hideMark/>
          </w:tcPr>
          <w:p w14:paraId="16A8CC04" w14:textId="77777777" w:rsidR="0032298D" w:rsidRPr="00702EE3" w:rsidRDefault="0032298D">
            <w:pPr>
              <w:rPr>
                <w:rFonts w:ascii="Arial" w:hAnsi="Arial" w:cs="Arial"/>
                <w:b/>
                <w:bCs/>
                <w:sz w:val="22"/>
                <w:szCs w:val="22"/>
              </w:rPr>
            </w:pPr>
            <w:r w:rsidRPr="00702EE3">
              <w:rPr>
                <w:rFonts w:ascii="Arial" w:hAnsi="Arial" w:cs="Arial"/>
                <w:b/>
                <w:bCs/>
                <w:sz w:val="22"/>
                <w:szCs w:val="22"/>
              </w:rPr>
              <w:t>Convenţională</w:t>
            </w:r>
          </w:p>
        </w:tc>
        <w:tc>
          <w:tcPr>
            <w:tcW w:w="1959" w:type="dxa"/>
            <w:tcBorders>
              <w:top w:val="nil"/>
              <w:left w:val="nil"/>
              <w:bottom w:val="single" w:sz="8" w:space="0" w:color="auto"/>
              <w:right w:val="single" w:sz="8" w:space="0" w:color="auto"/>
            </w:tcBorders>
            <w:shd w:val="clear" w:color="000000" w:fill="CCFFFF"/>
            <w:noWrap/>
            <w:vAlign w:val="bottom"/>
            <w:hideMark/>
          </w:tcPr>
          <w:p w14:paraId="64A7700C" w14:textId="77777777" w:rsidR="0032298D" w:rsidRPr="00702EE3" w:rsidRDefault="0032298D">
            <w:pPr>
              <w:rPr>
                <w:rFonts w:ascii="Arial" w:hAnsi="Arial" w:cs="Arial"/>
                <w:b/>
                <w:bCs/>
                <w:color w:val="FFFFFF"/>
                <w:sz w:val="22"/>
                <w:szCs w:val="22"/>
              </w:rPr>
            </w:pPr>
            <w:r w:rsidRPr="00702EE3">
              <w:rPr>
                <w:rFonts w:ascii="Arial" w:hAnsi="Arial" w:cs="Arial"/>
                <w:b/>
                <w:bCs/>
                <w:color w:val="FFFFFF"/>
                <w:sz w:val="22"/>
                <w:szCs w:val="22"/>
              </w:rPr>
              <w:t> </w:t>
            </w:r>
          </w:p>
        </w:tc>
      </w:tr>
      <w:tr w:rsidR="0032298D" w:rsidRPr="00702EE3" w14:paraId="02A8A710" w14:textId="77777777" w:rsidTr="0032298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15"/>
        </w:trPr>
        <w:tc>
          <w:tcPr>
            <w:tcW w:w="12711" w:type="dxa"/>
            <w:gridSpan w:val="13"/>
            <w:tcBorders>
              <w:top w:val="nil"/>
              <w:left w:val="single" w:sz="8" w:space="0" w:color="auto"/>
              <w:bottom w:val="nil"/>
              <w:right w:val="nil"/>
            </w:tcBorders>
            <w:shd w:val="clear" w:color="auto" w:fill="auto"/>
            <w:vAlign w:val="center"/>
            <w:hideMark/>
          </w:tcPr>
          <w:p w14:paraId="5170F15A" w14:textId="77777777" w:rsidR="0032298D" w:rsidRPr="00702EE3" w:rsidRDefault="0032298D">
            <w:pPr>
              <w:rPr>
                <w:rFonts w:ascii="Arial" w:hAnsi="Arial" w:cs="Arial"/>
                <w:b/>
                <w:bCs/>
                <w:sz w:val="22"/>
                <w:szCs w:val="22"/>
              </w:rPr>
            </w:pPr>
            <w:r w:rsidRPr="00702EE3">
              <w:rPr>
                <w:rFonts w:ascii="Arial" w:hAnsi="Arial" w:cs="Arial"/>
                <w:b/>
                <w:bCs/>
                <w:sz w:val="22"/>
                <w:szCs w:val="22"/>
              </w:rPr>
              <w:t>6. Numărul de exploataţii sprijinite</w:t>
            </w:r>
          </w:p>
        </w:tc>
        <w:tc>
          <w:tcPr>
            <w:tcW w:w="1959" w:type="dxa"/>
            <w:tcBorders>
              <w:top w:val="nil"/>
              <w:left w:val="single" w:sz="8" w:space="0" w:color="auto"/>
              <w:bottom w:val="nil"/>
              <w:right w:val="single" w:sz="8" w:space="0" w:color="auto"/>
            </w:tcBorders>
            <w:shd w:val="clear" w:color="000000" w:fill="CCFFFF"/>
            <w:vAlign w:val="center"/>
            <w:hideMark/>
          </w:tcPr>
          <w:p w14:paraId="74E7FB82" w14:textId="77777777" w:rsidR="0032298D" w:rsidRPr="00702EE3" w:rsidRDefault="0032298D">
            <w:pPr>
              <w:jc w:val="center"/>
              <w:rPr>
                <w:rFonts w:ascii="Arial" w:hAnsi="Arial" w:cs="Arial"/>
                <w:sz w:val="22"/>
                <w:szCs w:val="22"/>
              </w:rPr>
            </w:pPr>
            <w:r w:rsidRPr="00702EE3">
              <w:rPr>
                <w:rFonts w:ascii="Arial" w:hAnsi="Arial" w:cs="Arial"/>
                <w:sz w:val="22"/>
                <w:szCs w:val="22"/>
              </w:rPr>
              <w:t> </w:t>
            </w:r>
          </w:p>
        </w:tc>
      </w:tr>
      <w:tr w:rsidR="0032298D" w:rsidRPr="00702EE3" w14:paraId="116B5169" w14:textId="77777777" w:rsidTr="0032298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78"/>
        </w:trPr>
        <w:tc>
          <w:tcPr>
            <w:tcW w:w="12711" w:type="dxa"/>
            <w:gridSpan w:val="13"/>
            <w:tcBorders>
              <w:top w:val="single" w:sz="8" w:space="0" w:color="auto"/>
              <w:left w:val="single" w:sz="8" w:space="0" w:color="auto"/>
              <w:bottom w:val="single" w:sz="8" w:space="0" w:color="auto"/>
              <w:right w:val="single" w:sz="8" w:space="0" w:color="000000"/>
            </w:tcBorders>
            <w:shd w:val="clear" w:color="auto" w:fill="auto"/>
            <w:vAlign w:val="center"/>
            <w:hideMark/>
          </w:tcPr>
          <w:p w14:paraId="1B1DB59B" w14:textId="77777777" w:rsidR="0032298D" w:rsidRPr="00702EE3" w:rsidRDefault="0032298D">
            <w:pPr>
              <w:rPr>
                <w:rFonts w:ascii="Arial" w:hAnsi="Arial" w:cs="Arial"/>
                <w:b/>
                <w:bCs/>
                <w:sz w:val="22"/>
                <w:szCs w:val="22"/>
              </w:rPr>
            </w:pPr>
            <w:r w:rsidRPr="00702EE3">
              <w:rPr>
                <w:rFonts w:ascii="Arial" w:hAnsi="Arial" w:cs="Arial"/>
                <w:b/>
                <w:bCs/>
                <w:sz w:val="22"/>
                <w:szCs w:val="22"/>
              </w:rPr>
              <w:t>7. Dimensiunea economică a exploataţiei agricole</w:t>
            </w:r>
          </w:p>
        </w:tc>
        <w:tc>
          <w:tcPr>
            <w:tcW w:w="1959" w:type="dxa"/>
            <w:tcBorders>
              <w:top w:val="single" w:sz="8" w:space="0" w:color="auto"/>
              <w:left w:val="nil"/>
              <w:bottom w:val="single" w:sz="8" w:space="0" w:color="auto"/>
              <w:right w:val="single" w:sz="8" w:space="0" w:color="auto"/>
            </w:tcBorders>
            <w:shd w:val="clear" w:color="000000" w:fill="CCFFFF"/>
            <w:vAlign w:val="center"/>
            <w:hideMark/>
          </w:tcPr>
          <w:p w14:paraId="5DCCB5E7" w14:textId="77777777" w:rsidR="0032298D" w:rsidRPr="00702EE3" w:rsidRDefault="0032298D">
            <w:pPr>
              <w:jc w:val="center"/>
              <w:rPr>
                <w:rFonts w:ascii="Arial" w:hAnsi="Arial" w:cs="Arial"/>
                <w:sz w:val="22"/>
                <w:szCs w:val="22"/>
              </w:rPr>
            </w:pPr>
            <w:r w:rsidRPr="00702EE3">
              <w:rPr>
                <w:rFonts w:ascii="Arial" w:hAnsi="Arial" w:cs="Arial"/>
                <w:sz w:val="22"/>
                <w:szCs w:val="22"/>
              </w:rPr>
              <w:t> </w:t>
            </w:r>
          </w:p>
        </w:tc>
      </w:tr>
      <w:tr w:rsidR="0032298D" w:rsidRPr="00702EE3" w14:paraId="0E95FA1A" w14:textId="77777777" w:rsidTr="0032298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15"/>
        </w:trPr>
        <w:tc>
          <w:tcPr>
            <w:tcW w:w="12711" w:type="dxa"/>
            <w:gridSpan w:val="13"/>
            <w:tcBorders>
              <w:top w:val="single" w:sz="8" w:space="0" w:color="auto"/>
              <w:left w:val="single" w:sz="8" w:space="0" w:color="auto"/>
              <w:bottom w:val="nil"/>
              <w:right w:val="single" w:sz="8" w:space="0" w:color="000000"/>
            </w:tcBorders>
            <w:shd w:val="clear" w:color="auto" w:fill="auto"/>
            <w:vAlign w:val="center"/>
            <w:hideMark/>
          </w:tcPr>
          <w:p w14:paraId="5D1EF199" w14:textId="77777777" w:rsidR="0032298D" w:rsidRPr="00702EE3" w:rsidRDefault="0032298D">
            <w:pPr>
              <w:rPr>
                <w:rFonts w:ascii="Arial" w:hAnsi="Arial" w:cs="Arial"/>
                <w:b/>
                <w:bCs/>
                <w:sz w:val="22"/>
                <w:szCs w:val="22"/>
              </w:rPr>
            </w:pPr>
            <w:r w:rsidRPr="00702EE3">
              <w:rPr>
                <w:rFonts w:ascii="Arial" w:hAnsi="Arial" w:cs="Arial"/>
                <w:b/>
                <w:bCs/>
                <w:sz w:val="22"/>
                <w:szCs w:val="22"/>
              </w:rPr>
              <w:t>8. Suprafaţa exploatației/ exploataţiilor agricole sprijinite (Ha)</w:t>
            </w:r>
          </w:p>
        </w:tc>
        <w:tc>
          <w:tcPr>
            <w:tcW w:w="1959" w:type="dxa"/>
            <w:tcBorders>
              <w:top w:val="nil"/>
              <w:left w:val="nil"/>
              <w:bottom w:val="nil"/>
              <w:right w:val="single" w:sz="8" w:space="0" w:color="auto"/>
            </w:tcBorders>
            <w:shd w:val="clear" w:color="000000" w:fill="CCFFFF"/>
            <w:vAlign w:val="center"/>
            <w:hideMark/>
          </w:tcPr>
          <w:p w14:paraId="07276D3A" w14:textId="77777777" w:rsidR="0032298D" w:rsidRPr="00702EE3" w:rsidRDefault="0032298D">
            <w:pPr>
              <w:jc w:val="center"/>
              <w:rPr>
                <w:rFonts w:ascii="Arial" w:hAnsi="Arial" w:cs="Arial"/>
                <w:sz w:val="22"/>
                <w:szCs w:val="22"/>
              </w:rPr>
            </w:pPr>
            <w:r w:rsidRPr="00702EE3">
              <w:rPr>
                <w:rFonts w:ascii="Arial" w:hAnsi="Arial" w:cs="Arial"/>
                <w:sz w:val="22"/>
                <w:szCs w:val="22"/>
              </w:rPr>
              <w:t> </w:t>
            </w:r>
          </w:p>
        </w:tc>
      </w:tr>
      <w:tr w:rsidR="0032298D" w:rsidRPr="00702EE3" w14:paraId="3FDE2602" w14:textId="77777777" w:rsidTr="0032298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15"/>
        </w:trPr>
        <w:tc>
          <w:tcPr>
            <w:tcW w:w="12711" w:type="dxa"/>
            <w:gridSpan w:val="13"/>
            <w:tcBorders>
              <w:top w:val="single" w:sz="8" w:space="0" w:color="auto"/>
              <w:left w:val="single" w:sz="8" w:space="0" w:color="auto"/>
              <w:bottom w:val="single" w:sz="8" w:space="0" w:color="auto"/>
              <w:right w:val="nil"/>
            </w:tcBorders>
            <w:shd w:val="clear" w:color="auto" w:fill="auto"/>
            <w:vAlign w:val="center"/>
            <w:hideMark/>
          </w:tcPr>
          <w:p w14:paraId="2AA87B7B" w14:textId="77777777" w:rsidR="0032298D" w:rsidRPr="00702EE3" w:rsidRDefault="0032298D">
            <w:pPr>
              <w:rPr>
                <w:rFonts w:ascii="Arial" w:hAnsi="Arial" w:cs="Arial"/>
                <w:b/>
                <w:bCs/>
                <w:sz w:val="22"/>
                <w:szCs w:val="22"/>
              </w:rPr>
            </w:pPr>
            <w:r w:rsidRPr="00702EE3">
              <w:rPr>
                <w:rFonts w:ascii="Arial" w:hAnsi="Arial" w:cs="Arial"/>
                <w:b/>
                <w:bCs/>
                <w:sz w:val="22"/>
                <w:szCs w:val="22"/>
              </w:rPr>
              <w:t>9. Suprafaţa vizată de investiţii pentru sisteme de irigaţii (Ha)</w:t>
            </w:r>
          </w:p>
        </w:tc>
        <w:tc>
          <w:tcPr>
            <w:tcW w:w="1959" w:type="dxa"/>
            <w:tcBorders>
              <w:top w:val="single" w:sz="8" w:space="0" w:color="auto"/>
              <w:left w:val="single" w:sz="8" w:space="0" w:color="auto"/>
              <w:bottom w:val="single" w:sz="8" w:space="0" w:color="auto"/>
              <w:right w:val="single" w:sz="8" w:space="0" w:color="auto"/>
            </w:tcBorders>
            <w:shd w:val="clear" w:color="000000" w:fill="808080"/>
            <w:vAlign w:val="center"/>
            <w:hideMark/>
          </w:tcPr>
          <w:p w14:paraId="1C95F4D4" w14:textId="77777777" w:rsidR="0032298D" w:rsidRPr="00702EE3" w:rsidRDefault="0032298D">
            <w:pPr>
              <w:jc w:val="center"/>
              <w:rPr>
                <w:rFonts w:ascii="Arial" w:hAnsi="Arial" w:cs="Arial"/>
                <w:color w:val="FF0000"/>
                <w:sz w:val="18"/>
                <w:szCs w:val="18"/>
              </w:rPr>
            </w:pPr>
            <w:r w:rsidRPr="00702EE3">
              <w:rPr>
                <w:rFonts w:ascii="Arial" w:hAnsi="Arial" w:cs="Arial"/>
                <w:color w:val="FF0000"/>
                <w:sz w:val="18"/>
                <w:szCs w:val="18"/>
              </w:rPr>
              <w:t>NU SE COMPLETEAZĂ</w:t>
            </w:r>
          </w:p>
        </w:tc>
      </w:tr>
      <w:tr w:rsidR="0032298D" w:rsidRPr="00702EE3" w14:paraId="0AAB1B6E" w14:textId="77777777" w:rsidTr="0032298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30"/>
        </w:trPr>
        <w:tc>
          <w:tcPr>
            <w:tcW w:w="3901" w:type="dxa"/>
            <w:gridSpan w:val="2"/>
            <w:vMerge w:val="restart"/>
            <w:tcBorders>
              <w:top w:val="nil"/>
              <w:left w:val="single" w:sz="8" w:space="0" w:color="auto"/>
              <w:bottom w:val="nil"/>
              <w:right w:val="single" w:sz="8" w:space="0" w:color="auto"/>
            </w:tcBorders>
            <w:shd w:val="clear" w:color="auto" w:fill="auto"/>
            <w:vAlign w:val="center"/>
            <w:hideMark/>
          </w:tcPr>
          <w:p w14:paraId="4864EF05" w14:textId="77777777" w:rsidR="0032298D" w:rsidRPr="00702EE3" w:rsidRDefault="0032298D">
            <w:pPr>
              <w:rPr>
                <w:rFonts w:ascii="Arial" w:hAnsi="Arial" w:cs="Arial"/>
                <w:b/>
                <w:bCs/>
                <w:sz w:val="22"/>
                <w:szCs w:val="22"/>
              </w:rPr>
            </w:pPr>
            <w:r w:rsidRPr="00702EE3">
              <w:rPr>
                <w:rFonts w:ascii="Arial" w:hAnsi="Arial" w:cs="Arial"/>
                <w:b/>
                <w:bCs/>
                <w:sz w:val="22"/>
                <w:szCs w:val="22"/>
              </w:rPr>
              <w:t>10. Tip ramură agricolă</w:t>
            </w:r>
          </w:p>
        </w:tc>
        <w:tc>
          <w:tcPr>
            <w:tcW w:w="8810" w:type="dxa"/>
            <w:gridSpan w:val="11"/>
            <w:tcBorders>
              <w:top w:val="single" w:sz="8" w:space="0" w:color="auto"/>
              <w:left w:val="nil"/>
              <w:bottom w:val="single" w:sz="4" w:space="0" w:color="auto"/>
              <w:right w:val="single" w:sz="8" w:space="0" w:color="000000"/>
            </w:tcBorders>
            <w:shd w:val="clear" w:color="auto" w:fill="auto"/>
            <w:vAlign w:val="center"/>
            <w:hideMark/>
          </w:tcPr>
          <w:p w14:paraId="633279EA" w14:textId="77777777" w:rsidR="0032298D" w:rsidRPr="00702EE3" w:rsidRDefault="0032298D">
            <w:pPr>
              <w:rPr>
                <w:rFonts w:ascii="Arial" w:hAnsi="Arial" w:cs="Arial"/>
                <w:b/>
                <w:bCs/>
                <w:sz w:val="22"/>
                <w:szCs w:val="22"/>
              </w:rPr>
            </w:pPr>
            <w:r w:rsidRPr="00702EE3">
              <w:rPr>
                <w:rFonts w:ascii="Arial" w:hAnsi="Arial" w:cs="Arial"/>
                <w:b/>
                <w:bCs/>
                <w:sz w:val="22"/>
                <w:szCs w:val="22"/>
              </w:rPr>
              <w:t xml:space="preserve">Culturi de câmp </w:t>
            </w:r>
          </w:p>
        </w:tc>
        <w:tc>
          <w:tcPr>
            <w:tcW w:w="1959" w:type="dxa"/>
            <w:tcBorders>
              <w:top w:val="nil"/>
              <w:left w:val="nil"/>
              <w:bottom w:val="single" w:sz="4" w:space="0" w:color="auto"/>
              <w:right w:val="single" w:sz="8" w:space="0" w:color="auto"/>
            </w:tcBorders>
            <w:shd w:val="clear" w:color="000000" w:fill="CCFFFF"/>
            <w:vAlign w:val="center"/>
            <w:hideMark/>
          </w:tcPr>
          <w:p w14:paraId="227C03D1" w14:textId="77777777" w:rsidR="0032298D" w:rsidRPr="00702EE3" w:rsidRDefault="0032298D">
            <w:pPr>
              <w:jc w:val="center"/>
              <w:rPr>
                <w:rFonts w:ascii="Arial" w:hAnsi="Arial" w:cs="Arial"/>
                <w:sz w:val="22"/>
                <w:szCs w:val="22"/>
              </w:rPr>
            </w:pPr>
            <w:r w:rsidRPr="00702EE3">
              <w:rPr>
                <w:rFonts w:ascii="Arial" w:hAnsi="Arial" w:cs="Arial"/>
                <w:sz w:val="22"/>
                <w:szCs w:val="22"/>
              </w:rPr>
              <w:t> </w:t>
            </w:r>
          </w:p>
        </w:tc>
      </w:tr>
      <w:tr w:rsidR="0032298D" w:rsidRPr="00702EE3" w14:paraId="40A8FFFE" w14:textId="77777777" w:rsidTr="0032298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30"/>
        </w:trPr>
        <w:tc>
          <w:tcPr>
            <w:tcW w:w="3901" w:type="dxa"/>
            <w:gridSpan w:val="2"/>
            <w:vMerge/>
            <w:tcBorders>
              <w:top w:val="nil"/>
              <w:left w:val="single" w:sz="8" w:space="0" w:color="auto"/>
              <w:bottom w:val="nil"/>
              <w:right w:val="single" w:sz="8" w:space="0" w:color="auto"/>
            </w:tcBorders>
            <w:vAlign w:val="center"/>
            <w:hideMark/>
          </w:tcPr>
          <w:p w14:paraId="61480EC5" w14:textId="77777777" w:rsidR="0032298D" w:rsidRPr="00702EE3" w:rsidRDefault="0032298D">
            <w:pPr>
              <w:rPr>
                <w:rFonts w:ascii="Arial" w:hAnsi="Arial" w:cs="Arial"/>
                <w:b/>
                <w:bCs/>
                <w:sz w:val="22"/>
                <w:szCs w:val="22"/>
              </w:rPr>
            </w:pPr>
          </w:p>
        </w:tc>
        <w:tc>
          <w:tcPr>
            <w:tcW w:w="8810" w:type="dxa"/>
            <w:gridSpan w:val="11"/>
            <w:tcBorders>
              <w:top w:val="single" w:sz="4" w:space="0" w:color="auto"/>
              <w:left w:val="nil"/>
              <w:bottom w:val="single" w:sz="4" w:space="0" w:color="auto"/>
              <w:right w:val="single" w:sz="8" w:space="0" w:color="000000"/>
            </w:tcBorders>
            <w:shd w:val="clear" w:color="auto" w:fill="auto"/>
            <w:vAlign w:val="center"/>
            <w:hideMark/>
          </w:tcPr>
          <w:p w14:paraId="246B842B" w14:textId="77777777" w:rsidR="0032298D" w:rsidRPr="00702EE3" w:rsidRDefault="0032298D">
            <w:pPr>
              <w:rPr>
                <w:rFonts w:ascii="Arial" w:hAnsi="Arial" w:cs="Arial"/>
                <w:b/>
                <w:bCs/>
                <w:sz w:val="22"/>
                <w:szCs w:val="22"/>
              </w:rPr>
            </w:pPr>
            <w:r w:rsidRPr="00702EE3">
              <w:rPr>
                <w:rFonts w:ascii="Arial" w:hAnsi="Arial" w:cs="Arial"/>
                <w:b/>
                <w:bCs/>
                <w:sz w:val="22"/>
                <w:szCs w:val="22"/>
              </w:rPr>
              <w:t>Horticultură</w:t>
            </w:r>
          </w:p>
        </w:tc>
        <w:tc>
          <w:tcPr>
            <w:tcW w:w="1959" w:type="dxa"/>
            <w:tcBorders>
              <w:top w:val="nil"/>
              <w:left w:val="nil"/>
              <w:bottom w:val="single" w:sz="4" w:space="0" w:color="auto"/>
              <w:right w:val="single" w:sz="8" w:space="0" w:color="auto"/>
            </w:tcBorders>
            <w:shd w:val="clear" w:color="000000" w:fill="CCFFFF"/>
            <w:vAlign w:val="center"/>
            <w:hideMark/>
          </w:tcPr>
          <w:p w14:paraId="4BBA2EFA" w14:textId="77777777" w:rsidR="0032298D" w:rsidRPr="00702EE3" w:rsidRDefault="0032298D">
            <w:pPr>
              <w:jc w:val="center"/>
              <w:rPr>
                <w:rFonts w:ascii="Arial" w:hAnsi="Arial" w:cs="Arial"/>
                <w:sz w:val="22"/>
                <w:szCs w:val="22"/>
              </w:rPr>
            </w:pPr>
            <w:r w:rsidRPr="00702EE3">
              <w:rPr>
                <w:rFonts w:ascii="Arial" w:hAnsi="Arial" w:cs="Arial"/>
                <w:sz w:val="22"/>
                <w:szCs w:val="22"/>
              </w:rPr>
              <w:t> </w:t>
            </w:r>
          </w:p>
        </w:tc>
      </w:tr>
      <w:tr w:rsidR="0032298D" w:rsidRPr="00702EE3" w14:paraId="1FB5DDD5" w14:textId="77777777" w:rsidTr="0032298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30"/>
        </w:trPr>
        <w:tc>
          <w:tcPr>
            <w:tcW w:w="3901" w:type="dxa"/>
            <w:gridSpan w:val="2"/>
            <w:vMerge/>
            <w:tcBorders>
              <w:top w:val="nil"/>
              <w:left w:val="single" w:sz="8" w:space="0" w:color="auto"/>
              <w:bottom w:val="nil"/>
              <w:right w:val="single" w:sz="8" w:space="0" w:color="auto"/>
            </w:tcBorders>
            <w:vAlign w:val="center"/>
            <w:hideMark/>
          </w:tcPr>
          <w:p w14:paraId="2E717E94" w14:textId="77777777" w:rsidR="0032298D" w:rsidRPr="00702EE3" w:rsidRDefault="0032298D">
            <w:pPr>
              <w:rPr>
                <w:rFonts w:ascii="Arial" w:hAnsi="Arial" w:cs="Arial"/>
                <w:b/>
                <w:bCs/>
                <w:sz w:val="22"/>
                <w:szCs w:val="22"/>
              </w:rPr>
            </w:pPr>
          </w:p>
        </w:tc>
        <w:tc>
          <w:tcPr>
            <w:tcW w:w="8810" w:type="dxa"/>
            <w:gridSpan w:val="11"/>
            <w:tcBorders>
              <w:top w:val="single" w:sz="4" w:space="0" w:color="auto"/>
              <w:left w:val="nil"/>
              <w:bottom w:val="single" w:sz="4" w:space="0" w:color="auto"/>
              <w:right w:val="single" w:sz="8" w:space="0" w:color="000000"/>
            </w:tcBorders>
            <w:shd w:val="clear" w:color="auto" w:fill="auto"/>
            <w:vAlign w:val="center"/>
            <w:hideMark/>
          </w:tcPr>
          <w:p w14:paraId="5311BC4C" w14:textId="77777777" w:rsidR="0032298D" w:rsidRPr="00702EE3" w:rsidRDefault="0032298D">
            <w:pPr>
              <w:rPr>
                <w:rFonts w:ascii="Arial" w:hAnsi="Arial" w:cs="Arial"/>
                <w:b/>
                <w:bCs/>
                <w:sz w:val="22"/>
                <w:szCs w:val="22"/>
              </w:rPr>
            </w:pPr>
            <w:r w:rsidRPr="00702EE3">
              <w:rPr>
                <w:rFonts w:ascii="Arial" w:hAnsi="Arial" w:cs="Arial"/>
                <w:b/>
                <w:bCs/>
                <w:sz w:val="22"/>
                <w:szCs w:val="22"/>
              </w:rPr>
              <w:t>Creștere bovine pentru carne</w:t>
            </w:r>
          </w:p>
        </w:tc>
        <w:tc>
          <w:tcPr>
            <w:tcW w:w="1959" w:type="dxa"/>
            <w:tcBorders>
              <w:top w:val="nil"/>
              <w:left w:val="nil"/>
              <w:bottom w:val="single" w:sz="4" w:space="0" w:color="auto"/>
              <w:right w:val="single" w:sz="8" w:space="0" w:color="auto"/>
            </w:tcBorders>
            <w:shd w:val="clear" w:color="000000" w:fill="CCFFFF"/>
            <w:vAlign w:val="center"/>
            <w:hideMark/>
          </w:tcPr>
          <w:p w14:paraId="6A7182DA" w14:textId="77777777" w:rsidR="0032298D" w:rsidRPr="00702EE3" w:rsidRDefault="0032298D">
            <w:pPr>
              <w:jc w:val="center"/>
              <w:rPr>
                <w:rFonts w:ascii="Arial" w:hAnsi="Arial" w:cs="Arial"/>
                <w:sz w:val="22"/>
                <w:szCs w:val="22"/>
              </w:rPr>
            </w:pPr>
            <w:r w:rsidRPr="00702EE3">
              <w:rPr>
                <w:rFonts w:ascii="Arial" w:hAnsi="Arial" w:cs="Arial"/>
                <w:sz w:val="22"/>
                <w:szCs w:val="22"/>
              </w:rPr>
              <w:t> </w:t>
            </w:r>
          </w:p>
        </w:tc>
      </w:tr>
      <w:tr w:rsidR="0032298D" w:rsidRPr="00702EE3" w14:paraId="056BA8B5" w14:textId="77777777" w:rsidTr="0032298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00"/>
        </w:trPr>
        <w:tc>
          <w:tcPr>
            <w:tcW w:w="3901" w:type="dxa"/>
            <w:gridSpan w:val="2"/>
            <w:vMerge/>
            <w:tcBorders>
              <w:top w:val="nil"/>
              <w:left w:val="single" w:sz="8" w:space="0" w:color="auto"/>
              <w:bottom w:val="nil"/>
              <w:right w:val="single" w:sz="8" w:space="0" w:color="auto"/>
            </w:tcBorders>
            <w:vAlign w:val="center"/>
            <w:hideMark/>
          </w:tcPr>
          <w:p w14:paraId="1F0BF8CA" w14:textId="77777777" w:rsidR="0032298D" w:rsidRPr="00702EE3" w:rsidRDefault="0032298D">
            <w:pPr>
              <w:rPr>
                <w:rFonts w:ascii="Arial" w:hAnsi="Arial" w:cs="Arial"/>
                <w:b/>
                <w:bCs/>
                <w:sz w:val="22"/>
                <w:szCs w:val="22"/>
              </w:rPr>
            </w:pPr>
          </w:p>
        </w:tc>
        <w:tc>
          <w:tcPr>
            <w:tcW w:w="8810" w:type="dxa"/>
            <w:gridSpan w:val="11"/>
            <w:tcBorders>
              <w:top w:val="single" w:sz="4" w:space="0" w:color="auto"/>
              <w:left w:val="nil"/>
              <w:bottom w:val="single" w:sz="4" w:space="0" w:color="auto"/>
              <w:right w:val="single" w:sz="8" w:space="0" w:color="000000"/>
            </w:tcBorders>
            <w:shd w:val="clear" w:color="auto" w:fill="auto"/>
            <w:vAlign w:val="center"/>
            <w:hideMark/>
          </w:tcPr>
          <w:p w14:paraId="29543101" w14:textId="77777777" w:rsidR="0032298D" w:rsidRPr="00702EE3" w:rsidRDefault="0032298D">
            <w:pPr>
              <w:rPr>
                <w:rFonts w:ascii="Arial" w:hAnsi="Arial" w:cs="Arial"/>
                <w:b/>
                <w:bCs/>
                <w:sz w:val="22"/>
                <w:szCs w:val="22"/>
              </w:rPr>
            </w:pPr>
            <w:r w:rsidRPr="00702EE3">
              <w:rPr>
                <w:rFonts w:ascii="Arial" w:hAnsi="Arial" w:cs="Arial"/>
                <w:b/>
                <w:bCs/>
                <w:sz w:val="22"/>
                <w:szCs w:val="22"/>
              </w:rPr>
              <w:t>Creștere bovine pentru lapte</w:t>
            </w:r>
          </w:p>
        </w:tc>
        <w:tc>
          <w:tcPr>
            <w:tcW w:w="1959" w:type="dxa"/>
            <w:tcBorders>
              <w:top w:val="nil"/>
              <w:left w:val="nil"/>
              <w:bottom w:val="single" w:sz="4" w:space="0" w:color="auto"/>
              <w:right w:val="single" w:sz="8" w:space="0" w:color="auto"/>
            </w:tcBorders>
            <w:shd w:val="clear" w:color="000000" w:fill="CCFFFF"/>
            <w:vAlign w:val="center"/>
            <w:hideMark/>
          </w:tcPr>
          <w:p w14:paraId="1DE8C21E" w14:textId="77777777" w:rsidR="0032298D" w:rsidRPr="00702EE3" w:rsidRDefault="0032298D">
            <w:pPr>
              <w:jc w:val="center"/>
              <w:rPr>
                <w:rFonts w:ascii="Arial" w:hAnsi="Arial" w:cs="Arial"/>
                <w:sz w:val="22"/>
                <w:szCs w:val="22"/>
              </w:rPr>
            </w:pPr>
            <w:r w:rsidRPr="00702EE3">
              <w:rPr>
                <w:rFonts w:ascii="Arial" w:hAnsi="Arial" w:cs="Arial"/>
                <w:sz w:val="22"/>
                <w:szCs w:val="22"/>
              </w:rPr>
              <w:t> </w:t>
            </w:r>
          </w:p>
        </w:tc>
      </w:tr>
      <w:tr w:rsidR="0032298D" w:rsidRPr="00702EE3" w14:paraId="56CD7011" w14:textId="77777777" w:rsidTr="0032298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00"/>
        </w:trPr>
        <w:tc>
          <w:tcPr>
            <w:tcW w:w="3901" w:type="dxa"/>
            <w:gridSpan w:val="2"/>
            <w:vMerge/>
            <w:tcBorders>
              <w:top w:val="nil"/>
              <w:left w:val="single" w:sz="8" w:space="0" w:color="auto"/>
              <w:bottom w:val="nil"/>
              <w:right w:val="single" w:sz="8" w:space="0" w:color="auto"/>
            </w:tcBorders>
            <w:vAlign w:val="center"/>
            <w:hideMark/>
          </w:tcPr>
          <w:p w14:paraId="0E33D6E3" w14:textId="77777777" w:rsidR="0032298D" w:rsidRPr="00702EE3" w:rsidRDefault="0032298D">
            <w:pPr>
              <w:rPr>
                <w:rFonts w:ascii="Arial" w:hAnsi="Arial" w:cs="Arial"/>
                <w:b/>
                <w:bCs/>
                <w:sz w:val="22"/>
                <w:szCs w:val="22"/>
              </w:rPr>
            </w:pPr>
          </w:p>
        </w:tc>
        <w:tc>
          <w:tcPr>
            <w:tcW w:w="8810" w:type="dxa"/>
            <w:gridSpan w:val="11"/>
            <w:tcBorders>
              <w:top w:val="single" w:sz="4" w:space="0" w:color="auto"/>
              <w:left w:val="nil"/>
              <w:bottom w:val="single" w:sz="4" w:space="0" w:color="auto"/>
              <w:right w:val="single" w:sz="8" w:space="0" w:color="000000"/>
            </w:tcBorders>
            <w:shd w:val="clear" w:color="auto" w:fill="auto"/>
            <w:vAlign w:val="center"/>
            <w:hideMark/>
          </w:tcPr>
          <w:p w14:paraId="75C77F9A" w14:textId="77777777" w:rsidR="0032298D" w:rsidRPr="00702EE3" w:rsidRDefault="0032298D">
            <w:pPr>
              <w:rPr>
                <w:rFonts w:ascii="Arial" w:hAnsi="Arial" w:cs="Arial"/>
                <w:b/>
                <w:bCs/>
                <w:sz w:val="22"/>
                <w:szCs w:val="22"/>
              </w:rPr>
            </w:pPr>
            <w:r w:rsidRPr="00702EE3">
              <w:rPr>
                <w:rFonts w:ascii="Arial" w:hAnsi="Arial" w:cs="Arial"/>
                <w:b/>
                <w:bCs/>
                <w:sz w:val="22"/>
                <w:szCs w:val="22"/>
              </w:rPr>
              <w:t>Creștere ovine și caprine</w:t>
            </w:r>
          </w:p>
        </w:tc>
        <w:tc>
          <w:tcPr>
            <w:tcW w:w="1959" w:type="dxa"/>
            <w:tcBorders>
              <w:top w:val="nil"/>
              <w:left w:val="nil"/>
              <w:bottom w:val="single" w:sz="4" w:space="0" w:color="auto"/>
              <w:right w:val="single" w:sz="8" w:space="0" w:color="auto"/>
            </w:tcBorders>
            <w:shd w:val="clear" w:color="000000" w:fill="CCFFFF"/>
            <w:vAlign w:val="center"/>
            <w:hideMark/>
          </w:tcPr>
          <w:p w14:paraId="01773F8B" w14:textId="77777777" w:rsidR="0032298D" w:rsidRPr="00702EE3" w:rsidRDefault="0032298D">
            <w:pPr>
              <w:jc w:val="center"/>
              <w:rPr>
                <w:rFonts w:ascii="Arial" w:hAnsi="Arial" w:cs="Arial"/>
                <w:sz w:val="22"/>
                <w:szCs w:val="22"/>
              </w:rPr>
            </w:pPr>
            <w:r w:rsidRPr="00702EE3">
              <w:rPr>
                <w:rFonts w:ascii="Arial" w:hAnsi="Arial" w:cs="Arial"/>
                <w:sz w:val="22"/>
                <w:szCs w:val="22"/>
              </w:rPr>
              <w:t> </w:t>
            </w:r>
          </w:p>
        </w:tc>
      </w:tr>
      <w:tr w:rsidR="0032298D" w:rsidRPr="00702EE3" w14:paraId="0281515A" w14:textId="77777777" w:rsidTr="0032298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30"/>
        </w:trPr>
        <w:tc>
          <w:tcPr>
            <w:tcW w:w="3901" w:type="dxa"/>
            <w:gridSpan w:val="2"/>
            <w:vMerge/>
            <w:tcBorders>
              <w:top w:val="nil"/>
              <w:left w:val="single" w:sz="8" w:space="0" w:color="auto"/>
              <w:bottom w:val="nil"/>
              <w:right w:val="single" w:sz="8" w:space="0" w:color="auto"/>
            </w:tcBorders>
            <w:vAlign w:val="center"/>
            <w:hideMark/>
          </w:tcPr>
          <w:p w14:paraId="22511B57" w14:textId="77777777" w:rsidR="0032298D" w:rsidRPr="00702EE3" w:rsidRDefault="0032298D">
            <w:pPr>
              <w:rPr>
                <w:rFonts w:ascii="Arial" w:hAnsi="Arial" w:cs="Arial"/>
                <w:b/>
                <w:bCs/>
                <w:sz w:val="22"/>
                <w:szCs w:val="22"/>
              </w:rPr>
            </w:pPr>
          </w:p>
        </w:tc>
        <w:tc>
          <w:tcPr>
            <w:tcW w:w="8810" w:type="dxa"/>
            <w:gridSpan w:val="11"/>
            <w:tcBorders>
              <w:top w:val="single" w:sz="4" w:space="0" w:color="auto"/>
              <w:left w:val="nil"/>
              <w:bottom w:val="single" w:sz="4" w:space="0" w:color="auto"/>
              <w:right w:val="single" w:sz="8" w:space="0" w:color="000000"/>
            </w:tcBorders>
            <w:shd w:val="clear" w:color="auto" w:fill="auto"/>
            <w:vAlign w:val="center"/>
            <w:hideMark/>
          </w:tcPr>
          <w:p w14:paraId="1C928B69" w14:textId="77777777" w:rsidR="0032298D" w:rsidRPr="00702EE3" w:rsidRDefault="0032298D">
            <w:pPr>
              <w:rPr>
                <w:rFonts w:ascii="Arial" w:hAnsi="Arial" w:cs="Arial"/>
                <w:b/>
                <w:bCs/>
                <w:sz w:val="22"/>
                <w:szCs w:val="22"/>
              </w:rPr>
            </w:pPr>
            <w:r w:rsidRPr="00702EE3">
              <w:rPr>
                <w:rFonts w:ascii="Arial" w:hAnsi="Arial" w:cs="Arial"/>
                <w:b/>
                <w:bCs/>
                <w:sz w:val="22"/>
                <w:szCs w:val="22"/>
              </w:rPr>
              <w:t>Porcine</w:t>
            </w:r>
          </w:p>
        </w:tc>
        <w:tc>
          <w:tcPr>
            <w:tcW w:w="1959" w:type="dxa"/>
            <w:tcBorders>
              <w:top w:val="nil"/>
              <w:left w:val="nil"/>
              <w:bottom w:val="single" w:sz="4" w:space="0" w:color="auto"/>
              <w:right w:val="single" w:sz="8" w:space="0" w:color="auto"/>
            </w:tcBorders>
            <w:shd w:val="clear" w:color="000000" w:fill="CCFFFF"/>
            <w:vAlign w:val="center"/>
            <w:hideMark/>
          </w:tcPr>
          <w:p w14:paraId="3CFAF477" w14:textId="77777777" w:rsidR="0032298D" w:rsidRPr="00702EE3" w:rsidRDefault="0032298D">
            <w:pPr>
              <w:jc w:val="center"/>
              <w:rPr>
                <w:rFonts w:ascii="Arial" w:hAnsi="Arial" w:cs="Arial"/>
                <w:sz w:val="22"/>
                <w:szCs w:val="22"/>
              </w:rPr>
            </w:pPr>
            <w:r w:rsidRPr="00702EE3">
              <w:rPr>
                <w:rFonts w:ascii="Arial" w:hAnsi="Arial" w:cs="Arial"/>
                <w:sz w:val="22"/>
                <w:szCs w:val="22"/>
              </w:rPr>
              <w:t> </w:t>
            </w:r>
          </w:p>
        </w:tc>
      </w:tr>
      <w:tr w:rsidR="0032298D" w:rsidRPr="00702EE3" w14:paraId="3A947D34" w14:textId="77777777" w:rsidTr="0032298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30"/>
        </w:trPr>
        <w:tc>
          <w:tcPr>
            <w:tcW w:w="3901" w:type="dxa"/>
            <w:gridSpan w:val="2"/>
            <w:vMerge/>
            <w:tcBorders>
              <w:top w:val="nil"/>
              <w:left w:val="single" w:sz="8" w:space="0" w:color="auto"/>
              <w:bottom w:val="nil"/>
              <w:right w:val="single" w:sz="8" w:space="0" w:color="auto"/>
            </w:tcBorders>
            <w:vAlign w:val="center"/>
            <w:hideMark/>
          </w:tcPr>
          <w:p w14:paraId="361A8E30" w14:textId="77777777" w:rsidR="0032298D" w:rsidRPr="00702EE3" w:rsidRDefault="0032298D">
            <w:pPr>
              <w:rPr>
                <w:rFonts w:ascii="Arial" w:hAnsi="Arial" w:cs="Arial"/>
                <w:b/>
                <w:bCs/>
                <w:sz w:val="22"/>
                <w:szCs w:val="22"/>
              </w:rPr>
            </w:pPr>
          </w:p>
        </w:tc>
        <w:tc>
          <w:tcPr>
            <w:tcW w:w="8810" w:type="dxa"/>
            <w:gridSpan w:val="11"/>
            <w:tcBorders>
              <w:top w:val="single" w:sz="4" w:space="0" w:color="auto"/>
              <w:left w:val="nil"/>
              <w:bottom w:val="single" w:sz="4" w:space="0" w:color="auto"/>
              <w:right w:val="single" w:sz="8" w:space="0" w:color="000000"/>
            </w:tcBorders>
            <w:shd w:val="clear" w:color="auto" w:fill="auto"/>
            <w:vAlign w:val="center"/>
            <w:hideMark/>
          </w:tcPr>
          <w:p w14:paraId="33CD8C86" w14:textId="77777777" w:rsidR="0032298D" w:rsidRPr="00702EE3" w:rsidRDefault="0032298D">
            <w:pPr>
              <w:rPr>
                <w:rFonts w:ascii="Arial" w:hAnsi="Arial" w:cs="Arial"/>
                <w:b/>
                <w:bCs/>
                <w:sz w:val="22"/>
                <w:szCs w:val="22"/>
              </w:rPr>
            </w:pPr>
            <w:r w:rsidRPr="00702EE3">
              <w:rPr>
                <w:rFonts w:ascii="Arial" w:hAnsi="Arial" w:cs="Arial"/>
                <w:b/>
                <w:bCs/>
                <w:sz w:val="22"/>
                <w:szCs w:val="22"/>
              </w:rPr>
              <w:t>Păsări de curte</w:t>
            </w:r>
          </w:p>
        </w:tc>
        <w:tc>
          <w:tcPr>
            <w:tcW w:w="1959" w:type="dxa"/>
            <w:tcBorders>
              <w:top w:val="nil"/>
              <w:left w:val="nil"/>
              <w:bottom w:val="single" w:sz="4" w:space="0" w:color="auto"/>
              <w:right w:val="single" w:sz="8" w:space="0" w:color="auto"/>
            </w:tcBorders>
            <w:shd w:val="clear" w:color="000000" w:fill="CCFFFF"/>
            <w:vAlign w:val="center"/>
            <w:hideMark/>
          </w:tcPr>
          <w:p w14:paraId="6F94CD4A" w14:textId="77777777" w:rsidR="0032298D" w:rsidRPr="00702EE3" w:rsidRDefault="0032298D">
            <w:pPr>
              <w:jc w:val="center"/>
              <w:rPr>
                <w:rFonts w:ascii="Arial" w:hAnsi="Arial" w:cs="Arial"/>
                <w:sz w:val="22"/>
                <w:szCs w:val="22"/>
              </w:rPr>
            </w:pPr>
            <w:r w:rsidRPr="00702EE3">
              <w:rPr>
                <w:rFonts w:ascii="Arial" w:hAnsi="Arial" w:cs="Arial"/>
                <w:sz w:val="22"/>
                <w:szCs w:val="22"/>
              </w:rPr>
              <w:t> </w:t>
            </w:r>
          </w:p>
        </w:tc>
      </w:tr>
      <w:tr w:rsidR="0032298D" w:rsidRPr="00702EE3" w14:paraId="5454D99D" w14:textId="77777777" w:rsidTr="0032298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00"/>
        </w:trPr>
        <w:tc>
          <w:tcPr>
            <w:tcW w:w="3901" w:type="dxa"/>
            <w:gridSpan w:val="2"/>
            <w:vMerge/>
            <w:tcBorders>
              <w:top w:val="nil"/>
              <w:left w:val="single" w:sz="8" w:space="0" w:color="auto"/>
              <w:bottom w:val="nil"/>
              <w:right w:val="single" w:sz="8" w:space="0" w:color="auto"/>
            </w:tcBorders>
            <w:vAlign w:val="center"/>
            <w:hideMark/>
          </w:tcPr>
          <w:p w14:paraId="6D940E54" w14:textId="77777777" w:rsidR="0032298D" w:rsidRPr="00702EE3" w:rsidRDefault="0032298D">
            <w:pPr>
              <w:rPr>
                <w:rFonts w:ascii="Arial" w:hAnsi="Arial" w:cs="Arial"/>
                <w:b/>
                <w:bCs/>
                <w:sz w:val="22"/>
                <w:szCs w:val="22"/>
              </w:rPr>
            </w:pPr>
          </w:p>
        </w:tc>
        <w:tc>
          <w:tcPr>
            <w:tcW w:w="8810" w:type="dxa"/>
            <w:gridSpan w:val="11"/>
            <w:tcBorders>
              <w:top w:val="single" w:sz="4" w:space="0" w:color="auto"/>
              <w:left w:val="nil"/>
              <w:bottom w:val="single" w:sz="4" w:space="0" w:color="auto"/>
              <w:right w:val="single" w:sz="8" w:space="0" w:color="000000"/>
            </w:tcBorders>
            <w:shd w:val="clear" w:color="auto" w:fill="auto"/>
            <w:vAlign w:val="center"/>
            <w:hideMark/>
          </w:tcPr>
          <w:p w14:paraId="63F68F92" w14:textId="77777777" w:rsidR="0032298D" w:rsidRPr="00702EE3" w:rsidRDefault="0032298D">
            <w:pPr>
              <w:rPr>
                <w:rFonts w:ascii="Arial" w:hAnsi="Arial" w:cs="Arial"/>
                <w:b/>
                <w:bCs/>
                <w:sz w:val="22"/>
                <w:szCs w:val="22"/>
              </w:rPr>
            </w:pPr>
            <w:r w:rsidRPr="00702EE3">
              <w:rPr>
                <w:rFonts w:ascii="Arial" w:hAnsi="Arial" w:cs="Arial"/>
                <w:b/>
                <w:bCs/>
                <w:sz w:val="22"/>
                <w:szCs w:val="22"/>
              </w:rPr>
              <w:t>Mixte - culturi mixte</w:t>
            </w:r>
          </w:p>
        </w:tc>
        <w:tc>
          <w:tcPr>
            <w:tcW w:w="1959" w:type="dxa"/>
            <w:tcBorders>
              <w:top w:val="nil"/>
              <w:left w:val="nil"/>
              <w:bottom w:val="single" w:sz="4" w:space="0" w:color="auto"/>
              <w:right w:val="single" w:sz="8" w:space="0" w:color="auto"/>
            </w:tcBorders>
            <w:shd w:val="clear" w:color="000000" w:fill="CCFFFF"/>
            <w:vAlign w:val="center"/>
            <w:hideMark/>
          </w:tcPr>
          <w:p w14:paraId="04EEB2FA" w14:textId="77777777" w:rsidR="0032298D" w:rsidRPr="00702EE3" w:rsidRDefault="0032298D">
            <w:pPr>
              <w:jc w:val="center"/>
              <w:rPr>
                <w:rFonts w:ascii="Arial" w:hAnsi="Arial" w:cs="Arial"/>
                <w:sz w:val="22"/>
                <w:szCs w:val="22"/>
              </w:rPr>
            </w:pPr>
            <w:r w:rsidRPr="00702EE3">
              <w:rPr>
                <w:rFonts w:ascii="Arial" w:hAnsi="Arial" w:cs="Arial"/>
                <w:sz w:val="22"/>
                <w:szCs w:val="22"/>
              </w:rPr>
              <w:t> </w:t>
            </w:r>
          </w:p>
        </w:tc>
      </w:tr>
      <w:tr w:rsidR="0032298D" w:rsidRPr="00702EE3" w14:paraId="411BEFF2" w14:textId="77777777" w:rsidTr="0032298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00"/>
        </w:trPr>
        <w:tc>
          <w:tcPr>
            <w:tcW w:w="3901" w:type="dxa"/>
            <w:gridSpan w:val="2"/>
            <w:vMerge/>
            <w:tcBorders>
              <w:top w:val="nil"/>
              <w:left w:val="single" w:sz="8" w:space="0" w:color="auto"/>
              <w:bottom w:val="nil"/>
              <w:right w:val="single" w:sz="8" w:space="0" w:color="auto"/>
            </w:tcBorders>
            <w:vAlign w:val="center"/>
            <w:hideMark/>
          </w:tcPr>
          <w:p w14:paraId="562D5019" w14:textId="77777777" w:rsidR="0032298D" w:rsidRPr="00702EE3" w:rsidRDefault="0032298D">
            <w:pPr>
              <w:rPr>
                <w:rFonts w:ascii="Arial" w:hAnsi="Arial" w:cs="Arial"/>
                <w:b/>
                <w:bCs/>
                <w:sz w:val="22"/>
                <w:szCs w:val="22"/>
              </w:rPr>
            </w:pPr>
          </w:p>
        </w:tc>
        <w:tc>
          <w:tcPr>
            <w:tcW w:w="8810" w:type="dxa"/>
            <w:gridSpan w:val="11"/>
            <w:tcBorders>
              <w:top w:val="single" w:sz="4" w:space="0" w:color="auto"/>
              <w:left w:val="nil"/>
              <w:bottom w:val="single" w:sz="4" w:space="0" w:color="auto"/>
              <w:right w:val="single" w:sz="8" w:space="0" w:color="000000"/>
            </w:tcBorders>
            <w:shd w:val="clear" w:color="auto" w:fill="auto"/>
            <w:vAlign w:val="center"/>
            <w:hideMark/>
          </w:tcPr>
          <w:p w14:paraId="2366B6C9" w14:textId="77777777" w:rsidR="0032298D" w:rsidRPr="00702EE3" w:rsidRDefault="0032298D">
            <w:pPr>
              <w:rPr>
                <w:rFonts w:ascii="Arial" w:hAnsi="Arial" w:cs="Arial"/>
                <w:b/>
                <w:bCs/>
                <w:sz w:val="22"/>
                <w:szCs w:val="22"/>
              </w:rPr>
            </w:pPr>
            <w:r w:rsidRPr="00702EE3">
              <w:rPr>
                <w:rFonts w:ascii="Arial" w:hAnsi="Arial" w:cs="Arial"/>
                <w:b/>
                <w:bCs/>
                <w:sz w:val="22"/>
                <w:szCs w:val="22"/>
              </w:rPr>
              <w:t>Mixte - animale mixte</w:t>
            </w:r>
          </w:p>
        </w:tc>
        <w:tc>
          <w:tcPr>
            <w:tcW w:w="1959" w:type="dxa"/>
            <w:tcBorders>
              <w:top w:val="nil"/>
              <w:left w:val="nil"/>
              <w:bottom w:val="nil"/>
              <w:right w:val="single" w:sz="8" w:space="0" w:color="auto"/>
            </w:tcBorders>
            <w:shd w:val="clear" w:color="000000" w:fill="CCFFFF"/>
            <w:vAlign w:val="center"/>
            <w:hideMark/>
          </w:tcPr>
          <w:p w14:paraId="367EFF7B" w14:textId="77777777" w:rsidR="0032298D" w:rsidRPr="00702EE3" w:rsidRDefault="0032298D">
            <w:pPr>
              <w:jc w:val="center"/>
              <w:rPr>
                <w:rFonts w:ascii="Arial" w:hAnsi="Arial" w:cs="Arial"/>
                <w:sz w:val="22"/>
                <w:szCs w:val="22"/>
              </w:rPr>
            </w:pPr>
            <w:r w:rsidRPr="00702EE3">
              <w:rPr>
                <w:rFonts w:ascii="Arial" w:hAnsi="Arial" w:cs="Arial"/>
                <w:sz w:val="22"/>
                <w:szCs w:val="22"/>
              </w:rPr>
              <w:t> </w:t>
            </w:r>
          </w:p>
        </w:tc>
      </w:tr>
      <w:tr w:rsidR="0032298D" w:rsidRPr="00702EE3" w14:paraId="4EB423DE" w14:textId="77777777" w:rsidTr="0032298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00"/>
        </w:trPr>
        <w:tc>
          <w:tcPr>
            <w:tcW w:w="3901" w:type="dxa"/>
            <w:gridSpan w:val="2"/>
            <w:vMerge/>
            <w:tcBorders>
              <w:top w:val="nil"/>
              <w:left w:val="single" w:sz="8" w:space="0" w:color="auto"/>
              <w:bottom w:val="nil"/>
              <w:right w:val="single" w:sz="8" w:space="0" w:color="auto"/>
            </w:tcBorders>
            <w:vAlign w:val="center"/>
            <w:hideMark/>
          </w:tcPr>
          <w:p w14:paraId="67D0DDB8" w14:textId="77777777" w:rsidR="0032298D" w:rsidRPr="00702EE3" w:rsidRDefault="0032298D">
            <w:pPr>
              <w:rPr>
                <w:rFonts w:ascii="Arial" w:hAnsi="Arial" w:cs="Arial"/>
                <w:b/>
                <w:bCs/>
                <w:sz w:val="22"/>
                <w:szCs w:val="22"/>
              </w:rPr>
            </w:pPr>
          </w:p>
        </w:tc>
        <w:tc>
          <w:tcPr>
            <w:tcW w:w="8810" w:type="dxa"/>
            <w:gridSpan w:val="11"/>
            <w:tcBorders>
              <w:top w:val="single" w:sz="4" w:space="0" w:color="auto"/>
              <w:left w:val="nil"/>
              <w:bottom w:val="single" w:sz="4" w:space="0" w:color="auto"/>
              <w:right w:val="single" w:sz="8" w:space="0" w:color="000000"/>
            </w:tcBorders>
            <w:shd w:val="clear" w:color="auto" w:fill="auto"/>
            <w:vAlign w:val="center"/>
            <w:hideMark/>
          </w:tcPr>
          <w:p w14:paraId="52D6CEA2" w14:textId="77777777" w:rsidR="0032298D" w:rsidRPr="00702EE3" w:rsidRDefault="0032298D">
            <w:pPr>
              <w:rPr>
                <w:rFonts w:ascii="Arial" w:hAnsi="Arial" w:cs="Arial"/>
                <w:b/>
                <w:bCs/>
                <w:sz w:val="22"/>
                <w:szCs w:val="22"/>
              </w:rPr>
            </w:pPr>
            <w:r w:rsidRPr="00702EE3">
              <w:rPr>
                <w:rFonts w:ascii="Arial" w:hAnsi="Arial" w:cs="Arial"/>
                <w:b/>
                <w:bCs/>
                <w:sz w:val="22"/>
                <w:szCs w:val="22"/>
              </w:rPr>
              <w:t>Mixte - culturi si animale cu exceptia albinelor</w:t>
            </w:r>
          </w:p>
        </w:tc>
        <w:tc>
          <w:tcPr>
            <w:tcW w:w="1959" w:type="dxa"/>
            <w:tcBorders>
              <w:top w:val="single" w:sz="4" w:space="0" w:color="auto"/>
              <w:left w:val="nil"/>
              <w:bottom w:val="nil"/>
              <w:right w:val="single" w:sz="8" w:space="0" w:color="auto"/>
            </w:tcBorders>
            <w:shd w:val="clear" w:color="000000" w:fill="CCFFFF"/>
            <w:vAlign w:val="center"/>
            <w:hideMark/>
          </w:tcPr>
          <w:p w14:paraId="15C2012F" w14:textId="77777777" w:rsidR="0032298D" w:rsidRPr="00702EE3" w:rsidRDefault="0032298D">
            <w:pPr>
              <w:jc w:val="center"/>
              <w:rPr>
                <w:rFonts w:ascii="Arial" w:hAnsi="Arial" w:cs="Arial"/>
                <w:sz w:val="22"/>
                <w:szCs w:val="22"/>
              </w:rPr>
            </w:pPr>
            <w:r w:rsidRPr="00702EE3">
              <w:rPr>
                <w:rFonts w:ascii="Arial" w:hAnsi="Arial" w:cs="Arial"/>
                <w:sz w:val="22"/>
                <w:szCs w:val="22"/>
              </w:rPr>
              <w:t> </w:t>
            </w:r>
          </w:p>
        </w:tc>
      </w:tr>
      <w:tr w:rsidR="0032298D" w:rsidRPr="00702EE3" w14:paraId="2851E9C5" w14:textId="77777777" w:rsidTr="0032298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00"/>
        </w:trPr>
        <w:tc>
          <w:tcPr>
            <w:tcW w:w="3901" w:type="dxa"/>
            <w:gridSpan w:val="2"/>
            <w:vMerge/>
            <w:tcBorders>
              <w:top w:val="nil"/>
              <w:left w:val="single" w:sz="8" w:space="0" w:color="auto"/>
              <w:bottom w:val="nil"/>
              <w:right w:val="single" w:sz="8" w:space="0" w:color="auto"/>
            </w:tcBorders>
            <w:vAlign w:val="center"/>
            <w:hideMark/>
          </w:tcPr>
          <w:p w14:paraId="6FD0D389" w14:textId="77777777" w:rsidR="0032298D" w:rsidRPr="00702EE3" w:rsidRDefault="0032298D">
            <w:pPr>
              <w:rPr>
                <w:rFonts w:ascii="Arial" w:hAnsi="Arial" w:cs="Arial"/>
                <w:b/>
                <w:bCs/>
                <w:sz w:val="22"/>
                <w:szCs w:val="22"/>
              </w:rPr>
            </w:pPr>
          </w:p>
        </w:tc>
        <w:tc>
          <w:tcPr>
            <w:tcW w:w="8810" w:type="dxa"/>
            <w:gridSpan w:val="11"/>
            <w:tcBorders>
              <w:top w:val="single" w:sz="4" w:space="0" w:color="auto"/>
              <w:left w:val="nil"/>
              <w:bottom w:val="single" w:sz="4" w:space="0" w:color="auto"/>
              <w:right w:val="single" w:sz="8" w:space="0" w:color="000000"/>
            </w:tcBorders>
            <w:shd w:val="clear" w:color="auto" w:fill="auto"/>
            <w:vAlign w:val="center"/>
            <w:hideMark/>
          </w:tcPr>
          <w:p w14:paraId="39503172" w14:textId="77777777" w:rsidR="0032298D" w:rsidRPr="00702EE3" w:rsidRDefault="0032298D">
            <w:pPr>
              <w:rPr>
                <w:rFonts w:ascii="Arial" w:hAnsi="Arial" w:cs="Arial"/>
                <w:b/>
                <w:bCs/>
                <w:sz w:val="22"/>
                <w:szCs w:val="22"/>
              </w:rPr>
            </w:pPr>
            <w:r w:rsidRPr="00702EE3">
              <w:rPr>
                <w:rFonts w:ascii="Arial" w:hAnsi="Arial" w:cs="Arial"/>
                <w:b/>
                <w:bCs/>
                <w:sz w:val="22"/>
                <w:szCs w:val="22"/>
              </w:rPr>
              <w:t>Albine</w:t>
            </w:r>
          </w:p>
        </w:tc>
        <w:tc>
          <w:tcPr>
            <w:tcW w:w="1959" w:type="dxa"/>
            <w:tcBorders>
              <w:top w:val="single" w:sz="4" w:space="0" w:color="auto"/>
              <w:left w:val="nil"/>
              <w:bottom w:val="nil"/>
              <w:right w:val="single" w:sz="8" w:space="0" w:color="auto"/>
            </w:tcBorders>
            <w:shd w:val="clear" w:color="000000" w:fill="CCFFFF"/>
            <w:vAlign w:val="center"/>
            <w:hideMark/>
          </w:tcPr>
          <w:p w14:paraId="5485B3DC" w14:textId="77777777" w:rsidR="0032298D" w:rsidRPr="00702EE3" w:rsidRDefault="0032298D">
            <w:pPr>
              <w:jc w:val="center"/>
              <w:rPr>
                <w:rFonts w:ascii="Arial" w:hAnsi="Arial" w:cs="Arial"/>
                <w:sz w:val="22"/>
                <w:szCs w:val="22"/>
              </w:rPr>
            </w:pPr>
            <w:r w:rsidRPr="00702EE3">
              <w:rPr>
                <w:rFonts w:ascii="Arial" w:hAnsi="Arial" w:cs="Arial"/>
                <w:sz w:val="22"/>
                <w:szCs w:val="22"/>
              </w:rPr>
              <w:t> </w:t>
            </w:r>
          </w:p>
        </w:tc>
      </w:tr>
      <w:tr w:rsidR="0032298D" w:rsidRPr="00702EE3" w14:paraId="1BDBB3A9" w14:textId="77777777" w:rsidTr="0032298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30"/>
        </w:trPr>
        <w:tc>
          <w:tcPr>
            <w:tcW w:w="3901" w:type="dxa"/>
            <w:gridSpan w:val="2"/>
            <w:vMerge/>
            <w:tcBorders>
              <w:top w:val="nil"/>
              <w:left w:val="single" w:sz="8" w:space="0" w:color="auto"/>
              <w:bottom w:val="nil"/>
              <w:right w:val="single" w:sz="8" w:space="0" w:color="auto"/>
            </w:tcBorders>
            <w:vAlign w:val="center"/>
            <w:hideMark/>
          </w:tcPr>
          <w:p w14:paraId="69820527" w14:textId="77777777" w:rsidR="0032298D" w:rsidRPr="00702EE3" w:rsidRDefault="0032298D">
            <w:pPr>
              <w:rPr>
                <w:rFonts w:ascii="Arial" w:hAnsi="Arial" w:cs="Arial"/>
                <w:b/>
                <w:bCs/>
                <w:sz w:val="22"/>
                <w:szCs w:val="22"/>
              </w:rPr>
            </w:pPr>
          </w:p>
        </w:tc>
        <w:tc>
          <w:tcPr>
            <w:tcW w:w="8810" w:type="dxa"/>
            <w:gridSpan w:val="11"/>
            <w:tcBorders>
              <w:top w:val="single" w:sz="4" w:space="0" w:color="auto"/>
              <w:left w:val="nil"/>
              <w:bottom w:val="nil"/>
              <w:right w:val="single" w:sz="8" w:space="0" w:color="000000"/>
            </w:tcBorders>
            <w:shd w:val="clear" w:color="auto" w:fill="auto"/>
            <w:vAlign w:val="center"/>
            <w:hideMark/>
          </w:tcPr>
          <w:p w14:paraId="3C0C9A29" w14:textId="77777777" w:rsidR="0032298D" w:rsidRPr="00702EE3" w:rsidRDefault="0032298D">
            <w:pPr>
              <w:rPr>
                <w:rFonts w:ascii="Arial" w:hAnsi="Arial" w:cs="Arial"/>
                <w:b/>
                <w:bCs/>
                <w:sz w:val="22"/>
                <w:szCs w:val="22"/>
              </w:rPr>
            </w:pPr>
            <w:r w:rsidRPr="00702EE3">
              <w:rPr>
                <w:rFonts w:ascii="Arial" w:hAnsi="Arial" w:cs="Arial"/>
                <w:b/>
                <w:bCs/>
                <w:sz w:val="22"/>
                <w:szCs w:val="22"/>
              </w:rPr>
              <w:t>Altele</w:t>
            </w:r>
          </w:p>
        </w:tc>
        <w:tc>
          <w:tcPr>
            <w:tcW w:w="1959" w:type="dxa"/>
            <w:tcBorders>
              <w:top w:val="single" w:sz="4" w:space="0" w:color="auto"/>
              <w:left w:val="nil"/>
              <w:bottom w:val="nil"/>
              <w:right w:val="single" w:sz="8" w:space="0" w:color="auto"/>
            </w:tcBorders>
            <w:shd w:val="clear" w:color="000000" w:fill="CCFFFF"/>
            <w:vAlign w:val="center"/>
            <w:hideMark/>
          </w:tcPr>
          <w:p w14:paraId="4A82ED70" w14:textId="77777777" w:rsidR="0032298D" w:rsidRPr="00702EE3" w:rsidRDefault="0032298D">
            <w:pPr>
              <w:jc w:val="center"/>
              <w:rPr>
                <w:rFonts w:ascii="Arial" w:hAnsi="Arial" w:cs="Arial"/>
                <w:sz w:val="22"/>
                <w:szCs w:val="22"/>
              </w:rPr>
            </w:pPr>
            <w:r w:rsidRPr="00702EE3">
              <w:rPr>
                <w:rFonts w:ascii="Arial" w:hAnsi="Arial" w:cs="Arial"/>
                <w:sz w:val="22"/>
                <w:szCs w:val="22"/>
              </w:rPr>
              <w:t> </w:t>
            </w:r>
          </w:p>
        </w:tc>
      </w:tr>
      <w:tr w:rsidR="0032298D" w:rsidRPr="00702EE3" w14:paraId="6B93632A" w14:textId="77777777" w:rsidTr="0032298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30"/>
        </w:trPr>
        <w:tc>
          <w:tcPr>
            <w:tcW w:w="3901" w:type="dxa"/>
            <w:gridSpan w:val="2"/>
            <w:vMerge w:val="restart"/>
            <w:tcBorders>
              <w:top w:val="single" w:sz="8" w:space="0" w:color="auto"/>
              <w:left w:val="single" w:sz="8" w:space="0" w:color="auto"/>
              <w:bottom w:val="single" w:sz="4" w:space="0" w:color="auto"/>
              <w:right w:val="single" w:sz="8" w:space="0" w:color="auto"/>
            </w:tcBorders>
            <w:shd w:val="clear" w:color="auto" w:fill="auto"/>
            <w:vAlign w:val="center"/>
            <w:hideMark/>
          </w:tcPr>
          <w:p w14:paraId="5688294B" w14:textId="77777777" w:rsidR="0032298D" w:rsidRPr="00702EE3" w:rsidRDefault="0032298D">
            <w:pPr>
              <w:rPr>
                <w:rFonts w:ascii="Arial" w:hAnsi="Arial" w:cs="Arial"/>
                <w:b/>
                <w:bCs/>
                <w:sz w:val="22"/>
                <w:szCs w:val="22"/>
              </w:rPr>
            </w:pPr>
            <w:r w:rsidRPr="00702EE3">
              <w:rPr>
                <w:rFonts w:ascii="Arial" w:hAnsi="Arial" w:cs="Arial"/>
                <w:b/>
                <w:bCs/>
                <w:sz w:val="22"/>
                <w:szCs w:val="22"/>
              </w:rPr>
              <w:t>11. Categoria investiţiei</w:t>
            </w:r>
          </w:p>
        </w:tc>
        <w:tc>
          <w:tcPr>
            <w:tcW w:w="8810" w:type="dxa"/>
            <w:gridSpan w:val="11"/>
            <w:tcBorders>
              <w:top w:val="single" w:sz="8" w:space="0" w:color="auto"/>
              <w:left w:val="nil"/>
              <w:bottom w:val="single" w:sz="4" w:space="0" w:color="auto"/>
              <w:right w:val="single" w:sz="4" w:space="0" w:color="auto"/>
            </w:tcBorders>
            <w:shd w:val="clear" w:color="auto" w:fill="auto"/>
            <w:vAlign w:val="center"/>
            <w:hideMark/>
          </w:tcPr>
          <w:p w14:paraId="40A5065A" w14:textId="77777777" w:rsidR="0032298D" w:rsidRPr="00702EE3" w:rsidRDefault="0032298D">
            <w:pPr>
              <w:rPr>
                <w:rFonts w:ascii="Arial" w:hAnsi="Arial" w:cs="Arial"/>
                <w:b/>
                <w:bCs/>
                <w:sz w:val="22"/>
                <w:szCs w:val="22"/>
              </w:rPr>
            </w:pPr>
            <w:r w:rsidRPr="00702EE3">
              <w:rPr>
                <w:rFonts w:ascii="Arial" w:hAnsi="Arial" w:cs="Arial"/>
                <w:b/>
                <w:bCs/>
                <w:sz w:val="22"/>
                <w:szCs w:val="22"/>
              </w:rPr>
              <w:t xml:space="preserve">Utilaje şi echipamente </w:t>
            </w:r>
          </w:p>
        </w:tc>
        <w:tc>
          <w:tcPr>
            <w:tcW w:w="1959" w:type="dxa"/>
            <w:tcBorders>
              <w:top w:val="single" w:sz="8" w:space="0" w:color="auto"/>
              <w:left w:val="single" w:sz="8" w:space="0" w:color="auto"/>
              <w:bottom w:val="single" w:sz="4" w:space="0" w:color="auto"/>
              <w:right w:val="single" w:sz="8" w:space="0" w:color="auto"/>
            </w:tcBorders>
            <w:shd w:val="clear" w:color="000000" w:fill="CCFFFF"/>
            <w:vAlign w:val="center"/>
            <w:hideMark/>
          </w:tcPr>
          <w:p w14:paraId="15F177F3" w14:textId="77777777" w:rsidR="0032298D" w:rsidRPr="00702EE3" w:rsidRDefault="0032298D">
            <w:pPr>
              <w:jc w:val="center"/>
              <w:rPr>
                <w:rFonts w:ascii="Arial" w:hAnsi="Arial" w:cs="Arial"/>
                <w:sz w:val="22"/>
                <w:szCs w:val="22"/>
              </w:rPr>
            </w:pPr>
            <w:r w:rsidRPr="00702EE3">
              <w:rPr>
                <w:rFonts w:ascii="Arial" w:hAnsi="Arial" w:cs="Arial"/>
                <w:sz w:val="22"/>
                <w:szCs w:val="22"/>
              </w:rPr>
              <w:t> </w:t>
            </w:r>
          </w:p>
        </w:tc>
      </w:tr>
      <w:tr w:rsidR="0032298D" w:rsidRPr="00702EE3" w14:paraId="5490C572" w14:textId="77777777" w:rsidTr="0032298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15"/>
        </w:trPr>
        <w:tc>
          <w:tcPr>
            <w:tcW w:w="3901" w:type="dxa"/>
            <w:gridSpan w:val="2"/>
            <w:vMerge/>
            <w:tcBorders>
              <w:top w:val="single" w:sz="8" w:space="0" w:color="auto"/>
              <w:left w:val="single" w:sz="8" w:space="0" w:color="auto"/>
              <w:bottom w:val="single" w:sz="4" w:space="0" w:color="auto"/>
              <w:right w:val="single" w:sz="8" w:space="0" w:color="auto"/>
            </w:tcBorders>
            <w:vAlign w:val="center"/>
            <w:hideMark/>
          </w:tcPr>
          <w:p w14:paraId="105043D0" w14:textId="77777777" w:rsidR="0032298D" w:rsidRPr="00702EE3" w:rsidRDefault="0032298D">
            <w:pPr>
              <w:rPr>
                <w:rFonts w:ascii="Arial" w:hAnsi="Arial" w:cs="Arial"/>
                <w:b/>
                <w:bCs/>
                <w:sz w:val="22"/>
                <w:szCs w:val="22"/>
              </w:rPr>
            </w:pPr>
          </w:p>
        </w:tc>
        <w:tc>
          <w:tcPr>
            <w:tcW w:w="8810" w:type="dxa"/>
            <w:gridSpan w:val="11"/>
            <w:tcBorders>
              <w:top w:val="single" w:sz="4" w:space="0" w:color="auto"/>
              <w:left w:val="nil"/>
              <w:bottom w:val="single" w:sz="4" w:space="0" w:color="auto"/>
              <w:right w:val="single" w:sz="4" w:space="0" w:color="auto"/>
            </w:tcBorders>
            <w:shd w:val="clear" w:color="auto" w:fill="auto"/>
            <w:vAlign w:val="center"/>
            <w:hideMark/>
          </w:tcPr>
          <w:p w14:paraId="72463849" w14:textId="77777777" w:rsidR="0032298D" w:rsidRPr="00702EE3" w:rsidRDefault="0032298D">
            <w:pPr>
              <w:rPr>
                <w:rFonts w:ascii="Arial" w:hAnsi="Arial" w:cs="Arial"/>
                <w:b/>
                <w:bCs/>
                <w:sz w:val="22"/>
                <w:szCs w:val="22"/>
              </w:rPr>
            </w:pPr>
            <w:r w:rsidRPr="00702EE3">
              <w:rPr>
                <w:rFonts w:ascii="Arial" w:hAnsi="Arial" w:cs="Arial"/>
                <w:b/>
                <w:bCs/>
                <w:sz w:val="22"/>
                <w:szCs w:val="22"/>
              </w:rPr>
              <w:t>Construcţii agricole (inclusiv echipamentele asociate)</w:t>
            </w:r>
          </w:p>
        </w:tc>
        <w:tc>
          <w:tcPr>
            <w:tcW w:w="1959" w:type="dxa"/>
            <w:tcBorders>
              <w:top w:val="single" w:sz="8" w:space="0" w:color="auto"/>
              <w:left w:val="single" w:sz="8" w:space="0" w:color="auto"/>
              <w:bottom w:val="single" w:sz="8" w:space="0" w:color="auto"/>
              <w:right w:val="single" w:sz="8" w:space="0" w:color="auto"/>
            </w:tcBorders>
            <w:shd w:val="clear" w:color="000000" w:fill="808080"/>
            <w:vAlign w:val="center"/>
            <w:hideMark/>
          </w:tcPr>
          <w:p w14:paraId="0AEA2B6E" w14:textId="77777777" w:rsidR="0032298D" w:rsidRPr="00702EE3" w:rsidRDefault="0032298D">
            <w:pPr>
              <w:jc w:val="center"/>
              <w:rPr>
                <w:rFonts w:ascii="Arial" w:hAnsi="Arial" w:cs="Arial"/>
                <w:color w:val="FF0000"/>
                <w:sz w:val="18"/>
                <w:szCs w:val="18"/>
              </w:rPr>
            </w:pPr>
            <w:r w:rsidRPr="00702EE3">
              <w:rPr>
                <w:rFonts w:ascii="Arial" w:hAnsi="Arial" w:cs="Arial"/>
                <w:color w:val="FF0000"/>
                <w:sz w:val="18"/>
                <w:szCs w:val="18"/>
              </w:rPr>
              <w:t>NU SE COMPLETEAZĂ</w:t>
            </w:r>
          </w:p>
        </w:tc>
      </w:tr>
      <w:tr w:rsidR="0032298D" w:rsidRPr="00702EE3" w14:paraId="5836F3DB" w14:textId="77777777" w:rsidTr="0032298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30"/>
        </w:trPr>
        <w:tc>
          <w:tcPr>
            <w:tcW w:w="3901" w:type="dxa"/>
            <w:gridSpan w:val="2"/>
            <w:vMerge/>
            <w:tcBorders>
              <w:top w:val="single" w:sz="8" w:space="0" w:color="auto"/>
              <w:left w:val="single" w:sz="8" w:space="0" w:color="auto"/>
              <w:bottom w:val="single" w:sz="4" w:space="0" w:color="auto"/>
              <w:right w:val="single" w:sz="8" w:space="0" w:color="auto"/>
            </w:tcBorders>
            <w:vAlign w:val="center"/>
            <w:hideMark/>
          </w:tcPr>
          <w:p w14:paraId="50F37FE1" w14:textId="77777777" w:rsidR="0032298D" w:rsidRPr="00702EE3" w:rsidRDefault="0032298D">
            <w:pPr>
              <w:rPr>
                <w:rFonts w:ascii="Arial" w:hAnsi="Arial" w:cs="Arial"/>
                <w:b/>
                <w:bCs/>
                <w:sz w:val="22"/>
                <w:szCs w:val="22"/>
              </w:rPr>
            </w:pPr>
          </w:p>
        </w:tc>
        <w:tc>
          <w:tcPr>
            <w:tcW w:w="8810" w:type="dxa"/>
            <w:gridSpan w:val="11"/>
            <w:tcBorders>
              <w:top w:val="single" w:sz="4" w:space="0" w:color="auto"/>
              <w:left w:val="nil"/>
              <w:bottom w:val="nil"/>
              <w:right w:val="single" w:sz="4" w:space="0" w:color="auto"/>
            </w:tcBorders>
            <w:shd w:val="clear" w:color="auto" w:fill="auto"/>
            <w:vAlign w:val="center"/>
            <w:hideMark/>
          </w:tcPr>
          <w:p w14:paraId="287DAFEF" w14:textId="77777777" w:rsidR="0032298D" w:rsidRPr="00702EE3" w:rsidRDefault="0032298D">
            <w:pPr>
              <w:rPr>
                <w:rFonts w:ascii="Arial" w:hAnsi="Arial" w:cs="Arial"/>
                <w:b/>
                <w:bCs/>
                <w:sz w:val="22"/>
                <w:szCs w:val="22"/>
              </w:rPr>
            </w:pPr>
            <w:r w:rsidRPr="00702EE3">
              <w:rPr>
                <w:rFonts w:ascii="Arial" w:hAnsi="Arial" w:cs="Arial"/>
                <w:b/>
                <w:bCs/>
                <w:sz w:val="22"/>
                <w:szCs w:val="22"/>
              </w:rPr>
              <w:t>Alte investiţii agricole</w:t>
            </w:r>
          </w:p>
        </w:tc>
        <w:tc>
          <w:tcPr>
            <w:tcW w:w="1959" w:type="dxa"/>
            <w:tcBorders>
              <w:top w:val="nil"/>
              <w:left w:val="single" w:sz="8" w:space="0" w:color="auto"/>
              <w:bottom w:val="single" w:sz="8" w:space="0" w:color="auto"/>
              <w:right w:val="single" w:sz="8" w:space="0" w:color="auto"/>
            </w:tcBorders>
            <w:shd w:val="clear" w:color="000000" w:fill="808080"/>
            <w:vAlign w:val="center"/>
            <w:hideMark/>
          </w:tcPr>
          <w:p w14:paraId="78D32B74" w14:textId="77777777" w:rsidR="0032298D" w:rsidRPr="00702EE3" w:rsidRDefault="0032298D">
            <w:pPr>
              <w:jc w:val="center"/>
              <w:rPr>
                <w:rFonts w:ascii="Arial" w:hAnsi="Arial" w:cs="Arial"/>
                <w:color w:val="FF0000"/>
                <w:sz w:val="18"/>
                <w:szCs w:val="18"/>
              </w:rPr>
            </w:pPr>
            <w:r w:rsidRPr="00702EE3">
              <w:rPr>
                <w:rFonts w:ascii="Arial" w:hAnsi="Arial" w:cs="Arial"/>
                <w:color w:val="FF0000"/>
                <w:sz w:val="18"/>
                <w:szCs w:val="18"/>
              </w:rPr>
              <w:t>NU SE COMPLETEAZĂ</w:t>
            </w:r>
          </w:p>
        </w:tc>
      </w:tr>
      <w:tr w:rsidR="0032298D" w:rsidRPr="00702EE3" w14:paraId="37FBB153" w14:textId="77777777" w:rsidTr="0032298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540"/>
        </w:trPr>
        <w:tc>
          <w:tcPr>
            <w:tcW w:w="3901" w:type="dxa"/>
            <w:gridSpan w:val="2"/>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14:paraId="4F35F5FE" w14:textId="77777777" w:rsidR="0032298D" w:rsidRPr="00702EE3" w:rsidRDefault="0032298D">
            <w:pPr>
              <w:rPr>
                <w:rFonts w:ascii="Arial" w:hAnsi="Arial" w:cs="Arial"/>
                <w:b/>
                <w:bCs/>
                <w:sz w:val="22"/>
                <w:szCs w:val="22"/>
              </w:rPr>
            </w:pPr>
            <w:r w:rsidRPr="00702EE3">
              <w:rPr>
                <w:rFonts w:ascii="Arial" w:hAnsi="Arial" w:cs="Arial"/>
                <w:b/>
                <w:bCs/>
                <w:sz w:val="22"/>
                <w:szCs w:val="22"/>
              </w:rPr>
              <w:t>12. Tipul investiţiei principal</w:t>
            </w:r>
          </w:p>
        </w:tc>
        <w:tc>
          <w:tcPr>
            <w:tcW w:w="8810" w:type="dxa"/>
            <w:gridSpan w:val="11"/>
            <w:tcBorders>
              <w:top w:val="single" w:sz="8" w:space="0" w:color="auto"/>
              <w:left w:val="nil"/>
              <w:bottom w:val="single" w:sz="4" w:space="0" w:color="auto"/>
              <w:right w:val="single" w:sz="8" w:space="0" w:color="000000"/>
            </w:tcBorders>
            <w:shd w:val="clear" w:color="auto" w:fill="auto"/>
            <w:vAlign w:val="center"/>
            <w:hideMark/>
          </w:tcPr>
          <w:p w14:paraId="642AFE84" w14:textId="77777777" w:rsidR="0032298D" w:rsidRPr="00702EE3" w:rsidRDefault="0032298D">
            <w:pPr>
              <w:jc w:val="both"/>
              <w:rPr>
                <w:rFonts w:ascii="Arial" w:hAnsi="Arial" w:cs="Arial"/>
                <w:b/>
                <w:bCs/>
                <w:sz w:val="22"/>
                <w:szCs w:val="22"/>
              </w:rPr>
            </w:pPr>
            <w:r w:rsidRPr="00702EE3">
              <w:rPr>
                <w:rFonts w:ascii="Arial" w:hAnsi="Arial" w:cs="Arial"/>
                <w:b/>
                <w:bCs/>
                <w:sz w:val="22"/>
                <w:szCs w:val="22"/>
              </w:rPr>
              <w:t>P.4.1.1. Achiziții simple de utilaje agricole la nivelul fermei (VEGETAL)</w:t>
            </w:r>
          </w:p>
        </w:tc>
        <w:tc>
          <w:tcPr>
            <w:tcW w:w="1959" w:type="dxa"/>
            <w:tcBorders>
              <w:top w:val="nil"/>
              <w:left w:val="nil"/>
              <w:bottom w:val="single" w:sz="4" w:space="0" w:color="auto"/>
              <w:right w:val="single" w:sz="8" w:space="0" w:color="auto"/>
            </w:tcBorders>
            <w:shd w:val="clear" w:color="000000" w:fill="CCFFFF"/>
            <w:vAlign w:val="center"/>
            <w:hideMark/>
          </w:tcPr>
          <w:p w14:paraId="607307B6" w14:textId="77777777" w:rsidR="0032298D" w:rsidRPr="00702EE3" w:rsidRDefault="0032298D">
            <w:pPr>
              <w:jc w:val="center"/>
              <w:rPr>
                <w:rFonts w:ascii="Arial" w:hAnsi="Arial" w:cs="Arial"/>
                <w:sz w:val="22"/>
                <w:szCs w:val="22"/>
              </w:rPr>
            </w:pPr>
            <w:r w:rsidRPr="00702EE3">
              <w:rPr>
                <w:rFonts w:ascii="Arial" w:hAnsi="Arial" w:cs="Arial"/>
                <w:sz w:val="22"/>
                <w:szCs w:val="22"/>
              </w:rPr>
              <w:t> </w:t>
            </w:r>
          </w:p>
        </w:tc>
      </w:tr>
      <w:tr w:rsidR="0032298D" w:rsidRPr="00702EE3" w14:paraId="1B1AF616" w14:textId="77777777" w:rsidTr="0032298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600"/>
        </w:trPr>
        <w:tc>
          <w:tcPr>
            <w:tcW w:w="3901" w:type="dxa"/>
            <w:gridSpan w:val="2"/>
            <w:vMerge/>
            <w:tcBorders>
              <w:top w:val="single" w:sz="8" w:space="0" w:color="auto"/>
              <w:left w:val="single" w:sz="8" w:space="0" w:color="auto"/>
              <w:bottom w:val="single" w:sz="8" w:space="0" w:color="000000"/>
              <w:right w:val="single" w:sz="8" w:space="0" w:color="auto"/>
            </w:tcBorders>
            <w:vAlign w:val="center"/>
            <w:hideMark/>
          </w:tcPr>
          <w:p w14:paraId="4DCE9FAF" w14:textId="77777777" w:rsidR="0032298D" w:rsidRPr="00702EE3" w:rsidRDefault="0032298D">
            <w:pPr>
              <w:rPr>
                <w:rFonts w:ascii="Arial" w:hAnsi="Arial" w:cs="Arial"/>
                <w:b/>
                <w:bCs/>
                <w:sz w:val="22"/>
                <w:szCs w:val="22"/>
              </w:rPr>
            </w:pPr>
          </w:p>
        </w:tc>
        <w:tc>
          <w:tcPr>
            <w:tcW w:w="8810" w:type="dxa"/>
            <w:gridSpan w:val="11"/>
            <w:tcBorders>
              <w:top w:val="single" w:sz="4" w:space="0" w:color="auto"/>
              <w:left w:val="nil"/>
              <w:bottom w:val="single" w:sz="4" w:space="0" w:color="auto"/>
              <w:right w:val="single" w:sz="8" w:space="0" w:color="000000"/>
            </w:tcBorders>
            <w:shd w:val="clear" w:color="auto" w:fill="auto"/>
            <w:vAlign w:val="center"/>
            <w:hideMark/>
          </w:tcPr>
          <w:p w14:paraId="0AD0D0F2" w14:textId="77777777" w:rsidR="0032298D" w:rsidRPr="00702EE3" w:rsidRDefault="0032298D">
            <w:pPr>
              <w:jc w:val="both"/>
              <w:rPr>
                <w:rFonts w:ascii="Arial" w:hAnsi="Arial" w:cs="Arial"/>
                <w:b/>
                <w:bCs/>
                <w:sz w:val="22"/>
                <w:szCs w:val="22"/>
              </w:rPr>
            </w:pPr>
            <w:r w:rsidRPr="00702EE3">
              <w:rPr>
                <w:rFonts w:ascii="Arial" w:hAnsi="Arial" w:cs="Arial"/>
                <w:b/>
                <w:bCs/>
                <w:sz w:val="22"/>
                <w:szCs w:val="22"/>
              </w:rPr>
              <w:t>P.4.1.2 Condiționare și procesare în fermă și marketing - sector vegetal, exceptând legumicultura și cartofii</w:t>
            </w:r>
          </w:p>
        </w:tc>
        <w:tc>
          <w:tcPr>
            <w:tcW w:w="1959" w:type="dxa"/>
            <w:tcBorders>
              <w:top w:val="single" w:sz="8" w:space="0" w:color="auto"/>
              <w:left w:val="nil"/>
              <w:bottom w:val="single" w:sz="8" w:space="0" w:color="auto"/>
              <w:right w:val="single" w:sz="8" w:space="0" w:color="auto"/>
            </w:tcBorders>
            <w:shd w:val="clear" w:color="000000" w:fill="808080"/>
            <w:vAlign w:val="center"/>
            <w:hideMark/>
          </w:tcPr>
          <w:p w14:paraId="07EC9BA0" w14:textId="77777777" w:rsidR="0032298D" w:rsidRPr="00702EE3" w:rsidRDefault="0032298D">
            <w:pPr>
              <w:jc w:val="center"/>
              <w:rPr>
                <w:rFonts w:ascii="Arial" w:hAnsi="Arial" w:cs="Arial"/>
                <w:color w:val="FF0000"/>
                <w:sz w:val="18"/>
                <w:szCs w:val="18"/>
              </w:rPr>
            </w:pPr>
            <w:r w:rsidRPr="00702EE3">
              <w:rPr>
                <w:rFonts w:ascii="Arial" w:hAnsi="Arial" w:cs="Arial"/>
                <w:color w:val="FF0000"/>
                <w:sz w:val="18"/>
                <w:szCs w:val="18"/>
              </w:rPr>
              <w:t>NU SE COMPLETEAZĂ</w:t>
            </w:r>
          </w:p>
        </w:tc>
      </w:tr>
      <w:tr w:rsidR="0032298D" w:rsidRPr="00702EE3" w14:paraId="2C9B0D11" w14:textId="77777777" w:rsidTr="0032298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600"/>
        </w:trPr>
        <w:tc>
          <w:tcPr>
            <w:tcW w:w="3901" w:type="dxa"/>
            <w:gridSpan w:val="2"/>
            <w:vMerge/>
            <w:tcBorders>
              <w:top w:val="single" w:sz="8" w:space="0" w:color="auto"/>
              <w:left w:val="single" w:sz="8" w:space="0" w:color="auto"/>
              <w:bottom w:val="single" w:sz="8" w:space="0" w:color="000000"/>
              <w:right w:val="single" w:sz="8" w:space="0" w:color="auto"/>
            </w:tcBorders>
            <w:vAlign w:val="center"/>
            <w:hideMark/>
          </w:tcPr>
          <w:p w14:paraId="745F5CDE" w14:textId="77777777" w:rsidR="0032298D" w:rsidRPr="00702EE3" w:rsidRDefault="0032298D">
            <w:pPr>
              <w:rPr>
                <w:rFonts w:ascii="Arial" w:hAnsi="Arial" w:cs="Arial"/>
                <w:b/>
                <w:bCs/>
                <w:sz w:val="22"/>
                <w:szCs w:val="22"/>
              </w:rPr>
            </w:pPr>
          </w:p>
        </w:tc>
        <w:tc>
          <w:tcPr>
            <w:tcW w:w="8810" w:type="dxa"/>
            <w:gridSpan w:val="11"/>
            <w:tcBorders>
              <w:top w:val="single" w:sz="4" w:space="0" w:color="auto"/>
              <w:left w:val="nil"/>
              <w:bottom w:val="single" w:sz="4" w:space="0" w:color="auto"/>
              <w:right w:val="single" w:sz="8" w:space="0" w:color="000000"/>
            </w:tcBorders>
            <w:shd w:val="clear" w:color="auto" w:fill="auto"/>
            <w:vAlign w:val="center"/>
            <w:hideMark/>
          </w:tcPr>
          <w:p w14:paraId="097A974E" w14:textId="77777777" w:rsidR="0032298D" w:rsidRPr="00702EE3" w:rsidRDefault="0032298D">
            <w:pPr>
              <w:jc w:val="both"/>
              <w:rPr>
                <w:rFonts w:ascii="Arial" w:hAnsi="Arial" w:cs="Arial"/>
                <w:b/>
                <w:bCs/>
                <w:sz w:val="22"/>
                <w:szCs w:val="22"/>
              </w:rPr>
            </w:pPr>
            <w:r w:rsidRPr="00702EE3">
              <w:rPr>
                <w:rFonts w:ascii="Arial" w:hAnsi="Arial" w:cs="Arial"/>
                <w:b/>
                <w:bCs/>
                <w:sz w:val="22"/>
                <w:szCs w:val="22"/>
              </w:rPr>
              <w:t>P.4.1.3 Condiționare și procesare în fermă și marketing  - sector zootehnic</w:t>
            </w:r>
          </w:p>
        </w:tc>
        <w:tc>
          <w:tcPr>
            <w:tcW w:w="1959" w:type="dxa"/>
            <w:tcBorders>
              <w:top w:val="nil"/>
              <w:left w:val="nil"/>
              <w:bottom w:val="single" w:sz="8" w:space="0" w:color="auto"/>
              <w:right w:val="single" w:sz="8" w:space="0" w:color="auto"/>
            </w:tcBorders>
            <w:shd w:val="clear" w:color="000000" w:fill="808080"/>
            <w:vAlign w:val="center"/>
            <w:hideMark/>
          </w:tcPr>
          <w:p w14:paraId="3F0B391E" w14:textId="77777777" w:rsidR="0032298D" w:rsidRPr="00702EE3" w:rsidRDefault="0032298D">
            <w:pPr>
              <w:jc w:val="center"/>
              <w:rPr>
                <w:rFonts w:ascii="Arial" w:hAnsi="Arial" w:cs="Arial"/>
                <w:color w:val="FF0000"/>
                <w:sz w:val="18"/>
                <w:szCs w:val="18"/>
              </w:rPr>
            </w:pPr>
            <w:r w:rsidRPr="00702EE3">
              <w:rPr>
                <w:rFonts w:ascii="Arial" w:hAnsi="Arial" w:cs="Arial"/>
                <w:color w:val="FF0000"/>
                <w:sz w:val="18"/>
                <w:szCs w:val="18"/>
              </w:rPr>
              <w:t>NU SE COMPLETEAZĂ</w:t>
            </w:r>
          </w:p>
        </w:tc>
      </w:tr>
      <w:tr w:rsidR="0032298D" w:rsidRPr="00702EE3" w14:paraId="4EDC1ED2" w14:textId="77777777" w:rsidTr="0032298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732"/>
        </w:trPr>
        <w:tc>
          <w:tcPr>
            <w:tcW w:w="3901" w:type="dxa"/>
            <w:gridSpan w:val="2"/>
            <w:vMerge/>
            <w:tcBorders>
              <w:top w:val="single" w:sz="8" w:space="0" w:color="auto"/>
              <w:left w:val="single" w:sz="8" w:space="0" w:color="auto"/>
              <w:bottom w:val="single" w:sz="8" w:space="0" w:color="000000"/>
              <w:right w:val="single" w:sz="8" w:space="0" w:color="auto"/>
            </w:tcBorders>
            <w:vAlign w:val="center"/>
            <w:hideMark/>
          </w:tcPr>
          <w:p w14:paraId="5350FE7F" w14:textId="77777777" w:rsidR="0032298D" w:rsidRPr="00702EE3" w:rsidRDefault="0032298D">
            <w:pPr>
              <w:rPr>
                <w:rFonts w:ascii="Arial" w:hAnsi="Arial" w:cs="Arial"/>
                <w:b/>
                <w:bCs/>
                <w:sz w:val="22"/>
                <w:szCs w:val="22"/>
              </w:rPr>
            </w:pPr>
          </w:p>
        </w:tc>
        <w:tc>
          <w:tcPr>
            <w:tcW w:w="2550" w:type="dxa"/>
            <w:gridSpan w:val="8"/>
            <w:vMerge w:val="restart"/>
            <w:tcBorders>
              <w:top w:val="nil"/>
              <w:left w:val="single" w:sz="8" w:space="0" w:color="auto"/>
              <w:bottom w:val="single" w:sz="4" w:space="0" w:color="auto"/>
              <w:right w:val="single" w:sz="4" w:space="0" w:color="auto"/>
            </w:tcBorders>
            <w:shd w:val="clear" w:color="auto" w:fill="auto"/>
            <w:vAlign w:val="center"/>
            <w:hideMark/>
          </w:tcPr>
          <w:p w14:paraId="65402640" w14:textId="77777777" w:rsidR="0032298D" w:rsidRPr="00702EE3" w:rsidRDefault="0032298D">
            <w:pPr>
              <w:jc w:val="both"/>
              <w:rPr>
                <w:rFonts w:ascii="Arial" w:hAnsi="Arial" w:cs="Arial"/>
                <w:b/>
                <w:bCs/>
                <w:sz w:val="22"/>
                <w:szCs w:val="22"/>
              </w:rPr>
            </w:pPr>
            <w:r w:rsidRPr="00702EE3">
              <w:rPr>
                <w:rFonts w:ascii="Arial" w:hAnsi="Arial" w:cs="Arial"/>
                <w:b/>
                <w:bCs/>
                <w:sz w:val="22"/>
                <w:szCs w:val="22"/>
              </w:rPr>
              <w:t>P 4.1.4 Tineri fermieri - achizitie utilaje</w:t>
            </w:r>
          </w:p>
        </w:tc>
        <w:tc>
          <w:tcPr>
            <w:tcW w:w="6260" w:type="dxa"/>
            <w:gridSpan w:val="3"/>
            <w:tcBorders>
              <w:top w:val="single" w:sz="4" w:space="0" w:color="auto"/>
              <w:left w:val="nil"/>
              <w:bottom w:val="single" w:sz="4" w:space="0" w:color="auto"/>
              <w:right w:val="single" w:sz="8" w:space="0" w:color="000000"/>
            </w:tcBorders>
            <w:shd w:val="clear" w:color="auto" w:fill="auto"/>
            <w:vAlign w:val="center"/>
            <w:hideMark/>
          </w:tcPr>
          <w:p w14:paraId="69085677" w14:textId="77777777" w:rsidR="0032298D" w:rsidRPr="00702EE3" w:rsidRDefault="0032298D">
            <w:pPr>
              <w:jc w:val="both"/>
              <w:rPr>
                <w:rFonts w:ascii="Arial" w:hAnsi="Arial" w:cs="Arial"/>
                <w:sz w:val="22"/>
                <w:szCs w:val="22"/>
              </w:rPr>
            </w:pPr>
            <w:r w:rsidRPr="00702EE3">
              <w:rPr>
                <w:rFonts w:ascii="Arial" w:hAnsi="Arial" w:cs="Arial"/>
                <w:sz w:val="22"/>
                <w:szCs w:val="22"/>
              </w:rPr>
              <w:t>Tineri fermieri care au finalizat implementarea planului de afaceri în cadrul submăsurii 6.1</w:t>
            </w:r>
          </w:p>
        </w:tc>
        <w:tc>
          <w:tcPr>
            <w:tcW w:w="1959" w:type="dxa"/>
            <w:tcBorders>
              <w:top w:val="nil"/>
              <w:left w:val="nil"/>
              <w:bottom w:val="single" w:sz="8" w:space="0" w:color="auto"/>
              <w:right w:val="single" w:sz="8" w:space="0" w:color="auto"/>
            </w:tcBorders>
            <w:shd w:val="clear" w:color="000000" w:fill="808080"/>
            <w:vAlign w:val="center"/>
            <w:hideMark/>
          </w:tcPr>
          <w:p w14:paraId="7FE9FEAD" w14:textId="77777777" w:rsidR="0032298D" w:rsidRPr="00702EE3" w:rsidRDefault="0032298D">
            <w:pPr>
              <w:jc w:val="center"/>
              <w:rPr>
                <w:rFonts w:ascii="Arial" w:hAnsi="Arial" w:cs="Arial"/>
                <w:color w:val="FF0000"/>
                <w:sz w:val="18"/>
                <w:szCs w:val="18"/>
              </w:rPr>
            </w:pPr>
            <w:r w:rsidRPr="00702EE3">
              <w:rPr>
                <w:rFonts w:ascii="Arial" w:hAnsi="Arial" w:cs="Arial"/>
                <w:color w:val="FF0000"/>
                <w:sz w:val="18"/>
                <w:szCs w:val="18"/>
              </w:rPr>
              <w:t>NU SE COMPLETEAZĂ</w:t>
            </w:r>
          </w:p>
        </w:tc>
      </w:tr>
      <w:tr w:rsidR="0032298D" w:rsidRPr="00702EE3" w14:paraId="3F510AAC" w14:textId="77777777" w:rsidTr="0032298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1185"/>
        </w:trPr>
        <w:tc>
          <w:tcPr>
            <w:tcW w:w="3901" w:type="dxa"/>
            <w:gridSpan w:val="2"/>
            <w:vMerge/>
            <w:tcBorders>
              <w:top w:val="single" w:sz="8" w:space="0" w:color="auto"/>
              <w:left w:val="single" w:sz="8" w:space="0" w:color="auto"/>
              <w:bottom w:val="single" w:sz="8" w:space="0" w:color="000000"/>
              <w:right w:val="single" w:sz="8" w:space="0" w:color="auto"/>
            </w:tcBorders>
            <w:vAlign w:val="center"/>
            <w:hideMark/>
          </w:tcPr>
          <w:p w14:paraId="6D972E63" w14:textId="77777777" w:rsidR="0032298D" w:rsidRPr="00702EE3" w:rsidRDefault="0032298D">
            <w:pPr>
              <w:rPr>
                <w:rFonts w:ascii="Arial" w:hAnsi="Arial" w:cs="Arial"/>
                <w:b/>
                <w:bCs/>
                <w:sz w:val="22"/>
                <w:szCs w:val="22"/>
              </w:rPr>
            </w:pPr>
          </w:p>
        </w:tc>
        <w:tc>
          <w:tcPr>
            <w:tcW w:w="2550" w:type="dxa"/>
            <w:gridSpan w:val="8"/>
            <w:vMerge/>
            <w:tcBorders>
              <w:top w:val="nil"/>
              <w:left w:val="single" w:sz="8" w:space="0" w:color="auto"/>
              <w:bottom w:val="single" w:sz="4" w:space="0" w:color="auto"/>
              <w:right w:val="single" w:sz="4" w:space="0" w:color="auto"/>
            </w:tcBorders>
            <w:vAlign w:val="center"/>
            <w:hideMark/>
          </w:tcPr>
          <w:p w14:paraId="5BDB6C79" w14:textId="77777777" w:rsidR="0032298D" w:rsidRPr="00702EE3" w:rsidRDefault="0032298D">
            <w:pPr>
              <w:rPr>
                <w:rFonts w:ascii="Arial" w:hAnsi="Arial" w:cs="Arial"/>
                <w:b/>
                <w:bCs/>
                <w:sz w:val="22"/>
                <w:szCs w:val="22"/>
              </w:rPr>
            </w:pPr>
          </w:p>
        </w:tc>
        <w:tc>
          <w:tcPr>
            <w:tcW w:w="6260" w:type="dxa"/>
            <w:gridSpan w:val="3"/>
            <w:tcBorders>
              <w:top w:val="single" w:sz="4" w:space="0" w:color="auto"/>
              <w:left w:val="nil"/>
              <w:bottom w:val="single" w:sz="4" w:space="0" w:color="auto"/>
              <w:right w:val="single" w:sz="8" w:space="0" w:color="000000"/>
            </w:tcBorders>
            <w:shd w:val="clear" w:color="auto" w:fill="auto"/>
            <w:vAlign w:val="center"/>
            <w:hideMark/>
          </w:tcPr>
          <w:p w14:paraId="0BDD3600" w14:textId="77777777" w:rsidR="0032298D" w:rsidRPr="00702EE3" w:rsidRDefault="0032298D">
            <w:pPr>
              <w:jc w:val="both"/>
              <w:rPr>
                <w:rFonts w:ascii="Arial" w:hAnsi="Arial" w:cs="Arial"/>
                <w:sz w:val="22"/>
                <w:szCs w:val="22"/>
              </w:rPr>
            </w:pPr>
            <w:r w:rsidRPr="00702EE3">
              <w:rPr>
                <w:rFonts w:ascii="Arial" w:hAnsi="Arial" w:cs="Arial"/>
                <w:sz w:val="22"/>
                <w:szCs w:val="22"/>
              </w:rPr>
              <w:t>Tineri fermieri care au primit sprijin prin programul derulat de Agenția Domeniilor Statului (conform legislației în vigoare) program prin intermediul căruia au beneficiat de teren cu destinație agricolă din domeniul public/privat al statului în arendă sau concesiune</w:t>
            </w:r>
          </w:p>
        </w:tc>
        <w:tc>
          <w:tcPr>
            <w:tcW w:w="1959" w:type="dxa"/>
            <w:tcBorders>
              <w:top w:val="nil"/>
              <w:left w:val="nil"/>
              <w:bottom w:val="single" w:sz="8" w:space="0" w:color="auto"/>
              <w:right w:val="single" w:sz="8" w:space="0" w:color="auto"/>
            </w:tcBorders>
            <w:shd w:val="clear" w:color="000000" w:fill="808080"/>
            <w:vAlign w:val="center"/>
            <w:hideMark/>
          </w:tcPr>
          <w:p w14:paraId="406D61E3" w14:textId="77777777" w:rsidR="0032298D" w:rsidRPr="00702EE3" w:rsidRDefault="0032298D">
            <w:pPr>
              <w:jc w:val="center"/>
              <w:rPr>
                <w:rFonts w:ascii="Arial" w:hAnsi="Arial" w:cs="Arial"/>
                <w:color w:val="FF0000"/>
                <w:sz w:val="18"/>
                <w:szCs w:val="18"/>
              </w:rPr>
            </w:pPr>
            <w:r w:rsidRPr="00702EE3">
              <w:rPr>
                <w:rFonts w:ascii="Arial" w:hAnsi="Arial" w:cs="Arial"/>
                <w:color w:val="FF0000"/>
                <w:sz w:val="18"/>
                <w:szCs w:val="18"/>
              </w:rPr>
              <w:t>NU SE COMPLETEAZĂ</w:t>
            </w:r>
          </w:p>
        </w:tc>
      </w:tr>
      <w:tr w:rsidR="0032298D" w:rsidRPr="00702EE3" w14:paraId="1FD57EFD" w14:textId="77777777" w:rsidTr="0032298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570"/>
        </w:trPr>
        <w:tc>
          <w:tcPr>
            <w:tcW w:w="3901" w:type="dxa"/>
            <w:gridSpan w:val="2"/>
            <w:vMerge/>
            <w:tcBorders>
              <w:top w:val="single" w:sz="8" w:space="0" w:color="auto"/>
              <w:left w:val="single" w:sz="8" w:space="0" w:color="auto"/>
              <w:bottom w:val="single" w:sz="8" w:space="0" w:color="000000"/>
              <w:right w:val="single" w:sz="8" w:space="0" w:color="auto"/>
            </w:tcBorders>
            <w:vAlign w:val="center"/>
            <w:hideMark/>
          </w:tcPr>
          <w:p w14:paraId="23132DB8" w14:textId="77777777" w:rsidR="0032298D" w:rsidRPr="00702EE3" w:rsidRDefault="0032298D">
            <w:pPr>
              <w:rPr>
                <w:rFonts w:ascii="Arial" w:hAnsi="Arial" w:cs="Arial"/>
                <w:b/>
                <w:bCs/>
                <w:sz w:val="22"/>
                <w:szCs w:val="22"/>
              </w:rPr>
            </w:pPr>
          </w:p>
        </w:tc>
        <w:tc>
          <w:tcPr>
            <w:tcW w:w="2550" w:type="dxa"/>
            <w:gridSpan w:val="8"/>
            <w:vMerge/>
            <w:tcBorders>
              <w:top w:val="nil"/>
              <w:left w:val="single" w:sz="8" w:space="0" w:color="auto"/>
              <w:bottom w:val="single" w:sz="4" w:space="0" w:color="auto"/>
              <w:right w:val="single" w:sz="4" w:space="0" w:color="auto"/>
            </w:tcBorders>
            <w:vAlign w:val="center"/>
            <w:hideMark/>
          </w:tcPr>
          <w:p w14:paraId="31CDBF64" w14:textId="77777777" w:rsidR="0032298D" w:rsidRPr="00702EE3" w:rsidRDefault="0032298D">
            <w:pPr>
              <w:rPr>
                <w:rFonts w:ascii="Arial" w:hAnsi="Arial" w:cs="Arial"/>
                <w:b/>
                <w:bCs/>
                <w:sz w:val="22"/>
                <w:szCs w:val="22"/>
              </w:rPr>
            </w:pPr>
          </w:p>
        </w:tc>
        <w:tc>
          <w:tcPr>
            <w:tcW w:w="6260" w:type="dxa"/>
            <w:gridSpan w:val="3"/>
            <w:tcBorders>
              <w:top w:val="single" w:sz="4" w:space="0" w:color="auto"/>
              <w:left w:val="nil"/>
              <w:bottom w:val="single" w:sz="4" w:space="0" w:color="auto"/>
              <w:right w:val="single" w:sz="8" w:space="0" w:color="000000"/>
            </w:tcBorders>
            <w:shd w:val="clear" w:color="auto" w:fill="auto"/>
            <w:vAlign w:val="center"/>
            <w:hideMark/>
          </w:tcPr>
          <w:p w14:paraId="3D34271C" w14:textId="77777777" w:rsidR="0032298D" w:rsidRPr="00702EE3" w:rsidRDefault="0032298D">
            <w:pPr>
              <w:jc w:val="both"/>
              <w:rPr>
                <w:rFonts w:ascii="Arial" w:hAnsi="Arial" w:cs="Arial"/>
                <w:sz w:val="22"/>
                <w:szCs w:val="22"/>
              </w:rPr>
            </w:pPr>
            <w:r w:rsidRPr="00702EE3">
              <w:rPr>
                <w:rFonts w:ascii="Arial" w:hAnsi="Arial" w:cs="Arial"/>
                <w:sz w:val="22"/>
                <w:szCs w:val="22"/>
              </w:rPr>
              <w:t>Tineri fermieri care s-au instalat cu cel mult 5 ani înaintea depunerii cererii de sprijin pentru această submăsură</w:t>
            </w:r>
          </w:p>
        </w:tc>
        <w:tc>
          <w:tcPr>
            <w:tcW w:w="1959" w:type="dxa"/>
            <w:tcBorders>
              <w:top w:val="nil"/>
              <w:left w:val="nil"/>
              <w:bottom w:val="single" w:sz="8" w:space="0" w:color="auto"/>
              <w:right w:val="single" w:sz="8" w:space="0" w:color="auto"/>
            </w:tcBorders>
            <w:shd w:val="clear" w:color="000000" w:fill="808080"/>
            <w:vAlign w:val="center"/>
            <w:hideMark/>
          </w:tcPr>
          <w:p w14:paraId="14CD3777" w14:textId="77777777" w:rsidR="0032298D" w:rsidRPr="00702EE3" w:rsidRDefault="0032298D">
            <w:pPr>
              <w:jc w:val="center"/>
              <w:rPr>
                <w:rFonts w:ascii="Arial" w:hAnsi="Arial" w:cs="Arial"/>
                <w:color w:val="FF0000"/>
                <w:sz w:val="18"/>
                <w:szCs w:val="18"/>
              </w:rPr>
            </w:pPr>
            <w:r w:rsidRPr="00702EE3">
              <w:rPr>
                <w:rFonts w:ascii="Arial" w:hAnsi="Arial" w:cs="Arial"/>
                <w:color w:val="FF0000"/>
                <w:sz w:val="18"/>
                <w:szCs w:val="18"/>
              </w:rPr>
              <w:t>NU SE COMPLETEAZĂ</w:t>
            </w:r>
          </w:p>
        </w:tc>
      </w:tr>
      <w:tr w:rsidR="0032298D" w:rsidRPr="00702EE3" w14:paraId="2D2DA839" w14:textId="77777777" w:rsidTr="0032298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570"/>
        </w:trPr>
        <w:tc>
          <w:tcPr>
            <w:tcW w:w="3901" w:type="dxa"/>
            <w:gridSpan w:val="2"/>
            <w:vMerge/>
            <w:tcBorders>
              <w:top w:val="single" w:sz="8" w:space="0" w:color="auto"/>
              <w:left w:val="single" w:sz="8" w:space="0" w:color="auto"/>
              <w:bottom w:val="single" w:sz="8" w:space="0" w:color="000000"/>
              <w:right w:val="single" w:sz="8" w:space="0" w:color="auto"/>
            </w:tcBorders>
            <w:vAlign w:val="center"/>
            <w:hideMark/>
          </w:tcPr>
          <w:p w14:paraId="5C757092" w14:textId="77777777" w:rsidR="0032298D" w:rsidRPr="00702EE3" w:rsidRDefault="0032298D">
            <w:pPr>
              <w:rPr>
                <w:rFonts w:ascii="Arial" w:hAnsi="Arial" w:cs="Arial"/>
                <w:b/>
                <w:bCs/>
                <w:sz w:val="22"/>
                <w:szCs w:val="22"/>
              </w:rPr>
            </w:pPr>
          </w:p>
        </w:tc>
        <w:tc>
          <w:tcPr>
            <w:tcW w:w="8810" w:type="dxa"/>
            <w:gridSpan w:val="11"/>
            <w:tcBorders>
              <w:top w:val="single" w:sz="4" w:space="0" w:color="auto"/>
              <w:left w:val="nil"/>
              <w:bottom w:val="single" w:sz="4" w:space="0" w:color="auto"/>
              <w:right w:val="single" w:sz="8" w:space="0" w:color="000000"/>
            </w:tcBorders>
            <w:shd w:val="clear" w:color="auto" w:fill="auto"/>
            <w:vAlign w:val="center"/>
            <w:hideMark/>
          </w:tcPr>
          <w:p w14:paraId="206C87E1" w14:textId="77777777" w:rsidR="0032298D" w:rsidRPr="00702EE3" w:rsidRDefault="0032298D">
            <w:pPr>
              <w:jc w:val="both"/>
              <w:rPr>
                <w:rFonts w:ascii="Arial" w:hAnsi="Arial" w:cs="Arial"/>
                <w:b/>
                <w:bCs/>
                <w:sz w:val="22"/>
                <w:szCs w:val="22"/>
              </w:rPr>
            </w:pPr>
            <w:r w:rsidRPr="00702EE3">
              <w:rPr>
                <w:rFonts w:ascii="Arial" w:hAnsi="Arial" w:cs="Arial"/>
                <w:b/>
                <w:bCs/>
                <w:sz w:val="22"/>
                <w:szCs w:val="22"/>
              </w:rPr>
              <w:t xml:space="preserve">P.4.1.5 Investiții în zootehnie (producție primară, condiționare și marketing) – NAȚIONAL </w:t>
            </w:r>
          </w:p>
        </w:tc>
        <w:tc>
          <w:tcPr>
            <w:tcW w:w="1959" w:type="dxa"/>
            <w:tcBorders>
              <w:top w:val="nil"/>
              <w:left w:val="nil"/>
              <w:bottom w:val="single" w:sz="8" w:space="0" w:color="auto"/>
              <w:right w:val="single" w:sz="8" w:space="0" w:color="auto"/>
            </w:tcBorders>
            <w:shd w:val="clear" w:color="000000" w:fill="808080"/>
            <w:vAlign w:val="center"/>
            <w:hideMark/>
          </w:tcPr>
          <w:p w14:paraId="7EA5795C" w14:textId="77777777" w:rsidR="0032298D" w:rsidRPr="00702EE3" w:rsidRDefault="0032298D">
            <w:pPr>
              <w:jc w:val="center"/>
              <w:rPr>
                <w:rFonts w:ascii="Arial" w:hAnsi="Arial" w:cs="Arial"/>
                <w:color w:val="FF0000"/>
                <w:sz w:val="18"/>
                <w:szCs w:val="18"/>
              </w:rPr>
            </w:pPr>
            <w:r w:rsidRPr="00702EE3">
              <w:rPr>
                <w:rFonts w:ascii="Arial" w:hAnsi="Arial" w:cs="Arial"/>
                <w:color w:val="FF0000"/>
                <w:sz w:val="18"/>
                <w:szCs w:val="18"/>
              </w:rPr>
              <w:t>NU SE COMPLETEAZĂ</w:t>
            </w:r>
          </w:p>
        </w:tc>
      </w:tr>
      <w:tr w:rsidR="0032298D" w:rsidRPr="00702EE3" w14:paraId="5083C3FE" w14:textId="77777777" w:rsidTr="0032298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570"/>
        </w:trPr>
        <w:tc>
          <w:tcPr>
            <w:tcW w:w="3901" w:type="dxa"/>
            <w:gridSpan w:val="2"/>
            <w:vMerge/>
            <w:tcBorders>
              <w:top w:val="single" w:sz="8" w:space="0" w:color="auto"/>
              <w:left w:val="single" w:sz="8" w:space="0" w:color="auto"/>
              <w:bottom w:val="single" w:sz="8" w:space="0" w:color="000000"/>
              <w:right w:val="single" w:sz="8" w:space="0" w:color="auto"/>
            </w:tcBorders>
            <w:vAlign w:val="center"/>
            <w:hideMark/>
          </w:tcPr>
          <w:p w14:paraId="4B9B5877" w14:textId="77777777" w:rsidR="0032298D" w:rsidRPr="00702EE3" w:rsidRDefault="0032298D">
            <w:pPr>
              <w:rPr>
                <w:rFonts w:ascii="Arial" w:hAnsi="Arial" w:cs="Arial"/>
                <w:b/>
                <w:bCs/>
                <w:sz w:val="22"/>
                <w:szCs w:val="22"/>
              </w:rPr>
            </w:pPr>
          </w:p>
        </w:tc>
        <w:tc>
          <w:tcPr>
            <w:tcW w:w="8810" w:type="dxa"/>
            <w:gridSpan w:val="11"/>
            <w:tcBorders>
              <w:top w:val="single" w:sz="4" w:space="0" w:color="auto"/>
              <w:left w:val="nil"/>
              <w:bottom w:val="single" w:sz="4" w:space="0" w:color="auto"/>
              <w:right w:val="single" w:sz="8" w:space="0" w:color="000000"/>
            </w:tcBorders>
            <w:shd w:val="clear" w:color="auto" w:fill="auto"/>
            <w:vAlign w:val="center"/>
            <w:hideMark/>
          </w:tcPr>
          <w:p w14:paraId="219DAB31" w14:textId="77777777" w:rsidR="0032298D" w:rsidRPr="00702EE3" w:rsidRDefault="0032298D">
            <w:pPr>
              <w:jc w:val="both"/>
              <w:rPr>
                <w:rFonts w:ascii="Arial" w:hAnsi="Arial" w:cs="Arial"/>
                <w:b/>
                <w:bCs/>
                <w:sz w:val="22"/>
                <w:szCs w:val="22"/>
              </w:rPr>
            </w:pPr>
            <w:r w:rsidRPr="00702EE3">
              <w:rPr>
                <w:rFonts w:ascii="Arial" w:hAnsi="Arial" w:cs="Arial"/>
                <w:b/>
                <w:bCs/>
                <w:sz w:val="22"/>
                <w:szCs w:val="22"/>
              </w:rPr>
              <w:t>P.4.1.6 Investiții în zootehnie (producție primară, condiționare și marketing) – MONTAN</w:t>
            </w:r>
          </w:p>
        </w:tc>
        <w:tc>
          <w:tcPr>
            <w:tcW w:w="1959" w:type="dxa"/>
            <w:tcBorders>
              <w:top w:val="nil"/>
              <w:left w:val="nil"/>
              <w:bottom w:val="single" w:sz="8" w:space="0" w:color="auto"/>
              <w:right w:val="single" w:sz="8" w:space="0" w:color="auto"/>
            </w:tcBorders>
            <w:shd w:val="clear" w:color="000000" w:fill="808080"/>
            <w:vAlign w:val="center"/>
            <w:hideMark/>
          </w:tcPr>
          <w:p w14:paraId="38BD4819" w14:textId="77777777" w:rsidR="0032298D" w:rsidRPr="00702EE3" w:rsidRDefault="0032298D">
            <w:pPr>
              <w:jc w:val="center"/>
              <w:rPr>
                <w:rFonts w:ascii="Arial" w:hAnsi="Arial" w:cs="Arial"/>
                <w:color w:val="FF0000"/>
                <w:sz w:val="18"/>
                <w:szCs w:val="18"/>
              </w:rPr>
            </w:pPr>
            <w:r w:rsidRPr="00702EE3">
              <w:rPr>
                <w:rFonts w:ascii="Arial" w:hAnsi="Arial" w:cs="Arial"/>
                <w:color w:val="FF0000"/>
                <w:sz w:val="18"/>
                <w:szCs w:val="18"/>
              </w:rPr>
              <w:t>NU SE COMPLETEAZĂ</w:t>
            </w:r>
          </w:p>
        </w:tc>
      </w:tr>
      <w:tr w:rsidR="0032298D" w:rsidRPr="00702EE3" w14:paraId="21C64180" w14:textId="77777777" w:rsidTr="0032298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570"/>
        </w:trPr>
        <w:tc>
          <w:tcPr>
            <w:tcW w:w="3901" w:type="dxa"/>
            <w:gridSpan w:val="2"/>
            <w:vMerge/>
            <w:tcBorders>
              <w:top w:val="single" w:sz="8" w:space="0" w:color="auto"/>
              <w:left w:val="single" w:sz="8" w:space="0" w:color="auto"/>
              <w:bottom w:val="single" w:sz="8" w:space="0" w:color="000000"/>
              <w:right w:val="single" w:sz="8" w:space="0" w:color="auto"/>
            </w:tcBorders>
            <w:vAlign w:val="center"/>
            <w:hideMark/>
          </w:tcPr>
          <w:p w14:paraId="6A02CA1A" w14:textId="77777777" w:rsidR="0032298D" w:rsidRPr="00702EE3" w:rsidRDefault="0032298D">
            <w:pPr>
              <w:rPr>
                <w:rFonts w:ascii="Arial" w:hAnsi="Arial" w:cs="Arial"/>
                <w:b/>
                <w:bCs/>
                <w:sz w:val="22"/>
                <w:szCs w:val="22"/>
              </w:rPr>
            </w:pPr>
          </w:p>
        </w:tc>
        <w:tc>
          <w:tcPr>
            <w:tcW w:w="8810" w:type="dxa"/>
            <w:gridSpan w:val="11"/>
            <w:tcBorders>
              <w:top w:val="single" w:sz="4" w:space="0" w:color="auto"/>
              <w:left w:val="nil"/>
              <w:bottom w:val="single" w:sz="4" w:space="0" w:color="auto"/>
              <w:right w:val="single" w:sz="8" w:space="0" w:color="000000"/>
            </w:tcBorders>
            <w:shd w:val="clear" w:color="auto" w:fill="auto"/>
            <w:vAlign w:val="center"/>
            <w:hideMark/>
          </w:tcPr>
          <w:p w14:paraId="081037B1" w14:textId="77777777" w:rsidR="0032298D" w:rsidRPr="00702EE3" w:rsidRDefault="0032298D">
            <w:pPr>
              <w:jc w:val="both"/>
              <w:rPr>
                <w:rFonts w:ascii="Arial" w:hAnsi="Arial" w:cs="Arial"/>
                <w:b/>
                <w:bCs/>
                <w:sz w:val="22"/>
                <w:szCs w:val="22"/>
              </w:rPr>
            </w:pPr>
            <w:r w:rsidRPr="00702EE3">
              <w:rPr>
                <w:rFonts w:ascii="Arial" w:hAnsi="Arial" w:cs="Arial"/>
                <w:b/>
                <w:bCs/>
                <w:sz w:val="22"/>
                <w:szCs w:val="22"/>
              </w:rPr>
              <w:t>P.4.1.7 Legume (inclusiv în spații protejate) și cartofi (producție primară, condiționare și marketing) – înființare, extindere, modernizare</w:t>
            </w:r>
          </w:p>
        </w:tc>
        <w:tc>
          <w:tcPr>
            <w:tcW w:w="1959" w:type="dxa"/>
            <w:tcBorders>
              <w:top w:val="nil"/>
              <w:left w:val="nil"/>
              <w:bottom w:val="single" w:sz="8" w:space="0" w:color="auto"/>
              <w:right w:val="single" w:sz="8" w:space="0" w:color="auto"/>
            </w:tcBorders>
            <w:shd w:val="clear" w:color="000000" w:fill="808080"/>
            <w:vAlign w:val="center"/>
            <w:hideMark/>
          </w:tcPr>
          <w:p w14:paraId="71353885" w14:textId="77777777" w:rsidR="0032298D" w:rsidRPr="00702EE3" w:rsidRDefault="0032298D">
            <w:pPr>
              <w:jc w:val="center"/>
              <w:rPr>
                <w:rFonts w:ascii="Arial" w:hAnsi="Arial" w:cs="Arial"/>
                <w:color w:val="FF0000"/>
                <w:sz w:val="18"/>
                <w:szCs w:val="18"/>
              </w:rPr>
            </w:pPr>
            <w:r w:rsidRPr="00702EE3">
              <w:rPr>
                <w:rFonts w:ascii="Arial" w:hAnsi="Arial" w:cs="Arial"/>
                <w:color w:val="FF0000"/>
                <w:sz w:val="18"/>
                <w:szCs w:val="18"/>
              </w:rPr>
              <w:t>NU SE COMPLETEAZĂ</w:t>
            </w:r>
          </w:p>
        </w:tc>
      </w:tr>
      <w:tr w:rsidR="0032298D" w:rsidRPr="00702EE3" w14:paraId="489B068F" w14:textId="77777777" w:rsidTr="0032298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570"/>
        </w:trPr>
        <w:tc>
          <w:tcPr>
            <w:tcW w:w="3901" w:type="dxa"/>
            <w:gridSpan w:val="2"/>
            <w:vMerge/>
            <w:tcBorders>
              <w:top w:val="single" w:sz="8" w:space="0" w:color="auto"/>
              <w:left w:val="single" w:sz="8" w:space="0" w:color="auto"/>
              <w:bottom w:val="single" w:sz="8" w:space="0" w:color="000000"/>
              <w:right w:val="single" w:sz="8" w:space="0" w:color="auto"/>
            </w:tcBorders>
            <w:vAlign w:val="center"/>
            <w:hideMark/>
          </w:tcPr>
          <w:p w14:paraId="4DCB96A7" w14:textId="77777777" w:rsidR="0032298D" w:rsidRPr="00702EE3" w:rsidRDefault="0032298D">
            <w:pPr>
              <w:rPr>
                <w:rFonts w:ascii="Arial" w:hAnsi="Arial" w:cs="Arial"/>
                <w:b/>
                <w:bCs/>
                <w:sz w:val="22"/>
                <w:szCs w:val="22"/>
              </w:rPr>
            </w:pPr>
          </w:p>
        </w:tc>
        <w:tc>
          <w:tcPr>
            <w:tcW w:w="8810" w:type="dxa"/>
            <w:gridSpan w:val="11"/>
            <w:tcBorders>
              <w:top w:val="single" w:sz="4" w:space="0" w:color="auto"/>
              <w:left w:val="nil"/>
              <w:bottom w:val="single" w:sz="8" w:space="0" w:color="auto"/>
              <w:right w:val="single" w:sz="8" w:space="0" w:color="000000"/>
            </w:tcBorders>
            <w:shd w:val="clear" w:color="auto" w:fill="auto"/>
            <w:vAlign w:val="center"/>
            <w:hideMark/>
          </w:tcPr>
          <w:p w14:paraId="165F65A1" w14:textId="77777777" w:rsidR="0032298D" w:rsidRPr="00702EE3" w:rsidRDefault="0032298D">
            <w:pPr>
              <w:jc w:val="both"/>
              <w:rPr>
                <w:rFonts w:ascii="Arial" w:hAnsi="Arial" w:cs="Arial"/>
                <w:b/>
                <w:bCs/>
                <w:sz w:val="22"/>
                <w:szCs w:val="22"/>
              </w:rPr>
            </w:pPr>
            <w:r w:rsidRPr="00702EE3">
              <w:rPr>
                <w:rFonts w:ascii="Arial" w:hAnsi="Arial" w:cs="Arial"/>
                <w:b/>
                <w:bCs/>
                <w:sz w:val="22"/>
                <w:szCs w:val="22"/>
              </w:rPr>
              <w:t>P.4.1.8  - Conditionare, procesare și marketing - legume, cartofi - modernizare exploataţie</w:t>
            </w:r>
          </w:p>
        </w:tc>
        <w:tc>
          <w:tcPr>
            <w:tcW w:w="1959" w:type="dxa"/>
            <w:tcBorders>
              <w:top w:val="nil"/>
              <w:left w:val="nil"/>
              <w:bottom w:val="single" w:sz="8" w:space="0" w:color="auto"/>
              <w:right w:val="single" w:sz="8" w:space="0" w:color="auto"/>
            </w:tcBorders>
            <w:shd w:val="clear" w:color="000000" w:fill="808080"/>
            <w:vAlign w:val="center"/>
            <w:hideMark/>
          </w:tcPr>
          <w:p w14:paraId="64CA869C" w14:textId="77777777" w:rsidR="0032298D" w:rsidRPr="00702EE3" w:rsidRDefault="0032298D">
            <w:pPr>
              <w:jc w:val="center"/>
              <w:rPr>
                <w:rFonts w:ascii="Arial" w:hAnsi="Arial" w:cs="Arial"/>
                <w:color w:val="FF0000"/>
                <w:sz w:val="18"/>
                <w:szCs w:val="18"/>
              </w:rPr>
            </w:pPr>
            <w:r w:rsidRPr="00702EE3">
              <w:rPr>
                <w:rFonts w:ascii="Arial" w:hAnsi="Arial" w:cs="Arial"/>
                <w:color w:val="FF0000"/>
                <w:sz w:val="18"/>
                <w:szCs w:val="18"/>
              </w:rPr>
              <w:t>NU SE COMPLETEAZĂ</w:t>
            </w:r>
          </w:p>
        </w:tc>
      </w:tr>
      <w:tr w:rsidR="0032298D" w:rsidRPr="00702EE3" w14:paraId="362FF16E" w14:textId="77777777" w:rsidTr="0032298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1065"/>
        </w:trPr>
        <w:tc>
          <w:tcPr>
            <w:tcW w:w="3901" w:type="dxa"/>
            <w:gridSpan w:val="2"/>
            <w:vMerge w:val="restart"/>
            <w:tcBorders>
              <w:top w:val="nil"/>
              <w:left w:val="single" w:sz="8" w:space="0" w:color="auto"/>
              <w:bottom w:val="single" w:sz="8" w:space="0" w:color="000000"/>
              <w:right w:val="single" w:sz="8" w:space="0" w:color="auto"/>
            </w:tcBorders>
            <w:shd w:val="clear" w:color="auto" w:fill="auto"/>
            <w:vAlign w:val="center"/>
            <w:hideMark/>
          </w:tcPr>
          <w:p w14:paraId="7E576766" w14:textId="77777777" w:rsidR="0032298D" w:rsidRPr="00702EE3" w:rsidRDefault="0032298D">
            <w:pPr>
              <w:rPr>
                <w:rFonts w:ascii="Arial" w:hAnsi="Arial" w:cs="Arial"/>
                <w:b/>
                <w:bCs/>
                <w:sz w:val="22"/>
                <w:szCs w:val="22"/>
              </w:rPr>
            </w:pPr>
            <w:r w:rsidRPr="00702EE3">
              <w:rPr>
                <w:rFonts w:ascii="Arial" w:hAnsi="Arial" w:cs="Arial"/>
                <w:b/>
                <w:bCs/>
                <w:sz w:val="22"/>
                <w:szCs w:val="22"/>
              </w:rPr>
              <w:t>13. Tipuri de investiţie secundare</w:t>
            </w:r>
          </w:p>
        </w:tc>
        <w:tc>
          <w:tcPr>
            <w:tcW w:w="8810" w:type="dxa"/>
            <w:gridSpan w:val="11"/>
            <w:tcBorders>
              <w:top w:val="single" w:sz="8" w:space="0" w:color="auto"/>
              <w:left w:val="nil"/>
              <w:bottom w:val="single" w:sz="4" w:space="0" w:color="auto"/>
              <w:right w:val="single" w:sz="8" w:space="0" w:color="000000"/>
            </w:tcBorders>
            <w:shd w:val="clear" w:color="auto" w:fill="auto"/>
            <w:vAlign w:val="center"/>
            <w:hideMark/>
          </w:tcPr>
          <w:p w14:paraId="7A26B0E2" w14:textId="77777777" w:rsidR="0032298D" w:rsidRPr="00702EE3" w:rsidRDefault="0032298D">
            <w:pPr>
              <w:rPr>
                <w:rFonts w:ascii="Arial" w:hAnsi="Arial" w:cs="Arial"/>
                <w:sz w:val="22"/>
                <w:szCs w:val="22"/>
              </w:rPr>
            </w:pPr>
            <w:r w:rsidRPr="00702EE3">
              <w:rPr>
                <w:rFonts w:ascii="Arial" w:hAnsi="Arial" w:cs="Arial"/>
                <w:sz w:val="22"/>
                <w:szCs w:val="22"/>
              </w:rPr>
              <w:t xml:space="preserve">Investiții în </w:t>
            </w:r>
            <w:r w:rsidRPr="00702EE3">
              <w:rPr>
                <w:rFonts w:ascii="Arial" w:hAnsi="Arial" w:cs="Arial"/>
                <w:b/>
                <w:bCs/>
                <w:sz w:val="22"/>
                <w:szCs w:val="22"/>
              </w:rPr>
              <w:t>producerea şi utilizarea energiei din surse regenerabile</w:t>
            </w:r>
            <w:r w:rsidRPr="00702EE3">
              <w:rPr>
                <w:rFonts w:ascii="Arial" w:hAnsi="Arial" w:cs="Arial"/>
                <w:sz w:val="22"/>
                <w:szCs w:val="22"/>
              </w:rPr>
              <w:t xml:space="preserve">, cu excepția biomasei, (solară, eoliană, cea produsă cu ajutorul pompelor de căldură, geotermală) în cadrul fermei, iar energia obținută va fi destinată exclusiv consumului propriu </w:t>
            </w:r>
          </w:p>
        </w:tc>
        <w:tc>
          <w:tcPr>
            <w:tcW w:w="1959" w:type="dxa"/>
            <w:tcBorders>
              <w:top w:val="nil"/>
              <w:left w:val="nil"/>
              <w:bottom w:val="single" w:sz="8" w:space="0" w:color="auto"/>
              <w:right w:val="single" w:sz="8" w:space="0" w:color="auto"/>
            </w:tcBorders>
            <w:shd w:val="clear" w:color="000000" w:fill="808080"/>
            <w:vAlign w:val="center"/>
            <w:hideMark/>
          </w:tcPr>
          <w:p w14:paraId="395CBF9E" w14:textId="77777777" w:rsidR="0032298D" w:rsidRPr="00702EE3" w:rsidRDefault="0032298D">
            <w:pPr>
              <w:jc w:val="center"/>
              <w:rPr>
                <w:rFonts w:ascii="Arial" w:hAnsi="Arial" w:cs="Arial"/>
                <w:color w:val="FF0000"/>
                <w:sz w:val="18"/>
                <w:szCs w:val="18"/>
              </w:rPr>
            </w:pPr>
            <w:r w:rsidRPr="00702EE3">
              <w:rPr>
                <w:rFonts w:ascii="Arial" w:hAnsi="Arial" w:cs="Arial"/>
                <w:color w:val="FF0000"/>
                <w:sz w:val="18"/>
                <w:szCs w:val="18"/>
              </w:rPr>
              <w:t>NU SE COMPLETEAZĂ</w:t>
            </w:r>
          </w:p>
        </w:tc>
      </w:tr>
      <w:tr w:rsidR="0032298D" w:rsidRPr="00702EE3" w14:paraId="3F21D8EC" w14:textId="77777777" w:rsidTr="0032298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1080"/>
        </w:trPr>
        <w:tc>
          <w:tcPr>
            <w:tcW w:w="3901" w:type="dxa"/>
            <w:gridSpan w:val="2"/>
            <w:vMerge/>
            <w:tcBorders>
              <w:top w:val="nil"/>
              <w:left w:val="single" w:sz="8" w:space="0" w:color="auto"/>
              <w:bottom w:val="single" w:sz="8" w:space="0" w:color="000000"/>
              <w:right w:val="single" w:sz="8" w:space="0" w:color="auto"/>
            </w:tcBorders>
            <w:vAlign w:val="center"/>
            <w:hideMark/>
          </w:tcPr>
          <w:p w14:paraId="684DEB6A" w14:textId="77777777" w:rsidR="0032298D" w:rsidRPr="00702EE3" w:rsidRDefault="0032298D">
            <w:pPr>
              <w:rPr>
                <w:rFonts w:ascii="Arial" w:hAnsi="Arial" w:cs="Arial"/>
                <w:b/>
                <w:bCs/>
                <w:sz w:val="22"/>
                <w:szCs w:val="22"/>
              </w:rPr>
            </w:pPr>
          </w:p>
        </w:tc>
        <w:tc>
          <w:tcPr>
            <w:tcW w:w="8810" w:type="dxa"/>
            <w:gridSpan w:val="11"/>
            <w:tcBorders>
              <w:top w:val="single" w:sz="4" w:space="0" w:color="auto"/>
              <w:left w:val="nil"/>
              <w:bottom w:val="single" w:sz="4" w:space="0" w:color="auto"/>
              <w:right w:val="single" w:sz="8" w:space="0" w:color="000000"/>
            </w:tcBorders>
            <w:shd w:val="clear" w:color="auto" w:fill="auto"/>
            <w:vAlign w:val="center"/>
            <w:hideMark/>
          </w:tcPr>
          <w:p w14:paraId="104D3546" w14:textId="77777777" w:rsidR="0032298D" w:rsidRPr="00702EE3" w:rsidRDefault="0032298D">
            <w:pPr>
              <w:rPr>
                <w:rFonts w:ascii="Arial" w:hAnsi="Arial" w:cs="Arial"/>
                <w:sz w:val="22"/>
                <w:szCs w:val="22"/>
              </w:rPr>
            </w:pPr>
            <w:r w:rsidRPr="00702EE3">
              <w:rPr>
                <w:rFonts w:ascii="Arial" w:hAnsi="Arial" w:cs="Arial"/>
                <w:sz w:val="22"/>
                <w:szCs w:val="22"/>
              </w:rPr>
              <w:t xml:space="preserve">Investiții în instalații pentru </w:t>
            </w:r>
            <w:r w:rsidRPr="00702EE3">
              <w:rPr>
                <w:rFonts w:ascii="Arial" w:hAnsi="Arial" w:cs="Arial"/>
                <w:b/>
                <w:bCs/>
                <w:sz w:val="22"/>
                <w:szCs w:val="22"/>
              </w:rPr>
              <w:t>producerea de energie electrică și/sau termică</w:t>
            </w:r>
            <w:r w:rsidRPr="00702EE3">
              <w:rPr>
                <w:rFonts w:ascii="Arial" w:hAnsi="Arial" w:cs="Arial"/>
                <w:sz w:val="22"/>
                <w:szCs w:val="22"/>
              </w:rPr>
              <w:t>, prin utilizarea biomasei (din deșeuri/produse secundare rezultate din activitatea agricolă și/ sau forestieră atât din ferma proprie cât și din afara fermei iar energia obținută va fi destinată exclusiv consumului propriu</w:t>
            </w:r>
          </w:p>
        </w:tc>
        <w:tc>
          <w:tcPr>
            <w:tcW w:w="1959" w:type="dxa"/>
            <w:tcBorders>
              <w:top w:val="nil"/>
              <w:left w:val="nil"/>
              <w:bottom w:val="single" w:sz="8" w:space="0" w:color="auto"/>
              <w:right w:val="single" w:sz="8" w:space="0" w:color="auto"/>
            </w:tcBorders>
            <w:shd w:val="clear" w:color="000000" w:fill="808080"/>
            <w:vAlign w:val="center"/>
            <w:hideMark/>
          </w:tcPr>
          <w:p w14:paraId="7D018A41" w14:textId="77777777" w:rsidR="0032298D" w:rsidRPr="00702EE3" w:rsidRDefault="0032298D">
            <w:pPr>
              <w:jc w:val="center"/>
              <w:rPr>
                <w:rFonts w:ascii="Arial" w:hAnsi="Arial" w:cs="Arial"/>
                <w:color w:val="FF0000"/>
                <w:sz w:val="18"/>
                <w:szCs w:val="18"/>
              </w:rPr>
            </w:pPr>
            <w:r w:rsidRPr="00702EE3">
              <w:rPr>
                <w:rFonts w:ascii="Arial" w:hAnsi="Arial" w:cs="Arial"/>
                <w:color w:val="FF0000"/>
                <w:sz w:val="18"/>
                <w:szCs w:val="18"/>
              </w:rPr>
              <w:t>NU SE COMPLETEAZĂ</w:t>
            </w:r>
          </w:p>
        </w:tc>
      </w:tr>
      <w:tr w:rsidR="0032298D" w:rsidRPr="00702EE3" w14:paraId="68280994" w14:textId="77777777" w:rsidTr="0032298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750"/>
        </w:trPr>
        <w:tc>
          <w:tcPr>
            <w:tcW w:w="3901" w:type="dxa"/>
            <w:gridSpan w:val="2"/>
            <w:vMerge/>
            <w:tcBorders>
              <w:top w:val="nil"/>
              <w:left w:val="single" w:sz="8" w:space="0" w:color="auto"/>
              <w:bottom w:val="single" w:sz="8" w:space="0" w:color="000000"/>
              <w:right w:val="single" w:sz="8" w:space="0" w:color="auto"/>
            </w:tcBorders>
            <w:vAlign w:val="center"/>
            <w:hideMark/>
          </w:tcPr>
          <w:p w14:paraId="108BB293" w14:textId="77777777" w:rsidR="0032298D" w:rsidRPr="00702EE3" w:rsidRDefault="0032298D">
            <w:pPr>
              <w:rPr>
                <w:rFonts w:ascii="Arial" w:hAnsi="Arial" w:cs="Arial"/>
                <w:b/>
                <w:bCs/>
                <w:sz w:val="22"/>
                <w:szCs w:val="22"/>
              </w:rPr>
            </w:pPr>
          </w:p>
        </w:tc>
        <w:tc>
          <w:tcPr>
            <w:tcW w:w="8810" w:type="dxa"/>
            <w:gridSpan w:val="11"/>
            <w:tcBorders>
              <w:top w:val="single" w:sz="4" w:space="0" w:color="auto"/>
              <w:left w:val="nil"/>
              <w:bottom w:val="single" w:sz="4" w:space="0" w:color="auto"/>
              <w:right w:val="single" w:sz="8" w:space="0" w:color="000000"/>
            </w:tcBorders>
            <w:shd w:val="clear" w:color="auto" w:fill="auto"/>
            <w:vAlign w:val="center"/>
            <w:hideMark/>
          </w:tcPr>
          <w:p w14:paraId="5A4E66E6" w14:textId="77777777" w:rsidR="0032298D" w:rsidRPr="00702EE3" w:rsidRDefault="0032298D">
            <w:pPr>
              <w:rPr>
                <w:rFonts w:ascii="Arial" w:hAnsi="Arial" w:cs="Arial"/>
                <w:sz w:val="22"/>
                <w:szCs w:val="22"/>
              </w:rPr>
            </w:pPr>
            <w:r w:rsidRPr="00702EE3">
              <w:rPr>
                <w:rFonts w:ascii="Arial" w:hAnsi="Arial" w:cs="Arial"/>
                <w:sz w:val="22"/>
                <w:szCs w:val="22"/>
              </w:rPr>
              <w:t xml:space="preserve">Investiții în înființarea şi/sau modernizarea </w:t>
            </w:r>
            <w:r w:rsidRPr="00702EE3">
              <w:rPr>
                <w:rFonts w:ascii="Arial" w:hAnsi="Arial" w:cs="Arial"/>
                <w:b/>
                <w:bCs/>
                <w:sz w:val="22"/>
                <w:szCs w:val="22"/>
              </w:rPr>
              <w:t>instalaţiilor pentru irigaţii în cadrul fermei, inclusiv facilități de stocare a apei la nivel de fermă</w:t>
            </w:r>
          </w:p>
        </w:tc>
        <w:tc>
          <w:tcPr>
            <w:tcW w:w="1959" w:type="dxa"/>
            <w:tcBorders>
              <w:top w:val="nil"/>
              <w:left w:val="nil"/>
              <w:bottom w:val="single" w:sz="8" w:space="0" w:color="auto"/>
              <w:right w:val="single" w:sz="8" w:space="0" w:color="auto"/>
            </w:tcBorders>
            <w:shd w:val="clear" w:color="000000" w:fill="808080"/>
            <w:vAlign w:val="center"/>
            <w:hideMark/>
          </w:tcPr>
          <w:p w14:paraId="0CCE79EC" w14:textId="77777777" w:rsidR="0032298D" w:rsidRPr="00702EE3" w:rsidRDefault="0032298D">
            <w:pPr>
              <w:jc w:val="center"/>
              <w:rPr>
                <w:rFonts w:ascii="Arial" w:hAnsi="Arial" w:cs="Arial"/>
                <w:color w:val="FF0000"/>
                <w:sz w:val="18"/>
                <w:szCs w:val="18"/>
              </w:rPr>
            </w:pPr>
            <w:r w:rsidRPr="00702EE3">
              <w:rPr>
                <w:rFonts w:ascii="Arial" w:hAnsi="Arial" w:cs="Arial"/>
                <w:color w:val="FF0000"/>
                <w:sz w:val="18"/>
                <w:szCs w:val="18"/>
              </w:rPr>
              <w:t>NU SE COMPLETEAZĂ</w:t>
            </w:r>
          </w:p>
        </w:tc>
      </w:tr>
      <w:tr w:rsidR="0032298D" w:rsidRPr="00702EE3" w14:paraId="5F86F663" w14:textId="77777777" w:rsidTr="0032298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630"/>
        </w:trPr>
        <w:tc>
          <w:tcPr>
            <w:tcW w:w="3901" w:type="dxa"/>
            <w:gridSpan w:val="2"/>
            <w:vMerge/>
            <w:tcBorders>
              <w:top w:val="nil"/>
              <w:left w:val="single" w:sz="8" w:space="0" w:color="auto"/>
              <w:bottom w:val="single" w:sz="8" w:space="0" w:color="000000"/>
              <w:right w:val="single" w:sz="8" w:space="0" w:color="auto"/>
            </w:tcBorders>
            <w:vAlign w:val="center"/>
            <w:hideMark/>
          </w:tcPr>
          <w:p w14:paraId="63047178" w14:textId="77777777" w:rsidR="0032298D" w:rsidRPr="00702EE3" w:rsidRDefault="0032298D">
            <w:pPr>
              <w:rPr>
                <w:rFonts w:ascii="Arial" w:hAnsi="Arial" w:cs="Arial"/>
                <w:b/>
                <w:bCs/>
                <w:sz w:val="22"/>
                <w:szCs w:val="22"/>
              </w:rPr>
            </w:pPr>
          </w:p>
        </w:tc>
        <w:tc>
          <w:tcPr>
            <w:tcW w:w="8810" w:type="dxa"/>
            <w:gridSpan w:val="11"/>
            <w:tcBorders>
              <w:top w:val="single" w:sz="4" w:space="0" w:color="auto"/>
              <w:left w:val="nil"/>
              <w:bottom w:val="single" w:sz="8" w:space="0" w:color="auto"/>
              <w:right w:val="single" w:sz="8" w:space="0" w:color="000000"/>
            </w:tcBorders>
            <w:shd w:val="clear" w:color="auto" w:fill="auto"/>
            <w:vAlign w:val="center"/>
            <w:hideMark/>
          </w:tcPr>
          <w:p w14:paraId="3C81E85A" w14:textId="77777777" w:rsidR="0032298D" w:rsidRPr="00702EE3" w:rsidRDefault="0032298D">
            <w:pPr>
              <w:rPr>
                <w:rFonts w:ascii="Arial" w:hAnsi="Arial" w:cs="Arial"/>
                <w:sz w:val="22"/>
                <w:szCs w:val="22"/>
              </w:rPr>
            </w:pPr>
            <w:r w:rsidRPr="00702EE3">
              <w:rPr>
                <w:rFonts w:ascii="Arial" w:hAnsi="Arial" w:cs="Arial"/>
                <w:sz w:val="22"/>
                <w:szCs w:val="22"/>
              </w:rPr>
              <w:t xml:space="preserve">Înființarea, extinderea şi/sau modernizarea </w:t>
            </w:r>
            <w:r w:rsidRPr="00702EE3">
              <w:rPr>
                <w:rFonts w:ascii="Arial" w:hAnsi="Arial" w:cs="Arial"/>
                <w:b/>
                <w:bCs/>
                <w:sz w:val="22"/>
                <w:szCs w:val="22"/>
              </w:rPr>
              <w:t>căilor de acces în cadrul fermei, inclusiv a utilităţilor şi racordărilor</w:t>
            </w:r>
          </w:p>
        </w:tc>
        <w:tc>
          <w:tcPr>
            <w:tcW w:w="1959" w:type="dxa"/>
            <w:tcBorders>
              <w:top w:val="nil"/>
              <w:left w:val="nil"/>
              <w:bottom w:val="single" w:sz="8" w:space="0" w:color="auto"/>
              <w:right w:val="single" w:sz="8" w:space="0" w:color="auto"/>
            </w:tcBorders>
            <w:shd w:val="clear" w:color="000000" w:fill="808080"/>
            <w:vAlign w:val="center"/>
            <w:hideMark/>
          </w:tcPr>
          <w:p w14:paraId="5EBBA3C7" w14:textId="77777777" w:rsidR="0032298D" w:rsidRPr="00702EE3" w:rsidRDefault="0032298D">
            <w:pPr>
              <w:jc w:val="center"/>
              <w:rPr>
                <w:rFonts w:ascii="Arial" w:hAnsi="Arial" w:cs="Arial"/>
                <w:color w:val="FF0000"/>
                <w:sz w:val="18"/>
                <w:szCs w:val="18"/>
              </w:rPr>
            </w:pPr>
            <w:r w:rsidRPr="00702EE3">
              <w:rPr>
                <w:rFonts w:ascii="Arial" w:hAnsi="Arial" w:cs="Arial"/>
                <w:color w:val="FF0000"/>
                <w:sz w:val="18"/>
                <w:szCs w:val="18"/>
              </w:rPr>
              <w:t>NU SE COMPLETEAZĂ</w:t>
            </w:r>
          </w:p>
        </w:tc>
      </w:tr>
      <w:tr w:rsidR="0032298D" w:rsidRPr="00702EE3" w14:paraId="2F8EA14A" w14:textId="77777777" w:rsidTr="0032298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435"/>
        </w:trPr>
        <w:tc>
          <w:tcPr>
            <w:tcW w:w="3901" w:type="dxa"/>
            <w:gridSpan w:val="2"/>
            <w:vMerge w:val="restart"/>
            <w:tcBorders>
              <w:top w:val="nil"/>
              <w:left w:val="single" w:sz="8" w:space="0" w:color="auto"/>
              <w:bottom w:val="single" w:sz="8" w:space="0" w:color="000000"/>
              <w:right w:val="single" w:sz="8" w:space="0" w:color="auto"/>
            </w:tcBorders>
            <w:shd w:val="clear" w:color="auto" w:fill="auto"/>
            <w:vAlign w:val="center"/>
            <w:hideMark/>
          </w:tcPr>
          <w:p w14:paraId="57A71FC9" w14:textId="77777777" w:rsidR="0032298D" w:rsidRPr="00702EE3" w:rsidRDefault="0032298D">
            <w:pPr>
              <w:rPr>
                <w:rFonts w:ascii="Arial" w:hAnsi="Arial" w:cs="Arial"/>
                <w:b/>
                <w:bCs/>
                <w:sz w:val="22"/>
                <w:szCs w:val="22"/>
              </w:rPr>
            </w:pPr>
            <w:r w:rsidRPr="00702EE3">
              <w:rPr>
                <w:rFonts w:ascii="Arial" w:hAnsi="Arial" w:cs="Arial"/>
                <w:b/>
                <w:bCs/>
                <w:sz w:val="22"/>
                <w:szCs w:val="22"/>
              </w:rPr>
              <w:t>14. Număr capete de animale</w:t>
            </w:r>
          </w:p>
        </w:tc>
        <w:tc>
          <w:tcPr>
            <w:tcW w:w="8810" w:type="dxa"/>
            <w:gridSpan w:val="11"/>
            <w:tcBorders>
              <w:top w:val="nil"/>
              <w:left w:val="nil"/>
              <w:bottom w:val="single" w:sz="4" w:space="0" w:color="auto"/>
              <w:right w:val="single" w:sz="8" w:space="0" w:color="000000"/>
            </w:tcBorders>
            <w:shd w:val="clear" w:color="auto" w:fill="auto"/>
            <w:vAlign w:val="center"/>
            <w:hideMark/>
          </w:tcPr>
          <w:p w14:paraId="417B4A78" w14:textId="77777777" w:rsidR="0032298D" w:rsidRPr="00702EE3" w:rsidRDefault="0032298D">
            <w:pPr>
              <w:rPr>
                <w:rFonts w:ascii="Arial" w:hAnsi="Arial" w:cs="Arial"/>
                <w:b/>
                <w:bCs/>
                <w:sz w:val="22"/>
                <w:szCs w:val="22"/>
              </w:rPr>
            </w:pPr>
            <w:r w:rsidRPr="00702EE3">
              <w:rPr>
                <w:rFonts w:ascii="Arial" w:hAnsi="Arial" w:cs="Arial"/>
                <w:b/>
                <w:bCs/>
                <w:sz w:val="22"/>
                <w:szCs w:val="22"/>
              </w:rPr>
              <w:t>Tauri, vaci şi alte bovine de mai mult de 2 ani şi cabaline de mai mult de 6 luni</w:t>
            </w:r>
          </w:p>
        </w:tc>
        <w:tc>
          <w:tcPr>
            <w:tcW w:w="1959" w:type="dxa"/>
            <w:tcBorders>
              <w:top w:val="single" w:sz="4" w:space="0" w:color="auto"/>
              <w:left w:val="nil"/>
              <w:bottom w:val="single" w:sz="4" w:space="0" w:color="auto"/>
              <w:right w:val="single" w:sz="8" w:space="0" w:color="auto"/>
            </w:tcBorders>
            <w:shd w:val="clear" w:color="000000" w:fill="CCFFFF"/>
            <w:vAlign w:val="center"/>
            <w:hideMark/>
          </w:tcPr>
          <w:p w14:paraId="31E4BF60" w14:textId="77777777" w:rsidR="0032298D" w:rsidRPr="00702EE3" w:rsidRDefault="0032298D">
            <w:pPr>
              <w:jc w:val="center"/>
              <w:rPr>
                <w:rFonts w:ascii="Arial" w:hAnsi="Arial" w:cs="Arial"/>
                <w:sz w:val="22"/>
                <w:szCs w:val="22"/>
              </w:rPr>
            </w:pPr>
            <w:r w:rsidRPr="00702EE3">
              <w:rPr>
                <w:rFonts w:ascii="Arial" w:hAnsi="Arial" w:cs="Arial"/>
                <w:sz w:val="22"/>
                <w:szCs w:val="22"/>
              </w:rPr>
              <w:t> </w:t>
            </w:r>
          </w:p>
        </w:tc>
      </w:tr>
      <w:tr w:rsidR="0032298D" w:rsidRPr="00702EE3" w14:paraId="5B98FED9" w14:textId="77777777" w:rsidTr="0032298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30"/>
        </w:trPr>
        <w:tc>
          <w:tcPr>
            <w:tcW w:w="3901" w:type="dxa"/>
            <w:gridSpan w:val="2"/>
            <w:vMerge/>
            <w:tcBorders>
              <w:top w:val="nil"/>
              <w:left w:val="single" w:sz="8" w:space="0" w:color="auto"/>
              <w:bottom w:val="single" w:sz="8" w:space="0" w:color="000000"/>
              <w:right w:val="single" w:sz="8" w:space="0" w:color="auto"/>
            </w:tcBorders>
            <w:vAlign w:val="center"/>
            <w:hideMark/>
          </w:tcPr>
          <w:p w14:paraId="0DCE5E71" w14:textId="77777777" w:rsidR="0032298D" w:rsidRPr="00702EE3" w:rsidRDefault="0032298D">
            <w:pPr>
              <w:rPr>
                <w:rFonts w:ascii="Arial" w:hAnsi="Arial" w:cs="Arial"/>
                <w:b/>
                <w:bCs/>
                <w:sz w:val="22"/>
                <w:szCs w:val="22"/>
              </w:rPr>
            </w:pPr>
          </w:p>
        </w:tc>
        <w:tc>
          <w:tcPr>
            <w:tcW w:w="8810" w:type="dxa"/>
            <w:gridSpan w:val="11"/>
            <w:tcBorders>
              <w:top w:val="single" w:sz="4" w:space="0" w:color="auto"/>
              <w:left w:val="nil"/>
              <w:bottom w:val="single" w:sz="4" w:space="0" w:color="auto"/>
              <w:right w:val="single" w:sz="8" w:space="0" w:color="000000"/>
            </w:tcBorders>
            <w:shd w:val="clear" w:color="auto" w:fill="auto"/>
            <w:vAlign w:val="center"/>
            <w:hideMark/>
          </w:tcPr>
          <w:p w14:paraId="4109BE43" w14:textId="77777777" w:rsidR="0032298D" w:rsidRPr="00702EE3" w:rsidRDefault="0032298D">
            <w:pPr>
              <w:rPr>
                <w:rFonts w:ascii="Arial" w:hAnsi="Arial" w:cs="Arial"/>
                <w:b/>
                <w:bCs/>
                <w:sz w:val="22"/>
                <w:szCs w:val="22"/>
              </w:rPr>
            </w:pPr>
            <w:r w:rsidRPr="00702EE3">
              <w:rPr>
                <w:rFonts w:ascii="Arial" w:hAnsi="Arial" w:cs="Arial"/>
                <w:b/>
                <w:bCs/>
                <w:sz w:val="22"/>
                <w:szCs w:val="22"/>
              </w:rPr>
              <w:t>Bovine între 6 luni şi 2 ani</w:t>
            </w:r>
          </w:p>
        </w:tc>
        <w:tc>
          <w:tcPr>
            <w:tcW w:w="1959" w:type="dxa"/>
            <w:tcBorders>
              <w:top w:val="nil"/>
              <w:left w:val="nil"/>
              <w:bottom w:val="single" w:sz="4" w:space="0" w:color="auto"/>
              <w:right w:val="single" w:sz="8" w:space="0" w:color="auto"/>
            </w:tcBorders>
            <w:shd w:val="clear" w:color="000000" w:fill="CCFFFF"/>
            <w:vAlign w:val="center"/>
            <w:hideMark/>
          </w:tcPr>
          <w:p w14:paraId="2DD4E66F" w14:textId="77777777" w:rsidR="0032298D" w:rsidRPr="00702EE3" w:rsidRDefault="0032298D">
            <w:pPr>
              <w:jc w:val="center"/>
              <w:rPr>
                <w:rFonts w:ascii="Arial" w:hAnsi="Arial" w:cs="Arial"/>
                <w:sz w:val="22"/>
                <w:szCs w:val="22"/>
              </w:rPr>
            </w:pPr>
            <w:r w:rsidRPr="00702EE3">
              <w:rPr>
                <w:rFonts w:ascii="Arial" w:hAnsi="Arial" w:cs="Arial"/>
                <w:sz w:val="22"/>
                <w:szCs w:val="22"/>
              </w:rPr>
              <w:t> </w:t>
            </w:r>
          </w:p>
        </w:tc>
      </w:tr>
      <w:tr w:rsidR="0032298D" w:rsidRPr="00702EE3" w14:paraId="5CBD7844" w14:textId="77777777" w:rsidTr="0032298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30"/>
        </w:trPr>
        <w:tc>
          <w:tcPr>
            <w:tcW w:w="3901" w:type="dxa"/>
            <w:gridSpan w:val="2"/>
            <w:vMerge/>
            <w:tcBorders>
              <w:top w:val="nil"/>
              <w:left w:val="single" w:sz="8" w:space="0" w:color="auto"/>
              <w:bottom w:val="single" w:sz="8" w:space="0" w:color="000000"/>
              <w:right w:val="single" w:sz="8" w:space="0" w:color="auto"/>
            </w:tcBorders>
            <w:vAlign w:val="center"/>
            <w:hideMark/>
          </w:tcPr>
          <w:p w14:paraId="1775B276" w14:textId="77777777" w:rsidR="0032298D" w:rsidRPr="00702EE3" w:rsidRDefault="0032298D">
            <w:pPr>
              <w:rPr>
                <w:rFonts w:ascii="Arial" w:hAnsi="Arial" w:cs="Arial"/>
                <w:b/>
                <w:bCs/>
                <w:sz w:val="22"/>
                <w:szCs w:val="22"/>
              </w:rPr>
            </w:pPr>
          </w:p>
        </w:tc>
        <w:tc>
          <w:tcPr>
            <w:tcW w:w="8810" w:type="dxa"/>
            <w:gridSpan w:val="11"/>
            <w:tcBorders>
              <w:top w:val="single" w:sz="4" w:space="0" w:color="auto"/>
              <w:left w:val="nil"/>
              <w:bottom w:val="single" w:sz="4" w:space="0" w:color="auto"/>
              <w:right w:val="single" w:sz="8" w:space="0" w:color="000000"/>
            </w:tcBorders>
            <w:shd w:val="clear" w:color="auto" w:fill="auto"/>
            <w:vAlign w:val="center"/>
            <w:hideMark/>
          </w:tcPr>
          <w:p w14:paraId="194C145D" w14:textId="77777777" w:rsidR="0032298D" w:rsidRPr="00702EE3" w:rsidRDefault="0032298D">
            <w:pPr>
              <w:rPr>
                <w:rFonts w:ascii="Arial" w:hAnsi="Arial" w:cs="Arial"/>
                <w:b/>
                <w:bCs/>
                <w:sz w:val="22"/>
                <w:szCs w:val="22"/>
              </w:rPr>
            </w:pPr>
            <w:r w:rsidRPr="00702EE3">
              <w:rPr>
                <w:rFonts w:ascii="Arial" w:hAnsi="Arial" w:cs="Arial"/>
                <w:b/>
                <w:bCs/>
                <w:sz w:val="22"/>
                <w:szCs w:val="22"/>
              </w:rPr>
              <w:t>Bovine de mai puţin de 6 luni</w:t>
            </w:r>
          </w:p>
        </w:tc>
        <w:tc>
          <w:tcPr>
            <w:tcW w:w="1959" w:type="dxa"/>
            <w:tcBorders>
              <w:top w:val="nil"/>
              <w:left w:val="nil"/>
              <w:bottom w:val="single" w:sz="4" w:space="0" w:color="auto"/>
              <w:right w:val="single" w:sz="8" w:space="0" w:color="auto"/>
            </w:tcBorders>
            <w:shd w:val="clear" w:color="000000" w:fill="CCFFFF"/>
            <w:vAlign w:val="center"/>
            <w:hideMark/>
          </w:tcPr>
          <w:p w14:paraId="16B5EFCE" w14:textId="77777777" w:rsidR="0032298D" w:rsidRPr="00702EE3" w:rsidRDefault="0032298D">
            <w:pPr>
              <w:jc w:val="center"/>
              <w:rPr>
                <w:rFonts w:ascii="Arial" w:hAnsi="Arial" w:cs="Arial"/>
                <w:sz w:val="22"/>
                <w:szCs w:val="22"/>
              </w:rPr>
            </w:pPr>
            <w:r w:rsidRPr="00702EE3">
              <w:rPr>
                <w:rFonts w:ascii="Arial" w:hAnsi="Arial" w:cs="Arial"/>
                <w:sz w:val="22"/>
                <w:szCs w:val="22"/>
              </w:rPr>
              <w:t> </w:t>
            </w:r>
          </w:p>
        </w:tc>
      </w:tr>
      <w:tr w:rsidR="0032298D" w:rsidRPr="00702EE3" w14:paraId="69B1CD1B" w14:textId="77777777" w:rsidTr="0032298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30"/>
        </w:trPr>
        <w:tc>
          <w:tcPr>
            <w:tcW w:w="3901" w:type="dxa"/>
            <w:gridSpan w:val="2"/>
            <w:vMerge/>
            <w:tcBorders>
              <w:top w:val="nil"/>
              <w:left w:val="single" w:sz="8" w:space="0" w:color="auto"/>
              <w:bottom w:val="single" w:sz="8" w:space="0" w:color="000000"/>
              <w:right w:val="single" w:sz="8" w:space="0" w:color="auto"/>
            </w:tcBorders>
            <w:vAlign w:val="center"/>
            <w:hideMark/>
          </w:tcPr>
          <w:p w14:paraId="6BBBBF03" w14:textId="77777777" w:rsidR="0032298D" w:rsidRPr="00702EE3" w:rsidRDefault="0032298D">
            <w:pPr>
              <w:rPr>
                <w:rFonts w:ascii="Arial" w:hAnsi="Arial" w:cs="Arial"/>
                <w:b/>
                <w:bCs/>
                <w:sz w:val="22"/>
                <w:szCs w:val="22"/>
              </w:rPr>
            </w:pPr>
          </w:p>
        </w:tc>
        <w:tc>
          <w:tcPr>
            <w:tcW w:w="8810" w:type="dxa"/>
            <w:gridSpan w:val="11"/>
            <w:tcBorders>
              <w:top w:val="single" w:sz="4" w:space="0" w:color="auto"/>
              <w:left w:val="nil"/>
              <w:bottom w:val="single" w:sz="4" w:space="0" w:color="auto"/>
              <w:right w:val="single" w:sz="8" w:space="0" w:color="000000"/>
            </w:tcBorders>
            <w:shd w:val="clear" w:color="auto" w:fill="auto"/>
            <w:vAlign w:val="center"/>
            <w:hideMark/>
          </w:tcPr>
          <w:p w14:paraId="1C9BCF07" w14:textId="77777777" w:rsidR="0032298D" w:rsidRPr="00702EE3" w:rsidRDefault="0032298D">
            <w:pPr>
              <w:rPr>
                <w:rFonts w:ascii="Arial" w:hAnsi="Arial" w:cs="Arial"/>
                <w:b/>
                <w:bCs/>
                <w:sz w:val="22"/>
                <w:szCs w:val="22"/>
              </w:rPr>
            </w:pPr>
            <w:r w:rsidRPr="00702EE3">
              <w:rPr>
                <w:rFonts w:ascii="Arial" w:hAnsi="Arial" w:cs="Arial"/>
                <w:b/>
                <w:bCs/>
                <w:sz w:val="22"/>
                <w:szCs w:val="22"/>
              </w:rPr>
              <w:t>Ovine</w:t>
            </w:r>
          </w:p>
        </w:tc>
        <w:tc>
          <w:tcPr>
            <w:tcW w:w="1959" w:type="dxa"/>
            <w:tcBorders>
              <w:top w:val="nil"/>
              <w:left w:val="nil"/>
              <w:bottom w:val="single" w:sz="4" w:space="0" w:color="auto"/>
              <w:right w:val="single" w:sz="8" w:space="0" w:color="auto"/>
            </w:tcBorders>
            <w:shd w:val="clear" w:color="000000" w:fill="CCFFFF"/>
            <w:vAlign w:val="center"/>
            <w:hideMark/>
          </w:tcPr>
          <w:p w14:paraId="2061F99D" w14:textId="77777777" w:rsidR="0032298D" w:rsidRPr="00702EE3" w:rsidRDefault="0032298D">
            <w:pPr>
              <w:jc w:val="center"/>
              <w:rPr>
                <w:rFonts w:ascii="Arial" w:hAnsi="Arial" w:cs="Arial"/>
                <w:sz w:val="22"/>
                <w:szCs w:val="22"/>
              </w:rPr>
            </w:pPr>
            <w:r w:rsidRPr="00702EE3">
              <w:rPr>
                <w:rFonts w:ascii="Arial" w:hAnsi="Arial" w:cs="Arial"/>
                <w:sz w:val="22"/>
                <w:szCs w:val="22"/>
              </w:rPr>
              <w:t> </w:t>
            </w:r>
          </w:p>
        </w:tc>
      </w:tr>
      <w:tr w:rsidR="0032298D" w:rsidRPr="00702EE3" w14:paraId="1C0E9C67" w14:textId="77777777" w:rsidTr="0032298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30"/>
        </w:trPr>
        <w:tc>
          <w:tcPr>
            <w:tcW w:w="3901" w:type="dxa"/>
            <w:gridSpan w:val="2"/>
            <w:vMerge/>
            <w:tcBorders>
              <w:top w:val="nil"/>
              <w:left w:val="single" w:sz="8" w:space="0" w:color="auto"/>
              <w:bottom w:val="single" w:sz="8" w:space="0" w:color="000000"/>
              <w:right w:val="single" w:sz="8" w:space="0" w:color="auto"/>
            </w:tcBorders>
            <w:vAlign w:val="center"/>
            <w:hideMark/>
          </w:tcPr>
          <w:p w14:paraId="6516732D" w14:textId="77777777" w:rsidR="0032298D" w:rsidRPr="00702EE3" w:rsidRDefault="0032298D">
            <w:pPr>
              <w:rPr>
                <w:rFonts w:ascii="Arial" w:hAnsi="Arial" w:cs="Arial"/>
                <w:b/>
                <w:bCs/>
                <w:sz w:val="22"/>
                <w:szCs w:val="22"/>
              </w:rPr>
            </w:pPr>
          </w:p>
        </w:tc>
        <w:tc>
          <w:tcPr>
            <w:tcW w:w="8810" w:type="dxa"/>
            <w:gridSpan w:val="11"/>
            <w:tcBorders>
              <w:top w:val="single" w:sz="4" w:space="0" w:color="auto"/>
              <w:left w:val="nil"/>
              <w:bottom w:val="single" w:sz="4" w:space="0" w:color="auto"/>
              <w:right w:val="single" w:sz="8" w:space="0" w:color="000000"/>
            </w:tcBorders>
            <w:shd w:val="clear" w:color="auto" w:fill="auto"/>
            <w:vAlign w:val="center"/>
            <w:hideMark/>
          </w:tcPr>
          <w:p w14:paraId="294D748B" w14:textId="77777777" w:rsidR="0032298D" w:rsidRPr="00702EE3" w:rsidRDefault="0032298D">
            <w:pPr>
              <w:rPr>
                <w:rFonts w:ascii="Arial" w:hAnsi="Arial" w:cs="Arial"/>
                <w:b/>
                <w:bCs/>
                <w:sz w:val="22"/>
                <w:szCs w:val="22"/>
              </w:rPr>
            </w:pPr>
            <w:r w:rsidRPr="00702EE3">
              <w:rPr>
                <w:rFonts w:ascii="Arial" w:hAnsi="Arial" w:cs="Arial"/>
                <w:b/>
                <w:bCs/>
                <w:sz w:val="22"/>
                <w:szCs w:val="22"/>
              </w:rPr>
              <w:t>Caprine</w:t>
            </w:r>
          </w:p>
        </w:tc>
        <w:tc>
          <w:tcPr>
            <w:tcW w:w="1959" w:type="dxa"/>
            <w:tcBorders>
              <w:top w:val="nil"/>
              <w:left w:val="nil"/>
              <w:bottom w:val="single" w:sz="4" w:space="0" w:color="auto"/>
              <w:right w:val="single" w:sz="8" w:space="0" w:color="auto"/>
            </w:tcBorders>
            <w:shd w:val="clear" w:color="000000" w:fill="CCFFFF"/>
            <w:vAlign w:val="center"/>
            <w:hideMark/>
          </w:tcPr>
          <w:p w14:paraId="1B7CC141" w14:textId="77777777" w:rsidR="0032298D" w:rsidRPr="00702EE3" w:rsidRDefault="0032298D">
            <w:pPr>
              <w:jc w:val="center"/>
              <w:rPr>
                <w:rFonts w:ascii="Arial" w:hAnsi="Arial" w:cs="Arial"/>
                <w:sz w:val="22"/>
                <w:szCs w:val="22"/>
              </w:rPr>
            </w:pPr>
            <w:r w:rsidRPr="00702EE3">
              <w:rPr>
                <w:rFonts w:ascii="Arial" w:hAnsi="Arial" w:cs="Arial"/>
                <w:sz w:val="22"/>
                <w:szCs w:val="22"/>
              </w:rPr>
              <w:t> </w:t>
            </w:r>
          </w:p>
        </w:tc>
      </w:tr>
      <w:tr w:rsidR="0032298D" w:rsidRPr="00702EE3" w14:paraId="4BC23FF4" w14:textId="77777777" w:rsidTr="0032298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30"/>
        </w:trPr>
        <w:tc>
          <w:tcPr>
            <w:tcW w:w="3901" w:type="dxa"/>
            <w:gridSpan w:val="2"/>
            <w:vMerge/>
            <w:tcBorders>
              <w:top w:val="nil"/>
              <w:left w:val="single" w:sz="8" w:space="0" w:color="auto"/>
              <w:bottom w:val="single" w:sz="8" w:space="0" w:color="000000"/>
              <w:right w:val="single" w:sz="8" w:space="0" w:color="auto"/>
            </w:tcBorders>
            <w:vAlign w:val="center"/>
            <w:hideMark/>
          </w:tcPr>
          <w:p w14:paraId="7792E153" w14:textId="77777777" w:rsidR="0032298D" w:rsidRPr="00702EE3" w:rsidRDefault="0032298D">
            <w:pPr>
              <w:rPr>
                <w:rFonts w:ascii="Arial" w:hAnsi="Arial" w:cs="Arial"/>
                <w:b/>
                <w:bCs/>
                <w:sz w:val="22"/>
                <w:szCs w:val="22"/>
              </w:rPr>
            </w:pPr>
          </w:p>
        </w:tc>
        <w:tc>
          <w:tcPr>
            <w:tcW w:w="8810" w:type="dxa"/>
            <w:gridSpan w:val="11"/>
            <w:tcBorders>
              <w:top w:val="single" w:sz="4" w:space="0" w:color="auto"/>
              <w:left w:val="nil"/>
              <w:bottom w:val="single" w:sz="4" w:space="0" w:color="auto"/>
              <w:right w:val="single" w:sz="8" w:space="0" w:color="000000"/>
            </w:tcBorders>
            <w:shd w:val="clear" w:color="auto" w:fill="auto"/>
            <w:vAlign w:val="center"/>
            <w:hideMark/>
          </w:tcPr>
          <w:p w14:paraId="58DB190C" w14:textId="77777777" w:rsidR="0032298D" w:rsidRPr="00702EE3" w:rsidRDefault="0032298D">
            <w:pPr>
              <w:rPr>
                <w:rFonts w:ascii="Arial" w:hAnsi="Arial" w:cs="Arial"/>
                <w:b/>
                <w:bCs/>
                <w:sz w:val="22"/>
                <w:szCs w:val="22"/>
              </w:rPr>
            </w:pPr>
            <w:r w:rsidRPr="00702EE3">
              <w:rPr>
                <w:rFonts w:ascii="Arial" w:hAnsi="Arial" w:cs="Arial"/>
                <w:b/>
                <w:bCs/>
                <w:sz w:val="22"/>
                <w:szCs w:val="22"/>
              </w:rPr>
              <w:t>Scroafe de reproducţie &gt; 50 kg</w:t>
            </w:r>
          </w:p>
        </w:tc>
        <w:tc>
          <w:tcPr>
            <w:tcW w:w="1959" w:type="dxa"/>
            <w:tcBorders>
              <w:top w:val="nil"/>
              <w:left w:val="nil"/>
              <w:bottom w:val="single" w:sz="4" w:space="0" w:color="auto"/>
              <w:right w:val="single" w:sz="8" w:space="0" w:color="auto"/>
            </w:tcBorders>
            <w:shd w:val="clear" w:color="000000" w:fill="CCFFFF"/>
            <w:vAlign w:val="center"/>
            <w:hideMark/>
          </w:tcPr>
          <w:p w14:paraId="685CD0C7" w14:textId="77777777" w:rsidR="0032298D" w:rsidRPr="00702EE3" w:rsidRDefault="0032298D">
            <w:pPr>
              <w:jc w:val="center"/>
              <w:rPr>
                <w:rFonts w:ascii="Arial" w:hAnsi="Arial" w:cs="Arial"/>
                <w:sz w:val="22"/>
                <w:szCs w:val="22"/>
              </w:rPr>
            </w:pPr>
            <w:r w:rsidRPr="00702EE3">
              <w:rPr>
                <w:rFonts w:ascii="Arial" w:hAnsi="Arial" w:cs="Arial"/>
                <w:sz w:val="22"/>
                <w:szCs w:val="22"/>
              </w:rPr>
              <w:t> </w:t>
            </w:r>
          </w:p>
        </w:tc>
      </w:tr>
      <w:tr w:rsidR="0032298D" w:rsidRPr="00702EE3" w14:paraId="3763FC46" w14:textId="77777777" w:rsidTr="0032298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30"/>
        </w:trPr>
        <w:tc>
          <w:tcPr>
            <w:tcW w:w="3901" w:type="dxa"/>
            <w:gridSpan w:val="2"/>
            <w:vMerge/>
            <w:tcBorders>
              <w:top w:val="nil"/>
              <w:left w:val="single" w:sz="8" w:space="0" w:color="auto"/>
              <w:bottom w:val="single" w:sz="8" w:space="0" w:color="000000"/>
              <w:right w:val="single" w:sz="8" w:space="0" w:color="auto"/>
            </w:tcBorders>
            <w:vAlign w:val="center"/>
            <w:hideMark/>
          </w:tcPr>
          <w:p w14:paraId="761C4F6D" w14:textId="77777777" w:rsidR="0032298D" w:rsidRPr="00702EE3" w:rsidRDefault="0032298D">
            <w:pPr>
              <w:rPr>
                <w:rFonts w:ascii="Arial" w:hAnsi="Arial" w:cs="Arial"/>
                <w:b/>
                <w:bCs/>
                <w:sz w:val="22"/>
                <w:szCs w:val="22"/>
              </w:rPr>
            </w:pPr>
          </w:p>
        </w:tc>
        <w:tc>
          <w:tcPr>
            <w:tcW w:w="8810" w:type="dxa"/>
            <w:gridSpan w:val="11"/>
            <w:tcBorders>
              <w:top w:val="single" w:sz="4" w:space="0" w:color="auto"/>
              <w:left w:val="nil"/>
              <w:bottom w:val="single" w:sz="4" w:space="0" w:color="auto"/>
              <w:right w:val="single" w:sz="8" w:space="0" w:color="000000"/>
            </w:tcBorders>
            <w:shd w:val="clear" w:color="auto" w:fill="auto"/>
            <w:vAlign w:val="center"/>
            <w:hideMark/>
          </w:tcPr>
          <w:p w14:paraId="371FF5FE" w14:textId="77777777" w:rsidR="0032298D" w:rsidRPr="00702EE3" w:rsidRDefault="0032298D">
            <w:pPr>
              <w:rPr>
                <w:rFonts w:ascii="Arial" w:hAnsi="Arial" w:cs="Arial"/>
                <w:b/>
                <w:bCs/>
                <w:sz w:val="22"/>
                <w:szCs w:val="22"/>
              </w:rPr>
            </w:pPr>
            <w:r w:rsidRPr="00702EE3">
              <w:rPr>
                <w:rFonts w:ascii="Arial" w:hAnsi="Arial" w:cs="Arial"/>
                <w:b/>
                <w:bCs/>
                <w:sz w:val="22"/>
                <w:szCs w:val="22"/>
              </w:rPr>
              <w:t>Alte porcine</w:t>
            </w:r>
          </w:p>
        </w:tc>
        <w:tc>
          <w:tcPr>
            <w:tcW w:w="1959" w:type="dxa"/>
            <w:tcBorders>
              <w:top w:val="nil"/>
              <w:left w:val="nil"/>
              <w:bottom w:val="single" w:sz="4" w:space="0" w:color="auto"/>
              <w:right w:val="single" w:sz="8" w:space="0" w:color="auto"/>
            </w:tcBorders>
            <w:shd w:val="clear" w:color="000000" w:fill="CCFFFF"/>
            <w:vAlign w:val="center"/>
            <w:hideMark/>
          </w:tcPr>
          <w:p w14:paraId="602CF29B" w14:textId="77777777" w:rsidR="0032298D" w:rsidRPr="00702EE3" w:rsidRDefault="0032298D">
            <w:pPr>
              <w:jc w:val="center"/>
              <w:rPr>
                <w:rFonts w:ascii="Arial" w:hAnsi="Arial" w:cs="Arial"/>
                <w:sz w:val="22"/>
                <w:szCs w:val="22"/>
              </w:rPr>
            </w:pPr>
            <w:r w:rsidRPr="00702EE3">
              <w:rPr>
                <w:rFonts w:ascii="Arial" w:hAnsi="Arial" w:cs="Arial"/>
                <w:sz w:val="22"/>
                <w:szCs w:val="22"/>
              </w:rPr>
              <w:t> </w:t>
            </w:r>
          </w:p>
        </w:tc>
      </w:tr>
      <w:tr w:rsidR="0032298D" w:rsidRPr="00702EE3" w14:paraId="56430D7F" w14:textId="77777777" w:rsidTr="0032298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30"/>
        </w:trPr>
        <w:tc>
          <w:tcPr>
            <w:tcW w:w="3901" w:type="dxa"/>
            <w:gridSpan w:val="2"/>
            <w:vMerge/>
            <w:tcBorders>
              <w:top w:val="nil"/>
              <w:left w:val="single" w:sz="8" w:space="0" w:color="auto"/>
              <w:bottom w:val="single" w:sz="8" w:space="0" w:color="000000"/>
              <w:right w:val="single" w:sz="8" w:space="0" w:color="auto"/>
            </w:tcBorders>
            <w:vAlign w:val="center"/>
            <w:hideMark/>
          </w:tcPr>
          <w:p w14:paraId="11D1ECB6" w14:textId="77777777" w:rsidR="0032298D" w:rsidRPr="00702EE3" w:rsidRDefault="0032298D">
            <w:pPr>
              <w:rPr>
                <w:rFonts w:ascii="Arial" w:hAnsi="Arial" w:cs="Arial"/>
                <w:b/>
                <w:bCs/>
                <w:sz w:val="22"/>
                <w:szCs w:val="22"/>
              </w:rPr>
            </w:pPr>
          </w:p>
        </w:tc>
        <w:tc>
          <w:tcPr>
            <w:tcW w:w="8810" w:type="dxa"/>
            <w:gridSpan w:val="11"/>
            <w:tcBorders>
              <w:top w:val="single" w:sz="4" w:space="0" w:color="auto"/>
              <w:left w:val="nil"/>
              <w:bottom w:val="single" w:sz="4" w:space="0" w:color="auto"/>
              <w:right w:val="single" w:sz="8" w:space="0" w:color="000000"/>
            </w:tcBorders>
            <w:shd w:val="clear" w:color="auto" w:fill="auto"/>
            <w:vAlign w:val="center"/>
            <w:hideMark/>
          </w:tcPr>
          <w:p w14:paraId="3D72CF72" w14:textId="77777777" w:rsidR="0032298D" w:rsidRPr="00702EE3" w:rsidRDefault="0032298D">
            <w:pPr>
              <w:rPr>
                <w:rFonts w:ascii="Arial" w:hAnsi="Arial" w:cs="Arial"/>
                <w:b/>
                <w:bCs/>
                <w:sz w:val="22"/>
                <w:szCs w:val="22"/>
              </w:rPr>
            </w:pPr>
            <w:r w:rsidRPr="00702EE3">
              <w:rPr>
                <w:rFonts w:ascii="Arial" w:hAnsi="Arial" w:cs="Arial"/>
                <w:b/>
                <w:bCs/>
                <w:sz w:val="22"/>
                <w:szCs w:val="22"/>
              </w:rPr>
              <w:t>Găini outoare</w:t>
            </w:r>
          </w:p>
        </w:tc>
        <w:tc>
          <w:tcPr>
            <w:tcW w:w="1959" w:type="dxa"/>
            <w:tcBorders>
              <w:top w:val="nil"/>
              <w:left w:val="nil"/>
              <w:bottom w:val="single" w:sz="4" w:space="0" w:color="auto"/>
              <w:right w:val="single" w:sz="8" w:space="0" w:color="auto"/>
            </w:tcBorders>
            <w:shd w:val="clear" w:color="000000" w:fill="CCFFFF"/>
            <w:vAlign w:val="center"/>
            <w:hideMark/>
          </w:tcPr>
          <w:p w14:paraId="788D0D45" w14:textId="77777777" w:rsidR="0032298D" w:rsidRPr="00702EE3" w:rsidRDefault="0032298D">
            <w:pPr>
              <w:jc w:val="center"/>
              <w:rPr>
                <w:rFonts w:ascii="Arial" w:hAnsi="Arial" w:cs="Arial"/>
                <w:sz w:val="22"/>
                <w:szCs w:val="22"/>
              </w:rPr>
            </w:pPr>
            <w:r w:rsidRPr="00702EE3">
              <w:rPr>
                <w:rFonts w:ascii="Arial" w:hAnsi="Arial" w:cs="Arial"/>
                <w:sz w:val="22"/>
                <w:szCs w:val="22"/>
              </w:rPr>
              <w:t> </w:t>
            </w:r>
          </w:p>
        </w:tc>
      </w:tr>
      <w:tr w:rsidR="0032298D" w:rsidRPr="00702EE3" w14:paraId="3D19D9C8" w14:textId="77777777" w:rsidTr="0032298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30"/>
        </w:trPr>
        <w:tc>
          <w:tcPr>
            <w:tcW w:w="3901" w:type="dxa"/>
            <w:gridSpan w:val="2"/>
            <w:vMerge/>
            <w:tcBorders>
              <w:top w:val="nil"/>
              <w:left w:val="single" w:sz="8" w:space="0" w:color="auto"/>
              <w:bottom w:val="single" w:sz="8" w:space="0" w:color="000000"/>
              <w:right w:val="single" w:sz="8" w:space="0" w:color="auto"/>
            </w:tcBorders>
            <w:vAlign w:val="center"/>
            <w:hideMark/>
          </w:tcPr>
          <w:p w14:paraId="65699DAC" w14:textId="77777777" w:rsidR="0032298D" w:rsidRPr="00702EE3" w:rsidRDefault="0032298D">
            <w:pPr>
              <w:rPr>
                <w:rFonts w:ascii="Arial" w:hAnsi="Arial" w:cs="Arial"/>
                <w:b/>
                <w:bCs/>
                <w:sz w:val="22"/>
                <w:szCs w:val="22"/>
              </w:rPr>
            </w:pPr>
          </w:p>
        </w:tc>
        <w:tc>
          <w:tcPr>
            <w:tcW w:w="8810" w:type="dxa"/>
            <w:gridSpan w:val="11"/>
            <w:tcBorders>
              <w:top w:val="single" w:sz="4" w:space="0" w:color="auto"/>
              <w:left w:val="nil"/>
              <w:bottom w:val="single" w:sz="8" w:space="0" w:color="auto"/>
              <w:right w:val="single" w:sz="8" w:space="0" w:color="000000"/>
            </w:tcBorders>
            <w:shd w:val="clear" w:color="auto" w:fill="auto"/>
            <w:vAlign w:val="center"/>
            <w:hideMark/>
          </w:tcPr>
          <w:p w14:paraId="1FD2B5D7" w14:textId="77777777" w:rsidR="0032298D" w:rsidRPr="00702EE3" w:rsidRDefault="0032298D">
            <w:pPr>
              <w:rPr>
                <w:rFonts w:ascii="Arial" w:hAnsi="Arial" w:cs="Arial"/>
                <w:b/>
                <w:bCs/>
                <w:sz w:val="22"/>
                <w:szCs w:val="22"/>
              </w:rPr>
            </w:pPr>
            <w:r w:rsidRPr="00702EE3">
              <w:rPr>
                <w:rFonts w:ascii="Arial" w:hAnsi="Arial" w:cs="Arial"/>
                <w:b/>
                <w:bCs/>
                <w:sz w:val="22"/>
                <w:szCs w:val="22"/>
              </w:rPr>
              <w:t xml:space="preserve">Alte păsări de curte </w:t>
            </w:r>
          </w:p>
        </w:tc>
        <w:tc>
          <w:tcPr>
            <w:tcW w:w="1959" w:type="dxa"/>
            <w:tcBorders>
              <w:top w:val="nil"/>
              <w:left w:val="nil"/>
              <w:bottom w:val="single" w:sz="4" w:space="0" w:color="auto"/>
              <w:right w:val="single" w:sz="8" w:space="0" w:color="auto"/>
            </w:tcBorders>
            <w:shd w:val="clear" w:color="000000" w:fill="CCFFFF"/>
            <w:vAlign w:val="center"/>
            <w:hideMark/>
          </w:tcPr>
          <w:p w14:paraId="7196B139" w14:textId="77777777" w:rsidR="0032298D" w:rsidRPr="00702EE3" w:rsidRDefault="0032298D">
            <w:pPr>
              <w:jc w:val="center"/>
              <w:rPr>
                <w:rFonts w:ascii="Arial" w:hAnsi="Arial" w:cs="Arial"/>
                <w:sz w:val="22"/>
                <w:szCs w:val="22"/>
              </w:rPr>
            </w:pPr>
            <w:r w:rsidRPr="00702EE3">
              <w:rPr>
                <w:rFonts w:ascii="Arial" w:hAnsi="Arial" w:cs="Arial"/>
                <w:sz w:val="22"/>
                <w:szCs w:val="22"/>
              </w:rPr>
              <w:t> </w:t>
            </w:r>
          </w:p>
        </w:tc>
      </w:tr>
      <w:tr w:rsidR="0032298D" w:rsidRPr="00702EE3" w14:paraId="57A15B25" w14:textId="77777777" w:rsidTr="0032298D">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1065"/>
        </w:trPr>
        <w:tc>
          <w:tcPr>
            <w:tcW w:w="3901" w:type="dxa"/>
            <w:gridSpan w:val="2"/>
            <w:tcBorders>
              <w:top w:val="nil"/>
              <w:left w:val="single" w:sz="8" w:space="0" w:color="auto"/>
              <w:bottom w:val="single" w:sz="8" w:space="0" w:color="auto"/>
              <w:right w:val="single" w:sz="8" w:space="0" w:color="auto"/>
            </w:tcBorders>
            <w:shd w:val="clear" w:color="auto" w:fill="auto"/>
            <w:vAlign w:val="center"/>
            <w:hideMark/>
          </w:tcPr>
          <w:p w14:paraId="23C4B416" w14:textId="77777777" w:rsidR="0032298D" w:rsidRPr="00702EE3" w:rsidRDefault="0032298D">
            <w:pPr>
              <w:rPr>
                <w:rFonts w:ascii="Arial" w:hAnsi="Arial" w:cs="Arial"/>
                <w:b/>
                <w:bCs/>
                <w:sz w:val="22"/>
                <w:szCs w:val="22"/>
              </w:rPr>
            </w:pPr>
            <w:r w:rsidRPr="00702EE3">
              <w:rPr>
                <w:rFonts w:ascii="Arial" w:hAnsi="Arial" w:cs="Arial"/>
                <w:b/>
                <w:bCs/>
                <w:sz w:val="22"/>
                <w:szCs w:val="22"/>
              </w:rPr>
              <w:t xml:space="preserve">15. </w:t>
            </w:r>
            <w:r w:rsidRPr="00702EE3">
              <w:rPr>
                <w:rFonts w:ascii="Arial" w:hAnsi="Arial" w:cs="Arial"/>
                <w:sz w:val="22"/>
                <w:szCs w:val="22"/>
              </w:rPr>
              <w:t>Indicator adițional pentru</w:t>
            </w:r>
            <w:r w:rsidRPr="00702EE3">
              <w:rPr>
                <w:rFonts w:ascii="Arial" w:hAnsi="Arial" w:cs="Arial"/>
                <w:b/>
                <w:bCs/>
                <w:sz w:val="22"/>
                <w:szCs w:val="22"/>
              </w:rPr>
              <w:t xml:space="preserve"> Organizațiile de producători din sectorul fructe și legume</w:t>
            </w:r>
          </w:p>
        </w:tc>
        <w:tc>
          <w:tcPr>
            <w:tcW w:w="8810" w:type="dxa"/>
            <w:gridSpan w:val="11"/>
            <w:tcBorders>
              <w:top w:val="single" w:sz="8" w:space="0" w:color="auto"/>
              <w:left w:val="nil"/>
              <w:bottom w:val="single" w:sz="8" w:space="0" w:color="auto"/>
              <w:right w:val="single" w:sz="8" w:space="0" w:color="000000"/>
            </w:tcBorders>
            <w:shd w:val="clear" w:color="auto" w:fill="auto"/>
            <w:vAlign w:val="center"/>
            <w:hideMark/>
          </w:tcPr>
          <w:p w14:paraId="4C3D6F15" w14:textId="77777777" w:rsidR="0032298D" w:rsidRPr="00702EE3" w:rsidRDefault="0032298D">
            <w:pPr>
              <w:rPr>
                <w:rFonts w:ascii="Arial" w:hAnsi="Arial" w:cs="Arial"/>
                <w:b/>
                <w:bCs/>
                <w:sz w:val="22"/>
                <w:szCs w:val="22"/>
              </w:rPr>
            </w:pPr>
            <w:r w:rsidRPr="00702EE3">
              <w:rPr>
                <w:rFonts w:ascii="Arial" w:hAnsi="Arial" w:cs="Arial"/>
                <w:b/>
                <w:bCs/>
                <w:sz w:val="22"/>
                <w:szCs w:val="22"/>
              </w:rPr>
              <w:t xml:space="preserve">Echipamente/utilaje achiziționate (enumerare) </w:t>
            </w:r>
          </w:p>
        </w:tc>
        <w:tc>
          <w:tcPr>
            <w:tcW w:w="1959" w:type="dxa"/>
            <w:tcBorders>
              <w:top w:val="single" w:sz="8" w:space="0" w:color="auto"/>
              <w:left w:val="nil"/>
              <w:bottom w:val="single" w:sz="8" w:space="0" w:color="auto"/>
              <w:right w:val="single" w:sz="8" w:space="0" w:color="auto"/>
            </w:tcBorders>
            <w:shd w:val="clear" w:color="000000" w:fill="CCFFFF"/>
            <w:vAlign w:val="center"/>
            <w:hideMark/>
          </w:tcPr>
          <w:p w14:paraId="6BDB5038" w14:textId="77777777" w:rsidR="0032298D" w:rsidRPr="00702EE3" w:rsidRDefault="0032298D">
            <w:pPr>
              <w:jc w:val="center"/>
              <w:rPr>
                <w:rFonts w:ascii="Arial" w:hAnsi="Arial" w:cs="Arial"/>
                <w:sz w:val="22"/>
                <w:szCs w:val="22"/>
              </w:rPr>
            </w:pPr>
            <w:r w:rsidRPr="00702EE3">
              <w:rPr>
                <w:rFonts w:ascii="Arial" w:hAnsi="Arial" w:cs="Arial"/>
                <w:sz w:val="22"/>
                <w:szCs w:val="22"/>
              </w:rPr>
              <w:t> </w:t>
            </w:r>
          </w:p>
        </w:tc>
      </w:tr>
      <w:tr w:rsidR="002445AC" w:rsidRPr="00702EE3" w14:paraId="0F1F399C" w14:textId="77777777" w:rsidTr="0032298D">
        <w:trPr>
          <w:gridBefore w:val="1"/>
          <w:gridAfter w:val="2"/>
          <w:wBefore w:w="90" w:type="dxa"/>
          <w:wAfter w:w="5760" w:type="dxa"/>
          <w:trHeight w:val="564"/>
        </w:trPr>
        <w:tc>
          <w:tcPr>
            <w:tcW w:w="3830" w:type="dxa"/>
            <w:gridSpan w:val="2"/>
            <w:vMerge w:val="restart"/>
            <w:tcBorders>
              <w:top w:val="single" w:sz="4" w:space="0" w:color="auto"/>
            </w:tcBorders>
            <w:shd w:val="clear" w:color="auto" w:fill="auto"/>
          </w:tcPr>
          <w:p w14:paraId="07851B5B" w14:textId="77777777" w:rsidR="002445AC" w:rsidRPr="00702EE3" w:rsidRDefault="002445AC" w:rsidP="002445AC">
            <w:pPr>
              <w:pStyle w:val="BodyText3"/>
              <w:jc w:val="both"/>
              <w:rPr>
                <w:rFonts w:asciiTheme="minorHAnsi" w:hAnsiTheme="minorHAnsi" w:cstheme="minorHAnsi"/>
                <w:sz w:val="22"/>
                <w:szCs w:val="22"/>
                <w:lang w:val="ro-RO"/>
              </w:rPr>
            </w:pPr>
            <w:r w:rsidRPr="00702EE3">
              <w:rPr>
                <w:rFonts w:asciiTheme="minorHAnsi" w:hAnsiTheme="minorHAnsi" w:cstheme="minorHAnsi"/>
                <w:iCs/>
                <w:sz w:val="22"/>
                <w:szCs w:val="22"/>
                <w:lang w:val="en-US"/>
              </w:rPr>
              <w:t>DECIZIA REFERITOARE LA ELIGIBILITATEA PROIECTULUI</w:t>
            </w:r>
          </w:p>
          <w:p w14:paraId="187719C6" w14:textId="77777777" w:rsidR="002445AC" w:rsidRPr="00702EE3" w:rsidRDefault="002445AC" w:rsidP="002445AC">
            <w:pPr>
              <w:ind w:right="148"/>
              <w:jc w:val="both"/>
              <w:rPr>
                <w:rFonts w:asciiTheme="minorHAnsi" w:hAnsiTheme="minorHAnsi" w:cstheme="minorHAnsi"/>
                <w:b/>
                <w:bCs/>
                <w:sz w:val="22"/>
                <w:szCs w:val="22"/>
              </w:rPr>
            </w:pPr>
          </w:p>
        </w:tc>
        <w:tc>
          <w:tcPr>
            <w:tcW w:w="4990" w:type="dxa"/>
            <w:gridSpan w:val="9"/>
            <w:tcBorders>
              <w:top w:val="single" w:sz="4" w:space="0" w:color="auto"/>
            </w:tcBorders>
            <w:shd w:val="clear" w:color="auto" w:fill="auto"/>
          </w:tcPr>
          <w:p w14:paraId="2C247EBF" w14:textId="77777777" w:rsidR="002445AC" w:rsidRPr="00702EE3" w:rsidRDefault="002445AC" w:rsidP="002445AC">
            <w:pPr>
              <w:pStyle w:val="BodyText3"/>
              <w:rPr>
                <w:rFonts w:asciiTheme="minorHAnsi" w:hAnsiTheme="minorHAnsi" w:cstheme="minorHAnsi"/>
                <w:sz w:val="22"/>
                <w:szCs w:val="22"/>
                <w:lang w:val="en-US"/>
              </w:rPr>
            </w:pPr>
            <w:r w:rsidRPr="00702EE3">
              <w:rPr>
                <w:rFonts w:asciiTheme="minorHAnsi" w:hAnsiTheme="minorHAnsi" w:cstheme="minorHAnsi"/>
                <w:sz w:val="22"/>
                <w:szCs w:val="22"/>
                <w:lang w:val="en-US"/>
              </w:rPr>
              <w:t>Verificare efectuată</w:t>
            </w:r>
          </w:p>
        </w:tc>
      </w:tr>
      <w:tr w:rsidR="002445AC" w:rsidRPr="00702EE3" w14:paraId="0E682A61" w14:textId="77777777" w:rsidTr="0032298D">
        <w:trPr>
          <w:gridBefore w:val="1"/>
          <w:gridAfter w:val="2"/>
          <w:wBefore w:w="90" w:type="dxa"/>
          <w:wAfter w:w="5760" w:type="dxa"/>
          <w:trHeight w:val="314"/>
        </w:trPr>
        <w:tc>
          <w:tcPr>
            <w:tcW w:w="3830" w:type="dxa"/>
            <w:gridSpan w:val="2"/>
            <w:vMerge/>
            <w:shd w:val="clear" w:color="auto" w:fill="auto"/>
          </w:tcPr>
          <w:p w14:paraId="3BF1CF71" w14:textId="77777777" w:rsidR="002445AC" w:rsidRPr="00702EE3" w:rsidRDefault="002445AC" w:rsidP="002445AC">
            <w:pPr>
              <w:pStyle w:val="ListParagraph"/>
              <w:numPr>
                <w:ilvl w:val="0"/>
                <w:numId w:val="2"/>
              </w:numPr>
              <w:ind w:right="148"/>
              <w:jc w:val="both"/>
              <w:rPr>
                <w:rFonts w:asciiTheme="minorHAnsi" w:hAnsiTheme="minorHAnsi" w:cs="Arial"/>
                <w:b/>
                <w:bCs/>
                <w:iCs/>
              </w:rPr>
            </w:pPr>
          </w:p>
        </w:tc>
        <w:tc>
          <w:tcPr>
            <w:tcW w:w="2099" w:type="dxa"/>
            <w:gridSpan w:val="4"/>
            <w:tcBorders>
              <w:top w:val="single" w:sz="4" w:space="0" w:color="auto"/>
            </w:tcBorders>
            <w:shd w:val="clear" w:color="auto" w:fill="auto"/>
          </w:tcPr>
          <w:p w14:paraId="46AFFD9D" w14:textId="77777777" w:rsidR="002445AC" w:rsidRPr="00702EE3" w:rsidRDefault="002445AC" w:rsidP="002445AC">
            <w:pPr>
              <w:pStyle w:val="BodyText3"/>
              <w:rPr>
                <w:rFonts w:asciiTheme="minorHAnsi" w:hAnsiTheme="minorHAnsi" w:cstheme="minorHAnsi"/>
                <w:sz w:val="22"/>
                <w:szCs w:val="22"/>
                <w:lang w:val="en-US"/>
              </w:rPr>
            </w:pPr>
            <w:r w:rsidRPr="00702EE3">
              <w:rPr>
                <w:rFonts w:asciiTheme="minorHAnsi" w:hAnsiTheme="minorHAnsi" w:cstheme="minorHAnsi"/>
                <w:sz w:val="22"/>
                <w:szCs w:val="22"/>
                <w:lang w:val="en-US"/>
              </w:rPr>
              <w:t>DA</w:t>
            </w:r>
          </w:p>
        </w:tc>
        <w:tc>
          <w:tcPr>
            <w:tcW w:w="2891" w:type="dxa"/>
            <w:gridSpan w:val="5"/>
            <w:tcBorders>
              <w:top w:val="single" w:sz="4" w:space="0" w:color="auto"/>
            </w:tcBorders>
          </w:tcPr>
          <w:p w14:paraId="68A14886" w14:textId="77777777" w:rsidR="002445AC" w:rsidRPr="00702EE3" w:rsidRDefault="002445AC" w:rsidP="002445AC">
            <w:pPr>
              <w:pStyle w:val="BodyText3"/>
              <w:rPr>
                <w:rFonts w:asciiTheme="minorHAnsi" w:hAnsiTheme="minorHAnsi" w:cstheme="minorHAnsi"/>
                <w:sz w:val="22"/>
                <w:szCs w:val="22"/>
                <w:lang w:val="en-US"/>
              </w:rPr>
            </w:pPr>
            <w:r w:rsidRPr="00702EE3">
              <w:rPr>
                <w:rFonts w:asciiTheme="minorHAnsi" w:hAnsiTheme="minorHAnsi" w:cstheme="minorHAnsi"/>
                <w:sz w:val="22"/>
                <w:szCs w:val="22"/>
                <w:lang w:val="en-US"/>
              </w:rPr>
              <w:t xml:space="preserve">NU </w:t>
            </w:r>
          </w:p>
        </w:tc>
      </w:tr>
      <w:tr w:rsidR="002445AC" w:rsidRPr="00702EE3" w14:paraId="77E8067E" w14:textId="77777777" w:rsidTr="0032298D">
        <w:trPr>
          <w:gridBefore w:val="1"/>
          <w:gridAfter w:val="2"/>
          <w:wBefore w:w="90" w:type="dxa"/>
          <w:wAfter w:w="5760" w:type="dxa"/>
          <w:trHeight w:val="592"/>
        </w:trPr>
        <w:tc>
          <w:tcPr>
            <w:tcW w:w="3830" w:type="dxa"/>
            <w:gridSpan w:val="2"/>
            <w:tcBorders>
              <w:bottom w:val="single" w:sz="4" w:space="0" w:color="auto"/>
            </w:tcBorders>
            <w:shd w:val="clear" w:color="auto" w:fill="auto"/>
          </w:tcPr>
          <w:p w14:paraId="4D2E7BB7" w14:textId="77777777" w:rsidR="002445AC" w:rsidRPr="00702EE3" w:rsidRDefault="002445AC" w:rsidP="002445AC">
            <w:pPr>
              <w:pStyle w:val="BodyText3"/>
              <w:jc w:val="both"/>
              <w:rPr>
                <w:rFonts w:asciiTheme="minorHAnsi" w:hAnsiTheme="minorHAnsi" w:cstheme="minorHAnsi"/>
                <w:b w:val="0"/>
                <w:i/>
                <w:iCs/>
                <w:sz w:val="22"/>
                <w:szCs w:val="22"/>
                <w:lang w:val="ro-RO"/>
              </w:rPr>
            </w:pPr>
          </w:p>
          <w:p w14:paraId="0B4D0954" w14:textId="2BE19623" w:rsidR="002445AC" w:rsidRPr="00702EE3" w:rsidRDefault="002445AC" w:rsidP="003D4DDA">
            <w:pPr>
              <w:pStyle w:val="BodyText3"/>
              <w:jc w:val="both"/>
              <w:rPr>
                <w:rFonts w:asciiTheme="minorHAnsi" w:hAnsiTheme="minorHAnsi" w:cstheme="minorHAnsi"/>
                <w:iCs/>
                <w:sz w:val="22"/>
                <w:szCs w:val="22"/>
                <w:lang w:val="ro-RO"/>
              </w:rPr>
            </w:pPr>
            <w:r w:rsidRPr="00702EE3">
              <w:rPr>
                <w:rFonts w:asciiTheme="minorHAnsi" w:hAnsiTheme="minorHAnsi" w:cstheme="minorHAnsi"/>
                <w:i/>
                <w:iCs/>
                <w:sz w:val="22"/>
                <w:szCs w:val="22"/>
                <w:lang w:val="ro-RO"/>
              </w:rPr>
              <w:t>Verificare la OJFIR</w:t>
            </w:r>
            <w:r w:rsidR="003D4DDA" w:rsidRPr="00702EE3" w:rsidDel="003D4DDA">
              <w:rPr>
                <w:rFonts w:asciiTheme="minorHAnsi" w:hAnsiTheme="minorHAnsi" w:cstheme="minorHAnsi"/>
                <w:i/>
                <w:iCs/>
                <w:sz w:val="22"/>
                <w:szCs w:val="22"/>
                <w:lang w:val="ro-RO"/>
              </w:rPr>
              <w:t xml:space="preserve"> </w:t>
            </w:r>
            <w:r w:rsidRPr="00702EE3">
              <w:rPr>
                <w:rFonts w:asciiTheme="minorHAnsi" w:hAnsiTheme="minorHAnsi" w:cstheme="minorHAnsi"/>
                <w:i/>
                <w:iCs/>
                <w:sz w:val="22"/>
                <w:szCs w:val="22"/>
                <w:lang w:val="ro-RO"/>
              </w:rPr>
              <w:t>/DAF</w:t>
            </w:r>
            <w:r w:rsidRPr="00702EE3">
              <w:rPr>
                <w:rFonts w:asciiTheme="minorHAnsi" w:hAnsiTheme="minorHAnsi" w:cstheme="minorHAnsi"/>
                <w:i/>
                <w:iCs/>
                <w:sz w:val="22"/>
                <w:szCs w:val="22"/>
                <w:lang w:val="ro-RO"/>
              </w:rPr>
              <w:tab/>
            </w:r>
            <w:r w:rsidRPr="00702EE3">
              <w:rPr>
                <w:rFonts w:asciiTheme="minorHAnsi" w:hAnsiTheme="minorHAnsi" w:cstheme="minorHAnsi"/>
                <w:i/>
                <w:iCs/>
                <w:sz w:val="22"/>
                <w:szCs w:val="22"/>
                <w:lang w:val="ro-RO"/>
              </w:rPr>
              <w:tab/>
            </w:r>
          </w:p>
        </w:tc>
        <w:tc>
          <w:tcPr>
            <w:tcW w:w="2099" w:type="dxa"/>
            <w:gridSpan w:val="4"/>
            <w:tcBorders>
              <w:bottom w:val="single" w:sz="4" w:space="0" w:color="auto"/>
            </w:tcBorders>
            <w:shd w:val="clear" w:color="auto" w:fill="auto"/>
          </w:tcPr>
          <w:p w14:paraId="256B99EF" w14:textId="77777777" w:rsidR="002445AC" w:rsidRPr="00702EE3" w:rsidRDefault="002445AC" w:rsidP="002445AC">
            <w:pPr>
              <w:pStyle w:val="BodyText3"/>
              <w:rPr>
                <w:rFonts w:asciiTheme="minorHAnsi" w:hAnsiTheme="minorHAnsi" w:cstheme="minorHAnsi"/>
                <w:b w:val="0"/>
                <w:iCs/>
                <w:sz w:val="22"/>
                <w:szCs w:val="22"/>
                <w:lang w:val="ro-RO"/>
              </w:rPr>
            </w:pPr>
          </w:p>
          <w:p w14:paraId="2BFD2511" w14:textId="77777777" w:rsidR="002445AC" w:rsidRPr="00702EE3" w:rsidRDefault="002445AC" w:rsidP="002445AC">
            <w:pPr>
              <w:pStyle w:val="BodyText3"/>
              <w:rPr>
                <w:rFonts w:asciiTheme="minorHAnsi" w:hAnsiTheme="minorHAnsi" w:cstheme="minorHAnsi"/>
                <w:b w:val="0"/>
                <w:iCs/>
                <w:sz w:val="22"/>
                <w:szCs w:val="22"/>
                <w:lang w:val="ro-RO"/>
              </w:rPr>
            </w:pPr>
            <w:r w:rsidRPr="00702EE3">
              <w:rPr>
                <w:rFonts w:asciiTheme="minorHAnsi" w:hAnsiTheme="minorHAnsi" w:cstheme="minorHAnsi"/>
                <w:b w:val="0"/>
                <w:iCs/>
                <w:sz w:val="22"/>
                <w:szCs w:val="22"/>
                <w:lang w:val="ro-RO"/>
              </w:rPr>
              <w:sym w:font="Wingdings" w:char="F06F"/>
            </w:r>
          </w:p>
        </w:tc>
        <w:tc>
          <w:tcPr>
            <w:tcW w:w="2891" w:type="dxa"/>
            <w:gridSpan w:val="5"/>
            <w:tcBorders>
              <w:bottom w:val="single" w:sz="4" w:space="0" w:color="auto"/>
            </w:tcBorders>
          </w:tcPr>
          <w:p w14:paraId="2983BC58" w14:textId="77777777" w:rsidR="002445AC" w:rsidRPr="00702EE3" w:rsidRDefault="002445AC" w:rsidP="002445AC">
            <w:pPr>
              <w:pStyle w:val="BodyText3"/>
              <w:rPr>
                <w:rFonts w:asciiTheme="minorHAnsi" w:hAnsiTheme="minorHAnsi" w:cstheme="minorHAnsi"/>
                <w:b w:val="0"/>
                <w:iCs/>
                <w:sz w:val="22"/>
                <w:szCs w:val="22"/>
                <w:lang w:val="ro-RO"/>
              </w:rPr>
            </w:pPr>
          </w:p>
          <w:p w14:paraId="3DDD342A" w14:textId="77777777" w:rsidR="002445AC" w:rsidRPr="00702EE3" w:rsidRDefault="002445AC" w:rsidP="002445AC">
            <w:pPr>
              <w:pStyle w:val="BodyText3"/>
              <w:rPr>
                <w:rFonts w:asciiTheme="minorHAnsi" w:hAnsiTheme="minorHAnsi" w:cstheme="minorHAnsi"/>
                <w:b w:val="0"/>
                <w:iCs/>
                <w:sz w:val="22"/>
                <w:szCs w:val="22"/>
                <w:lang w:val="ro-RO"/>
              </w:rPr>
            </w:pPr>
            <w:r w:rsidRPr="00702EE3">
              <w:rPr>
                <w:rFonts w:asciiTheme="minorHAnsi" w:hAnsiTheme="minorHAnsi" w:cstheme="minorHAnsi"/>
                <w:b w:val="0"/>
                <w:iCs/>
                <w:sz w:val="22"/>
                <w:szCs w:val="22"/>
                <w:lang w:val="ro-RO"/>
              </w:rPr>
              <w:sym w:font="Wingdings" w:char="F06F"/>
            </w:r>
          </w:p>
          <w:p w14:paraId="6A2711F0" w14:textId="77777777" w:rsidR="002445AC" w:rsidRPr="00702EE3" w:rsidRDefault="002445AC" w:rsidP="002445AC">
            <w:pPr>
              <w:pStyle w:val="BodyText3"/>
              <w:rPr>
                <w:rFonts w:asciiTheme="minorHAnsi" w:hAnsiTheme="minorHAnsi" w:cstheme="minorHAnsi"/>
                <w:b w:val="0"/>
                <w:iCs/>
                <w:sz w:val="22"/>
                <w:szCs w:val="22"/>
                <w:lang w:val="ro-RO"/>
              </w:rPr>
            </w:pPr>
          </w:p>
        </w:tc>
      </w:tr>
      <w:tr w:rsidR="002445AC" w:rsidRPr="00702EE3" w14:paraId="25E11E1E" w14:textId="77777777" w:rsidTr="0032298D">
        <w:trPr>
          <w:gridBefore w:val="1"/>
          <w:gridAfter w:val="2"/>
          <w:wBefore w:w="90" w:type="dxa"/>
          <w:wAfter w:w="5760" w:type="dxa"/>
          <w:trHeight w:val="592"/>
        </w:trPr>
        <w:tc>
          <w:tcPr>
            <w:tcW w:w="8820" w:type="dxa"/>
            <w:gridSpan w:val="11"/>
            <w:tcBorders>
              <w:left w:val="nil"/>
              <w:right w:val="nil"/>
            </w:tcBorders>
            <w:shd w:val="clear" w:color="auto" w:fill="auto"/>
          </w:tcPr>
          <w:p w14:paraId="1B4DF59B" w14:textId="77777777" w:rsidR="002445AC" w:rsidRPr="00702EE3" w:rsidRDefault="002445AC" w:rsidP="002445AC">
            <w:pPr>
              <w:pStyle w:val="BodyText3"/>
              <w:rPr>
                <w:rFonts w:asciiTheme="minorHAnsi" w:hAnsiTheme="minorHAnsi" w:cstheme="minorHAnsi"/>
                <w:b w:val="0"/>
                <w:iCs/>
                <w:sz w:val="22"/>
                <w:szCs w:val="22"/>
                <w:lang w:val="ro-RO"/>
              </w:rPr>
            </w:pPr>
          </w:p>
          <w:p w14:paraId="2394FE00" w14:textId="77777777" w:rsidR="002445AC" w:rsidRPr="00702EE3" w:rsidRDefault="002445AC" w:rsidP="002445AC">
            <w:pPr>
              <w:pStyle w:val="BodyText3"/>
              <w:rPr>
                <w:rFonts w:asciiTheme="minorHAnsi" w:hAnsiTheme="minorHAnsi" w:cstheme="minorHAnsi"/>
                <w:b w:val="0"/>
                <w:iCs/>
                <w:sz w:val="22"/>
                <w:szCs w:val="22"/>
                <w:lang w:val="ro-RO"/>
              </w:rPr>
            </w:pPr>
          </w:p>
        </w:tc>
      </w:tr>
      <w:tr w:rsidR="002445AC" w:rsidRPr="00702EE3" w14:paraId="7ACC9E22" w14:textId="77777777" w:rsidTr="0032298D">
        <w:trPr>
          <w:gridBefore w:val="1"/>
          <w:gridAfter w:val="2"/>
          <w:wBefore w:w="90" w:type="dxa"/>
          <w:wAfter w:w="5760" w:type="dxa"/>
        </w:trPr>
        <w:tc>
          <w:tcPr>
            <w:tcW w:w="8820" w:type="dxa"/>
            <w:gridSpan w:val="11"/>
            <w:tcBorders>
              <w:bottom w:val="single" w:sz="4" w:space="0" w:color="auto"/>
            </w:tcBorders>
          </w:tcPr>
          <w:p w14:paraId="484D2FC0" w14:textId="77777777" w:rsidR="002445AC" w:rsidRPr="00702EE3" w:rsidRDefault="002445AC" w:rsidP="002445AC">
            <w:pPr>
              <w:pStyle w:val="BodyText3"/>
              <w:jc w:val="left"/>
              <w:rPr>
                <w:rFonts w:asciiTheme="minorHAnsi" w:hAnsiTheme="minorHAnsi" w:cstheme="minorHAnsi"/>
                <w:b w:val="0"/>
                <w:iCs/>
                <w:sz w:val="22"/>
                <w:szCs w:val="22"/>
                <w:u w:val="single"/>
                <w:lang w:val="ro-RO"/>
              </w:rPr>
            </w:pPr>
            <w:r w:rsidRPr="00702EE3">
              <w:rPr>
                <w:rFonts w:asciiTheme="minorHAnsi" w:hAnsiTheme="minorHAnsi" w:cstheme="minorHAnsi"/>
                <w:b w:val="0"/>
                <w:iCs/>
                <w:sz w:val="22"/>
                <w:szCs w:val="22"/>
                <w:u w:val="single"/>
                <w:lang w:val="ro-RO"/>
              </w:rPr>
              <w:t xml:space="preserve">Observatii: </w:t>
            </w:r>
          </w:p>
          <w:p w14:paraId="542DC432" w14:textId="77777777" w:rsidR="002445AC" w:rsidRPr="00702EE3" w:rsidRDefault="002445AC" w:rsidP="002445AC">
            <w:pPr>
              <w:pStyle w:val="BodyText3"/>
              <w:jc w:val="left"/>
              <w:rPr>
                <w:rFonts w:asciiTheme="minorHAnsi" w:hAnsiTheme="minorHAnsi" w:cstheme="minorHAnsi"/>
                <w:b w:val="0"/>
                <w:iCs/>
                <w:sz w:val="22"/>
                <w:szCs w:val="22"/>
                <w:u w:val="single"/>
                <w:lang w:val="en-US"/>
              </w:rPr>
            </w:pPr>
            <w:r w:rsidRPr="00702EE3">
              <w:rPr>
                <w:rFonts w:asciiTheme="minorHAnsi" w:hAnsiTheme="minorHAnsi" w:cstheme="minorHAnsi"/>
                <w:b w:val="0"/>
                <w:iCs/>
                <w:sz w:val="22"/>
                <w:szCs w:val="22"/>
                <w:lang w:val="ro-RO"/>
              </w:rPr>
              <w:t>.......................................................................................................................................................................................................................................................................................................................................................................................................................................................</w:t>
            </w:r>
          </w:p>
        </w:tc>
      </w:tr>
    </w:tbl>
    <w:p w14:paraId="6F64C03C" w14:textId="270FA543" w:rsidR="005C3880" w:rsidRPr="00702EE3" w:rsidRDefault="005C3880" w:rsidP="004200E8">
      <w:pPr>
        <w:rPr>
          <w:lang w:val="ro-RO" w:eastAsia="fr-FR"/>
        </w:rPr>
      </w:pPr>
    </w:p>
    <w:p w14:paraId="1429AC10" w14:textId="77777777" w:rsidR="005C3880" w:rsidRPr="00702EE3" w:rsidRDefault="005C3880" w:rsidP="004200E8">
      <w:pPr>
        <w:rPr>
          <w:lang w:val="ro-RO" w:eastAsia="fr-FR"/>
        </w:rPr>
      </w:pPr>
    </w:p>
    <w:p w14:paraId="1CEBE771" w14:textId="49D5415F" w:rsidR="000E3882" w:rsidRPr="00702EE3" w:rsidRDefault="000E3882" w:rsidP="006E69D4">
      <w:pPr>
        <w:pStyle w:val="BodyText3"/>
        <w:jc w:val="left"/>
        <w:rPr>
          <w:rFonts w:asciiTheme="minorHAnsi" w:hAnsiTheme="minorHAnsi"/>
          <w:b w:val="0"/>
          <w:sz w:val="22"/>
          <w:szCs w:val="22"/>
          <w:lang w:val="ro-RO"/>
        </w:rPr>
      </w:pPr>
    </w:p>
    <w:p w14:paraId="7E0CDEA9" w14:textId="084994E9" w:rsidR="004200E8" w:rsidRPr="00702EE3" w:rsidRDefault="004200E8" w:rsidP="006E69D4">
      <w:pPr>
        <w:pStyle w:val="BodyText3"/>
        <w:jc w:val="left"/>
        <w:rPr>
          <w:rFonts w:asciiTheme="minorHAnsi" w:hAnsiTheme="minorHAnsi"/>
          <w:b w:val="0"/>
          <w:sz w:val="20"/>
          <w:szCs w:val="22"/>
          <w:lang w:val="ro-RO"/>
        </w:rPr>
      </w:pPr>
      <w:r w:rsidRPr="00702EE3">
        <w:rPr>
          <w:rFonts w:asciiTheme="minorHAnsi" w:hAnsiTheme="minorHAnsi"/>
          <w:b w:val="0"/>
          <w:sz w:val="20"/>
          <w:szCs w:val="22"/>
          <w:lang w:val="ro-RO"/>
        </w:rPr>
        <w:t>Aprobat de: Director  OJFIR/ /DAF</w:t>
      </w:r>
    </w:p>
    <w:p w14:paraId="4EC6F434" w14:textId="77777777" w:rsidR="004200E8" w:rsidRPr="00702EE3" w:rsidRDefault="004200E8" w:rsidP="008041A5">
      <w:pPr>
        <w:pStyle w:val="BodyText3"/>
        <w:jc w:val="left"/>
        <w:rPr>
          <w:rFonts w:asciiTheme="minorHAnsi" w:hAnsiTheme="minorHAnsi"/>
          <w:b w:val="0"/>
          <w:i/>
          <w:sz w:val="20"/>
          <w:szCs w:val="22"/>
          <w:lang w:val="ro-RO"/>
        </w:rPr>
      </w:pPr>
      <w:r w:rsidRPr="00702EE3">
        <w:rPr>
          <w:rFonts w:asciiTheme="minorHAnsi" w:hAnsiTheme="minorHAnsi"/>
          <w:b w:val="0"/>
          <w:i/>
          <w:sz w:val="20"/>
          <w:szCs w:val="22"/>
          <w:lang w:val="ro-RO"/>
        </w:rPr>
        <w:t>Nume/Prenume ……………………</w:t>
      </w:r>
    </w:p>
    <w:p w14:paraId="06C0B47E" w14:textId="41933DA4" w:rsidR="004200E8" w:rsidRPr="00702EE3" w:rsidRDefault="004200E8" w:rsidP="008041A5">
      <w:pPr>
        <w:rPr>
          <w:sz w:val="22"/>
          <w:lang w:val="ro-RO" w:eastAsia="fr-FR"/>
        </w:rPr>
      </w:pPr>
      <w:r w:rsidRPr="00702EE3">
        <w:rPr>
          <w:rFonts w:asciiTheme="minorHAnsi" w:hAnsiTheme="minorHAnsi"/>
          <w:i/>
          <w:sz w:val="20"/>
          <w:szCs w:val="22"/>
          <w:lang w:val="ro-RO"/>
        </w:rPr>
        <w:t>Semnătura</w:t>
      </w:r>
    </w:p>
    <w:p w14:paraId="499CEE3B" w14:textId="7C509C83" w:rsidR="00F53E24" w:rsidRPr="00702EE3" w:rsidRDefault="00F53E24" w:rsidP="00FB7717">
      <w:pPr>
        <w:rPr>
          <w:sz w:val="22"/>
          <w:lang w:val="ro-RO" w:eastAsia="fr-FR"/>
        </w:rPr>
      </w:pPr>
    </w:p>
    <w:p w14:paraId="6132685A" w14:textId="09E25A1B" w:rsidR="004200E8" w:rsidRPr="00702EE3" w:rsidRDefault="004200E8" w:rsidP="003602EA">
      <w:pPr>
        <w:pStyle w:val="BodyText3"/>
        <w:jc w:val="left"/>
        <w:rPr>
          <w:rFonts w:asciiTheme="minorHAnsi" w:hAnsiTheme="minorHAnsi"/>
          <w:b w:val="0"/>
          <w:sz w:val="20"/>
          <w:szCs w:val="22"/>
          <w:lang w:val="ro-RO"/>
        </w:rPr>
      </w:pPr>
      <w:r w:rsidRPr="00702EE3">
        <w:rPr>
          <w:rFonts w:asciiTheme="minorHAnsi" w:hAnsiTheme="minorHAnsi"/>
          <w:b w:val="0"/>
          <w:sz w:val="20"/>
          <w:szCs w:val="22"/>
          <w:lang w:val="ro-RO"/>
        </w:rPr>
        <w:t>Avizat/Verificat: Şef SAFPD OJFIR/</w:t>
      </w:r>
      <w:r w:rsidR="003D4DDA" w:rsidRPr="00702EE3" w:rsidDel="003D4DDA">
        <w:rPr>
          <w:rFonts w:asciiTheme="minorHAnsi" w:hAnsiTheme="minorHAnsi"/>
          <w:b w:val="0"/>
          <w:sz w:val="20"/>
          <w:szCs w:val="22"/>
          <w:lang w:val="ro-RO"/>
        </w:rPr>
        <w:t xml:space="preserve"> </w:t>
      </w:r>
      <w:r w:rsidRPr="00702EE3">
        <w:rPr>
          <w:rFonts w:asciiTheme="minorHAnsi" w:hAnsiTheme="minorHAnsi"/>
          <w:b w:val="0"/>
          <w:sz w:val="20"/>
          <w:szCs w:val="22"/>
          <w:lang w:val="ro-RO"/>
        </w:rPr>
        <w:t>/SAF-DAF</w:t>
      </w:r>
    </w:p>
    <w:p w14:paraId="65DA27F9" w14:textId="77777777" w:rsidR="004200E8" w:rsidRPr="00702EE3" w:rsidRDefault="004200E8">
      <w:pPr>
        <w:pStyle w:val="BodyText3"/>
        <w:jc w:val="left"/>
        <w:rPr>
          <w:rFonts w:asciiTheme="minorHAnsi" w:hAnsiTheme="minorHAnsi"/>
          <w:b w:val="0"/>
          <w:i/>
          <w:sz w:val="20"/>
          <w:szCs w:val="22"/>
          <w:lang w:val="pt-BR"/>
        </w:rPr>
      </w:pPr>
      <w:r w:rsidRPr="00702EE3">
        <w:rPr>
          <w:rFonts w:asciiTheme="minorHAnsi" w:hAnsiTheme="minorHAnsi"/>
          <w:b w:val="0"/>
          <w:i/>
          <w:sz w:val="20"/>
          <w:szCs w:val="22"/>
          <w:lang w:val="pt-BR"/>
        </w:rPr>
        <w:t xml:space="preserve">Nume/Prenume …………………… </w:t>
      </w:r>
    </w:p>
    <w:p w14:paraId="3B914C5E" w14:textId="5476054A" w:rsidR="004200E8" w:rsidRPr="00702EE3" w:rsidRDefault="004200E8">
      <w:pPr>
        <w:rPr>
          <w:rFonts w:asciiTheme="minorHAnsi" w:hAnsiTheme="minorHAnsi"/>
          <w:i/>
          <w:sz w:val="20"/>
          <w:szCs w:val="22"/>
          <w:lang w:val="pt-BR"/>
        </w:rPr>
      </w:pPr>
      <w:r w:rsidRPr="00702EE3">
        <w:rPr>
          <w:rFonts w:asciiTheme="minorHAnsi" w:hAnsiTheme="minorHAnsi"/>
          <w:i/>
          <w:sz w:val="20"/>
          <w:szCs w:val="22"/>
          <w:lang w:val="pt-BR"/>
        </w:rPr>
        <w:t>Semnătura</w:t>
      </w:r>
    </w:p>
    <w:p w14:paraId="4C1ADCFB" w14:textId="77777777" w:rsidR="004200E8" w:rsidRPr="00702EE3" w:rsidRDefault="004200E8">
      <w:pPr>
        <w:pStyle w:val="BodyText3"/>
        <w:jc w:val="left"/>
        <w:rPr>
          <w:rFonts w:asciiTheme="minorHAnsi" w:hAnsiTheme="minorHAnsi"/>
          <w:b w:val="0"/>
          <w:sz w:val="20"/>
          <w:szCs w:val="22"/>
          <w:lang w:val="pt-BR"/>
        </w:rPr>
      </w:pPr>
    </w:p>
    <w:p w14:paraId="0B7B8C56" w14:textId="4BA77EC5" w:rsidR="004200E8" w:rsidRPr="00702EE3" w:rsidRDefault="004200E8">
      <w:pPr>
        <w:pStyle w:val="BodyText3"/>
        <w:jc w:val="left"/>
        <w:rPr>
          <w:rFonts w:asciiTheme="minorHAnsi" w:hAnsiTheme="minorHAnsi"/>
          <w:b w:val="0"/>
          <w:sz w:val="20"/>
          <w:szCs w:val="22"/>
          <w:lang w:val="pt-BR"/>
        </w:rPr>
      </w:pPr>
      <w:r w:rsidRPr="00702EE3">
        <w:rPr>
          <w:rFonts w:asciiTheme="minorHAnsi" w:hAnsiTheme="minorHAnsi"/>
          <w:b w:val="0"/>
          <w:sz w:val="20"/>
          <w:szCs w:val="22"/>
          <w:lang w:val="pt-BR"/>
        </w:rPr>
        <w:t xml:space="preserve">Verificat de: Expert </w:t>
      </w:r>
      <w:proofErr w:type="gramStart"/>
      <w:r w:rsidRPr="00702EE3">
        <w:rPr>
          <w:rFonts w:asciiTheme="minorHAnsi" w:hAnsiTheme="minorHAnsi"/>
          <w:b w:val="0"/>
          <w:sz w:val="20"/>
          <w:szCs w:val="22"/>
          <w:lang w:val="pt-BR"/>
        </w:rPr>
        <w:t>2  SAFPD</w:t>
      </w:r>
      <w:proofErr w:type="gramEnd"/>
      <w:r w:rsidRPr="00702EE3">
        <w:rPr>
          <w:rFonts w:asciiTheme="minorHAnsi" w:hAnsiTheme="minorHAnsi"/>
          <w:b w:val="0"/>
          <w:sz w:val="20"/>
          <w:szCs w:val="22"/>
          <w:lang w:val="pt-BR"/>
        </w:rPr>
        <w:t xml:space="preserve"> </w:t>
      </w:r>
      <w:r w:rsidRPr="00702EE3">
        <w:rPr>
          <w:rFonts w:asciiTheme="minorHAnsi" w:hAnsiTheme="minorHAnsi"/>
          <w:b w:val="0"/>
          <w:sz w:val="20"/>
          <w:szCs w:val="22"/>
          <w:lang w:val="ro-RO"/>
        </w:rPr>
        <w:t>OJFIR/</w:t>
      </w:r>
      <w:r w:rsidR="003D4DDA" w:rsidRPr="00702EE3" w:rsidDel="003D4DDA">
        <w:rPr>
          <w:rFonts w:asciiTheme="minorHAnsi" w:hAnsiTheme="minorHAnsi"/>
          <w:b w:val="0"/>
          <w:sz w:val="20"/>
          <w:szCs w:val="22"/>
          <w:lang w:val="ro-RO"/>
        </w:rPr>
        <w:t xml:space="preserve"> </w:t>
      </w:r>
      <w:r w:rsidRPr="00702EE3">
        <w:rPr>
          <w:rFonts w:asciiTheme="minorHAnsi" w:hAnsiTheme="minorHAnsi"/>
          <w:b w:val="0"/>
          <w:sz w:val="20"/>
          <w:szCs w:val="22"/>
          <w:lang w:val="ro-RO"/>
        </w:rPr>
        <w:t>/SAF-DAF</w:t>
      </w:r>
    </w:p>
    <w:p w14:paraId="1DC37D49" w14:textId="77777777" w:rsidR="004200E8" w:rsidRPr="00702EE3" w:rsidRDefault="004200E8">
      <w:pPr>
        <w:pStyle w:val="BodyText3"/>
        <w:jc w:val="left"/>
        <w:rPr>
          <w:rFonts w:asciiTheme="minorHAnsi" w:hAnsiTheme="minorHAnsi"/>
          <w:b w:val="0"/>
          <w:i/>
          <w:sz w:val="20"/>
          <w:szCs w:val="22"/>
          <w:lang w:val="pt-BR"/>
        </w:rPr>
      </w:pPr>
      <w:r w:rsidRPr="00702EE3">
        <w:rPr>
          <w:rFonts w:asciiTheme="minorHAnsi" w:hAnsiTheme="minorHAnsi"/>
          <w:b w:val="0"/>
          <w:i/>
          <w:sz w:val="20"/>
          <w:szCs w:val="22"/>
          <w:lang w:val="pt-BR"/>
        </w:rPr>
        <w:t xml:space="preserve">Nume/Prenume …………………… </w:t>
      </w:r>
    </w:p>
    <w:p w14:paraId="6FAA1C47" w14:textId="77777777" w:rsidR="004200E8" w:rsidRPr="00702EE3" w:rsidRDefault="004200E8">
      <w:pPr>
        <w:pStyle w:val="BodyText3"/>
        <w:jc w:val="left"/>
        <w:rPr>
          <w:rFonts w:asciiTheme="minorHAnsi" w:hAnsiTheme="minorHAnsi"/>
          <w:b w:val="0"/>
          <w:i/>
          <w:sz w:val="20"/>
          <w:szCs w:val="22"/>
          <w:lang w:val="pt-BR"/>
        </w:rPr>
      </w:pPr>
      <w:r w:rsidRPr="00702EE3">
        <w:rPr>
          <w:rFonts w:asciiTheme="minorHAnsi" w:hAnsiTheme="minorHAnsi"/>
          <w:b w:val="0"/>
          <w:i/>
          <w:sz w:val="20"/>
          <w:szCs w:val="22"/>
          <w:lang w:val="pt-BR"/>
        </w:rPr>
        <w:t>Semnătura</w:t>
      </w:r>
      <w:r w:rsidRPr="00702EE3">
        <w:rPr>
          <w:rFonts w:asciiTheme="minorHAnsi" w:hAnsiTheme="minorHAnsi"/>
          <w:b w:val="0"/>
          <w:i/>
          <w:sz w:val="20"/>
          <w:szCs w:val="22"/>
          <w:lang w:val="pt-BR"/>
        </w:rPr>
        <w:tab/>
      </w:r>
      <w:r w:rsidRPr="00702EE3">
        <w:rPr>
          <w:rFonts w:asciiTheme="minorHAnsi" w:hAnsiTheme="minorHAnsi"/>
          <w:b w:val="0"/>
          <w:i/>
          <w:sz w:val="20"/>
          <w:szCs w:val="22"/>
          <w:lang w:val="pt-BR"/>
        </w:rPr>
        <w:tab/>
      </w:r>
    </w:p>
    <w:p w14:paraId="2EFA9FF7" w14:textId="77777777" w:rsidR="004200E8" w:rsidRPr="00702EE3" w:rsidRDefault="004200E8">
      <w:pPr>
        <w:pStyle w:val="BodyText3"/>
        <w:jc w:val="left"/>
        <w:rPr>
          <w:rFonts w:asciiTheme="minorHAnsi" w:hAnsiTheme="minorHAnsi"/>
          <w:b w:val="0"/>
          <w:sz w:val="20"/>
          <w:szCs w:val="22"/>
          <w:lang w:val="pt-BR"/>
        </w:rPr>
      </w:pPr>
    </w:p>
    <w:p w14:paraId="0C4F0670" w14:textId="73B737E9" w:rsidR="004200E8" w:rsidRPr="00702EE3" w:rsidRDefault="004200E8">
      <w:pPr>
        <w:pStyle w:val="BodyText3"/>
        <w:jc w:val="left"/>
        <w:rPr>
          <w:rFonts w:asciiTheme="minorHAnsi" w:hAnsiTheme="minorHAnsi"/>
          <w:b w:val="0"/>
          <w:sz w:val="20"/>
          <w:szCs w:val="22"/>
          <w:lang w:val="pt-BR"/>
        </w:rPr>
      </w:pPr>
      <w:r w:rsidRPr="00702EE3">
        <w:rPr>
          <w:rFonts w:asciiTheme="minorHAnsi" w:hAnsiTheme="minorHAnsi"/>
          <w:b w:val="0"/>
          <w:sz w:val="20"/>
          <w:szCs w:val="22"/>
          <w:lang w:val="pt-BR"/>
        </w:rPr>
        <w:t xml:space="preserve">Întocmit de: Expert 1 SAFPD </w:t>
      </w:r>
      <w:r w:rsidRPr="00702EE3">
        <w:rPr>
          <w:rFonts w:asciiTheme="minorHAnsi" w:hAnsiTheme="minorHAnsi"/>
          <w:b w:val="0"/>
          <w:sz w:val="20"/>
          <w:szCs w:val="22"/>
          <w:lang w:val="ro-RO"/>
        </w:rPr>
        <w:t>OJFIR//SAF-DAF</w:t>
      </w:r>
    </w:p>
    <w:p w14:paraId="4EB6B28E" w14:textId="77777777" w:rsidR="004200E8" w:rsidRPr="00702EE3" w:rsidRDefault="004200E8">
      <w:pPr>
        <w:pStyle w:val="BodyText3"/>
        <w:jc w:val="left"/>
        <w:rPr>
          <w:rFonts w:asciiTheme="minorHAnsi" w:hAnsiTheme="minorHAnsi"/>
          <w:b w:val="0"/>
          <w:i/>
          <w:sz w:val="20"/>
          <w:szCs w:val="22"/>
          <w:lang w:val="pt-BR"/>
        </w:rPr>
      </w:pPr>
      <w:r w:rsidRPr="00702EE3">
        <w:rPr>
          <w:rFonts w:asciiTheme="minorHAnsi" w:hAnsiTheme="minorHAnsi"/>
          <w:b w:val="0"/>
          <w:i/>
          <w:sz w:val="20"/>
          <w:szCs w:val="22"/>
          <w:lang w:val="pt-BR"/>
        </w:rPr>
        <w:t xml:space="preserve">Nume/Prenume …………………… </w:t>
      </w:r>
    </w:p>
    <w:p w14:paraId="51ECD072" w14:textId="5F928D65" w:rsidR="004200E8" w:rsidRPr="00702EE3" w:rsidRDefault="004200E8">
      <w:pPr>
        <w:pStyle w:val="BodyText3"/>
        <w:jc w:val="left"/>
        <w:rPr>
          <w:rFonts w:asciiTheme="minorHAnsi" w:hAnsiTheme="minorHAnsi"/>
          <w:b w:val="0"/>
          <w:i/>
          <w:sz w:val="20"/>
          <w:szCs w:val="22"/>
          <w:lang w:val="pt-BR"/>
        </w:rPr>
      </w:pPr>
      <w:r w:rsidRPr="00702EE3">
        <w:rPr>
          <w:rFonts w:asciiTheme="minorHAnsi" w:hAnsiTheme="minorHAnsi"/>
          <w:b w:val="0"/>
          <w:i/>
          <w:sz w:val="20"/>
          <w:szCs w:val="22"/>
          <w:lang w:val="pt-BR"/>
        </w:rPr>
        <w:t>Semnătura</w:t>
      </w:r>
      <w:r w:rsidR="00C36C32" w:rsidRPr="00702EE3">
        <w:rPr>
          <w:rFonts w:asciiTheme="minorHAnsi" w:hAnsiTheme="minorHAnsi"/>
          <w:b w:val="0"/>
          <w:i/>
          <w:sz w:val="20"/>
          <w:szCs w:val="22"/>
          <w:lang w:val="pt-BR"/>
        </w:rPr>
        <w:t>..................................</w:t>
      </w:r>
      <w:r w:rsidRPr="00702EE3">
        <w:rPr>
          <w:rFonts w:asciiTheme="minorHAnsi" w:hAnsiTheme="minorHAnsi"/>
          <w:b w:val="0"/>
          <w:i/>
          <w:sz w:val="20"/>
          <w:szCs w:val="22"/>
          <w:lang w:val="pt-BR"/>
        </w:rPr>
        <w:tab/>
      </w:r>
      <w:r w:rsidRPr="00702EE3">
        <w:rPr>
          <w:rFonts w:asciiTheme="minorHAnsi" w:hAnsiTheme="minorHAnsi"/>
          <w:b w:val="0"/>
          <w:i/>
          <w:sz w:val="20"/>
          <w:szCs w:val="22"/>
          <w:lang w:val="pt-BR"/>
        </w:rPr>
        <w:tab/>
      </w:r>
    </w:p>
    <w:p w14:paraId="42DC0C88" w14:textId="0D87C125" w:rsidR="004200E8" w:rsidRPr="00702EE3" w:rsidRDefault="004200E8" w:rsidP="004200E8">
      <w:pPr>
        <w:rPr>
          <w:lang w:val="ro-RO" w:eastAsia="fr-FR"/>
        </w:rPr>
      </w:pPr>
    </w:p>
    <w:p w14:paraId="2C0964C3" w14:textId="19F1B949" w:rsidR="001364CF" w:rsidRPr="00702EE3" w:rsidRDefault="001364CF" w:rsidP="004200E8">
      <w:pPr>
        <w:rPr>
          <w:lang w:val="ro-RO" w:eastAsia="fr-FR"/>
        </w:rPr>
      </w:pPr>
    </w:p>
    <w:p w14:paraId="695DF817" w14:textId="52B1C125" w:rsidR="001364CF" w:rsidRPr="00702EE3" w:rsidRDefault="001364CF" w:rsidP="004200E8">
      <w:pPr>
        <w:rPr>
          <w:lang w:val="ro-RO" w:eastAsia="fr-FR"/>
        </w:rPr>
      </w:pPr>
    </w:p>
    <w:p w14:paraId="084B77B8" w14:textId="7A8B1C95" w:rsidR="00C509DC" w:rsidRPr="00702EE3" w:rsidRDefault="00C509DC" w:rsidP="004200E8">
      <w:pPr>
        <w:rPr>
          <w:lang w:val="ro-RO" w:eastAsia="fr-FR"/>
        </w:rPr>
      </w:pPr>
    </w:p>
    <w:p w14:paraId="45D487E6" w14:textId="22693A92" w:rsidR="00C509DC" w:rsidRPr="00702EE3" w:rsidRDefault="00C509DC" w:rsidP="004200E8">
      <w:pPr>
        <w:rPr>
          <w:lang w:val="ro-RO" w:eastAsia="fr-FR"/>
        </w:rPr>
      </w:pPr>
    </w:p>
    <w:p w14:paraId="39F8BE6B" w14:textId="3FF7713D" w:rsidR="0032298D" w:rsidRPr="00702EE3" w:rsidRDefault="0032298D" w:rsidP="004200E8">
      <w:pPr>
        <w:rPr>
          <w:lang w:val="ro-RO" w:eastAsia="fr-FR"/>
        </w:rPr>
      </w:pPr>
    </w:p>
    <w:p w14:paraId="12C0150B" w14:textId="77EB6F78" w:rsidR="0032298D" w:rsidRPr="00702EE3" w:rsidRDefault="0032298D" w:rsidP="004200E8">
      <w:pPr>
        <w:rPr>
          <w:lang w:val="ro-RO" w:eastAsia="fr-FR"/>
        </w:rPr>
      </w:pPr>
    </w:p>
    <w:p w14:paraId="1E203B3E" w14:textId="6B470968" w:rsidR="0032298D" w:rsidRPr="00702EE3" w:rsidRDefault="0032298D" w:rsidP="004200E8">
      <w:pPr>
        <w:rPr>
          <w:lang w:val="ro-RO" w:eastAsia="fr-FR"/>
        </w:rPr>
      </w:pPr>
    </w:p>
    <w:p w14:paraId="1F40C362" w14:textId="6B8C214C" w:rsidR="0032298D" w:rsidRPr="00702EE3" w:rsidRDefault="0032298D" w:rsidP="004200E8">
      <w:pPr>
        <w:rPr>
          <w:lang w:val="ro-RO" w:eastAsia="fr-FR"/>
        </w:rPr>
      </w:pPr>
    </w:p>
    <w:p w14:paraId="79E65A97" w14:textId="2C056A32" w:rsidR="0032298D" w:rsidRPr="00702EE3" w:rsidRDefault="0032298D" w:rsidP="004200E8">
      <w:pPr>
        <w:rPr>
          <w:lang w:val="ro-RO" w:eastAsia="fr-FR"/>
        </w:rPr>
      </w:pPr>
    </w:p>
    <w:p w14:paraId="66C7CA91" w14:textId="0B6B4E57" w:rsidR="0032298D" w:rsidRPr="00702EE3" w:rsidRDefault="0032298D" w:rsidP="004200E8">
      <w:pPr>
        <w:rPr>
          <w:lang w:val="ro-RO" w:eastAsia="fr-FR"/>
        </w:rPr>
      </w:pPr>
    </w:p>
    <w:p w14:paraId="2EA90DEA" w14:textId="1D1D1758" w:rsidR="0032298D" w:rsidRPr="00702EE3" w:rsidRDefault="0032298D" w:rsidP="004200E8">
      <w:pPr>
        <w:rPr>
          <w:lang w:val="ro-RO" w:eastAsia="fr-FR"/>
        </w:rPr>
      </w:pPr>
    </w:p>
    <w:p w14:paraId="00155A52" w14:textId="4BE0B0EF" w:rsidR="0032298D" w:rsidRPr="00702EE3" w:rsidRDefault="0032298D" w:rsidP="004200E8">
      <w:pPr>
        <w:rPr>
          <w:lang w:val="ro-RO" w:eastAsia="fr-FR"/>
        </w:rPr>
      </w:pPr>
    </w:p>
    <w:p w14:paraId="05F0AC5A" w14:textId="74A3E37E" w:rsidR="0032298D" w:rsidRPr="00702EE3" w:rsidRDefault="0032298D" w:rsidP="004200E8">
      <w:pPr>
        <w:rPr>
          <w:lang w:val="ro-RO" w:eastAsia="fr-FR"/>
        </w:rPr>
      </w:pPr>
    </w:p>
    <w:p w14:paraId="4E5B5D9F" w14:textId="7269835E" w:rsidR="0032298D" w:rsidRPr="00702EE3" w:rsidRDefault="0032298D" w:rsidP="004200E8">
      <w:pPr>
        <w:rPr>
          <w:lang w:val="ro-RO" w:eastAsia="fr-FR"/>
        </w:rPr>
      </w:pPr>
    </w:p>
    <w:p w14:paraId="54E1A51C" w14:textId="4E267964" w:rsidR="0032298D" w:rsidRPr="00702EE3" w:rsidRDefault="0032298D" w:rsidP="004200E8">
      <w:pPr>
        <w:rPr>
          <w:lang w:val="ro-RO" w:eastAsia="fr-FR"/>
        </w:rPr>
      </w:pPr>
    </w:p>
    <w:p w14:paraId="350BC5D9" w14:textId="77777777" w:rsidR="0032298D" w:rsidRPr="00702EE3" w:rsidRDefault="0032298D" w:rsidP="004200E8">
      <w:pPr>
        <w:rPr>
          <w:lang w:val="ro-RO" w:eastAsia="fr-FR"/>
        </w:rPr>
      </w:pPr>
    </w:p>
    <w:p w14:paraId="1FD39C38" w14:textId="77777777" w:rsidR="00C509DC" w:rsidRPr="00702EE3" w:rsidRDefault="00C509DC" w:rsidP="004200E8">
      <w:pPr>
        <w:rPr>
          <w:lang w:val="ro-RO" w:eastAsia="fr-FR"/>
        </w:rPr>
      </w:pPr>
    </w:p>
    <w:p w14:paraId="4D7B49A7" w14:textId="68605E85" w:rsidR="008E721B" w:rsidRPr="00702EE3" w:rsidRDefault="008E721B" w:rsidP="004200E8">
      <w:pPr>
        <w:rPr>
          <w:lang w:val="ro-RO" w:eastAsia="fr-FR"/>
        </w:rPr>
      </w:pPr>
    </w:p>
    <w:p w14:paraId="0E012F1A" w14:textId="6B54CB11" w:rsidR="003C0C44" w:rsidRPr="00702EE3" w:rsidRDefault="0070474F" w:rsidP="004200E8">
      <w:pPr>
        <w:rPr>
          <w:rFonts w:asciiTheme="minorHAnsi" w:hAnsiTheme="minorHAnsi" w:cstheme="minorHAnsi"/>
          <w:b/>
          <w:lang w:val="ro-RO" w:eastAsia="fr-FR"/>
        </w:rPr>
      </w:pPr>
      <w:r w:rsidRPr="00702EE3">
        <w:rPr>
          <w:rFonts w:asciiTheme="minorHAnsi" w:hAnsiTheme="minorHAnsi" w:cstheme="minorHAnsi"/>
          <w:b/>
          <w:lang w:val="ro-RO" w:eastAsia="fr-FR"/>
        </w:rPr>
        <w:t>I) Toate culturile, exceptând sfecla de zahăr și formele asociative</w:t>
      </w:r>
    </w:p>
    <w:p w14:paraId="55F273B5" w14:textId="2267F2DC" w:rsidR="003C0C44" w:rsidRPr="00702EE3" w:rsidRDefault="003C0C44" w:rsidP="004200E8">
      <w:pPr>
        <w:rPr>
          <w:lang w:val="ro-RO" w:eastAsia="fr-FR"/>
        </w:rPr>
      </w:pPr>
    </w:p>
    <w:tbl>
      <w:tblPr>
        <w:tblW w:w="147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07"/>
        <w:gridCol w:w="10843"/>
        <w:gridCol w:w="2700"/>
        <w:gridCol w:w="792"/>
      </w:tblGrid>
      <w:tr w:rsidR="003C0C44" w:rsidRPr="00702EE3" w14:paraId="3F9F7FF6" w14:textId="3569F82D" w:rsidTr="00120AEA">
        <w:tc>
          <w:tcPr>
            <w:tcW w:w="14742" w:type="dxa"/>
            <w:gridSpan w:val="4"/>
            <w:tcBorders>
              <w:top w:val="single" w:sz="4" w:space="0" w:color="auto"/>
              <w:left w:val="nil"/>
              <w:bottom w:val="nil"/>
              <w:right w:val="nil"/>
            </w:tcBorders>
            <w:shd w:val="clear" w:color="auto" w:fill="A8D08D"/>
          </w:tcPr>
          <w:p w14:paraId="38FF9262" w14:textId="14D473C5" w:rsidR="003C0C44" w:rsidRPr="00702EE3" w:rsidRDefault="003C0C44" w:rsidP="00F9688C">
            <w:pPr>
              <w:rPr>
                <w:rFonts w:ascii="Calibri" w:hAnsi="Calibri" w:cs="Calibri"/>
                <w:b/>
              </w:rPr>
            </w:pPr>
            <w:r w:rsidRPr="00702EE3">
              <w:rPr>
                <w:rFonts w:ascii="Calibri" w:hAnsi="Calibri" w:cs="Calibri"/>
                <w:b/>
              </w:rPr>
              <w:t>P 4.1.1 – Achiziții simple de utilaje agricole la nivelul fermei (vegetal)</w:t>
            </w:r>
          </w:p>
        </w:tc>
      </w:tr>
      <w:tr w:rsidR="003C0C44" w:rsidRPr="00702EE3" w14:paraId="49336903" w14:textId="516A291A" w:rsidTr="00120AEA">
        <w:tblPrEx>
          <w:jc w:val="center"/>
        </w:tblPrEx>
        <w:trPr>
          <w:gridAfter w:val="1"/>
          <w:wAfter w:w="792" w:type="dxa"/>
          <w:trHeight w:val="551"/>
          <w:jc w:val="center"/>
        </w:trPr>
        <w:tc>
          <w:tcPr>
            <w:tcW w:w="407" w:type="dxa"/>
            <w:shd w:val="clear" w:color="auto" w:fill="FFE599"/>
            <w:vAlign w:val="center"/>
          </w:tcPr>
          <w:p w14:paraId="64FCC958" w14:textId="3D62A53F" w:rsidR="003C0C44" w:rsidRPr="00702EE3" w:rsidRDefault="003C0C44" w:rsidP="00F9688C">
            <w:pPr>
              <w:rPr>
                <w:rFonts w:ascii="Calibri" w:hAnsi="Calibri" w:cs="Calibri"/>
                <w:b/>
              </w:rPr>
            </w:pPr>
            <w:r w:rsidRPr="00702EE3">
              <w:rPr>
                <w:rFonts w:ascii="Calibri" w:hAnsi="Calibri" w:cs="Calibri"/>
                <w:b/>
              </w:rPr>
              <w:t>1</w:t>
            </w:r>
          </w:p>
        </w:tc>
        <w:tc>
          <w:tcPr>
            <w:tcW w:w="10843" w:type="dxa"/>
            <w:shd w:val="clear" w:color="auto" w:fill="FFE599"/>
            <w:vAlign w:val="center"/>
          </w:tcPr>
          <w:p w14:paraId="50C53206" w14:textId="0C6A45FF" w:rsidR="003C0C44" w:rsidRPr="00702EE3" w:rsidRDefault="003C0C44" w:rsidP="00F9688C">
            <w:pPr>
              <w:rPr>
                <w:rFonts w:ascii="Calibri" w:hAnsi="Calibri" w:cs="Calibri"/>
                <w:b/>
              </w:rPr>
            </w:pPr>
            <w:r w:rsidRPr="00702EE3">
              <w:rPr>
                <w:rFonts w:ascii="Calibri" w:hAnsi="Calibri" w:cs="Calibri"/>
                <w:b/>
              </w:rPr>
              <w:t>Principiul dimensiunii exploatației care vizează exploatațiile de familie si de dimensiuni medii;</w:t>
            </w:r>
          </w:p>
        </w:tc>
        <w:tc>
          <w:tcPr>
            <w:tcW w:w="2700" w:type="dxa"/>
            <w:shd w:val="clear" w:color="auto" w:fill="FFE599"/>
            <w:vAlign w:val="center"/>
          </w:tcPr>
          <w:p w14:paraId="381CF017" w14:textId="56E8D882" w:rsidR="003C0C44" w:rsidRPr="00702EE3" w:rsidRDefault="003C0C44" w:rsidP="00F9688C">
            <w:pPr>
              <w:autoSpaceDE w:val="0"/>
              <w:autoSpaceDN w:val="0"/>
              <w:adjustRightInd w:val="0"/>
              <w:jc w:val="center"/>
              <w:rPr>
                <w:rFonts w:ascii="Calibri" w:hAnsi="Calibri" w:cs="Calibri"/>
                <w:b/>
              </w:rPr>
            </w:pPr>
            <w:r w:rsidRPr="00702EE3">
              <w:rPr>
                <w:rFonts w:ascii="Calibri" w:hAnsi="Calibri" w:cs="Calibri"/>
                <w:b/>
              </w:rPr>
              <w:t>Maximum   1</w:t>
            </w:r>
            <w:r w:rsidR="007D1EB7" w:rsidRPr="00702EE3">
              <w:rPr>
                <w:rFonts w:ascii="Calibri" w:hAnsi="Calibri" w:cs="Calibri"/>
                <w:b/>
              </w:rPr>
              <w:t>7</w:t>
            </w:r>
            <w:r w:rsidRPr="00702EE3">
              <w:rPr>
                <w:rFonts w:ascii="Calibri" w:hAnsi="Calibri" w:cs="Calibri"/>
                <w:b/>
              </w:rPr>
              <w:t xml:space="preserve"> puncte</w:t>
            </w:r>
          </w:p>
        </w:tc>
      </w:tr>
      <w:tr w:rsidR="003C0C44" w:rsidRPr="00702EE3" w14:paraId="26F3BF3F" w14:textId="13BFFFDC" w:rsidTr="00120AEA">
        <w:tblPrEx>
          <w:jc w:val="center"/>
        </w:tblPrEx>
        <w:trPr>
          <w:gridAfter w:val="1"/>
          <w:wAfter w:w="792" w:type="dxa"/>
          <w:trHeight w:val="551"/>
          <w:jc w:val="center"/>
        </w:trPr>
        <w:tc>
          <w:tcPr>
            <w:tcW w:w="407" w:type="dxa"/>
            <w:vMerge w:val="restart"/>
            <w:shd w:val="clear" w:color="auto" w:fill="auto"/>
            <w:vAlign w:val="center"/>
          </w:tcPr>
          <w:p w14:paraId="54507CF1" w14:textId="70B7A661" w:rsidR="003C0C44" w:rsidRPr="00702EE3" w:rsidRDefault="003C0C44" w:rsidP="00F9688C">
            <w:pPr>
              <w:rPr>
                <w:rFonts w:ascii="Calibri" w:hAnsi="Calibri" w:cs="Calibri"/>
              </w:rPr>
            </w:pPr>
          </w:p>
          <w:p w14:paraId="2ED61620" w14:textId="5076D292" w:rsidR="003C0C44" w:rsidRPr="00702EE3" w:rsidRDefault="003C0C44" w:rsidP="00F9688C">
            <w:pPr>
              <w:rPr>
                <w:rFonts w:ascii="Calibri" w:hAnsi="Calibri" w:cs="Calibri"/>
              </w:rPr>
            </w:pPr>
          </w:p>
        </w:tc>
        <w:tc>
          <w:tcPr>
            <w:tcW w:w="10843" w:type="dxa"/>
            <w:shd w:val="clear" w:color="auto" w:fill="auto"/>
            <w:vAlign w:val="center"/>
          </w:tcPr>
          <w:p w14:paraId="661B84AB" w14:textId="674F3E75" w:rsidR="003C0C44" w:rsidRPr="00702EE3" w:rsidRDefault="003C0C44" w:rsidP="00F9688C">
            <w:pPr>
              <w:jc w:val="both"/>
              <w:rPr>
                <w:rFonts w:ascii="Calibri" w:hAnsi="Calibri" w:cs="Calibri"/>
              </w:rPr>
            </w:pPr>
            <w:r w:rsidRPr="00702EE3">
              <w:rPr>
                <w:rFonts w:ascii="Calibri" w:hAnsi="Calibri" w:cs="Calibri"/>
                <w:b/>
                <w:bCs/>
              </w:rPr>
              <w:t>1.1. Fermă de familie (</w:t>
            </w:r>
            <w:r w:rsidRPr="00702EE3">
              <w:rPr>
                <w:rFonts w:ascii="Calibri" w:hAnsi="Calibri" w:cs="Calibri"/>
                <w:color w:val="202122"/>
                <w:shd w:val="clear" w:color="auto" w:fill="F9F9F9"/>
              </w:rPr>
              <w:t> ≥</w:t>
            </w:r>
            <w:r w:rsidRPr="00702EE3">
              <w:rPr>
                <w:rFonts w:ascii="Calibri" w:hAnsi="Calibri" w:cs="Calibri"/>
                <w:b/>
                <w:bCs/>
              </w:rPr>
              <w:t>8.000-100.000 euro SO)</w:t>
            </w:r>
          </w:p>
        </w:tc>
        <w:tc>
          <w:tcPr>
            <w:tcW w:w="2700" w:type="dxa"/>
            <w:shd w:val="clear" w:color="auto" w:fill="auto"/>
            <w:vAlign w:val="center"/>
          </w:tcPr>
          <w:p w14:paraId="48BD730E" w14:textId="3DC6DE99" w:rsidR="003C0C44" w:rsidRPr="00702EE3" w:rsidRDefault="003C0C44" w:rsidP="00F9688C">
            <w:pPr>
              <w:autoSpaceDE w:val="0"/>
              <w:autoSpaceDN w:val="0"/>
              <w:adjustRightInd w:val="0"/>
              <w:jc w:val="center"/>
              <w:rPr>
                <w:rFonts w:ascii="Calibri" w:hAnsi="Calibri" w:cs="Calibri"/>
                <w:b/>
              </w:rPr>
            </w:pPr>
            <w:r w:rsidRPr="00702EE3">
              <w:rPr>
                <w:rFonts w:ascii="Calibri" w:hAnsi="Calibri" w:cs="Calibri"/>
                <w:b/>
              </w:rPr>
              <w:t>1</w:t>
            </w:r>
            <w:r w:rsidR="007D1EB7" w:rsidRPr="00702EE3">
              <w:rPr>
                <w:rFonts w:ascii="Calibri" w:hAnsi="Calibri" w:cs="Calibri"/>
                <w:b/>
              </w:rPr>
              <w:t>7</w:t>
            </w:r>
            <w:r w:rsidRPr="00702EE3">
              <w:rPr>
                <w:rFonts w:ascii="Calibri" w:hAnsi="Calibri" w:cs="Calibri"/>
                <w:b/>
              </w:rPr>
              <w:t xml:space="preserve"> p</w:t>
            </w:r>
          </w:p>
        </w:tc>
      </w:tr>
      <w:tr w:rsidR="003C0C44" w:rsidRPr="00702EE3" w14:paraId="3FD92F63" w14:textId="78111EEC" w:rsidTr="00120AEA">
        <w:tblPrEx>
          <w:jc w:val="center"/>
        </w:tblPrEx>
        <w:trPr>
          <w:gridAfter w:val="1"/>
          <w:wAfter w:w="792" w:type="dxa"/>
          <w:trHeight w:val="499"/>
          <w:jc w:val="center"/>
        </w:trPr>
        <w:tc>
          <w:tcPr>
            <w:tcW w:w="407" w:type="dxa"/>
            <w:vMerge/>
            <w:shd w:val="clear" w:color="auto" w:fill="auto"/>
            <w:vAlign w:val="center"/>
          </w:tcPr>
          <w:p w14:paraId="6FFCA196" w14:textId="47C74495" w:rsidR="003C0C44" w:rsidRPr="00702EE3" w:rsidRDefault="003C0C44" w:rsidP="00F9688C">
            <w:pPr>
              <w:rPr>
                <w:rFonts w:ascii="Calibri" w:hAnsi="Calibri" w:cs="Calibri"/>
                <w:b/>
              </w:rPr>
            </w:pPr>
          </w:p>
        </w:tc>
        <w:tc>
          <w:tcPr>
            <w:tcW w:w="10843" w:type="dxa"/>
            <w:shd w:val="clear" w:color="auto" w:fill="auto"/>
            <w:vAlign w:val="center"/>
          </w:tcPr>
          <w:p w14:paraId="49CFDF31" w14:textId="0E2E0E60" w:rsidR="003C0C44" w:rsidRPr="00702EE3" w:rsidRDefault="003C0C44" w:rsidP="00F9688C">
            <w:pPr>
              <w:autoSpaceDE w:val="0"/>
              <w:autoSpaceDN w:val="0"/>
              <w:adjustRightInd w:val="0"/>
              <w:jc w:val="both"/>
              <w:rPr>
                <w:rFonts w:ascii="Calibri" w:hAnsi="Calibri" w:cs="Calibri"/>
                <w:b/>
                <w:lang w:eastAsia="ro-RO"/>
              </w:rPr>
            </w:pPr>
            <w:r w:rsidRPr="00702EE3">
              <w:rPr>
                <w:rFonts w:ascii="Calibri" w:hAnsi="Calibri" w:cs="Calibri"/>
                <w:b/>
                <w:bCs/>
                <w:lang w:eastAsia="ro-RO"/>
              </w:rPr>
              <w:t xml:space="preserve">1.2. </w:t>
            </w:r>
            <w:r w:rsidRPr="00702EE3">
              <w:rPr>
                <w:rFonts w:ascii="Calibri" w:hAnsi="Calibri" w:cs="Calibri"/>
                <w:b/>
                <w:color w:val="202122"/>
                <w:shd w:val="clear" w:color="auto" w:fill="F9F9F9"/>
              </w:rPr>
              <w:t> </w:t>
            </w:r>
            <w:r w:rsidR="00BC57E3" w:rsidRPr="00702EE3">
              <w:rPr>
                <w:rFonts w:ascii="Calibri" w:hAnsi="Calibri" w:cs="Calibri"/>
                <w:b/>
                <w:color w:val="202122"/>
                <w:shd w:val="clear" w:color="auto" w:fill="F9F9F9"/>
              </w:rPr>
              <w:t>Ferm</w:t>
            </w:r>
            <w:r w:rsidR="00BC57E3" w:rsidRPr="00702EE3">
              <w:rPr>
                <w:rFonts w:ascii="Calibri" w:hAnsi="Calibri" w:cs="Calibri"/>
                <w:b/>
                <w:color w:val="202122"/>
                <w:shd w:val="clear" w:color="auto" w:fill="F9F9F9"/>
                <w:lang w:val="ro-RO"/>
              </w:rPr>
              <w:t>ă de dimensiune medie</w:t>
            </w:r>
            <w:r w:rsidR="00BC57E3" w:rsidRPr="00702EE3">
              <w:rPr>
                <w:rFonts w:ascii="Calibri" w:hAnsi="Calibri" w:cs="Calibri"/>
                <w:color w:val="202122"/>
                <w:shd w:val="clear" w:color="auto" w:fill="F9F9F9"/>
                <w:lang w:val="ro-RO"/>
              </w:rPr>
              <w:t xml:space="preserve"> (</w:t>
            </w:r>
            <w:r w:rsidRPr="00702EE3">
              <w:rPr>
                <w:rFonts w:ascii="Calibri" w:hAnsi="Calibri" w:cs="Calibri"/>
                <w:color w:val="202122"/>
                <w:shd w:val="clear" w:color="auto" w:fill="F9F9F9"/>
              </w:rPr>
              <w:t>≥</w:t>
            </w:r>
            <w:r w:rsidRPr="00702EE3">
              <w:rPr>
                <w:rFonts w:ascii="Calibri" w:hAnsi="Calibri" w:cs="Calibri"/>
                <w:b/>
                <w:lang w:eastAsia="ro-RO"/>
              </w:rPr>
              <w:t xml:space="preserve">12 000 – ≤250.000 </w:t>
            </w:r>
            <w:r w:rsidRPr="00702EE3">
              <w:rPr>
                <w:rFonts w:ascii="Calibri" w:hAnsi="Calibri" w:cs="Calibri"/>
                <w:b/>
                <w:bCs/>
              </w:rPr>
              <w:t>euro SO</w:t>
            </w:r>
            <w:r w:rsidR="00BC57E3" w:rsidRPr="00702EE3">
              <w:rPr>
                <w:rFonts w:ascii="Calibri" w:hAnsi="Calibri" w:cs="Calibri"/>
                <w:b/>
                <w:bCs/>
              </w:rPr>
              <w:t>)</w:t>
            </w:r>
            <w:r w:rsidRPr="00702EE3">
              <w:rPr>
                <w:rFonts w:ascii="Calibri" w:hAnsi="Calibri" w:cs="Calibri"/>
                <w:b/>
                <w:bCs/>
              </w:rPr>
              <w:t xml:space="preserve"> </w:t>
            </w:r>
          </w:p>
        </w:tc>
        <w:tc>
          <w:tcPr>
            <w:tcW w:w="2700" w:type="dxa"/>
            <w:shd w:val="clear" w:color="auto" w:fill="auto"/>
            <w:vAlign w:val="center"/>
          </w:tcPr>
          <w:p w14:paraId="46B243A0" w14:textId="56BEFD88" w:rsidR="003C0C44" w:rsidRPr="00702EE3" w:rsidRDefault="003C0C44" w:rsidP="00F9688C">
            <w:pPr>
              <w:autoSpaceDE w:val="0"/>
              <w:autoSpaceDN w:val="0"/>
              <w:adjustRightInd w:val="0"/>
              <w:jc w:val="center"/>
              <w:rPr>
                <w:rFonts w:ascii="Calibri" w:hAnsi="Calibri" w:cs="Calibri"/>
                <w:b/>
              </w:rPr>
            </w:pPr>
            <w:r w:rsidRPr="00702EE3">
              <w:rPr>
                <w:rFonts w:ascii="Calibri" w:hAnsi="Calibri" w:cs="Calibri"/>
                <w:b/>
              </w:rPr>
              <w:t xml:space="preserve"> 13 p</w:t>
            </w:r>
          </w:p>
        </w:tc>
      </w:tr>
      <w:tr w:rsidR="008E721B" w:rsidRPr="00702EE3" w14:paraId="0796F81C" w14:textId="77777777" w:rsidTr="00120AEA">
        <w:tblPrEx>
          <w:jc w:val="center"/>
        </w:tblPrEx>
        <w:trPr>
          <w:gridAfter w:val="1"/>
          <w:wAfter w:w="792" w:type="dxa"/>
          <w:trHeight w:val="499"/>
          <w:jc w:val="center"/>
        </w:trPr>
        <w:tc>
          <w:tcPr>
            <w:tcW w:w="407" w:type="dxa"/>
            <w:vMerge/>
            <w:shd w:val="clear" w:color="auto" w:fill="auto"/>
            <w:vAlign w:val="center"/>
          </w:tcPr>
          <w:p w14:paraId="4871008A" w14:textId="77777777" w:rsidR="008E721B" w:rsidRPr="00702EE3" w:rsidRDefault="008E721B" w:rsidP="00F9688C">
            <w:pPr>
              <w:rPr>
                <w:rFonts w:ascii="Calibri" w:hAnsi="Calibri" w:cs="Calibri"/>
                <w:b/>
              </w:rPr>
            </w:pPr>
          </w:p>
        </w:tc>
        <w:tc>
          <w:tcPr>
            <w:tcW w:w="10843" w:type="dxa"/>
            <w:shd w:val="clear" w:color="auto" w:fill="auto"/>
            <w:vAlign w:val="center"/>
          </w:tcPr>
          <w:p w14:paraId="322E989B" w14:textId="37347FEA" w:rsidR="008E721B" w:rsidRPr="00702EE3" w:rsidRDefault="008E721B" w:rsidP="00F9688C">
            <w:pPr>
              <w:autoSpaceDE w:val="0"/>
              <w:autoSpaceDN w:val="0"/>
              <w:adjustRightInd w:val="0"/>
              <w:jc w:val="both"/>
              <w:rPr>
                <w:rFonts w:ascii="Calibri" w:hAnsi="Calibri" w:cs="Calibri"/>
                <w:b/>
                <w:bCs/>
                <w:lang w:eastAsia="ro-RO"/>
              </w:rPr>
            </w:pPr>
            <w:r w:rsidRPr="00702EE3">
              <w:rPr>
                <w:rFonts w:ascii="Calibri" w:hAnsi="Calibri" w:cs="Calibri"/>
                <w:b/>
                <w:bCs/>
                <w:lang w:eastAsia="ro-RO"/>
              </w:rPr>
              <w:t>Doc.</w:t>
            </w:r>
            <w:r w:rsidR="00837692" w:rsidRPr="00702EE3">
              <w:rPr>
                <w:rFonts w:ascii="Calibri" w:hAnsi="Calibri" w:cs="Calibri"/>
                <w:b/>
                <w:bCs/>
                <w:lang w:eastAsia="ro-RO"/>
              </w:rPr>
              <w:t>3, Cererea de finantare</w:t>
            </w:r>
          </w:p>
        </w:tc>
        <w:tc>
          <w:tcPr>
            <w:tcW w:w="2700" w:type="dxa"/>
            <w:shd w:val="clear" w:color="auto" w:fill="auto"/>
            <w:vAlign w:val="center"/>
          </w:tcPr>
          <w:p w14:paraId="40A1506B" w14:textId="77777777" w:rsidR="008E721B" w:rsidRPr="00702EE3" w:rsidRDefault="008E721B" w:rsidP="00F9688C">
            <w:pPr>
              <w:autoSpaceDE w:val="0"/>
              <w:autoSpaceDN w:val="0"/>
              <w:adjustRightInd w:val="0"/>
              <w:jc w:val="center"/>
              <w:rPr>
                <w:rFonts w:ascii="Calibri" w:hAnsi="Calibri" w:cs="Calibri"/>
                <w:b/>
              </w:rPr>
            </w:pPr>
          </w:p>
        </w:tc>
      </w:tr>
      <w:tr w:rsidR="003C0C44" w:rsidRPr="00702EE3" w14:paraId="5DC86852" w14:textId="1579DC4A" w:rsidTr="00120AEA">
        <w:tblPrEx>
          <w:jc w:val="center"/>
        </w:tblPrEx>
        <w:trPr>
          <w:gridAfter w:val="1"/>
          <w:wAfter w:w="792" w:type="dxa"/>
          <w:trHeight w:val="417"/>
          <w:jc w:val="center"/>
        </w:trPr>
        <w:tc>
          <w:tcPr>
            <w:tcW w:w="407" w:type="dxa"/>
            <w:shd w:val="clear" w:color="auto" w:fill="FFE599"/>
            <w:vAlign w:val="center"/>
          </w:tcPr>
          <w:p w14:paraId="4EAC9AE9" w14:textId="317EC3CA" w:rsidR="003C0C44" w:rsidRPr="00702EE3" w:rsidRDefault="003C0C44" w:rsidP="00F9688C">
            <w:pPr>
              <w:jc w:val="both"/>
              <w:rPr>
                <w:rFonts w:ascii="Calibri" w:hAnsi="Calibri" w:cs="Calibri"/>
                <w:b/>
                <w:color w:val="000000"/>
              </w:rPr>
            </w:pPr>
            <w:r w:rsidRPr="00702EE3">
              <w:rPr>
                <w:rFonts w:ascii="Calibri" w:hAnsi="Calibri" w:cs="Calibri"/>
                <w:b/>
                <w:color w:val="000000"/>
              </w:rPr>
              <w:t>2</w:t>
            </w:r>
          </w:p>
        </w:tc>
        <w:tc>
          <w:tcPr>
            <w:tcW w:w="10843" w:type="dxa"/>
            <w:shd w:val="clear" w:color="auto" w:fill="FFE599"/>
            <w:vAlign w:val="center"/>
          </w:tcPr>
          <w:p w14:paraId="4EBFC83E" w14:textId="6729EF54" w:rsidR="003C0C44" w:rsidRPr="00702EE3" w:rsidRDefault="003C0C44" w:rsidP="00F9688C">
            <w:pPr>
              <w:jc w:val="both"/>
              <w:rPr>
                <w:rFonts w:ascii="Calibri" w:hAnsi="Calibri" w:cs="Calibri"/>
                <w:b/>
                <w:color w:val="000000"/>
              </w:rPr>
            </w:pPr>
            <w:r w:rsidRPr="00702EE3">
              <w:rPr>
                <w:rFonts w:ascii="Calibri" w:hAnsi="Calibri" w:cs="Calibri"/>
                <w:b/>
                <w:color w:val="000000"/>
              </w:rPr>
              <w:t>Principiul asocierii fermierilor;</w:t>
            </w:r>
          </w:p>
        </w:tc>
        <w:tc>
          <w:tcPr>
            <w:tcW w:w="2700" w:type="dxa"/>
            <w:shd w:val="clear" w:color="auto" w:fill="FFE599"/>
            <w:vAlign w:val="center"/>
          </w:tcPr>
          <w:p w14:paraId="2E71C612" w14:textId="7C9CDF1C" w:rsidR="003C0C44" w:rsidRPr="00702EE3" w:rsidRDefault="003C0C44" w:rsidP="00F9688C">
            <w:pPr>
              <w:jc w:val="center"/>
              <w:rPr>
                <w:rFonts w:ascii="Calibri" w:hAnsi="Calibri" w:cs="Calibri"/>
                <w:b/>
                <w:color w:val="000000"/>
              </w:rPr>
            </w:pPr>
            <w:r w:rsidRPr="00702EE3">
              <w:rPr>
                <w:rFonts w:ascii="Calibri" w:hAnsi="Calibri" w:cs="Calibri"/>
                <w:b/>
                <w:color w:val="000000"/>
              </w:rPr>
              <w:t>10 puncte</w:t>
            </w:r>
          </w:p>
        </w:tc>
      </w:tr>
      <w:tr w:rsidR="003C0C44" w:rsidRPr="00702EE3" w14:paraId="144F8C90" w14:textId="56378E72" w:rsidTr="00120AEA">
        <w:tblPrEx>
          <w:jc w:val="center"/>
        </w:tblPrEx>
        <w:trPr>
          <w:gridAfter w:val="1"/>
          <w:wAfter w:w="792" w:type="dxa"/>
          <w:trHeight w:val="432"/>
          <w:jc w:val="center"/>
        </w:trPr>
        <w:tc>
          <w:tcPr>
            <w:tcW w:w="407" w:type="dxa"/>
            <w:shd w:val="clear" w:color="auto" w:fill="auto"/>
            <w:vAlign w:val="center"/>
          </w:tcPr>
          <w:p w14:paraId="6C56EC13" w14:textId="7F04C3E1" w:rsidR="003C0C44" w:rsidRPr="00702EE3" w:rsidRDefault="003C0C44" w:rsidP="00F9688C">
            <w:pPr>
              <w:jc w:val="both"/>
              <w:rPr>
                <w:rFonts w:ascii="Calibri" w:hAnsi="Calibri" w:cs="Calibri"/>
                <w:b/>
                <w:color w:val="000000"/>
              </w:rPr>
            </w:pPr>
          </w:p>
        </w:tc>
        <w:tc>
          <w:tcPr>
            <w:tcW w:w="10843" w:type="dxa"/>
            <w:shd w:val="clear" w:color="auto" w:fill="auto"/>
            <w:vAlign w:val="center"/>
          </w:tcPr>
          <w:p w14:paraId="19CEE6A1" w14:textId="561F6CAE" w:rsidR="003C0C44" w:rsidRPr="00702EE3" w:rsidRDefault="003C0C44" w:rsidP="00F9688C">
            <w:pPr>
              <w:jc w:val="both"/>
              <w:rPr>
                <w:rFonts w:ascii="Calibri" w:hAnsi="Calibri" w:cs="Calibri"/>
                <w:b/>
                <w:color w:val="000000"/>
              </w:rPr>
            </w:pPr>
            <w:r w:rsidRPr="00702EE3">
              <w:rPr>
                <w:rFonts w:ascii="Calibri" w:hAnsi="Calibri" w:cs="Calibri"/>
                <w:b/>
                <w:color w:val="000000"/>
              </w:rPr>
              <w:t>2.1 Membru al unui grup sau al unei organizații de producători</w:t>
            </w:r>
            <w:r w:rsidR="002B5B3A" w:rsidRPr="00702EE3">
              <w:rPr>
                <w:rFonts w:ascii="Calibri" w:hAnsi="Calibri" w:cs="Calibri"/>
                <w:b/>
                <w:color w:val="000000"/>
              </w:rPr>
              <w:t>,</w:t>
            </w:r>
            <w:r w:rsidRPr="00702EE3">
              <w:rPr>
                <w:rFonts w:ascii="Calibri" w:hAnsi="Calibri" w:cs="Calibri"/>
                <w:b/>
                <w:color w:val="000000"/>
              </w:rPr>
              <w:t xml:space="preserve"> membru acționar al unei cooperative</w:t>
            </w:r>
            <w:r w:rsidR="002B5B3A" w:rsidRPr="00702EE3">
              <w:rPr>
                <w:rFonts w:ascii="Calibri" w:hAnsi="Calibri" w:cs="Calibri"/>
                <w:b/>
                <w:color w:val="000000"/>
              </w:rPr>
              <w:t xml:space="preserve"> sau membru al unei societăți cooperative</w:t>
            </w:r>
          </w:p>
          <w:p w14:paraId="6BA63E26" w14:textId="471FFC55" w:rsidR="003C0C44" w:rsidRPr="00702EE3" w:rsidRDefault="003C0C44" w:rsidP="00F9688C">
            <w:pPr>
              <w:jc w:val="both"/>
              <w:rPr>
                <w:rFonts w:ascii="Calibri" w:hAnsi="Calibri" w:cs="Calibri"/>
                <w:b/>
                <w:color w:val="000000"/>
              </w:rPr>
            </w:pPr>
          </w:p>
        </w:tc>
        <w:tc>
          <w:tcPr>
            <w:tcW w:w="2700" w:type="dxa"/>
            <w:shd w:val="clear" w:color="auto" w:fill="auto"/>
            <w:vAlign w:val="center"/>
          </w:tcPr>
          <w:p w14:paraId="63AB2F9D" w14:textId="15AE841E" w:rsidR="003C0C44" w:rsidRPr="00702EE3" w:rsidRDefault="003C0C44" w:rsidP="0071519A">
            <w:pPr>
              <w:jc w:val="center"/>
              <w:rPr>
                <w:rFonts w:ascii="Calibri" w:hAnsi="Calibri" w:cs="Calibri"/>
                <w:b/>
                <w:color w:val="000000"/>
              </w:rPr>
            </w:pPr>
            <w:r w:rsidRPr="00702EE3">
              <w:rPr>
                <w:rFonts w:ascii="Calibri" w:hAnsi="Calibri" w:cs="Calibri"/>
                <w:b/>
                <w:color w:val="000000"/>
              </w:rPr>
              <w:t>10 p</w:t>
            </w:r>
          </w:p>
          <w:p w14:paraId="394E84F5" w14:textId="630F1F7B" w:rsidR="003C0C44" w:rsidRPr="00702EE3" w:rsidRDefault="003C0C44" w:rsidP="00F9688C">
            <w:pPr>
              <w:jc w:val="center"/>
              <w:rPr>
                <w:rFonts w:ascii="Calibri" w:hAnsi="Calibri" w:cs="Calibri"/>
                <w:b/>
                <w:color w:val="000000"/>
              </w:rPr>
            </w:pPr>
          </w:p>
        </w:tc>
      </w:tr>
      <w:tr w:rsidR="008E721B" w:rsidRPr="00702EE3" w14:paraId="107EC680" w14:textId="77777777" w:rsidTr="00120AEA">
        <w:tblPrEx>
          <w:jc w:val="center"/>
        </w:tblPrEx>
        <w:trPr>
          <w:gridAfter w:val="1"/>
          <w:wAfter w:w="792" w:type="dxa"/>
          <w:trHeight w:val="432"/>
          <w:jc w:val="center"/>
        </w:trPr>
        <w:tc>
          <w:tcPr>
            <w:tcW w:w="407" w:type="dxa"/>
            <w:shd w:val="clear" w:color="auto" w:fill="auto"/>
            <w:vAlign w:val="center"/>
          </w:tcPr>
          <w:p w14:paraId="5ACAF04C" w14:textId="77777777" w:rsidR="008E721B" w:rsidRPr="00702EE3" w:rsidRDefault="008E721B" w:rsidP="00F9688C">
            <w:pPr>
              <w:jc w:val="both"/>
              <w:rPr>
                <w:rFonts w:ascii="Calibri" w:hAnsi="Calibri" w:cs="Calibri"/>
                <w:b/>
                <w:color w:val="000000"/>
              </w:rPr>
            </w:pPr>
          </w:p>
        </w:tc>
        <w:tc>
          <w:tcPr>
            <w:tcW w:w="10843" w:type="dxa"/>
            <w:shd w:val="clear" w:color="auto" w:fill="auto"/>
            <w:vAlign w:val="center"/>
          </w:tcPr>
          <w:p w14:paraId="36717399" w14:textId="086E42C6" w:rsidR="008E721B" w:rsidRPr="00702EE3" w:rsidRDefault="008E721B" w:rsidP="00F9688C">
            <w:pPr>
              <w:jc w:val="both"/>
              <w:rPr>
                <w:rFonts w:ascii="Calibri" w:hAnsi="Calibri" w:cs="Calibri"/>
                <w:b/>
                <w:color w:val="000000"/>
              </w:rPr>
            </w:pPr>
            <w:r w:rsidRPr="00702EE3">
              <w:rPr>
                <w:rFonts w:ascii="Calibri" w:hAnsi="Calibri" w:cs="Calibri"/>
                <w:b/>
                <w:color w:val="000000"/>
              </w:rPr>
              <w:t xml:space="preserve">Doc. </w:t>
            </w:r>
            <w:r w:rsidR="00837692" w:rsidRPr="00702EE3">
              <w:rPr>
                <w:rFonts w:ascii="Calibri" w:hAnsi="Calibri" w:cs="Calibri"/>
                <w:b/>
                <w:color w:val="000000"/>
              </w:rPr>
              <w:t>8, site MADR, Doc.11</w:t>
            </w:r>
          </w:p>
        </w:tc>
        <w:tc>
          <w:tcPr>
            <w:tcW w:w="2700" w:type="dxa"/>
            <w:shd w:val="clear" w:color="auto" w:fill="auto"/>
            <w:vAlign w:val="center"/>
          </w:tcPr>
          <w:p w14:paraId="396C72D9" w14:textId="77777777" w:rsidR="008E721B" w:rsidRPr="00702EE3" w:rsidRDefault="008E721B" w:rsidP="00F9688C">
            <w:pPr>
              <w:rPr>
                <w:rFonts w:ascii="Calibri" w:hAnsi="Calibri" w:cs="Calibri"/>
                <w:b/>
                <w:color w:val="000000"/>
              </w:rPr>
            </w:pPr>
          </w:p>
        </w:tc>
      </w:tr>
      <w:tr w:rsidR="003C0C44" w:rsidRPr="00702EE3" w14:paraId="2569520D" w14:textId="1556CBB3" w:rsidTr="00120AEA">
        <w:tblPrEx>
          <w:jc w:val="center"/>
        </w:tblPrEx>
        <w:trPr>
          <w:gridAfter w:val="1"/>
          <w:wAfter w:w="792" w:type="dxa"/>
          <w:trHeight w:val="417"/>
          <w:jc w:val="center"/>
        </w:trPr>
        <w:tc>
          <w:tcPr>
            <w:tcW w:w="407" w:type="dxa"/>
            <w:shd w:val="clear" w:color="auto" w:fill="FFE599"/>
            <w:vAlign w:val="center"/>
          </w:tcPr>
          <w:p w14:paraId="4AD036D2" w14:textId="0D2728D3" w:rsidR="003C0C44" w:rsidRPr="00702EE3" w:rsidRDefault="003C0C44" w:rsidP="00F9688C">
            <w:pPr>
              <w:rPr>
                <w:rFonts w:ascii="Calibri" w:hAnsi="Calibri" w:cs="Calibri"/>
                <w:b/>
                <w:bCs/>
              </w:rPr>
            </w:pPr>
            <w:r w:rsidRPr="00702EE3">
              <w:rPr>
                <w:rFonts w:ascii="Calibri" w:hAnsi="Calibri" w:cs="Calibri"/>
                <w:b/>
                <w:bCs/>
              </w:rPr>
              <w:t>3</w:t>
            </w:r>
          </w:p>
        </w:tc>
        <w:tc>
          <w:tcPr>
            <w:tcW w:w="10843" w:type="dxa"/>
            <w:shd w:val="clear" w:color="auto" w:fill="FFE599"/>
            <w:vAlign w:val="center"/>
          </w:tcPr>
          <w:p w14:paraId="30D3ED35" w14:textId="766F95CF" w:rsidR="003C0C44" w:rsidRPr="00702EE3" w:rsidRDefault="003C0C44" w:rsidP="00F9688C">
            <w:pPr>
              <w:rPr>
                <w:rFonts w:ascii="Calibri" w:hAnsi="Calibri" w:cs="Calibri"/>
              </w:rPr>
            </w:pPr>
            <w:r w:rsidRPr="00702EE3">
              <w:rPr>
                <w:rFonts w:ascii="Calibri" w:hAnsi="Calibri" w:cs="Calibri"/>
                <w:b/>
                <w:bCs/>
              </w:rPr>
              <w:t>Maturitatea proiectului</w:t>
            </w:r>
            <w:r w:rsidRPr="00702EE3">
              <w:rPr>
                <w:rFonts w:ascii="Calibri" w:hAnsi="Calibri" w:cs="Calibri"/>
                <w:b/>
              </w:rPr>
              <w:t xml:space="preserve"> în sensul documentației aduse la depunere</w:t>
            </w:r>
            <w:r w:rsidRPr="00702EE3">
              <w:rPr>
                <w:rFonts w:ascii="Calibri" w:hAnsi="Calibri" w:cs="Calibri"/>
                <w:b/>
                <w:bCs/>
              </w:rPr>
              <w:t xml:space="preserve"> și a sustenabilității proiectului</w:t>
            </w:r>
            <w:r w:rsidRPr="00702EE3">
              <w:rPr>
                <w:rFonts w:ascii="Calibri" w:hAnsi="Calibri" w:cs="Calibri"/>
                <w:b/>
              </w:rPr>
              <w:t xml:space="preserve"> din perspectiva aspectelor de mediu și managementul riscului</w:t>
            </w:r>
          </w:p>
        </w:tc>
        <w:tc>
          <w:tcPr>
            <w:tcW w:w="2700" w:type="dxa"/>
            <w:shd w:val="clear" w:color="auto" w:fill="FFE599"/>
            <w:vAlign w:val="center"/>
          </w:tcPr>
          <w:p w14:paraId="4D3FD8B4" w14:textId="312033A7" w:rsidR="003C0C44" w:rsidRPr="00702EE3" w:rsidRDefault="003C0C44" w:rsidP="00F9688C">
            <w:pPr>
              <w:jc w:val="center"/>
              <w:rPr>
                <w:rFonts w:ascii="Calibri" w:hAnsi="Calibri" w:cs="Calibri"/>
                <w:b/>
              </w:rPr>
            </w:pPr>
            <w:r w:rsidRPr="00702EE3">
              <w:rPr>
                <w:rFonts w:ascii="Calibri" w:hAnsi="Calibri" w:cs="Calibri"/>
                <w:b/>
              </w:rPr>
              <w:t>10 puncte</w:t>
            </w:r>
          </w:p>
        </w:tc>
      </w:tr>
      <w:tr w:rsidR="0041139F" w:rsidRPr="00702EE3" w14:paraId="76DB397C" w14:textId="722A1AC9" w:rsidTr="00120AEA">
        <w:tblPrEx>
          <w:jc w:val="center"/>
        </w:tblPrEx>
        <w:trPr>
          <w:gridAfter w:val="1"/>
          <w:wAfter w:w="792" w:type="dxa"/>
          <w:trHeight w:val="240"/>
          <w:jc w:val="center"/>
        </w:trPr>
        <w:tc>
          <w:tcPr>
            <w:tcW w:w="407" w:type="dxa"/>
            <w:shd w:val="clear" w:color="auto" w:fill="auto"/>
            <w:vAlign w:val="center"/>
          </w:tcPr>
          <w:p w14:paraId="2C2F1632" w14:textId="669FEAA3" w:rsidR="0041139F" w:rsidRPr="00702EE3" w:rsidRDefault="0041139F" w:rsidP="0041139F">
            <w:pPr>
              <w:jc w:val="both"/>
              <w:rPr>
                <w:rFonts w:ascii="Calibri" w:hAnsi="Calibri" w:cs="Calibri"/>
                <w:b/>
                <w:bCs/>
              </w:rPr>
            </w:pPr>
          </w:p>
        </w:tc>
        <w:tc>
          <w:tcPr>
            <w:tcW w:w="10843" w:type="dxa"/>
            <w:shd w:val="clear" w:color="auto" w:fill="auto"/>
            <w:vAlign w:val="center"/>
          </w:tcPr>
          <w:p w14:paraId="118C35C7" w14:textId="77777777" w:rsidR="00032606" w:rsidRPr="00702EE3" w:rsidRDefault="00032606" w:rsidP="00032606">
            <w:pPr>
              <w:jc w:val="both"/>
              <w:rPr>
                <w:rFonts w:asciiTheme="minorHAnsi" w:hAnsiTheme="minorHAnsi" w:cstheme="minorHAnsi"/>
              </w:rPr>
            </w:pPr>
            <w:r w:rsidRPr="00702EE3">
              <w:rPr>
                <w:rFonts w:asciiTheme="minorHAnsi" w:hAnsiTheme="minorHAnsi" w:cstheme="minorHAnsi"/>
                <w:b/>
              </w:rPr>
              <w:t xml:space="preserve">3.1 Proiectele care prevăd utilaje agricole ce contribuie la îndeplinirea conditionalitatilor de </w:t>
            </w:r>
            <w:proofErr w:type="gramStart"/>
            <w:r w:rsidRPr="00702EE3">
              <w:rPr>
                <w:rFonts w:asciiTheme="minorHAnsi" w:hAnsiTheme="minorHAnsi" w:cstheme="minorHAnsi"/>
                <w:b/>
              </w:rPr>
              <w:t>mediu  si</w:t>
            </w:r>
            <w:proofErr w:type="gramEnd"/>
            <w:r w:rsidRPr="00702EE3">
              <w:rPr>
                <w:rFonts w:asciiTheme="minorHAnsi" w:hAnsiTheme="minorHAnsi" w:cstheme="minorHAnsi"/>
                <w:b/>
              </w:rPr>
              <w:t xml:space="preserve"> clima aplicabile fermierilor în contextul PS PAC 2023-2027 (utilaje no tillage, minimum/low tillage, strip tillage).</w:t>
            </w:r>
            <w:r w:rsidRPr="00702EE3">
              <w:rPr>
                <w:rFonts w:asciiTheme="minorHAnsi" w:hAnsiTheme="minorHAnsi" w:cstheme="minorHAnsi"/>
              </w:rPr>
              <w:t xml:space="preserve"> </w:t>
            </w:r>
          </w:p>
          <w:p w14:paraId="25733749" w14:textId="3E4EB552" w:rsidR="0041139F" w:rsidRPr="00702EE3" w:rsidRDefault="0041139F" w:rsidP="0041139F">
            <w:pPr>
              <w:pStyle w:val="NoSpacing"/>
              <w:spacing w:line="276" w:lineRule="auto"/>
              <w:jc w:val="both"/>
              <w:rPr>
                <w:rFonts w:ascii="Calibri" w:hAnsi="Calibri" w:cs="Calibri"/>
                <w:b/>
                <w:sz w:val="24"/>
                <w:szCs w:val="24"/>
              </w:rPr>
            </w:pPr>
          </w:p>
        </w:tc>
        <w:tc>
          <w:tcPr>
            <w:tcW w:w="2700" w:type="dxa"/>
            <w:shd w:val="clear" w:color="auto" w:fill="auto"/>
            <w:vAlign w:val="center"/>
          </w:tcPr>
          <w:p w14:paraId="501CAB0F" w14:textId="155C3ADC" w:rsidR="0041139F" w:rsidRPr="00702EE3" w:rsidRDefault="00032606" w:rsidP="0041139F">
            <w:pPr>
              <w:jc w:val="center"/>
              <w:rPr>
                <w:rFonts w:ascii="Calibri" w:hAnsi="Calibri" w:cs="Calibri"/>
                <w:b/>
              </w:rPr>
            </w:pPr>
            <w:r w:rsidRPr="00702EE3">
              <w:rPr>
                <w:rFonts w:ascii="Calibri" w:hAnsi="Calibri" w:cs="Calibri"/>
                <w:b/>
              </w:rPr>
              <w:t>10p</w:t>
            </w:r>
          </w:p>
        </w:tc>
      </w:tr>
      <w:tr w:rsidR="00032606" w:rsidRPr="00702EE3" w14:paraId="779FC73F" w14:textId="77777777" w:rsidTr="00120AEA">
        <w:tblPrEx>
          <w:jc w:val="center"/>
        </w:tblPrEx>
        <w:trPr>
          <w:gridAfter w:val="1"/>
          <w:wAfter w:w="792" w:type="dxa"/>
          <w:trHeight w:val="240"/>
          <w:jc w:val="center"/>
        </w:trPr>
        <w:tc>
          <w:tcPr>
            <w:tcW w:w="407" w:type="dxa"/>
            <w:shd w:val="clear" w:color="auto" w:fill="auto"/>
            <w:vAlign w:val="center"/>
          </w:tcPr>
          <w:p w14:paraId="10F120BE" w14:textId="77777777" w:rsidR="00032606" w:rsidRPr="00702EE3" w:rsidRDefault="00032606" w:rsidP="0041139F">
            <w:pPr>
              <w:jc w:val="both"/>
              <w:rPr>
                <w:rFonts w:ascii="Calibri" w:hAnsi="Calibri" w:cs="Calibri"/>
                <w:b/>
                <w:bCs/>
              </w:rPr>
            </w:pPr>
          </w:p>
        </w:tc>
        <w:tc>
          <w:tcPr>
            <w:tcW w:w="10843" w:type="dxa"/>
            <w:shd w:val="clear" w:color="auto" w:fill="auto"/>
            <w:vAlign w:val="center"/>
          </w:tcPr>
          <w:p w14:paraId="0D81D0B3" w14:textId="36A24657" w:rsidR="00032606" w:rsidRPr="00702EE3" w:rsidRDefault="00032606" w:rsidP="00032606">
            <w:pPr>
              <w:jc w:val="both"/>
              <w:rPr>
                <w:rFonts w:asciiTheme="minorHAnsi" w:hAnsiTheme="minorHAnsi" w:cstheme="minorHAnsi"/>
                <w:b/>
              </w:rPr>
            </w:pPr>
            <w:r w:rsidRPr="00702EE3">
              <w:rPr>
                <w:rFonts w:ascii="Calibri" w:hAnsi="Calibri" w:cs="Calibri"/>
                <w:b/>
              </w:rPr>
              <w:t>Doc.CF, Doc.14</w:t>
            </w:r>
          </w:p>
        </w:tc>
        <w:tc>
          <w:tcPr>
            <w:tcW w:w="2700" w:type="dxa"/>
            <w:shd w:val="clear" w:color="auto" w:fill="auto"/>
            <w:vAlign w:val="center"/>
          </w:tcPr>
          <w:p w14:paraId="483014EE" w14:textId="77777777" w:rsidR="00032606" w:rsidRPr="00702EE3" w:rsidRDefault="00032606" w:rsidP="0041139F">
            <w:pPr>
              <w:jc w:val="center"/>
              <w:rPr>
                <w:rFonts w:ascii="Calibri" w:hAnsi="Calibri" w:cs="Calibri"/>
                <w:b/>
              </w:rPr>
            </w:pPr>
          </w:p>
        </w:tc>
      </w:tr>
      <w:tr w:rsidR="0041139F" w:rsidRPr="00702EE3" w14:paraId="7CEE387E" w14:textId="60DE8F3D" w:rsidTr="00120AEA">
        <w:tblPrEx>
          <w:jc w:val="center"/>
        </w:tblPrEx>
        <w:trPr>
          <w:gridAfter w:val="1"/>
          <w:wAfter w:w="792" w:type="dxa"/>
          <w:trHeight w:val="333"/>
          <w:jc w:val="center"/>
        </w:trPr>
        <w:tc>
          <w:tcPr>
            <w:tcW w:w="407" w:type="dxa"/>
            <w:shd w:val="clear" w:color="auto" w:fill="FFE599"/>
            <w:vAlign w:val="center"/>
          </w:tcPr>
          <w:p w14:paraId="53393E7C" w14:textId="7DED9136" w:rsidR="0041139F" w:rsidRPr="00702EE3" w:rsidRDefault="0041139F" w:rsidP="0041139F">
            <w:pPr>
              <w:rPr>
                <w:rFonts w:ascii="Calibri" w:hAnsi="Calibri" w:cs="Calibri"/>
                <w:b/>
                <w:bCs/>
              </w:rPr>
            </w:pPr>
            <w:r w:rsidRPr="00702EE3">
              <w:rPr>
                <w:rFonts w:ascii="Calibri" w:hAnsi="Calibri" w:cs="Calibri"/>
                <w:b/>
                <w:bCs/>
              </w:rPr>
              <w:t>4</w:t>
            </w:r>
          </w:p>
        </w:tc>
        <w:tc>
          <w:tcPr>
            <w:tcW w:w="10843" w:type="dxa"/>
            <w:shd w:val="clear" w:color="auto" w:fill="FFE599"/>
            <w:vAlign w:val="center"/>
          </w:tcPr>
          <w:p w14:paraId="561EFF60" w14:textId="416A630A" w:rsidR="0041139F" w:rsidRPr="00702EE3" w:rsidRDefault="0041139F" w:rsidP="0041139F">
            <w:pPr>
              <w:rPr>
                <w:rFonts w:ascii="Calibri" w:hAnsi="Calibri" w:cs="Calibri"/>
                <w:i/>
              </w:rPr>
            </w:pPr>
            <w:r w:rsidRPr="00702EE3">
              <w:rPr>
                <w:rFonts w:ascii="Calibri" w:hAnsi="Calibri" w:cs="Calibri"/>
                <w:b/>
                <w:bCs/>
              </w:rPr>
              <w:t>Maturitatea solicitantului în sensul vechimii în desfășurarea activității și vechimea întreprinderii</w:t>
            </w:r>
          </w:p>
        </w:tc>
        <w:tc>
          <w:tcPr>
            <w:tcW w:w="2700" w:type="dxa"/>
            <w:shd w:val="clear" w:color="auto" w:fill="FFE599"/>
            <w:vAlign w:val="center"/>
          </w:tcPr>
          <w:p w14:paraId="7E37E807" w14:textId="52A060DB" w:rsidR="0041139F" w:rsidRPr="00702EE3" w:rsidRDefault="0041139F" w:rsidP="0041139F">
            <w:pPr>
              <w:jc w:val="center"/>
              <w:rPr>
                <w:rFonts w:ascii="Calibri" w:hAnsi="Calibri" w:cs="Calibri"/>
                <w:b/>
              </w:rPr>
            </w:pPr>
            <w:r w:rsidRPr="00702EE3">
              <w:rPr>
                <w:rFonts w:ascii="Calibri" w:hAnsi="Calibri" w:cs="Calibri"/>
                <w:b/>
              </w:rPr>
              <w:t>Maximum</w:t>
            </w:r>
          </w:p>
          <w:p w14:paraId="41CD52CC" w14:textId="2A678824" w:rsidR="0041139F" w:rsidRPr="00702EE3" w:rsidRDefault="0041139F" w:rsidP="0041139F">
            <w:pPr>
              <w:jc w:val="center"/>
              <w:rPr>
                <w:rFonts w:ascii="Calibri" w:hAnsi="Calibri" w:cs="Calibri"/>
                <w:b/>
              </w:rPr>
            </w:pPr>
            <w:r w:rsidRPr="00702EE3">
              <w:rPr>
                <w:rFonts w:ascii="Calibri" w:hAnsi="Calibri" w:cs="Calibri"/>
                <w:b/>
              </w:rPr>
              <w:t xml:space="preserve">20 p </w:t>
            </w:r>
          </w:p>
        </w:tc>
      </w:tr>
      <w:tr w:rsidR="0041139F" w:rsidRPr="00702EE3" w14:paraId="2C65C83E" w14:textId="17AA148A" w:rsidTr="00120AEA">
        <w:tblPrEx>
          <w:jc w:val="center"/>
        </w:tblPrEx>
        <w:trPr>
          <w:gridAfter w:val="1"/>
          <w:wAfter w:w="792" w:type="dxa"/>
          <w:trHeight w:val="455"/>
          <w:jc w:val="center"/>
        </w:trPr>
        <w:tc>
          <w:tcPr>
            <w:tcW w:w="407" w:type="dxa"/>
            <w:vMerge w:val="restart"/>
            <w:shd w:val="clear" w:color="auto" w:fill="auto"/>
            <w:vAlign w:val="center"/>
          </w:tcPr>
          <w:p w14:paraId="59FA388D" w14:textId="5529FFE9" w:rsidR="0041139F" w:rsidRPr="00702EE3" w:rsidRDefault="0041139F" w:rsidP="0041139F">
            <w:pPr>
              <w:rPr>
                <w:rFonts w:ascii="Calibri" w:hAnsi="Calibri" w:cs="Calibri"/>
                <w:b/>
                <w:bCs/>
              </w:rPr>
            </w:pPr>
          </w:p>
        </w:tc>
        <w:tc>
          <w:tcPr>
            <w:tcW w:w="13543" w:type="dxa"/>
            <w:gridSpan w:val="2"/>
            <w:shd w:val="clear" w:color="auto" w:fill="auto"/>
            <w:vAlign w:val="center"/>
          </w:tcPr>
          <w:p w14:paraId="6F585FF2" w14:textId="7A72172C" w:rsidR="0041139F" w:rsidRPr="00702EE3" w:rsidRDefault="0041139F" w:rsidP="0041139F">
            <w:pPr>
              <w:rPr>
                <w:rFonts w:ascii="Calibri" w:hAnsi="Calibri" w:cs="Calibri"/>
                <w:b/>
              </w:rPr>
            </w:pPr>
            <w:r w:rsidRPr="00702EE3">
              <w:rPr>
                <w:rFonts w:ascii="Calibri" w:hAnsi="Calibri" w:cs="Calibri"/>
                <w:b/>
              </w:rPr>
              <w:t>4.1 Proiecte depuse de solicitanții cu vechimea întreprinderii active* în desfășurarea activitățiiagroalimentare</w:t>
            </w:r>
          </w:p>
        </w:tc>
      </w:tr>
      <w:tr w:rsidR="0041139F" w:rsidRPr="00702EE3" w14:paraId="7F4E2F34" w14:textId="566E70E7" w:rsidTr="00120AEA">
        <w:tblPrEx>
          <w:jc w:val="center"/>
        </w:tblPrEx>
        <w:trPr>
          <w:gridAfter w:val="1"/>
          <w:wAfter w:w="792" w:type="dxa"/>
          <w:trHeight w:val="392"/>
          <w:jc w:val="center"/>
        </w:trPr>
        <w:tc>
          <w:tcPr>
            <w:tcW w:w="407" w:type="dxa"/>
            <w:vMerge/>
            <w:shd w:val="clear" w:color="auto" w:fill="auto"/>
            <w:vAlign w:val="center"/>
          </w:tcPr>
          <w:p w14:paraId="57BFB9C7" w14:textId="72E2AFB9" w:rsidR="0041139F" w:rsidRPr="00702EE3" w:rsidRDefault="0041139F" w:rsidP="0041139F">
            <w:pPr>
              <w:rPr>
                <w:rFonts w:ascii="Calibri" w:hAnsi="Calibri" w:cs="Calibri"/>
                <w:b/>
                <w:bCs/>
              </w:rPr>
            </w:pPr>
          </w:p>
        </w:tc>
        <w:tc>
          <w:tcPr>
            <w:tcW w:w="10843" w:type="dxa"/>
            <w:shd w:val="clear" w:color="auto" w:fill="auto"/>
            <w:vAlign w:val="center"/>
          </w:tcPr>
          <w:p w14:paraId="7146FD87" w14:textId="05EFE2B5" w:rsidR="0041139F" w:rsidRPr="00702EE3" w:rsidRDefault="0041139F" w:rsidP="0041139F">
            <w:pPr>
              <w:autoSpaceDE w:val="0"/>
              <w:autoSpaceDN w:val="0"/>
              <w:adjustRightInd w:val="0"/>
              <w:ind w:left="720"/>
              <w:jc w:val="both"/>
              <w:rPr>
                <w:rFonts w:ascii="Calibri" w:hAnsi="Calibri" w:cs="Calibri"/>
                <w:bCs/>
                <w:lang w:eastAsia="ro-RO"/>
              </w:rPr>
            </w:pPr>
            <w:r w:rsidRPr="00702EE3">
              <w:rPr>
                <w:rFonts w:ascii="Calibri" w:hAnsi="Calibri" w:cs="Calibri"/>
                <w:b/>
                <w:lang w:eastAsia="ro-RO"/>
              </w:rPr>
              <w:t>a</w:t>
            </w:r>
            <w:r w:rsidRPr="00702EE3">
              <w:rPr>
                <w:rFonts w:ascii="Calibri" w:hAnsi="Calibri" w:cs="Calibri"/>
                <w:lang w:eastAsia="ro-RO"/>
              </w:rPr>
              <w:t>. minim  3 ani</w:t>
            </w:r>
          </w:p>
        </w:tc>
        <w:tc>
          <w:tcPr>
            <w:tcW w:w="2700" w:type="dxa"/>
            <w:shd w:val="clear" w:color="auto" w:fill="auto"/>
            <w:vAlign w:val="center"/>
          </w:tcPr>
          <w:p w14:paraId="4B791602" w14:textId="7655D8E3" w:rsidR="0041139F" w:rsidRPr="00702EE3" w:rsidRDefault="0041139F" w:rsidP="0041139F">
            <w:pPr>
              <w:autoSpaceDE w:val="0"/>
              <w:autoSpaceDN w:val="0"/>
              <w:adjustRightInd w:val="0"/>
              <w:jc w:val="center"/>
              <w:rPr>
                <w:rFonts w:ascii="Calibri" w:hAnsi="Calibri" w:cs="Calibri"/>
                <w:b/>
                <w:lang w:eastAsia="ro-RO"/>
              </w:rPr>
            </w:pPr>
            <w:r w:rsidRPr="00702EE3">
              <w:rPr>
                <w:rFonts w:ascii="Calibri" w:hAnsi="Calibri" w:cs="Calibri"/>
                <w:b/>
                <w:lang w:eastAsia="ro-RO"/>
              </w:rPr>
              <w:t>20 p</w:t>
            </w:r>
          </w:p>
        </w:tc>
      </w:tr>
      <w:tr w:rsidR="0041139F" w:rsidRPr="00702EE3" w14:paraId="1FB0D659" w14:textId="211859E9" w:rsidTr="00120AEA">
        <w:tblPrEx>
          <w:jc w:val="center"/>
        </w:tblPrEx>
        <w:trPr>
          <w:gridAfter w:val="1"/>
          <w:wAfter w:w="792" w:type="dxa"/>
          <w:trHeight w:val="408"/>
          <w:jc w:val="center"/>
        </w:trPr>
        <w:tc>
          <w:tcPr>
            <w:tcW w:w="407" w:type="dxa"/>
            <w:vMerge/>
            <w:shd w:val="clear" w:color="auto" w:fill="auto"/>
            <w:vAlign w:val="center"/>
          </w:tcPr>
          <w:p w14:paraId="7575CDFB" w14:textId="65EE323F" w:rsidR="0041139F" w:rsidRPr="00702EE3" w:rsidRDefault="0041139F" w:rsidP="0041139F">
            <w:pPr>
              <w:rPr>
                <w:rFonts w:ascii="Calibri" w:hAnsi="Calibri" w:cs="Calibri"/>
                <w:b/>
                <w:bCs/>
              </w:rPr>
            </w:pPr>
          </w:p>
        </w:tc>
        <w:tc>
          <w:tcPr>
            <w:tcW w:w="10843" w:type="dxa"/>
            <w:shd w:val="clear" w:color="auto" w:fill="auto"/>
            <w:vAlign w:val="center"/>
          </w:tcPr>
          <w:p w14:paraId="436C0C32" w14:textId="5ED8E6A2" w:rsidR="0041139F" w:rsidRPr="00702EE3" w:rsidRDefault="0041139F">
            <w:pPr>
              <w:autoSpaceDE w:val="0"/>
              <w:autoSpaceDN w:val="0"/>
              <w:adjustRightInd w:val="0"/>
              <w:ind w:left="720"/>
              <w:jc w:val="both"/>
              <w:rPr>
                <w:rFonts w:ascii="Calibri" w:hAnsi="Calibri" w:cs="Calibri"/>
                <w:bCs/>
                <w:lang w:eastAsia="ro-RO"/>
              </w:rPr>
            </w:pPr>
            <w:r w:rsidRPr="00702EE3">
              <w:rPr>
                <w:rFonts w:ascii="Calibri" w:hAnsi="Calibri" w:cs="Calibri"/>
                <w:b/>
                <w:lang w:eastAsia="ro-RO"/>
              </w:rPr>
              <w:t>b.</w:t>
            </w:r>
            <w:r w:rsidRPr="00702EE3">
              <w:rPr>
                <w:rFonts w:ascii="Calibri" w:hAnsi="Calibri" w:cs="Calibri"/>
                <w:lang w:eastAsia="ro-RO"/>
              </w:rPr>
              <w:t xml:space="preserve"> 1-</w:t>
            </w:r>
            <w:r w:rsidR="001E6351" w:rsidRPr="00702EE3">
              <w:rPr>
                <w:rFonts w:ascii="Calibri" w:hAnsi="Calibri" w:cs="Calibri"/>
                <w:lang w:eastAsia="ro-RO"/>
              </w:rPr>
              <w:t>2</w:t>
            </w:r>
            <w:r w:rsidRPr="00702EE3">
              <w:rPr>
                <w:rFonts w:ascii="Calibri" w:hAnsi="Calibri" w:cs="Calibri"/>
                <w:lang w:eastAsia="ro-RO"/>
              </w:rPr>
              <w:t xml:space="preserve"> ani</w:t>
            </w:r>
          </w:p>
        </w:tc>
        <w:tc>
          <w:tcPr>
            <w:tcW w:w="2700" w:type="dxa"/>
            <w:shd w:val="clear" w:color="auto" w:fill="auto"/>
            <w:vAlign w:val="center"/>
          </w:tcPr>
          <w:p w14:paraId="231CB74D" w14:textId="6E1B1C44" w:rsidR="0041139F" w:rsidRPr="00702EE3" w:rsidRDefault="0041139F" w:rsidP="0041139F">
            <w:pPr>
              <w:autoSpaceDE w:val="0"/>
              <w:autoSpaceDN w:val="0"/>
              <w:adjustRightInd w:val="0"/>
              <w:jc w:val="center"/>
              <w:rPr>
                <w:rFonts w:ascii="Calibri" w:hAnsi="Calibri" w:cs="Calibri"/>
                <w:b/>
                <w:lang w:eastAsia="ro-RO"/>
              </w:rPr>
            </w:pPr>
            <w:r w:rsidRPr="00702EE3">
              <w:rPr>
                <w:rFonts w:ascii="Calibri" w:hAnsi="Calibri" w:cs="Calibri"/>
                <w:b/>
                <w:lang w:eastAsia="ro-RO"/>
              </w:rPr>
              <w:t>15 p</w:t>
            </w:r>
          </w:p>
        </w:tc>
      </w:tr>
      <w:tr w:rsidR="00837692" w:rsidRPr="00702EE3" w14:paraId="57E6EDC8" w14:textId="77777777" w:rsidTr="00130042">
        <w:tblPrEx>
          <w:jc w:val="center"/>
        </w:tblPrEx>
        <w:trPr>
          <w:gridAfter w:val="1"/>
          <w:wAfter w:w="792" w:type="dxa"/>
          <w:trHeight w:val="559"/>
          <w:jc w:val="center"/>
        </w:trPr>
        <w:tc>
          <w:tcPr>
            <w:tcW w:w="407" w:type="dxa"/>
            <w:shd w:val="clear" w:color="auto" w:fill="auto"/>
            <w:vAlign w:val="center"/>
          </w:tcPr>
          <w:p w14:paraId="1E14BE25" w14:textId="77777777" w:rsidR="00837692" w:rsidRPr="00702EE3" w:rsidRDefault="00837692" w:rsidP="0041139F">
            <w:pPr>
              <w:rPr>
                <w:rFonts w:ascii="Calibri" w:hAnsi="Calibri" w:cs="Calibri"/>
                <w:b/>
                <w:bCs/>
              </w:rPr>
            </w:pPr>
          </w:p>
        </w:tc>
        <w:tc>
          <w:tcPr>
            <w:tcW w:w="13543" w:type="dxa"/>
            <w:gridSpan w:val="2"/>
            <w:shd w:val="clear" w:color="auto" w:fill="auto"/>
            <w:vAlign w:val="center"/>
          </w:tcPr>
          <w:p w14:paraId="1CCF4DC3" w14:textId="0154E587" w:rsidR="00837692" w:rsidRPr="00702EE3" w:rsidDel="009D6A2A" w:rsidRDefault="00837692" w:rsidP="0041139F">
            <w:pPr>
              <w:jc w:val="both"/>
              <w:rPr>
                <w:rFonts w:ascii="Calibri" w:eastAsia="Calibri" w:hAnsi="Calibri" w:cs="Calibri"/>
              </w:rPr>
            </w:pPr>
            <w:r w:rsidRPr="00702EE3">
              <w:rPr>
                <w:rFonts w:ascii="Calibri" w:eastAsia="Calibri" w:hAnsi="Calibri" w:cs="Calibri"/>
              </w:rPr>
              <w:t>Doc. 13, PATRIMVEN</w:t>
            </w:r>
          </w:p>
        </w:tc>
      </w:tr>
      <w:tr w:rsidR="0041139F" w:rsidRPr="00702EE3" w14:paraId="1975629A" w14:textId="2C6F25A9" w:rsidTr="00120AEA">
        <w:tblPrEx>
          <w:jc w:val="center"/>
        </w:tblPrEx>
        <w:trPr>
          <w:gridAfter w:val="1"/>
          <w:wAfter w:w="792" w:type="dxa"/>
          <w:trHeight w:val="839"/>
          <w:jc w:val="center"/>
        </w:trPr>
        <w:tc>
          <w:tcPr>
            <w:tcW w:w="407" w:type="dxa"/>
            <w:shd w:val="clear" w:color="auto" w:fill="FFE599"/>
            <w:vAlign w:val="center"/>
          </w:tcPr>
          <w:p w14:paraId="058992E6" w14:textId="20F466DE" w:rsidR="0041139F" w:rsidRPr="00702EE3" w:rsidRDefault="0041139F" w:rsidP="0041139F">
            <w:pPr>
              <w:rPr>
                <w:rFonts w:ascii="Calibri" w:hAnsi="Calibri" w:cs="Calibri"/>
                <w:b/>
                <w:bCs/>
              </w:rPr>
            </w:pPr>
            <w:r w:rsidRPr="00702EE3">
              <w:rPr>
                <w:rFonts w:ascii="Calibri" w:hAnsi="Calibri" w:cs="Calibri"/>
                <w:b/>
                <w:bCs/>
              </w:rPr>
              <w:t>5</w:t>
            </w:r>
          </w:p>
        </w:tc>
        <w:tc>
          <w:tcPr>
            <w:tcW w:w="10843" w:type="dxa"/>
            <w:shd w:val="clear" w:color="auto" w:fill="FFE599"/>
            <w:vAlign w:val="center"/>
          </w:tcPr>
          <w:p w14:paraId="09D53E53" w14:textId="3997348D" w:rsidR="0041139F" w:rsidRPr="00702EE3" w:rsidRDefault="0041139F" w:rsidP="0041139F">
            <w:pPr>
              <w:rPr>
                <w:rFonts w:ascii="Calibri" w:hAnsi="Calibri" w:cs="Calibri"/>
              </w:rPr>
            </w:pPr>
            <w:r w:rsidRPr="00702EE3">
              <w:rPr>
                <w:rFonts w:ascii="Calibri" w:hAnsi="Calibri" w:cs="Calibri"/>
                <w:b/>
                <w:bCs/>
              </w:rPr>
              <w:t xml:space="preserve">Principiul accesului la finanțare </w:t>
            </w:r>
            <w:r w:rsidRPr="00702EE3">
              <w:rPr>
                <w:rFonts w:ascii="Calibri" w:hAnsi="Calibri" w:cs="Calibri"/>
                <w:b/>
              </w:rPr>
              <w:t>în sensul prioritizării solicitanților care nu au beneficiat de finanțare în perioada de programare 2014 – 2020 prin PNDR sM 4.1/41a și măsura similară din 19.2</w:t>
            </w:r>
          </w:p>
        </w:tc>
        <w:tc>
          <w:tcPr>
            <w:tcW w:w="2700" w:type="dxa"/>
            <w:shd w:val="clear" w:color="auto" w:fill="FFE599"/>
            <w:vAlign w:val="center"/>
          </w:tcPr>
          <w:p w14:paraId="54C4B58A" w14:textId="665CA76F" w:rsidR="0041139F" w:rsidRPr="00702EE3" w:rsidRDefault="0041139F" w:rsidP="0041139F">
            <w:pPr>
              <w:jc w:val="center"/>
              <w:rPr>
                <w:rFonts w:ascii="Calibri" w:hAnsi="Calibri" w:cs="Calibri"/>
                <w:b/>
              </w:rPr>
            </w:pPr>
            <w:r w:rsidRPr="00702EE3">
              <w:rPr>
                <w:rFonts w:ascii="Calibri" w:hAnsi="Calibri" w:cs="Calibri"/>
                <w:b/>
              </w:rPr>
              <w:t>3</w:t>
            </w:r>
            <w:r w:rsidR="007D1EB7" w:rsidRPr="00702EE3">
              <w:rPr>
                <w:rFonts w:ascii="Calibri" w:hAnsi="Calibri" w:cs="Calibri"/>
                <w:b/>
              </w:rPr>
              <w:t>5</w:t>
            </w:r>
            <w:r w:rsidRPr="00702EE3">
              <w:rPr>
                <w:rFonts w:ascii="Calibri" w:hAnsi="Calibri" w:cs="Calibri"/>
                <w:b/>
              </w:rPr>
              <w:t xml:space="preserve">  puncte</w:t>
            </w:r>
          </w:p>
        </w:tc>
      </w:tr>
      <w:tr w:rsidR="0041139F" w:rsidRPr="00702EE3" w14:paraId="1B62C188" w14:textId="0F027637" w:rsidTr="00120AEA">
        <w:tblPrEx>
          <w:jc w:val="center"/>
        </w:tblPrEx>
        <w:trPr>
          <w:gridAfter w:val="1"/>
          <w:wAfter w:w="792" w:type="dxa"/>
          <w:trHeight w:val="794"/>
          <w:jc w:val="center"/>
        </w:trPr>
        <w:tc>
          <w:tcPr>
            <w:tcW w:w="407" w:type="dxa"/>
            <w:shd w:val="clear" w:color="auto" w:fill="auto"/>
            <w:vAlign w:val="center"/>
          </w:tcPr>
          <w:p w14:paraId="47545DE6" w14:textId="3F04837C" w:rsidR="0041139F" w:rsidRPr="00702EE3" w:rsidRDefault="0041139F" w:rsidP="0041139F">
            <w:pPr>
              <w:rPr>
                <w:rFonts w:ascii="Calibri" w:hAnsi="Calibri" w:cs="Calibri"/>
                <w:b/>
                <w:bCs/>
              </w:rPr>
            </w:pPr>
          </w:p>
        </w:tc>
        <w:tc>
          <w:tcPr>
            <w:tcW w:w="10843" w:type="dxa"/>
            <w:shd w:val="clear" w:color="auto" w:fill="auto"/>
            <w:vAlign w:val="center"/>
          </w:tcPr>
          <w:p w14:paraId="2FA855D0" w14:textId="5F7DFBC6" w:rsidR="00866142" w:rsidRPr="00702EE3" w:rsidRDefault="0041139F" w:rsidP="0071519A">
            <w:pPr>
              <w:jc w:val="both"/>
              <w:rPr>
                <w:rFonts w:ascii="Calibri" w:hAnsi="Calibri" w:cs="Calibri"/>
                <w:b/>
                <w:bCs/>
              </w:rPr>
            </w:pPr>
            <w:r w:rsidRPr="00702EE3">
              <w:rPr>
                <w:rFonts w:ascii="Calibri" w:hAnsi="Calibri" w:cs="Calibri"/>
                <w:b/>
              </w:rPr>
              <w:t>5.1</w:t>
            </w:r>
            <w:r w:rsidRPr="00702EE3">
              <w:rPr>
                <w:rFonts w:ascii="Calibri" w:hAnsi="Calibri" w:cs="Calibri"/>
              </w:rPr>
              <w:t xml:space="preserve"> Solicitanții care nu au beneficiat de finanțare din fonduri europene pentru dezvoltarea activității eligibile prin sM 4.1/4.1a și a celor similare eligibile prin sM </w:t>
            </w:r>
            <w:proofErr w:type="gramStart"/>
            <w:r w:rsidRPr="00702EE3">
              <w:rPr>
                <w:rFonts w:ascii="Calibri" w:hAnsi="Calibri" w:cs="Calibri"/>
              </w:rPr>
              <w:t>19.2  pentru</w:t>
            </w:r>
            <w:proofErr w:type="gramEnd"/>
            <w:r w:rsidRPr="00702EE3">
              <w:rPr>
                <w:rFonts w:ascii="Calibri" w:hAnsi="Calibri" w:cs="Calibri"/>
              </w:rPr>
              <w:t xml:space="preserve"> aceleași tipologii de cheltuieli</w:t>
            </w:r>
            <w:r w:rsidR="00705CCF" w:rsidRPr="00702EE3">
              <w:rPr>
                <w:rFonts w:ascii="Calibri" w:hAnsi="Calibri" w:cs="Calibri"/>
              </w:rPr>
              <w:t xml:space="preserve"> </w:t>
            </w:r>
            <w:r w:rsidR="00705CCF" w:rsidRPr="00702EE3">
              <w:rPr>
                <w:rFonts w:ascii="Calibri" w:hAnsi="Calibri" w:cs="Calibri"/>
                <w:szCs w:val="22"/>
              </w:rPr>
              <w:t>(același tip de utilaj)</w:t>
            </w:r>
            <w:r w:rsidRPr="00702EE3">
              <w:rPr>
                <w:rFonts w:ascii="Calibri" w:hAnsi="Calibri" w:cs="Calibri"/>
              </w:rPr>
              <w:t>.</w:t>
            </w:r>
          </w:p>
        </w:tc>
        <w:tc>
          <w:tcPr>
            <w:tcW w:w="2700" w:type="dxa"/>
            <w:shd w:val="clear" w:color="auto" w:fill="auto"/>
            <w:vAlign w:val="center"/>
          </w:tcPr>
          <w:p w14:paraId="67F0C92D" w14:textId="237C603B" w:rsidR="0041139F" w:rsidRPr="00702EE3" w:rsidRDefault="0041139F" w:rsidP="0041139F">
            <w:pPr>
              <w:jc w:val="center"/>
              <w:rPr>
                <w:rFonts w:ascii="Calibri" w:hAnsi="Calibri" w:cs="Calibri"/>
                <w:b/>
              </w:rPr>
            </w:pPr>
            <w:r w:rsidRPr="00702EE3">
              <w:rPr>
                <w:rFonts w:ascii="Calibri" w:hAnsi="Calibri" w:cs="Calibri"/>
                <w:b/>
              </w:rPr>
              <w:t>3</w:t>
            </w:r>
            <w:r w:rsidR="007D1EB7" w:rsidRPr="00702EE3">
              <w:rPr>
                <w:rFonts w:ascii="Calibri" w:hAnsi="Calibri" w:cs="Calibri"/>
                <w:b/>
              </w:rPr>
              <w:t>5</w:t>
            </w:r>
            <w:r w:rsidRPr="00702EE3">
              <w:rPr>
                <w:rFonts w:ascii="Calibri" w:hAnsi="Calibri" w:cs="Calibri"/>
                <w:b/>
              </w:rPr>
              <w:t xml:space="preserve"> p</w:t>
            </w:r>
          </w:p>
        </w:tc>
      </w:tr>
      <w:tr w:rsidR="002C2EAD" w:rsidRPr="00702EE3" w14:paraId="4CCDACD0" w14:textId="77777777" w:rsidTr="00120AEA">
        <w:tblPrEx>
          <w:jc w:val="center"/>
        </w:tblPrEx>
        <w:trPr>
          <w:gridAfter w:val="1"/>
          <w:wAfter w:w="792" w:type="dxa"/>
          <w:trHeight w:val="794"/>
          <w:jc w:val="center"/>
        </w:trPr>
        <w:tc>
          <w:tcPr>
            <w:tcW w:w="407" w:type="dxa"/>
            <w:shd w:val="clear" w:color="auto" w:fill="auto"/>
            <w:vAlign w:val="center"/>
          </w:tcPr>
          <w:p w14:paraId="292CCBB9" w14:textId="77777777" w:rsidR="002C2EAD" w:rsidRPr="00702EE3" w:rsidRDefault="002C2EAD" w:rsidP="0041139F">
            <w:pPr>
              <w:rPr>
                <w:rFonts w:ascii="Calibri" w:hAnsi="Calibri" w:cs="Calibri"/>
                <w:b/>
                <w:bCs/>
              </w:rPr>
            </w:pPr>
          </w:p>
        </w:tc>
        <w:tc>
          <w:tcPr>
            <w:tcW w:w="10843" w:type="dxa"/>
            <w:shd w:val="clear" w:color="auto" w:fill="auto"/>
            <w:vAlign w:val="center"/>
          </w:tcPr>
          <w:p w14:paraId="36903905" w14:textId="1A30160D" w:rsidR="002C2EAD" w:rsidRPr="00702EE3" w:rsidRDefault="00C8203D" w:rsidP="0041139F">
            <w:pPr>
              <w:jc w:val="both"/>
              <w:rPr>
                <w:rFonts w:ascii="Calibri" w:hAnsi="Calibri" w:cs="Calibri"/>
                <w:b/>
              </w:rPr>
            </w:pPr>
            <w:r w:rsidRPr="00702EE3">
              <w:rPr>
                <w:rFonts w:ascii="Calibri" w:hAnsi="Calibri" w:cs="Calibri"/>
                <w:b/>
              </w:rPr>
              <w:t>Baza de date</w:t>
            </w:r>
            <w:r w:rsidR="002C2EAD" w:rsidRPr="00702EE3">
              <w:rPr>
                <w:rFonts w:ascii="Calibri" w:hAnsi="Calibri" w:cs="Calibri"/>
                <w:b/>
              </w:rPr>
              <w:t xml:space="preserve"> AFIR</w:t>
            </w:r>
          </w:p>
        </w:tc>
        <w:tc>
          <w:tcPr>
            <w:tcW w:w="2700" w:type="dxa"/>
            <w:shd w:val="clear" w:color="auto" w:fill="auto"/>
            <w:vAlign w:val="center"/>
          </w:tcPr>
          <w:p w14:paraId="55E8533A" w14:textId="77777777" w:rsidR="002C2EAD" w:rsidRPr="00702EE3" w:rsidRDefault="002C2EAD" w:rsidP="0041139F">
            <w:pPr>
              <w:jc w:val="center"/>
              <w:rPr>
                <w:rFonts w:ascii="Calibri" w:hAnsi="Calibri" w:cs="Calibri"/>
                <w:b/>
              </w:rPr>
            </w:pPr>
          </w:p>
        </w:tc>
      </w:tr>
      <w:tr w:rsidR="0041139F" w:rsidRPr="00702EE3" w14:paraId="75CCF8D8" w14:textId="09BA8211" w:rsidTr="00120AEA">
        <w:tblPrEx>
          <w:jc w:val="center"/>
        </w:tblPrEx>
        <w:trPr>
          <w:gridAfter w:val="1"/>
          <w:wAfter w:w="792" w:type="dxa"/>
          <w:trHeight w:val="687"/>
          <w:jc w:val="center"/>
        </w:trPr>
        <w:tc>
          <w:tcPr>
            <w:tcW w:w="407" w:type="dxa"/>
            <w:shd w:val="clear" w:color="auto" w:fill="FFE599"/>
            <w:vAlign w:val="center"/>
          </w:tcPr>
          <w:p w14:paraId="36A72D63" w14:textId="348EEA84" w:rsidR="0041139F" w:rsidRPr="00702EE3" w:rsidRDefault="0041139F" w:rsidP="0041139F">
            <w:pPr>
              <w:rPr>
                <w:rFonts w:ascii="Calibri" w:hAnsi="Calibri" w:cs="Calibri"/>
                <w:b/>
              </w:rPr>
            </w:pPr>
            <w:r w:rsidRPr="00702EE3">
              <w:rPr>
                <w:rFonts w:ascii="Calibri" w:hAnsi="Calibri" w:cs="Calibri"/>
                <w:b/>
              </w:rPr>
              <w:t>6</w:t>
            </w:r>
          </w:p>
        </w:tc>
        <w:tc>
          <w:tcPr>
            <w:tcW w:w="10843" w:type="dxa"/>
            <w:shd w:val="clear" w:color="auto" w:fill="FFE599"/>
            <w:vAlign w:val="center"/>
          </w:tcPr>
          <w:p w14:paraId="46850488" w14:textId="3F910AE4" w:rsidR="0041139F" w:rsidRPr="00702EE3" w:rsidRDefault="0041139F" w:rsidP="0041139F">
            <w:pPr>
              <w:rPr>
                <w:rFonts w:ascii="Calibri" w:hAnsi="Calibri" w:cs="Calibri"/>
                <w:i/>
                <w:color w:val="000000"/>
                <w:lang w:eastAsia="ro-RO"/>
              </w:rPr>
            </w:pPr>
            <w:r w:rsidRPr="00702EE3">
              <w:rPr>
                <w:rFonts w:ascii="Calibri" w:hAnsi="Calibri" w:cs="Calibri"/>
                <w:b/>
              </w:rPr>
              <w:t xml:space="preserve">Principiul produsului cu înaltă valoare adăugată (ex. produse care participă la scheme de calitate recunoscute la nivel național, european) </w:t>
            </w:r>
          </w:p>
        </w:tc>
        <w:tc>
          <w:tcPr>
            <w:tcW w:w="2700" w:type="dxa"/>
            <w:shd w:val="clear" w:color="auto" w:fill="FFE599"/>
            <w:vAlign w:val="center"/>
          </w:tcPr>
          <w:p w14:paraId="780BBFE0" w14:textId="561E3DEA" w:rsidR="0041139F" w:rsidRPr="00702EE3" w:rsidRDefault="0041139F" w:rsidP="0041139F">
            <w:pPr>
              <w:jc w:val="center"/>
              <w:rPr>
                <w:rFonts w:ascii="Calibri" w:hAnsi="Calibri" w:cs="Calibri"/>
              </w:rPr>
            </w:pPr>
            <w:r w:rsidRPr="00702EE3">
              <w:rPr>
                <w:rFonts w:ascii="Calibri" w:hAnsi="Calibri" w:cs="Calibri"/>
                <w:b/>
              </w:rPr>
              <w:t>Maximum  5 puncte</w:t>
            </w:r>
          </w:p>
        </w:tc>
      </w:tr>
      <w:tr w:rsidR="0041139F" w:rsidRPr="00702EE3" w14:paraId="401DAD12" w14:textId="4086B455" w:rsidTr="00130042">
        <w:tblPrEx>
          <w:jc w:val="center"/>
        </w:tblPrEx>
        <w:trPr>
          <w:gridAfter w:val="1"/>
          <w:wAfter w:w="792" w:type="dxa"/>
          <w:trHeight w:val="352"/>
          <w:jc w:val="center"/>
        </w:trPr>
        <w:tc>
          <w:tcPr>
            <w:tcW w:w="407" w:type="dxa"/>
            <w:shd w:val="clear" w:color="auto" w:fill="auto"/>
            <w:vAlign w:val="center"/>
          </w:tcPr>
          <w:p w14:paraId="53737C11" w14:textId="531C6A11" w:rsidR="0041139F" w:rsidRPr="00702EE3" w:rsidRDefault="0041139F" w:rsidP="0041139F">
            <w:pPr>
              <w:rPr>
                <w:rFonts w:ascii="Calibri" w:hAnsi="Calibri" w:cs="Calibri"/>
                <w:b/>
              </w:rPr>
            </w:pPr>
          </w:p>
        </w:tc>
        <w:tc>
          <w:tcPr>
            <w:tcW w:w="10843" w:type="dxa"/>
            <w:shd w:val="clear" w:color="auto" w:fill="auto"/>
            <w:vAlign w:val="center"/>
          </w:tcPr>
          <w:p w14:paraId="106B6CEC" w14:textId="3D36D449" w:rsidR="0041139F" w:rsidRPr="00702EE3" w:rsidRDefault="0041139F" w:rsidP="0041139F">
            <w:pPr>
              <w:jc w:val="both"/>
              <w:rPr>
                <w:rFonts w:ascii="Calibri" w:hAnsi="Calibri" w:cs="Calibri"/>
              </w:rPr>
            </w:pPr>
            <w:r w:rsidRPr="00702EE3">
              <w:rPr>
                <w:rFonts w:ascii="Calibri" w:hAnsi="Calibri" w:cs="Calibri"/>
                <w:b/>
              </w:rPr>
              <w:t xml:space="preserve">6.1. </w:t>
            </w:r>
            <w:r w:rsidRPr="00702EE3">
              <w:rPr>
                <w:rFonts w:ascii="Calibri" w:hAnsi="Calibri" w:cs="Calibri"/>
              </w:rPr>
              <w:t xml:space="preserve">Investiţia este destinată sistemului de cultură ecologic </w:t>
            </w:r>
          </w:p>
          <w:p w14:paraId="67A5E572" w14:textId="3359796E" w:rsidR="0041139F" w:rsidRPr="00702EE3" w:rsidRDefault="0041139F" w:rsidP="0041139F">
            <w:pPr>
              <w:jc w:val="both"/>
              <w:rPr>
                <w:rFonts w:ascii="Calibri" w:hAnsi="Calibri" w:cs="Calibri"/>
              </w:rPr>
            </w:pPr>
            <w:r w:rsidRPr="00702EE3">
              <w:rPr>
                <w:rFonts w:ascii="Calibri" w:hAnsi="Calibri" w:cs="Calibri"/>
              </w:rPr>
              <w:t>Punctajul se acordă proporțional cu suprafața agricolă în conversie și/sau certificată în total suprafață agricolă.</w:t>
            </w:r>
          </w:p>
          <w:p w14:paraId="626047E3" w14:textId="5E7FC6B9" w:rsidR="0041139F" w:rsidRPr="00702EE3" w:rsidRDefault="0041139F" w:rsidP="0041139F">
            <w:pPr>
              <w:jc w:val="both"/>
              <w:rPr>
                <w:rFonts w:ascii="Calibri" w:hAnsi="Calibri" w:cs="Calibri"/>
                <w:b/>
              </w:rPr>
            </w:pPr>
          </w:p>
        </w:tc>
        <w:tc>
          <w:tcPr>
            <w:tcW w:w="2700" w:type="dxa"/>
            <w:shd w:val="clear" w:color="auto" w:fill="auto"/>
            <w:vAlign w:val="center"/>
          </w:tcPr>
          <w:p w14:paraId="22B2CAE0" w14:textId="1D5E2A3A" w:rsidR="0041139F" w:rsidRPr="00702EE3" w:rsidRDefault="0041139F" w:rsidP="0041139F">
            <w:pPr>
              <w:jc w:val="center"/>
              <w:rPr>
                <w:rFonts w:ascii="Calibri" w:hAnsi="Calibri" w:cs="Calibri"/>
                <w:b/>
              </w:rPr>
            </w:pPr>
            <w:r w:rsidRPr="00702EE3">
              <w:rPr>
                <w:rFonts w:ascii="Calibri" w:hAnsi="Calibri" w:cs="Calibri"/>
                <w:b/>
              </w:rPr>
              <w:t>5 p</w:t>
            </w:r>
          </w:p>
        </w:tc>
      </w:tr>
      <w:tr w:rsidR="00BD54C6" w:rsidRPr="00702EE3" w14:paraId="36C3F1EC" w14:textId="77777777" w:rsidTr="00120AEA">
        <w:tblPrEx>
          <w:jc w:val="center"/>
        </w:tblPrEx>
        <w:trPr>
          <w:gridAfter w:val="1"/>
          <w:wAfter w:w="792" w:type="dxa"/>
          <w:trHeight w:val="633"/>
          <w:jc w:val="center"/>
        </w:trPr>
        <w:tc>
          <w:tcPr>
            <w:tcW w:w="407" w:type="dxa"/>
            <w:shd w:val="clear" w:color="auto" w:fill="auto"/>
            <w:vAlign w:val="center"/>
          </w:tcPr>
          <w:p w14:paraId="633457A7" w14:textId="77777777" w:rsidR="00BD54C6" w:rsidRPr="00702EE3" w:rsidRDefault="00BD54C6" w:rsidP="0041139F">
            <w:pPr>
              <w:rPr>
                <w:rFonts w:ascii="Calibri" w:hAnsi="Calibri" w:cs="Calibri"/>
                <w:b/>
              </w:rPr>
            </w:pPr>
          </w:p>
        </w:tc>
        <w:tc>
          <w:tcPr>
            <w:tcW w:w="10843" w:type="dxa"/>
            <w:shd w:val="clear" w:color="auto" w:fill="auto"/>
            <w:vAlign w:val="center"/>
          </w:tcPr>
          <w:p w14:paraId="6A138D56" w14:textId="077F509F" w:rsidR="00BD54C6" w:rsidRPr="00702EE3" w:rsidRDefault="00BD54C6" w:rsidP="0041139F">
            <w:pPr>
              <w:jc w:val="both"/>
              <w:rPr>
                <w:rFonts w:ascii="Calibri" w:hAnsi="Calibri" w:cs="Calibri"/>
                <w:b/>
              </w:rPr>
            </w:pPr>
            <w:r w:rsidRPr="00702EE3">
              <w:rPr>
                <w:rFonts w:ascii="Calibri" w:hAnsi="Calibri" w:cs="Calibri"/>
                <w:b/>
              </w:rPr>
              <w:t>Doc. 10.1, 10.2, CF, Declaratia F</w:t>
            </w:r>
          </w:p>
        </w:tc>
        <w:tc>
          <w:tcPr>
            <w:tcW w:w="2700" w:type="dxa"/>
            <w:shd w:val="clear" w:color="auto" w:fill="auto"/>
            <w:vAlign w:val="center"/>
          </w:tcPr>
          <w:p w14:paraId="0B221D1F" w14:textId="77777777" w:rsidR="00BD54C6" w:rsidRPr="00702EE3" w:rsidRDefault="00BD54C6" w:rsidP="0041139F">
            <w:pPr>
              <w:jc w:val="center"/>
              <w:rPr>
                <w:rFonts w:ascii="Calibri" w:hAnsi="Calibri" w:cs="Calibri"/>
                <w:b/>
              </w:rPr>
            </w:pPr>
          </w:p>
        </w:tc>
      </w:tr>
      <w:tr w:rsidR="0041139F" w:rsidRPr="00702EE3" w14:paraId="0428E97B" w14:textId="77777777" w:rsidTr="00120AEA">
        <w:tblPrEx>
          <w:jc w:val="center"/>
        </w:tblPrEx>
        <w:trPr>
          <w:gridAfter w:val="1"/>
          <w:wAfter w:w="792" w:type="dxa"/>
          <w:trHeight w:val="633"/>
          <w:jc w:val="center"/>
        </w:trPr>
        <w:tc>
          <w:tcPr>
            <w:tcW w:w="407" w:type="dxa"/>
            <w:shd w:val="clear" w:color="auto" w:fill="auto"/>
            <w:vAlign w:val="center"/>
          </w:tcPr>
          <w:p w14:paraId="572C9105" w14:textId="5F5F11F3" w:rsidR="0041139F" w:rsidRPr="00702EE3" w:rsidRDefault="0041139F" w:rsidP="0041139F">
            <w:pPr>
              <w:rPr>
                <w:rFonts w:ascii="Calibri" w:hAnsi="Calibri" w:cs="Calibri"/>
                <w:b/>
              </w:rPr>
            </w:pPr>
            <w:r w:rsidRPr="00702EE3">
              <w:rPr>
                <w:rFonts w:ascii="Calibri" w:hAnsi="Calibri" w:cs="Calibri"/>
                <w:b/>
              </w:rPr>
              <w:lastRenderedPageBreak/>
              <w:t>7</w:t>
            </w:r>
          </w:p>
        </w:tc>
        <w:tc>
          <w:tcPr>
            <w:tcW w:w="10843" w:type="dxa"/>
            <w:shd w:val="clear" w:color="auto" w:fill="auto"/>
            <w:vAlign w:val="center"/>
          </w:tcPr>
          <w:p w14:paraId="63C45ABC" w14:textId="1E251183" w:rsidR="0041139F" w:rsidRPr="00702EE3" w:rsidRDefault="0041139F" w:rsidP="0041139F">
            <w:pPr>
              <w:jc w:val="both"/>
              <w:rPr>
                <w:rFonts w:ascii="Calibri" w:hAnsi="Calibri" w:cs="Calibri"/>
                <w:b/>
              </w:rPr>
            </w:pPr>
            <w:r w:rsidRPr="00702EE3">
              <w:rPr>
                <w:rFonts w:ascii="Calibri" w:hAnsi="Calibri" w:cs="Calibri"/>
                <w:b/>
              </w:rPr>
              <w:t xml:space="preserve">Principiul nivelului de calificare în domeniul agricol al managerului exploatației </w:t>
            </w:r>
            <w:r w:rsidR="00A27FC7" w:rsidRPr="00702EE3">
              <w:rPr>
                <w:rFonts w:ascii="Calibri" w:hAnsi="Calibri" w:cs="Calibri"/>
                <w:b/>
              </w:rPr>
              <w:t>agricole</w:t>
            </w:r>
          </w:p>
        </w:tc>
        <w:tc>
          <w:tcPr>
            <w:tcW w:w="2700" w:type="dxa"/>
            <w:shd w:val="clear" w:color="auto" w:fill="auto"/>
            <w:vAlign w:val="center"/>
          </w:tcPr>
          <w:p w14:paraId="7ED9CA0A" w14:textId="1900F1E3" w:rsidR="0041139F" w:rsidRPr="00702EE3" w:rsidRDefault="007D1EB7" w:rsidP="0041139F">
            <w:pPr>
              <w:jc w:val="center"/>
              <w:rPr>
                <w:rFonts w:ascii="Calibri" w:hAnsi="Calibri" w:cs="Calibri"/>
                <w:b/>
              </w:rPr>
            </w:pPr>
            <w:r w:rsidRPr="00702EE3">
              <w:rPr>
                <w:rFonts w:ascii="Calibri" w:hAnsi="Calibri" w:cs="Calibri"/>
                <w:b/>
              </w:rPr>
              <w:t xml:space="preserve">Maxim </w:t>
            </w:r>
            <w:r w:rsidR="0041139F" w:rsidRPr="00702EE3">
              <w:rPr>
                <w:rFonts w:ascii="Calibri" w:hAnsi="Calibri" w:cs="Calibri"/>
                <w:b/>
              </w:rPr>
              <w:t>3 puncte</w:t>
            </w:r>
          </w:p>
        </w:tc>
      </w:tr>
      <w:tr w:rsidR="0041139F" w:rsidRPr="00702EE3" w14:paraId="0E6F40EC" w14:textId="77777777" w:rsidTr="00120AEA">
        <w:tblPrEx>
          <w:jc w:val="center"/>
        </w:tblPrEx>
        <w:trPr>
          <w:gridAfter w:val="1"/>
          <w:wAfter w:w="792" w:type="dxa"/>
          <w:trHeight w:val="633"/>
          <w:jc w:val="center"/>
        </w:trPr>
        <w:tc>
          <w:tcPr>
            <w:tcW w:w="407" w:type="dxa"/>
            <w:shd w:val="clear" w:color="auto" w:fill="auto"/>
            <w:vAlign w:val="center"/>
          </w:tcPr>
          <w:p w14:paraId="0FFF9E63" w14:textId="77777777" w:rsidR="0041139F" w:rsidRPr="00702EE3" w:rsidRDefault="0041139F" w:rsidP="0041139F">
            <w:pPr>
              <w:rPr>
                <w:rFonts w:ascii="Calibri" w:hAnsi="Calibri" w:cs="Calibri"/>
                <w:b/>
              </w:rPr>
            </w:pPr>
          </w:p>
        </w:tc>
        <w:tc>
          <w:tcPr>
            <w:tcW w:w="10843" w:type="dxa"/>
            <w:shd w:val="clear" w:color="auto" w:fill="auto"/>
            <w:vAlign w:val="center"/>
          </w:tcPr>
          <w:p w14:paraId="2F02101D" w14:textId="156D9568" w:rsidR="007D1EB7" w:rsidRPr="00702EE3" w:rsidRDefault="007D1EB7" w:rsidP="007D1EB7">
            <w:pPr>
              <w:jc w:val="both"/>
              <w:rPr>
                <w:rFonts w:asciiTheme="minorHAnsi" w:hAnsiTheme="minorHAnsi" w:cstheme="minorHAnsi"/>
              </w:rPr>
            </w:pPr>
            <w:r w:rsidRPr="00702EE3">
              <w:rPr>
                <w:rFonts w:asciiTheme="minorHAnsi" w:hAnsiTheme="minorHAnsi" w:cstheme="minorHAnsi"/>
                <w:b/>
              </w:rPr>
              <w:t>7.1 Studii superioare</w:t>
            </w:r>
          </w:p>
          <w:p w14:paraId="5AC446D9" w14:textId="77777777" w:rsidR="006C7914" w:rsidRPr="00702EE3" w:rsidRDefault="007D1EB7" w:rsidP="0071519A">
            <w:pPr>
              <w:jc w:val="both"/>
              <w:rPr>
                <w:rFonts w:ascii="Calibri" w:hAnsi="Calibri" w:cs="Calibri"/>
                <w:b/>
              </w:rPr>
            </w:pPr>
            <w:r w:rsidRPr="00702EE3">
              <w:rPr>
                <w:rFonts w:ascii="Calibri" w:hAnsi="Calibri" w:cs="Calibri"/>
                <w:b/>
              </w:rPr>
              <w:t>7.2 Studii superioare an terminal sau studii superioare absolvite fără diplomă de licență</w:t>
            </w:r>
          </w:p>
          <w:p w14:paraId="0F7C6989" w14:textId="6C8EE47A" w:rsidR="005D7EB4" w:rsidRPr="00702EE3" w:rsidRDefault="005D7EB4" w:rsidP="005D7EB4">
            <w:pPr>
              <w:jc w:val="both"/>
              <w:rPr>
                <w:rFonts w:ascii="Calibri" w:hAnsi="Calibri" w:cs="Calibri"/>
                <w:b/>
              </w:rPr>
            </w:pPr>
            <w:r w:rsidRPr="00702EE3">
              <w:rPr>
                <w:rFonts w:ascii="Calibri" w:hAnsi="Calibri" w:cs="Calibri"/>
                <w:b/>
              </w:rPr>
              <w:t>7.3 Studii liceale, sau postliceale sau învățământ terțiar nonuniversitar sau școli profesionale</w:t>
            </w:r>
          </w:p>
          <w:p w14:paraId="5C6BE5FB" w14:textId="6F5CEB85" w:rsidR="005D7EB4" w:rsidRPr="00702EE3" w:rsidRDefault="005D7EB4" w:rsidP="005D7EB4">
            <w:pPr>
              <w:jc w:val="both"/>
              <w:rPr>
                <w:rFonts w:ascii="Calibri" w:hAnsi="Calibri" w:cs="Calibri"/>
                <w:b/>
              </w:rPr>
            </w:pPr>
          </w:p>
        </w:tc>
        <w:tc>
          <w:tcPr>
            <w:tcW w:w="2700" w:type="dxa"/>
            <w:shd w:val="clear" w:color="auto" w:fill="auto"/>
            <w:vAlign w:val="center"/>
          </w:tcPr>
          <w:p w14:paraId="1473C92B" w14:textId="13546A48" w:rsidR="0041139F" w:rsidRPr="00702EE3" w:rsidRDefault="0041139F" w:rsidP="007D1EB7">
            <w:pPr>
              <w:rPr>
                <w:rFonts w:ascii="Calibri" w:hAnsi="Calibri" w:cs="Calibri"/>
                <w:b/>
              </w:rPr>
            </w:pPr>
            <w:r w:rsidRPr="00702EE3">
              <w:rPr>
                <w:rFonts w:ascii="Calibri" w:hAnsi="Calibri" w:cs="Calibri"/>
                <w:b/>
              </w:rPr>
              <w:t>3 p</w:t>
            </w:r>
          </w:p>
          <w:p w14:paraId="7B03DB4A" w14:textId="77777777" w:rsidR="007D1EB7" w:rsidRPr="00702EE3" w:rsidRDefault="0071519A" w:rsidP="00130042">
            <w:pPr>
              <w:rPr>
                <w:rFonts w:ascii="Calibri" w:hAnsi="Calibri" w:cs="Calibri"/>
                <w:b/>
              </w:rPr>
            </w:pPr>
            <w:r w:rsidRPr="00702EE3">
              <w:rPr>
                <w:rFonts w:ascii="Calibri" w:hAnsi="Calibri" w:cs="Calibri"/>
                <w:b/>
              </w:rPr>
              <w:t>2 p</w:t>
            </w:r>
          </w:p>
          <w:p w14:paraId="3262AC0D" w14:textId="52DD1873" w:rsidR="005D7EB4" w:rsidRPr="00702EE3" w:rsidRDefault="005D7EB4" w:rsidP="00130042">
            <w:pPr>
              <w:rPr>
                <w:rFonts w:ascii="Calibri" w:hAnsi="Calibri" w:cs="Calibri"/>
                <w:b/>
              </w:rPr>
            </w:pPr>
            <w:r w:rsidRPr="00702EE3">
              <w:rPr>
                <w:rFonts w:ascii="Calibri" w:hAnsi="Calibri" w:cs="Calibri"/>
                <w:b/>
              </w:rPr>
              <w:t>1 p</w:t>
            </w:r>
          </w:p>
        </w:tc>
      </w:tr>
      <w:tr w:rsidR="00BD54C6" w:rsidRPr="00702EE3" w14:paraId="2198BCD7" w14:textId="77777777" w:rsidTr="00120AEA">
        <w:tblPrEx>
          <w:jc w:val="center"/>
        </w:tblPrEx>
        <w:trPr>
          <w:gridAfter w:val="1"/>
          <w:wAfter w:w="792" w:type="dxa"/>
          <w:trHeight w:val="633"/>
          <w:jc w:val="center"/>
        </w:trPr>
        <w:tc>
          <w:tcPr>
            <w:tcW w:w="407" w:type="dxa"/>
            <w:shd w:val="clear" w:color="auto" w:fill="auto"/>
            <w:vAlign w:val="center"/>
          </w:tcPr>
          <w:p w14:paraId="44BADB40" w14:textId="77777777" w:rsidR="00BD54C6" w:rsidRPr="00702EE3" w:rsidRDefault="00BD54C6" w:rsidP="0041139F">
            <w:pPr>
              <w:rPr>
                <w:rFonts w:ascii="Calibri" w:hAnsi="Calibri" w:cs="Calibri"/>
                <w:b/>
              </w:rPr>
            </w:pPr>
          </w:p>
        </w:tc>
        <w:tc>
          <w:tcPr>
            <w:tcW w:w="10843" w:type="dxa"/>
            <w:shd w:val="clear" w:color="auto" w:fill="auto"/>
            <w:vAlign w:val="center"/>
          </w:tcPr>
          <w:p w14:paraId="4F7A00D6" w14:textId="58DD7622" w:rsidR="00BD54C6" w:rsidRPr="00702EE3" w:rsidRDefault="00BD54C6" w:rsidP="00BD3247">
            <w:pPr>
              <w:jc w:val="both"/>
              <w:rPr>
                <w:rFonts w:ascii="Calibri" w:hAnsi="Calibri" w:cs="Calibri"/>
                <w:b/>
              </w:rPr>
            </w:pPr>
            <w:r w:rsidRPr="00702EE3">
              <w:rPr>
                <w:rFonts w:ascii="Calibri" w:hAnsi="Calibri" w:cs="Calibri"/>
                <w:b/>
              </w:rPr>
              <w:t>Doc. 9.1, 9.2, 9.3, 9.4, 9.5</w:t>
            </w:r>
          </w:p>
        </w:tc>
        <w:tc>
          <w:tcPr>
            <w:tcW w:w="2700" w:type="dxa"/>
            <w:shd w:val="clear" w:color="auto" w:fill="auto"/>
            <w:vAlign w:val="center"/>
          </w:tcPr>
          <w:p w14:paraId="167F02BD" w14:textId="77777777" w:rsidR="00BD54C6" w:rsidRPr="00702EE3" w:rsidRDefault="00BD54C6" w:rsidP="0041139F">
            <w:pPr>
              <w:jc w:val="center"/>
              <w:rPr>
                <w:rFonts w:ascii="Calibri" w:hAnsi="Calibri" w:cs="Calibri"/>
                <w:b/>
              </w:rPr>
            </w:pPr>
          </w:p>
        </w:tc>
      </w:tr>
    </w:tbl>
    <w:p w14:paraId="6CDFAFBE" w14:textId="46EBBE65" w:rsidR="009D6A2A" w:rsidRPr="00702EE3" w:rsidRDefault="009D6A2A" w:rsidP="00D7679E">
      <w:pPr>
        <w:tabs>
          <w:tab w:val="left" w:pos="5325"/>
        </w:tabs>
        <w:rPr>
          <w:rFonts w:ascii="Calibri" w:hAnsi="Calibri" w:cs="Calibri"/>
          <w:b/>
          <w:noProof/>
        </w:rPr>
      </w:pPr>
    </w:p>
    <w:p w14:paraId="46A9ED4C" w14:textId="07ED19B6" w:rsidR="009D6A2A" w:rsidRPr="00702EE3" w:rsidRDefault="009D6A2A" w:rsidP="00D7679E">
      <w:pPr>
        <w:tabs>
          <w:tab w:val="left" w:pos="5325"/>
        </w:tabs>
        <w:rPr>
          <w:rFonts w:ascii="Calibri" w:hAnsi="Calibri" w:cs="Calibri"/>
          <w:b/>
          <w:noProof/>
        </w:rPr>
      </w:pPr>
    </w:p>
    <w:p w14:paraId="5679D245" w14:textId="57468004" w:rsidR="00D7679E" w:rsidRPr="00702EE3" w:rsidRDefault="00D7679E" w:rsidP="00D7679E">
      <w:pPr>
        <w:tabs>
          <w:tab w:val="left" w:pos="5325"/>
        </w:tabs>
        <w:rPr>
          <w:rFonts w:ascii="Calibri" w:hAnsi="Calibri" w:cs="Calibri"/>
          <w:b/>
          <w:noProof/>
        </w:rPr>
      </w:pPr>
      <w:r w:rsidRPr="00702EE3">
        <w:rPr>
          <w:rFonts w:ascii="Calibri" w:hAnsi="Calibri" w:cs="Calibri"/>
          <w:b/>
          <w:noProof/>
        </w:rPr>
        <w:t>II) Sfeclă de zahăr, inclusiv formele asociative din sector</w:t>
      </w:r>
    </w:p>
    <w:p w14:paraId="1A8486BF" w14:textId="77777777" w:rsidR="00D7679E" w:rsidRPr="00702EE3" w:rsidRDefault="00D7679E" w:rsidP="00D7679E">
      <w:pPr>
        <w:tabs>
          <w:tab w:val="left" w:pos="5325"/>
        </w:tabs>
        <w:rPr>
          <w:rFonts w:ascii="Calibri" w:hAnsi="Calibri" w:cs="Calibri"/>
          <w:b/>
          <w:noProof/>
        </w:rPr>
      </w:pPr>
    </w:p>
    <w:tbl>
      <w:tblPr>
        <w:tblW w:w="1379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5"/>
        <w:gridCol w:w="10800"/>
        <w:gridCol w:w="2636"/>
      </w:tblGrid>
      <w:tr w:rsidR="00D7679E" w:rsidRPr="00702EE3" w14:paraId="4123AFC1" w14:textId="77777777" w:rsidTr="00130042">
        <w:trPr>
          <w:trHeight w:val="551"/>
          <w:jc w:val="center"/>
        </w:trPr>
        <w:tc>
          <w:tcPr>
            <w:tcW w:w="13791" w:type="dxa"/>
            <w:gridSpan w:val="3"/>
            <w:tcBorders>
              <w:top w:val="single" w:sz="4" w:space="0" w:color="auto"/>
              <w:left w:val="single" w:sz="4" w:space="0" w:color="auto"/>
              <w:bottom w:val="single" w:sz="4" w:space="0" w:color="auto"/>
              <w:right w:val="single" w:sz="4" w:space="0" w:color="auto"/>
            </w:tcBorders>
            <w:shd w:val="clear" w:color="auto" w:fill="A8D08D"/>
            <w:vAlign w:val="center"/>
          </w:tcPr>
          <w:p w14:paraId="69321384" w14:textId="77777777" w:rsidR="00D7679E" w:rsidRPr="00702EE3" w:rsidRDefault="00D7679E" w:rsidP="00D7679E">
            <w:pPr>
              <w:ind w:firstLine="160"/>
              <w:rPr>
                <w:rFonts w:ascii="Calibri" w:hAnsi="Calibri" w:cs="Calibri"/>
                <w:b/>
              </w:rPr>
            </w:pPr>
            <w:bookmarkStart w:id="2" w:name="_Hlk164156942"/>
            <w:r w:rsidRPr="00702EE3">
              <w:rPr>
                <w:rFonts w:ascii="Calibri" w:hAnsi="Calibri" w:cs="Calibri"/>
                <w:b/>
              </w:rPr>
              <w:t>P 4.1.1 – Achiziții simple de utilaje agricole la nivelul fermei (vegetal)</w:t>
            </w:r>
          </w:p>
        </w:tc>
      </w:tr>
      <w:tr w:rsidR="00510814" w:rsidRPr="00702EE3" w14:paraId="17F6214F" w14:textId="77777777" w:rsidTr="00510814">
        <w:trPr>
          <w:trHeight w:val="417"/>
          <w:jc w:val="center"/>
        </w:trPr>
        <w:tc>
          <w:tcPr>
            <w:tcW w:w="355" w:type="dxa"/>
            <w:shd w:val="clear" w:color="auto" w:fill="FFE599"/>
            <w:vAlign w:val="center"/>
          </w:tcPr>
          <w:p w14:paraId="111A622C" w14:textId="77777777" w:rsidR="00D7679E" w:rsidRPr="00702EE3" w:rsidRDefault="00D7679E" w:rsidP="00510814">
            <w:pPr>
              <w:ind w:left="-1100" w:firstLine="1100"/>
              <w:jc w:val="both"/>
              <w:rPr>
                <w:rFonts w:ascii="Calibri" w:hAnsi="Calibri" w:cs="Calibri"/>
                <w:b/>
                <w:color w:val="000000"/>
              </w:rPr>
            </w:pPr>
            <w:r w:rsidRPr="00702EE3">
              <w:rPr>
                <w:rFonts w:ascii="Calibri" w:hAnsi="Calibri" w:cs="Calibri"/>
                <w:b/>
                <w:color w:val="000000"/>
              </w:rPr>
              <w:t>1</w:t>
            </w:r>
          </w:p>
        </w:tc>
        <w:tc>
          <w:tcPr>
            <w:tcW w:w="10800" w:type="dxa"/>
            <w:shd w:val="clear" w:color="auto" w:fill="FFE599"/>
            <w:vAlign w:val="center"/>
          </w:tcPr>
          <w:p w14:paraId="3C34EA68" w14:textId="77777777" w:rsidR="00D7679E" w:rsidRPr="00702EE3" w:rsidRDefault="00D7679E" w:rsidP="00EB78EB">
            <w:pPr>
              <w:jc w:val="both"/>
              <w:rPr>
                <w:rFonts w:ascii="Calibri" w:hAnsi="Calibri" w:cs="Calibri"/>
                <w:b/>
                <w:color w:val="000000"/>
              </w:rPr>
            </w:pPr>
            <w:r w:rsidRPr="00702EE3">
              <w:rPr>
                <w:rFonts w:ascii="Calibri" w:hAnsi="Calibri" w:cs="Calibri"/>
                <w:b/>
                <w:color w:val="000000"/>
              </w:rPr>
              <w:t>Principiul asocierii fermierilor</w:t>
            </w:r>
          </w:p>
        </w:tc>
        <w:tc>
          <w:tcPr>
            <w:tcW w:w="2636" w:type="dxa"/>
            <w:shd w:val="clear" w:color="auto" w:fill="FFE599"/>
            <w:vAlign w:val="center"/>
          </w:tcPr>
          <w:p w14:paraId="55116901" w14:textId="77777777" w:rsidR="00D7679E" w:rsidRPr="00702EE3" w:rsidRDefault="00D7679E" w:rsidP="00EB78EB">
            <w:pPr>
              <w:jc w:val="center"/>
              <w:rPr>
                <w:rFonts w:ascii="Calibri" w:hAnsi="Calibri" w:cs="Calibri"/>
                <w:b/>
                <w:color w:val="000000"/>
              </w:rPr>
            </w:pPr>
            <w:r w:rsidRPr="00702EE3">
              <w:rPr>
                <w:rFonts w:ascii="Calibri" w:hAnsi="Calibri" w:cs="Calibri"/>
                <w:b/>
                <w:color w:val="000000"/>
              </w:rPr>
              <w:t>Maximum  25 puncte</w:t>
            </w:r>
          </w:p>
        </w:tc>
      </w:tr>
      <w:tr w:rsidR="00510814" w:rsidRPr="00702EE3" w14:paraId="44E3E24B" w14:textId="77777777" w:rsidTr="00510814">
        <w:trPr>
          <w:trHeight w:val="417"/>
          <w:jc w:val="center"/>
        </w:trPr>
        <w:tc>
          <w:tcPr>
            <w:tcW w:w="355" w:type="dxa"/>
            <w:shd w:val="clear" w:color="auto" w:fill="FFE599"/>
            <w:vAlign w:val="center"/>
          </w:tcPr>
          <w:p w14:paraId="58689449" w14:textId="77777777" w:rsidR="00D7679E" w:rsidRPr="00702EE3" w:rsidRDefault="00D7679E" w:rsidP="00EB78EB">
            <w:pPr>
              <w:jc w:val="both"/>
              <w:rPr>
                <w:rFonts w:ascii="Calibri" w:hAnsi="Calibri" w:cs="Calibri"/>
                <w:b/>
                <w:color w:val="000000"/>
              </w:rPr>
            </w:pPr>
          </w:p>
        </w:tc>
        <w:tc>
          <w:tcPr>
            <w:tcW w:w="10800" w:type="dxa"/>
            <w:shd w:val="clear" w:color="auto" w:fill="FFE599"/>
            <w:vAlign w:val="center"/>
          </w:tcPr>
          <w:p w14:paraId="0114DAF8" w14:textId="5670E8BB" w:rsidR="00D7679E" w:rsidRPr="00702EE3" w:rsidRDefault="00D7679E" w:rsidP="00130042">
            <w:pPr>
              <w:jc w:val="both"/>
              <w:rPr>
                <w:rFonts w:ascii="Calibri" w:hAnsi="Calibri" w:cs="Calibri"/>
                <w:b/>
                <w:color w:val="000000"/>
              </w:rPr>
            </w:pPr>
            <w:r w:rsidRPr="00702EE3">
              <w:rPr>
                <w:rFonts w:ascii="Calibri" w:hAnsi="Calibri" w:cs="Calibri"/>
                <w:b/>
              </w:rPr>
              <w:t>1.1 Grupuri și organizații de  producători,</w:t>
            </w:r>
            <w:r w:rsidR="00D04647" w:rsidRPr="00702EE3">
              <w:rPr>
                <w:rFonts w:ascii="Calibri" w:hAnsi="Calibri" w:cs="Calibri"/>
                <w:b/>
              </w:rPr>
              <w:t xml:space="preserve"> </w:t>
            </w:r>
            <w:r w:rsidRPr="00702EE3">
              <w:rPr>
                <w:rFonts w:ascii="Calibri" w:hAnsi="Calibri" w:cs="Calibri"/>
                <w:b/>
              </w:rPr>
              <w:t>cooperative și societăți cooperative</w:t>
            </w:r>
          </w:p>
        </w:tc>
        <w:tc>
          <w:tcPr>
            <w:tcW w:w="2636" w:type="dxa"/>
            <w:shd w:val="clear" w:color="auto" w:fill="FFE599"/>
            <w:vAlign w:val="center"/>
          </w:tcPr>
          <w:p w14:paraId="1820FF03" w14:textId="77777777" w:rsidR="00D7679E" w:rsidRPr="00702EE3" w:rsidRDefault="00D7679E" w:rsidP="00EB78EB">
            <w:pPr>
              <w:jc w:val="center"/>
              <w:rPr>
                <w:rFonts w:ascii="Calibri" w:hAnsi="Calibri" w:cs="Calibri"/>
                <w:b/>
                <w:color w:val="000000"/>
              </w:rPr>
            </w:pPr>
            <w:r w:rsidRPr="00702EE3">
              <w:rPr>
                <w:rFonts w:ascii="Calibri" w:hAnsi="Calibri" w:cs="Calibri"/>
                <w:b/>
                <w:color w:val="000000"/>
              </w:rPr>
              <w:t>25 p</w:t>
            </w:r>
          </w:p>
        </w:tc>
      </w:tr>
      <w:tr w:rsidR="00621470" w:rsidRPr="00702EE3" w14:paraId="3E87F682" w14:textId="77777777" w:rsidTr="0071519A">
        <w:trPr>
          <w:trHeight w:val="417"/>
          <w:jc w:val="center"/>
        </w:trPr>
        <w:tc>
          <w:tcPr>
            <w:tcW w:w="355" w:type="dxa"/>
            <w:shd w:val="clear" w:color="auto" w:fill="auto"/>
            <w:vAlign w:val="center"/>
          </w:tcPr>
          <w:p w14:paraId="0ADDE71D" w14:textId="77777777" w:rsidR="00621470" w:rsidRPr="00702EE3" w:rsidRDefault="00621470" w:rsidP="00EB78EB">
            <w:pPr>
              <w:jc w:val="both"/>
              <w:rPr>
                <w:rFonts w:ascii="Calibri" w:hAnsi="Calibri" w:cs="Calibri"/>
                <w:b/>
                <w:color w:val="000000"/>
              </w:rPr>
            </w:pPr>
          </w:p>
        </w:tc>
        <w:tc>
          <w:tcPr>
            <w:tcW w:w="10800" w:type="dxa"/>
            <w:shd w:val="clear" w:color="auto" w:fill="auto"/>
            <w:vAlign w:val="center"/>
          </w:tcPr>
          <w:p w14:paraId="7DF80133" w14:textId="34D9B493" w:rsidR="00621470" w:rsidRPr="00702EE3" w:rsidRDefault="00621470">
            <w:pPr>
              <w:jc w:val="both"/>
              <w:rPr>
                <w:rFonts w:ascii="Calibri" w:hAnsi="Calibri" w:cs="Calibri"/>
                <w:b/>
              </w:rPr>
            </w:pPr>
            <w:r w:rsidRPr="00702EE3">
              <w:rPr>
                <w:rFonts w:ascii="Calibri" w:hAnsi="Calibri" w:cs="Calibri"/>
                <w:b/>
              </w:rPr>
              <w:t>Doc. 8, Doc. 11, site MADR</w:t>
            </w:r>
          </w:p>
        </w:tc>
        <w:tc>
          <w:tcPr>
            <w:tcW w:w="2636" w:type="dxa"/>
            <w:shd w:val="clear" w:color="auto" w:fill="auto"/>
            <w:vAlign w:val="center"/>
          </w:tcPr>
          <w:p w14:paraId="2E52EE2D" w14:textId="77777777" w:rsidR="00621470" w:rsidRPr="00702EE3" w:rsidRDefault="00621470" w:rsidP="00EB78EB">
            <w:pPr>
              <w:jc w:val="center"/>
              <w:rPr>
                <w:rFonts w:ascii="Calibri" w:hAnsi="Calibri" w:cs="Calibri"/>
                <w:b/>
                <w:color w:val="000000"/>
              </w:rPr>
            </w:pPr>
          </w:p>
        </w:tc>
      </w:tr>
      <w:tr w:rsidR="00510814" w:rsidRPr="00702EE3" w14:paraId="257F76D8" w14:textId="77777777" w:rsidTr="00510814">
        <w:trPr>
          <w:trHeight w:val="417"/>
          <w:jc w:val="center"/>
        </w:trPr>
        <w:tc>
          <w:tcPr>
            <w:tcW w:w="355" w:type="dxa"/>
            <w:shd w:val="clear" w:color="auto" w:fill="FFE599"/>
            <w:vAlign w:val="center"/>
          </w:tcPr>
          <w:p w14:paraId="756D322B" w14:textId="77777777" w:rsidR="00D7679E" w:rsidRPr="00702EE3" w:rsidRDefault="00D7679E" w:rsidP="00EB78EB">
            <w:pPr>
              <w:rPr>
                <w:rFonts w:ascii="Calibri" w:hAnsi="Calibri" w:cs="Calibri"/>
                <w:b/>
                <w:bCs/>
              </w:rPr>
            </w:pPr>
            <w:r w:rsidRPr="00702EE3">
              <w:rPr>
                <w:rFonts w:ascii="Calibri" w:hAnsi="Calibri" w:cs="Calibri"/>
                <w:b/>
                <w:bCs/>
              </w:rPr>
              <w:t>2</w:t>
            </w:r>
          </w:p>
        </w:tc>
        <w:tc>
          <w:tcPr>
            <w:tcW w:w="10800" w:type="dxa"/>
            <w:shd w:val="clear" w:color="auto" w:fill="FFE599"/>
            <w:vAlign w:val="center"/>
          </w:tcPr>
          <w:p w14:paraId="792A98C0" w14:textId="77777777" w:rsidR="00D7679E" w:rsidRPr="00702EE3" w:rsidRDefault="00D7679E" w:rsidP="00EB78EB">
            <w:pPr>
              <w:jc w:val="both"/>
              <w:rPr>
                <w:rFonts w:ascii="Calibri" w:hAnsi="Calibri" w:cs="Calibri"/>
              </w:rPr>
            </w:pPr>
            <w:r w:rsidRPr="00702EE3">
              <w:rPr>
                <w:rFonts w:ascii="Calibri" w:hAnsi="Calibri" w:cs="Calibri"/>
                <w:b/>
                <w:bCs/>
              </w:rPr>
              <w:t>Maturitatea proiectului</w:t>
            </w:r>
            <w:r w:rsidRPr="00702EE3">
              <w:rPr>
                <w:rFonts w:ascii="Calibri" w:hAnsi="Calibri" w:cs="Calibri"/>
                <w:b/>
              </w:rPr>
              <w:t xml:space="preserve"> în sensul documentației aduse la depunere</w:t>
            </w:r>
            <w:r w:rsidRPr="00702EE3">
              <w:rPr>
                <w:rFonts w:ascii="Calibri" w:hAnsi="Calibri" w:cs="Calibri"/>
                <w:b/>
                <w:bCs/>
              </w:rPr>
              <w:t xml:space="preserve"> și a sustenabilității proiectului</w:t>
            </w:r>
            <w:r w:rsidRPr="00702EE3">
              <w:rPr>
                <w:rFonts w:ascii="Calibri" w:hAnsi="Calibri" w:cs="Calibri"/>
                <w:b/>
              </w:rPr>
              <w:t xml:space="preserve"> din perspectiva aspectelor de mediu și managementul riscului</w:t>
            </w:r>
          </w:p>
        </w:tc>
        <w:tc>
          <w:tcPr>
            <w:tcW w:w="2636" w:type="dxa"/>
            <w:shd w:val="clear" w:color="auto" w:fill="FFE599"/>
            <w:vAlign w:val="center"/>
          </w:tcPr>
          <w:p w14:paraId="7232E4C6" w14:textId="77777777" w:rsidR="00D7679E" w:rsidRPr="00702EE3" w:rsidRDefault="00D7679E" w:rsidP="00EB78EB">
            <w:pPr>
              <w:jc w:val="center"/>
              <w:rPr>
                <w:rFonts w:ascii="Calibri" w:hAnsi="Calibri" w:cs="Calibri"/>
                <w:b/>
              </w:rPr>
            </w:pPr>
            <w:r w:rsidRPr="00702EE3">
              <w:rPr>
                <w:rFonts w:ascii="Calibri" w:hAnsi="Calibri" w:cs="Calibri"/>
                <w:b/>
              </w:rPr>
              <w:t>Maximum 40 puncte</w:t>
            </w:r>
          </w:p>
        </w:tc>
      </w:tr>
      <w:tr w:rsidR="00D7679E" w:rsidRPr="00702EE3" w14:paraId="38EDB3EE" w14:textId="77777777" w:rsidTr="00130042">
        <w:trPr>
          <w:trHeight w:val="240"/>
          <w:jc w:val="center"/>
        </w:trPr>
        <w:tc>
          <w:tcPr>
            <w:tcW w:w="355" w:type="dxa"/>
            <w:shd w:val="clear" w:color="auto" w:fill="auto"/>
            <w:vAlign w:val="center"/>
          </w:tcPr>
          <w:p w14:paraId="25FEFA23" w14:textId="77777777" w:rsidR="00D7679E" w:rsidRPr="00702EE3" w:rsidRDefault="00D7679E" w:rsidP="00EB78EB">
            <w:pPr>
              <w:jc w:val="both"/>
              <w:rPr>
                <w:rFonts w:ascii="Calibri" w:hAnsi="Calibri" w:cs="Calibri"/>
                <w:b/>
                <w:bCs/>
              </w:rPr>
            </w:pPr>
          </w:p>
        </w:tc>
        <w:tc>
          <w:tcPr>
            <w:tcW w:w="10800" w:type="dxa"/>
            <w:shd w:val="clear" w:color="auto" w:fill="auto"/>
            <w:vAlign w:val="center"/>
          </w:tcPr>
          <w:p w14:paraId="41CED6FF" w14:textId="77777777" w:rsidR="00D7679E" w:rsidRPr="00702EE3" w:rsidRDefault="00D7679E" w:rsidP="00EB78EB">
            <w:pPr>
              <w:jc w:val="both"/>
              <w:rPr>
                <w:rFonts w:ascii="Calibri" w:hAnsi="Calibri" w:cs="Calibri"/>
                <w:b/>
              </w:rPr>
            </w:pPr>
            <w:r w:rsidRPr="00702EE3">
              <w:rPr>
                <w:rFonts w:ascii="Calibri" w:hAnsi="Calibri" w:cs="Calibri"/>
                <w:b/>
              </w:rPr>
              <w:t>2.1 A</w:t>
            </w:r>
            <w:r w:rsidRPr="00702EE3">
              <w:rPr>
                <w:rFonts w:ascii="Calibri" w:hAnsi="Calibri" w:cs="Calibri"/>
                <w:b/>
                <w:bCs/>
              </w:rPr>
              <w:t>gricultură de precizie și digitalizare</w:t>
            </w:r>
          </w:p>
          <w:p w14:paraId="371ADD03" w14:textId="77777777" w:rsidR="00D7679E" w:rsidRPr="00702EE3" w:rsidRDefault="00D7679E" w:rsidP="00EB78EB">
            <w:pPr>
              <w:jc w:val="both"/>
              <w:rPr>
                <w:rFonts w:ascii="Calibri" w:hAnsi="Calibri" w:cs="Calibri"/>
                <w:b/>
                <w:bCs/>
              </w:rPr>
            </w:pPr>
          </w:p>
          <w:p w14:paraId="1C9D96E8" w14:textId="77777777" w:rsidR="00D7679E" w:rsidRPr="00702EE3" w:rsidRDefault="00D7679E" w:rsidP="00EB78EB">
            <w:pPr>
              <w:jc w:val="both"/>
              <w:rPr>
                <w:rFonts w:ascii="Calibri" w:hAnsi="Calibri" w:cs="Calibri"/>
                <w:bCs/>
              </w:rPr>
            </w:pPr>
            <w:r w:rsidRPr="00702EE3">
              <w:rPr>
                <w:rFonts w:ascii="Calibri" w:hAnsi="Calibri" w:cs="Calibri"/>
                <w:bCs/>
              </w:rPr>
              <w:t>a) combine și/sau încărcător specifice culturii de sfeclă</w:t>
            </w:r>
          </w:p>
          <w:p w14:paraId="64B2FB73" w14:textId="77777777" w:rsidR="00D7679E" w:rsidRPr="00702EE3" w:rsidRDefault="00D7679E" w:rsidP="00EB78EB">
            <w:pPr>
              <w:jc w:val="both"/>
              <w:rPr>
                <w:rFonts w:ascii="Calibri" w:hAnsi="Calibri" w:cs="Calibri"/>
                <w:bCs/>
              </w:rPr>
            </w:pPr>
          </w:p>
          <w:p w14:paraId="41655B52" w14:textId="77777777" w:rsidR="00D7679E" w:rsidRPr="00702EE3" w:rsidRDefault="00D7679E" w:rsidP="00EB78EB">
            <w:pPr>
              <w:jc w:val="both"/>
              <w:rPr>
                <w:rFonts w:ascii="Calibri" w:hAnsi="Calibri" w:cs="Calibri"/>
                <w:bCs/>
              </w:rPr>
            </w:pPr>
            <w:r w:rsidRPr="00702EE3">
              <w:rPr>
                <w:rFonts w:ascii="Calibri" w:hAnsi="Calibri" w:cs="Calibri"/>
                <w:bCs/>
              </w:rPr>
              <w:t>b) semănători pentru sfeclă</w:t>
            </w:r>
          </w:p>
        </w:tc>
        <w:tc>
          <w:tcPr>
            <w:tcW w:w="2636" w:type="dxa"/>
            <w:shd w:val="clear" w:color="auto" w:fill="auto"/>
            <w:vAlign w:val="center"/>
          </w:tcPr>
          <w:p w14:paraId="686D2BE2" w14:textId="77777777" w:rsidR="00D7679E" w:rsidRPr="00702EE3" w:rsidRDefault="00D7679E" w:rsidP="00EB78EB">
            <w:pPr>
              <w:jc w:val="center"/>
              <w:rPr>
                <w:rFonts w:ascii="Calibri" w:hAnsi="Calibri" w:cs="Calibri"/>
                <w:b/>
              </w:rPr>
            </w:pPr>
          </w:p>
          <w:p w14:paraId="6D7350A9" w14:textId="77777777" w:rsidR="00D04647" w:rsidRPr="00702EE3" w:rsidRDefault="00D04647" w:rsidP="00EB78EB">
            <w:pPr>
              <w:jc w:val="center"/>
              <w:rPr>
                <w:rFonts w:ascii="Calibri" w:hAnsi="Calibri" w:cs="Calibri"/>
                <w:b/>
              </w:rPr>
            </w:pPr>
          </w:p>
          <w:p w14:paraId="3F3967CD" w14:textId="795C8550" w:rsidR="00D7679E" w:rsidRPr="00702EE3" w:rsidRDefault="00D7679E" w:rsidP="00EB78EB">
            <w:pPr>
              <w:jc w:val="center"/>
              <w:rPr>
                <w:rFonts w:ascii="Calibri" w:hAnsi="Calibri" w:cs="Calibri"/>
                <w:b/>
              </w:rPr>
            </w:pPr>
            <w:r w:rsidRPr="00702EE3">
              <w:rPr>
                <w:rFonts w:ascii="Calibri" w:hAnsi="Calibri" w:cs="Calibri"/>
                <w:b/>
              </w:rPr>
              <w:t>40 p</w:t>
            </w:r>
          </w:p>
          <w:p w14:paraId="184FF021" w14:textId="77777777" w:rsidR="00D7679E" w:rsidRPr="00702EE3" w:rsidRDefault="00D7679E" w:rsidP="00EB78EB">
            <w:pPr>
              <w:jc w:val="center"/>
              <w:rPr>
                <w:rFonts w:ascii="Calibri" w:hAnsi="Calibri" w:cs="Calibri"/>
                <w:b/>
              </w:rPr>
            </w:pPr>
          </w:p>
          <w:p w14:paraId="4DBBCE7F" w14:textId="77777777" w:rsidR="00D7679E" w:rsidRPr="00702EE3" w:rsidRDefault="00D7679E" w:rsidP="00EB78EB">
            <w:pPr>
              <w:jc w:val="center"/>
              <w:rPr>
                <w:rFonts w:ascii="Calibri" w:hAnsi="Calibri" w:cs="Calibri"/>
                <w:b/>
              </w:rPr>
            </w:pPr>
            <w:r w:rsidRPr="00702EE3">
              <w:rPr>
                <w:rFonts w:ascii="Calibri" w:hAnsi="Calibri" w:cs="Calibri"/>
                <w:b/>
              </w:rPr>
              <w:t>20 p</w:t>
            </w:r>
          </w:p>
        </w:tc>
      </w:tr>
      <w:tr w:rsidR="00621470" w:rsidRPr="00702EE3" w14:paraId="201FDDFE" w14:textId="77777777" w:rsidTr="00510814">
        <w:trPr>
          <w:trHeight w:val="240"/>
          <w:jc w:val="center"/>
        </w:trPr>
        <w:tc>
          <w:tcPr>
            <w:tcW w:w="355" w:type="dxa"/>
            <w:shd w:val="clear" w:color="auto" w:fill="auto"/>
            <w:vAlign w:val="center"/>
          </w:tcPr>
          <w:p w14:paraId="3514029E" w14:textId="77777777" w:rsidR="00621470" w:rsidRPr="00702EE3" w:rsidRDefault="00621470" w:rsidP="00EB78EB">
            <w:pPr>
              <w:jc w:val="both"/>
              <w:rPr>
                <w:rFonts w:ascii="Calibri" w:hAnsi="Calibri" w:cs="Calibri"/>
                <w:b/>
                <w:bCs/>
              </w:rPr>
            </w:pPr>
          </w:p>
        </w:tc>
        <w:tc>
          <w:tcPr>
            <w:tcW w:w="10800" w:type="dxa"/>
            <w:shd w:val="clear" w:color="auto" w:fill="auto"/>
            <w:vAlign w:val="center"/>
          </w:tcPr>
          <w:p w14:paraId="5BB524FD" w14:textId="1BCFA69D" w:rsidR="00621470" w:rsidRPr="00702EE3" w:rsidRDefault="00621470" w:rsidP="00EB78EB">
            <w:pPr>
              <w:jc w:val="both"/>
              <w:rPr>
                <w:rFonts w:ascii="Calibri" w:hAnsi="Calibri" w:cs="Calibri"/>
                <w:b/>
              </w:rPr>
            </w:pPr>
            <w:r w:rsidRPr="00702EE3">
              <w:rPr>
                <w:rFonts w:ascii="Calibri" w:hAnsi="Calibri" w:cs="Calibri"/>
                <w:b/>
              </w:rPr>
              <w:t>CF, Doc. 14</w:t>
            </w:r>
          </w:p>
        </w:tc>
        <w:tc>
          <w:tcPr>
            <w:tcW w:w="2636" w:type="dxa"/>
            <w:shd w:val="clear" w:color="auto" w:fill="auto"/>
            <w:vAlign w:val="center"/>
          </w:tcPr>
          <w:p w14:paraId="4F58E396" w14:textId="77777777" w:rsidR="00621470" w:rsidRPr="00702EE3" w:rsidRDefault="00621470" w:rsidP="00EB78EB">
            <w:pPr>
              <w:jc w:val="center"/>
              <w:rPr>
                <w:rFonts w:ascii="Calibri" w:hAnsi="Calibri" w:cs="Calibri"/>
                <w:b/>
              </w:rPr>
            </w:pPr>
          </w:p>
        </w:tc>
      </w:tr>
      <w:tr w:rsidR="00510814" w:rsidRPr="00702EE3" w14:paraId="7F8AC880" w14:textId="77777777" w:rsidTr="00510814">
        <w:trPr>
          <w:trHeight w:val="333"/>
          <w:jc w:val="center"/>
        </w:trPr>
        <w:tc>
          <w:tcPr>
            <w:tcW w:w="355" w:type="dxa"/>
            <w:shd w:val="clear" w:color="auto" w:fill="FFE599"/>
            <w:vAlign w:val="center"/>
          </w:tcPr>
          <w:p w14:paraId="13936B1A" w14:textId="77777777" w:rsidR="00D7679E" w:rsidRPr="00702EE3" w:rsidRDefault="00D7679E" w:rsidP="00EB78EB">
            <w:pPr>
              <w:rPr>
                <w:rFonts w:ascii="Calibri" w:hAnsi="Calibri" w:cs="Calibri"/>
                <w:b/>
                <w:bCs/>
              </w:rPr>
            </w:pPr>
            <w:r w:rsidRPr="00702EE3">
              <w:rPr>
                <w:rFonts w:ascii="Calibri" w:hAnsi="Calibri" w:cs="Calibri"/>
                <w:b/>
                <w:bCs/>
              </w:rPr>
              <w:t>3</w:t>
            </w:r>
          </w:p>
        </w:tc>
        <w:tc>
          <w:tcPr>
            <w:tcW w:w="10800" w:type="dxa"/>
            <w:shd w:val="clear" w:color="auto" w:fill="FFE599"/>
            <w:vAlign w:val="center"/>
          </w:tcPr>
          <w:p w14:paraId="19809179" w14:textId="77777777" w:rsidR="00D7679E" w:rsidRPr="00702EE3" w:rsidRDefault="00D7679E" w:rsidP="00130042">
            <w:pPr>
              <w:jc w:val="both"/>
              <w:rPr>
                <w:rFonts w:ascii="Calibri" w:hAnsi="Calibri" w:cs="Calibri"/>
                <w:i/>
              </w:rPr>
            </w:pPr>
            <w:r w:rsidRPr="00702EE3">
              <w:rPr>
                <w:rFonts w:ascii="Calibri" w:hAnsi="Calibri" w:cs="Calibri"/>
                <w:b/>
                <w:bCs/>
              </w:rPr>
              <w:t>Maturitatea solicitantului în sensul vechimii în desfășurarea activității și vechimea întreprinderii</w:t>
            </w:r>
          </w:p>
        </w:tc>
        <w:tc>
          <w:tcPr>
            <w:tcW w:w="2636" w:type="dxa"/>
            <w:shd w:val="clear" w:color="auto" w:fill="FFE599"/>
            <w:vAlign w:val="center"/>
          </w:tcPr>
          <w:p w14:paraId="2D1AFDE3" w14:textId="77777777" w:rsidR="00D7679E" w:rsidRPr="00702EE3" w:rsidRDefault="00D7679E" w:rsidP="00EB78EB">
            <w:pPr>
              <w:jc w:val="center"/>
              <w:rPr>
                <w:rFonts w:ascii="Calibri" w:hAnsi="Calibri" w:cs="Calibri"/>
                <w:b/>
              </w:rPr>
            </w:pPr>
            <w:r w:rsidRPr="00702EE3">
              <w:rPr>
                <w:rFonts w:ascii="Calibri" w:hAnsi="Calibri" w:cs="Calibri"/>
                <w:b/>
              </w:rPr>
              <w:t xml:space="preserve">32 p </w:t>
            </w:r>
          </w:p>
        </w:tc>
      </w:tr>
      <w:tr w:rsidR="00D7679E" w:rsidRPr="00702EE3" w14:paraId="3E2BB110" w14:textId="77777777" w:rsidTr="00130042">
        <w:trPr>
          <w:trHeight w:val="392"/>
          <w:jc w:val="center"/>
        </w:trPr>
        <w:tc>
          <w:tcPr>
            <w:tcW w:w="355" w:type="dxa"/>
            <w:shd w:val="clear" w:color="auto" w:fill="auto"/>
            <w:vAlign w:val="center"/>
          </w:tcPr>
          <w:p w14:paraId="0A3ACAF1" w14:textId="77777777" w:rsidR="00D7679E" w:rsidRPr="00702EE3" w:rsidRDefault="00D7679E" w:rsidP="00EB78EB">
            <w:pPr>
              <w:rPr>
                <w:rFonts w:ascii="Calibri" w:hAnsi="Calibri" w:cs="Calibri"/>
                <w:b/>
                <w:bCs/>
              </w:rPr>
            </w:pPr>
          </w:p>
        </w:tc>
        <w:tc>
          <w:tcPr>
            <w:tcW w:w="10800" w:type="dxa"/>
            <w:shd w:val="clear" w:color="auto" w:fill="auto"/>
            <w:vAlign w:val="center"/>
          </w:tcPr>
          <w:p w14:paraId="0C883D85" w14:textId="77777777" w:rsidR="00D7679E" w:rsidRPr="00702EE3" w:rsidRDefault="00D7679E">
            <w:pPr>
              <w:autoSpaceDE w:val="0"/>
              <w:autoSpaceDN w:val="0"/>
              <w:adjustRightInd w:val="0"/>
              <w:jc w:val="both"/>
              <w:rPr>
                <w:rFonts w:ascii="Calibri" w:hAnsi="Calibri" w:cs="Calibri"/>
                <w:bCs/>
                <w:lang w:eastAsia="ro-RO"/>
              </w:rPr>
            </w:pPr>
            <w:r w:rsidRPr="00702EE3">
              <w:rPr>
                <w:rFonts w:ascii="Calibri" w:hAnsi="Calibri" w:cs="Calibri"/>
                <w:b/>
                <w:lang w:eastAsia="ro-RO"/>
              </w:rPr>
              <w:t xml:space="preserve">3.1 Proiecte depuse de solicitanții cu minim 2 ani din ultimii 5 ani cu cerere de plată APIA  pentru cultura de sfeclă de zahăr </w:t>
            </w:r>
          </w:p>
        </w:tc>
        <w:tc>
          <w:tcPr>
            <w:tcW w:w="2636" w:type="dxa"/>
            <w:shd w:val="clear" w:color="auto" w:fill="auto"/>
            <w:vAlign w:val="center"/>
          </w:tcPr>
          <w:p w14:paraId="61ACD31C" w14:textId="77777777" w:rsidR="00D7679E" w:rsidRPr="00702EE3" w:rsidRDefault="00D7679E" w:rsidP="00EB78EB">
            <w:pPr>
              <w:autoSpaceDE w:val="0"/>
              <w:autoSpaceDN w:val="0"/>
              <w:adjustRightInd w:val="0"/>
              <w:jc w:val="center"/>
              <w:rPr>
                <w:rFonts w:ascii="Calibri" w:hAnsi="Calibri" w:cs="Calibri"/>
                <w:b/>
                <w:lang w:eastAsia="ro-RO"/>
              </w:rPr>
            </w:pPr>
            <w:r w:rsidRPr="00702EE3">
              <w:rPr>
                <w:rFonts w:ascii="Calibri" w:hAnsi="Calibri" w:cs="Calibri"/>
                <w:b/>
                <w:lang w:eastAsia="ro-RO"/>
              </w:rPr>
              <w:t>32 p</w:t>
            </w:r>
          </w:p>
        </w:tc>
      </w:tr>
      <w:tr w:rsidR="00F7607B" w:rsidRPr="00702EE3" w14:paraId="40A81952" w14:textId="77777777" w:rsidTr="00130042">
        <w:trPr>
          <w:trHeight w:val="487"/>
          <w:jc w:val="center"/>
        </w:trPr>
        <w:tc>
          <w:tcPr>
            <w:tcW w:w="355" w:type="dxa"/>
            <w:shd w:val="clear" w:color="auto" w:fill="auto"/>
            <w:vAlign w:val="center"/>
          </w:tcPr>
          <w:p w14:paraId="520ABE50" w14:textId="77777777" w:rsidR="00F7607B" w:rsidRPr="00702EE3" w:rsidRDefault="00F7607B" w:rsidP="00EB78EB">
            <w:pPr>
              <w:rPr>
                <w:rFonts w:ascii="Calibri" w:hAnsi="Calibri" w:cs="Calibri"/>
                <w:b/>
                <w:bCs/>
              </w:rPr>
            </w:pPr>
          </w:p>
        </w:tc>
        <w:tc>
          <w:tcPr>
            <w:tcW w:w="13436" w:type="dxa"/>
            <w:gridSpan w:val="2"/>
            <w:shd w:val="clear" w:color="auto" w:fill="auto"/>
            <w:vAlign w:val="center"/>
          </w:tcPr>
          <w:p w14:paraId="0133F0C3" w14:textId="1A2BE883" w:rsidR="00F7607B" w:rsidRPr="00702EE3" w:rsidDel="009D6A2A" w:rsidRDefault="00F7607B" w:rsidP="00EB78EB">
            <w:pPr>
              <w:autoSpaceDE w:val="0"/>
              <w:autoSpaceDN w:val="0"/>
              <w:adjustRightInd w:val="0"/>
              <w:rPr>
                <w:rFonts w:ascii="Calibri" w:hAnsi="Calibri" w:cs="Calibri"/>
                <w:b/>
                <w:lang w:eastAsia="ro-RO"/>
              </w:rPr>
            </w:pPr>
            <w:r w:rsidRPr="00702EE3">
              <w:rPr>
                <w:rFonts w:ascii="Calibri" w:hAnsi="Calibri" w:cs="Calibri"/>
                <w:b/>
                <w:lang w:eastAsia="ro-RO"/>
              </w:rPr>
              <w:t>Reg IACS.</w:t>
            </w:r>
          </w:p>
        </w:tc>
      </w:tr>
      <w:tr w:rsidR="00510814" w:rsidRPr="00702EE3" w14:paraId="75CCC0C7" w14:textId="77777777" w:rsidTr="00510814">
        <w:trPr>
          <w:trHeight w:val="633"/>
          <w:jc w:val="center"/>
        </w:trPr>
        <w:tc>
          <w:tcPr>
            <w:tcW w:w="355" w:type="dxa"/>
            <w:shd w:val="clear" w:color="auto" w:fill="CCC0D9" w:themeFill="accent4" w:themeFillTint="66"/>
            <w:vAlign w:val="center"/>
          </w:tcPr>
          <w:p w14:paraId="23FD6F86" w14:textId="77777777" w:rsidR="00D7679E" w:rsidRPr="00702EE3" w:rsidRDefault="00D7679E" w:rsidP="00EB78EB">
            <w:pPr>
              <w:rPr>
                <w:rFonts w:ascii="Calibri" w:hAnsi="Calibri" w:cs="Calibri"/>
                <w:b/>
              </w:rPr>
            </w:pPr>
            <w:r w:rsidRPr="00702EE3">
              <w:rPr>
                <w:rFonts w:ascii="Calibri" w:hAnsi="Calibri" w:cs="Calibri"/>
                <w:b/>
              </w:rPr>
              <w:t>4</w:t>
            </w:r>
          </w:p>
        </w:tc>
        <w:tc>
          <w:tcPr>
            <w:tcW w:w="10800" w:type="dxa"/>
            <w:shd w:val="clear" w:color="auto" w:fill="CCC0D9" w:themeFill="accent4" w:themeFillTint="66"/>
            <w:vAlign w:val="center"/>
          </w:tcPr>
          <w:p w14:paraId="4CAC39A7" w14:textId="77777777" w:rsidR="00D7679E" w:rsidRPr="00702EE3" w:rsidRDefault="00D7679E" w:rsidP="00EB78EB">
            <w:pPr>
              <w:jc w:val="both"/>
              <w:rPr>
                <w:rFonts w:ascii="Calibri" w:hAnsi="Calibri" w:cs="Calibri"/>
                <w:b/>
              </w:rPr>
            </w:pPr>
            <w:r w:rsidRPr="00702EE3">
              <w:rPr>
                <w:rFonts w:ascii="Calibri" w:hAnsi="Calibri" w:cs="Calibri"/>
                <w:b/>
              </w:rPr>
              <w:t>Principiul nivelului de calificare în domeniul agricol al managerului exploatației agricole</w:t>
            </w:r>
          </w:p>
        </w:tc>
        <w:tc>
          <w:tcPr>
            <w:tcW w:w="2636" w:type="dxa"/>
            <w:shd w:val="clear" w:color="auto" w:fill="CCC0D9" w:themeFill="accent4" w:themeFillTint="66"/>
            <w:vAlign w:val="center"/>
          </w:tcPr>
          <w:p w14:paraId="062C8A92" w14:textId="0DC772E9" w:rsidR="00D7679E" w:rsidRPr="00702EE3" w:rsidRDefault="00D7679E" w:rsidP="00EB78EB">
            <w:pPr>
              <w:jc w:val="center"/>
              <w:rPr>
                <w:rFonts w:ascii="Calibri" w:hAnsi="Calibri" w:cs="Calibri"/>
                <w:b/>
              </w:rPr>
            </w:pPr>
            <w:r w:rsidRPr="00702EE3">
              <w:rPr>
                <w:rFonts w:ascii="Calibri" w:hAnsi="Calibri" w:cs="Calibri"/>
                <w:b/>
              </w:rPr>
              <w:t>Maximum 3 puncte</w:t>
            </w:r>
          </w:p>
        </w:tc>
      </w:tr>
      <w:tr w:rsidR="00D7679E" w:rsidRPr="00702EE3" w14:paraId="205ADDB8" w14:textId="77777777" w:rsidTr="00130042">
        <w:trPr>
          <w:trHeight w:val="633"/>
          <w:jc w:val="center"/>
        </w:trPr>
        <w:tc>
          <w:tcPr>
            <w:tcW w:w="355" w:type="dxa"/>
            <w:shd w:val="clear" w:color="auto" w:fill="auto"/>
            <w:vAlign w:val="center"/>
          </w:tcPr>
          <w:p w14:paraId="4B0C85E8" w14:textId="77777777" w:rsidR="00D7679E" w:rsidRPr="00702EE3" w:rsidRDefault="00D7679E" w:rsidP="00EB78EB">
            <w:pPr>
              <w:rPr>
                <w:rFonts w:ascii="Calibri" w:hAnsi="Calibri" w:cs="Calibri"/>
                <w:b/>
              </w:rPr>
            </w:pPr>
          </w:p>
        </w:tc>
        <w:tc>
          <w:tcPr>
            <w:tcW w:w="10800" w:type="dxa"/>
            <w:shd w:val="clear" w:color="auto" w:fill="auto"/>
            <w:vAlign w:val="center"/>
          </w:tcPr>
          <w:p w14:paraId="69BD31E6" w14:textId="47695778" w:rsidR="00313660" w:rsidRPr="00702EE3" w:rsidRDefault="00313660" w:rsidP="00313660">
            <w:pPr>
              <w:jc w:val="both"/>
              <w:rPr>
                <w:rFonts w:asciiTheme="minorHAnsi" w:hAnsiTheme="minorHAnsi" w:cstheme="minorHAnsi"/>
              </w:rPr>
            </w:pPr>
            <w:r w:rsidRPr="00702EE3">
              <w:rPr>
                <w:rFonts w:asciiTheme="minorHAnsi" w:hAnsiTheme="minorHAnsi" w:cstheme="minorHAnsi"/>
                <w:b/>
              </w:rPr>
              <w:t>4.1 Studii superioare</w:t>
            </w:r>
          </w:p>
          <w:p w14:paraId="1A3041C3" w14:textId="5581CD0A" w:rsidR="00313660" w:rsidRPr="00702EE3" w:rsidRDefault="00313660" w:rsidP="00313660">
            <w:pPr>
              <w:jc w:val="both"/>
              <w:rPr>
                <w:rFonts w:ascii="Calibri" w:hAnsi="Calibri" w:cs="Calibri"/>
                <w:b/>
              </w:rPr>
            </w:pPr>
            <w:r w:rsidRPr="00702EE3">
              <w:rPr>
                <w:rFonts w:ascii="Calibri" w:hAnsi="Calibri" w:cs="Calibri"/>
                <w:b/>
              </w:rPr>
              <w:t>4.2 Studii superioare an terminal sau studii superioare absolvite fără diplomă de licență</w:t>
            </w:r>
          </w:p>
          <w:p w14:paraId="48579D52" w14:textId="1000F392" w:rsidR="00313660" w:rsidRPr="00702EE3" w:rsidRDefault="00313660" w:rsidP="00313660">
            <w:pPr>
              <w:jc w:val="both"/>
              <w:rPr>
                <w:rFonts w:ascii="Calibri" w:hAnsi="Calibri" w:cs="Calibri"/>
                <w:b/>
              </w:rPr>
            </w:pPr>
            <w:r w:rsidRPr="00702EE3">
              <w:rPr>
                <w:rFonts w:ascii="Calibri" w:hAnsi="Calibri" w:cs="Calibri"/>
                <w:b/>
                <w:color w:val="000000"/>
                <w:lang w:eastAsia="ro-RO"/>
              </w:rPr>
              <w:t>4.3 Studii liceale, sau postliceale sau învățământ terțiar nonuniversitar sau școli profesionale</w:t>
            </w:r>
          </w:p>
          <w:p w14:paraId="6E671803" w14:textId="77777777" w:rsidR="00D7679E" w:rsidRPr="00702EE3" w:rsidRDefault="00D7679E">
            <w:pPr>
              <w:jc w:val="both"/>
              <w:rPr>
                <w:rFonts w:ascii="Calibri" w:hAnsi="Calibri" w:cs="Calibri"/>
                <w:b/>
              </w:rPr>
            </w:pPr>
          </w:p>
        </w:tc>
        <w:tc>
          <w:tcPr>
            <w:tcW w:w="2636" w:type="dxa"/>
            <w:shd w:val="clear" w:color="auto" w:fill="auto"/>
            <w:vAlign w:val="center"/>
          </w:tcPr>
          <w:p w14:paraId="4259D7D6" w14:textId="77777777" w:rsidR="00D7679E" w:rsidRPr="00702EE3" w:rsidRDefault="00D7679E" w:rsidP="00313660">
            <w:pPr>
              <w:rPr>
                <w:rFonts w:ascii="Calibri" w:hAnsi="Calibri" w:cs="Calibri"/>
                <w:b/>
              </w:rPr>
            </w:pPr>
            <w:r w:rsidRPr="00702EE3">
              <w:rPr>
                <w:rFonts w:ascii="Calibri" w:hAnsi="Calibri" w:cs="Calibri"/>
                <w:b/>
              </w:rPr>
              <w:t>3p</w:t>
            </w:r>
          </w:p>
          <w:p w14:paraId="04756E82" w14:textId="77777777" w:rsidR="00313660" w:rsidRPr="00702EE3" w:rsidRDefault="00313660" w:rsidP="00313660">
            <w:pPr>
              <w:rPr>
                <w:rFonts w:ascii="Calibri" w:hAnsi="Calibri" w:cs="Calibri"/>
                <w:b/>
              </w:rPr>
            </w:pPr>
            <w:r w:rsidRPr="00702EE3">
              <w:rPr>
                <w:rFonts w:ascii="Calibri" w:hAnsi="Calibri" w:cs="Calibri"/>
                <w:b/>
              </w:rPr>
              <w:t>2p</w:t>
            </w:r>
          </w:p>
          <w:p w14:paraId="272237F3" w14:textId="77777777" w:rsidR="00313660" w:rsidRPr="00702EE3" w:rsidRDefault="00313660" w:rsidP="00313660">
            <w:pPr>
              <w:rPr>
                <w:rFonts w:ascii="Calibri" w:hAnsi="Calibri" w:cs="Calibri"/>
                <w:b/>
              </w:rPr>
            </w:pPr>
            <w:r w:rsidRPr="00702EE3">
              <w:rPr>
                <w:rFonts w:ascii="Calibri" w:hAnsi="Calibri" w:cs="Calibri"/>
                <w:b/>
              </w:rPr>
              <w:t>1p</w:t>
            </w:r>
          </w:p>
          <w:p w14:paraId="0411223B" w14:textId="1945E40F" w:rsidR="00313660" w:rsidRPr="00702EE3" w:rsidRDefault="00313660" w:rsidP="00130042">
            <w:pPr>
              <w:rPr>
                <w:rFonts w:ascii="Calibri" w:hAnsi="Calibri" w:cs="Calibri"/>
                <w:b/>
              </w:rPr>
            </w:pPr>
          </w:p>
        </w:tc>
      </w:tr>
      <w:tr w:rsidR="008C6671" w:rsidRPr="00702EE3" w14:paraId="135FFD52" w14:textId="77777777" w:rsidTr="00510814">
        <w:trPr>
          <w:trHeight w:val="633"/>
          <w:jc w:val="center"/>
        </w:trPr>
        <w:tc>
          <w:tcPr>
            <w:tcW w:w="355" w:type="dxa"/>
            <w:shd w:val="clear" w:color="auto" w:fill="auto"/>
            <w:vAlign w:val="center"/>
          </w:tcPr>
          <w:p w14:paraId="5A0B1D9F" w14:textId="77777777" w:rsidR="008C6671" w:rsidRPr="00702EE3" w:rsidRDefault="008C6671" w:rsidP="00EB78EB">
            <w:pPr>
              <w:rPr>
                <w:rFonts w:ascii="Calibri" w:hAnsi="Calibri" w:cs="Calibri"/>
                <w:b/>
              </w:rPr>
            </w:pPr>
          </w:p>
        </w:tc>
        <w:tc>
          <w:tcPr>
            <w:tcW w:w="10800" w:type="dxa"/>
            <w:shd w:val="clear" w:color="auto" w:fill="auto"/>
            <w:vAlign w:val="center"/>
          </w:tcPr>
          <w:p w14:paraId="777C41FD" w14:textId="53AEFEBD" w:rsidR="008C6671" w:rsidRPr="00702EE3" w:rsidRDefault="008C6671" w:rsidP="00EB78EB">
            <w:pPr>
              <w:jc w:val="both"/>
              <w:rPr>
                <w:rFonts w:ascii="Calibri" w:hAnsi="Calibri" w:cs="Calibri"/>
                <w:b/>
              </w:rPr>
            </w:pPr>
            <w:r w:rsidRPr="00702EE3">
              <w:rPr>
                <w:rFonts w:ascii="Calibri" w:hAnsi="Calibri" w:cs="Calibri"/>
                <w:b/>
              </w:rPr>
              <w:t>Doc. 9.1, 9.2, 9.3, 9.4, 9.5</w:t>
            </w:r>
          </w:p>
        </w:tc>
        <w:tc>
          <w:tcPr>
            <w:tcW w:w="2636" w:type="dxa"/>
            <w:shd w:val="clear" w:color="auto" w:fill="auto"/>
            <w:vAlign w:val="center"/>
          </w:tcPr>
          <w:p w14:paraId="74FC6FF5" w14:textId="77777777" w:rsidR="008C6671" w:rsidRPr="00702EE3" w:rsidRDefault="008C6671" w:rsidP="00EB78EB">
            <w:pPr>
              <w:jc w:val="center"/>
              <w:rPr>
                <w:rFonts w:ascii="Calibri" w:hAnsi="Calibri" w:cs="Calibri"/>
                <w:b/>
              </w:rPr>
            </w:pPr>
          </w:p>
        </w:tc>
      </w:tr>
      <w:bookmarkEnd w:id="2"/>
    </w:tbl>
    <w:p w14:paraId="2D4DA10E" w14:textId="77777777" w:rsidR="004A7100" w:rsidRPr="00702EE3" w:rsidRDefault="004A7100" w:rsidP="00D7679E">
      <w:pPr>
        <w:tabs>
          <w:tab w:val="left" w:pos="5325"/>
        </w:tabs>
        <w:rPr>
          <w:rFonts w:ascii="Calibri" w:hAnsi="Calibri" w:cs="Calibri"/>
          <w:b/>
          <w:noProof/>
        </w:rPr>
      </w:pPr>
    </w:p>
    <w:p w14:paraId="38FAD437" w14:textId="77777777" w:rsidR="004A7100" w:rsidRPr="00702EE3" w:rsidRDefault="004A7100" w:rsidP="00D7679E">
      <w:pPr>
        <w:tabs>
          <w:tab w:val="left" w:pos="5325"/>
        </w:tabs>
        <w:rPr>
          <w:rFonts w:ascii="Calibri" w:hAnsi="Calibri" w:cs="Calibri"/>
          <w:b/>
          <w:noProof/>
        </w:rPr>
      </w:pPr>
    </w:p>
    <w:p w14:paraId="09F22C80" w14:textId="68F92484" w:rsidR="00D7679E" w:rsidRPr="00702EE3" w:rsidRDefault="00D7679E" w:rsidP="00D7679E">
      <w:pPr>
        <w:tabs>
          <w:tab w:val="left" w:pos="5325"/>
        </w:tabs>
        <w:rPr>
          <w:rFonts w:ascii="Calibri" w:hAnsi="Calibri" w:cs="Calibri"/>
          <w:b/>
          <w:noProof/>
        </w:rPr>
      </w:pPr>
      <w:r w:rsidRPr="00702EE3">
        <w:rPr>
          <w:rFonts w:ascii="Calibri" w:hAnsi="Calibri" w:cs="Calibri"/>
          <w:b/>
          <w:noProof/>
        </w:rPr>
        <w:t xml:space="preserve">III. Forme asociative, altele decât cele din sectorul sfeclă de zahăr </w:t>
      </w:r>
    </w:p>
    <w:p w14:paraId="2AA1E5B2" w14:textId="77777777" w:rsidR="00D7679E" w:rsidRPr="00702EE3" w:rsidRDefault="00D7679E" w:rsidP="00D7679E">
      <w:pPr>
        <w:tabs>
          <w:tab w:val="left" w:pos="5325"/>
        </w:tabs>
        <w:rPr>
          <w:rFonts w:ascii="Calibri" w:hAnsi="Calibri" w:cs="Calibri"/>
          <w:b/>
          <w:noProof/>
        </w:rPr>
      </w:pPr>
    </w:p>
    <w:tbl>
      <w:tblPr>
        <w:tblW w:w="139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5"/>
        <w:gridCol w:w="12199"/>
        <w:gridCol w:w="1322"/>
      </w:tblGrid>
      <w:tr w:rsidR="00D7679E" w:rsidRPr="00702EE3" w14:paraId="2DA802E7" w14:textId="77777777" w:rsidTr="00130042">
        <w:trPr>
          <w:trHeight w:val="551"/>
          <w:jc w:val="center"/>
        </w:trPr>
        <w:tc>
          <w:tcPr>
            <w:tcW w:w="13966" w:type="dxa"/>
            <w:gridSpan w:val="3"/>
            <w:tcBorders>
              <w:top w:val="single" w:sz="4" w:space="0" w:color="auto"/>
              <w:left w:val="single" w:sz="4" w:space="0" w:color="auto"/>
              <w:bottom w:val="single" w:sz="4" w:space="0" w:color="auto"/>
              <w:right w:val="single" w:sz="4" w:space="0" w:color="auto"/>
            </w:tcBorders>
            <w:shd w:val="clear" w:color="auto" w:fill="A8D08D"/>
            <w:vAlign w:val="center"/>
          </w:tcPr>
          <w:p w14:paraId="1FF5A42D" w14:textId="77777777" w:rsidR="00D7679E" w:rsidRPr="00702EE3" w:rsidRDefault="00D7679E" w:rsidP="00EB78EB">
            <w:pPr>
              <w:rPr>
                <w:rFonts w:ascii="Calibri" w:hAnsi="Calibri" w:cs="Calibri"/>
                <w:b/>
              </w:rPr>
            </w:pPr>
            <w:r w:rsidRPr="00702EE3">
              <w:rPr>
                <w:rFonts w:ascii="Calibri" w:hAnsi="Calibri" w:cs="Calibri"/>
                <w:b/>
              </w:rPr>
              <w:t>P 4.1.1 – Achiziții simple de utilaje agricole la nivelul fermei (vegetal)</w:t>
            </w:r>
          </w:p>
        </w:tc>
      </w:tr>
      <w:tr w:rsidR="00D7679E" w:rsidRPr="00702EE3" w14:paraId="6A382591" w14:textId="77777777" w:rsidTr="00130042">
        <w:trPr>
          <w:trHeight w:val="551"/>
          <w:jc w:val="center"/>
        </w:trPr>
        <w:tc>
          <w:tcPr>
            <w:tcW w:w="445" w:type="dxa"/>
            <w:shd w:val="clear" w:color="auto" w:fill="FFE599"/>
            <w:vAlign w:val="center"/>
          </w:tcPr>
          <w:p w14:paraId="2184265F" w14:textId="77777777" w:rsidR="00D7679E" w:rsidRPr="00702EE3" w:rsidRDefault="00D7679E" w:rsidP="00EB78EB">
            <w:pPr>
              <w:rPr>
                <w:rFonts w:ascii="Calibri" w:hAnsi="Calibri" w:cs="Calibri"/>
                <w:b/>
              </w:rPr>
            </w:pPr>
            <w:r w:rsidRPr="00702EE3">
              <w:rPr>
                <w:rFonts w:ascii="Calibri" w:hAnsi="Calibri" w:cs="Calibri"/>
                <w:b/>
              </w:rPr>
              <w:t>1</w:t>
            </w:r>
          </w:p>
        </w:tc>
        <w:tc>
          <w:tcPr>
            <w:tcW w:w="12199" w:type="dxa"/>
            <w:shd w:val="clear" w:color="auto" w:fill="FFE599"/>
            <w:vAlign w:val="center"/>
          </w:tcPr>
          <w:p w14:paraId="65C0C4CE" w14:textId="77777777" w:rsidR="00D7679E" w:rsidRPr="00702EE3" w:rsidRDefault="00D7679E" w:rsidP="00EB78EB">
            <w:pPr>
              <w:rPr>
                <w:rFonts w:ascii="Calibri" w:hAnsi="Calibri" w:cs="Calibri"/>
                <w:b/>
              </w:rPr>
            </w:pPr>
            <w:r w:rsidRPr="00702EE3">
              <w:rPr>
                <w:rFonts w:ascii="Calibri" w:hAnsi="Calibri" w:cs="Calibri"/>
                <w:b/>
              </w:rPr>
              <w:t>Principiul dimensiunii exploatației care vizează exploatațiile de familie si de dimensiuni medii;</w:t>
            </w:r>
          </w:p>
        </w:tc>
        <w:tc>
          <w:tcPr>
            <w:tcW w:w="1322" w:type="dxa"/>
            <w:shd w:val="clear" w:color="auto" w:fill="FFE599"/>
            <w:vAlign w:val="center"/>
          </w:tcPr>
          <w:p w14:paraId="2F4AF8D1" w14:textId="77777777" w:rsidR="00D7679E" w:rsidRPr="00702EE3" w:rsidRDefault="00D7679E" w:rsidP="00EB78EB">
            <w:pPr>
              <w:autoSpaceDE w:val="0"/>
              <w:autoSpaceDN w:val="0"/>
              <w:adjustRightInd w:val="0"/>
              <w:jc w:val="center"/>
              <w:rPr>
                <w:rFonts w:ascii="Calibri" w:hAnsi="Calibri" w:cs="Calibri"/>
                <w:b/>
              </w:rPr>
            </w:pPr>
            <w:r w:rsidRPr="00702EE3">
              <w:rPr>
                <w:rFonts w:ascii="Calibri" w:hAnsi="Calibri" w:cs="Calibri"/>
                <w:b/>
              </w:rPr>
              <w:t>Maximum   15 puncte</w:t>
            </w:r>
          </w:p>
        </w:tc>
      </w:tr>
      <w:tr w:rsidR="00D7679E" w:rsidRPr="00702EE3" w14:paraId="5F734E29" w14:textId="77777777" w:rsidTr="00130042">
        <w:trPr>
          <w:trHeight w:val="551"/>
          <w:jc w:val="center"/>
        </w:trPr>
        <w:tc>
          <w:tcPr>
            <w:tcW w:w="445" w:type="dxa"/>
            <w:vMerge w:val="restart"/>
            <w:shd w:val="clear" w:color="auto" w:fill="auto"/>
            <w:vAlign w:val="center"/>
          </w:tcPr>
          <w:p w14:paraId="07061BFF" w14:textId="77777777" w:rsidR="00D7679E" w:rsidRPr="00702EE3" w:rsidRDefault="00D7679E" w:rsidP="00EB78EB">
            <w:pPr>
              <w:rPr>
                <w:rFonts w:ascii="Calibri" w:hAnsi="Calibri" w:cs="Calibri"/>
              </w:rPr>
            </w:pPr>
          </w:p>
          <w:p w14:paraId="106CC3D5" w14:textId="77777777" w:rsidR="00D7679E" w:rsidRPr="00702EE3" w:rsidRDefault="00D7679E" w:rsidP="00EB78EB">
            <w:pPr>
              <w:rPr>
                <w:rFonts w:ascii="Calibri" w:hAnsi="Calibri" w:cs="Calibri"/>
              </w:rPr>
            </w:pPr>
          </w:p>
        </w:tc>
        <w:tc>
          <w:tcPr>
            <w:tcW w:w="12199" w:type="dxa"/>
            <w:shd w:val="clear" w:color="auto" w:fill="auto"/>
            <w:vAlign w:val="center"/>
          </w:tcPr>
          <w:p w14:paraId="37A16CB7" w14:textId="77777777" w:rsidR="00D7679E" w:rsidRPr="00702EE3" w:rsidRDefault="00D7679E" w:rsidP="00EB78EB">
            <w:pPr>
              <w:jc w:val="both"/>
              <w:rPr>
                <w:rFonts w:ascii="Calibri" w:hAnsi="Calibri" w:cs="Calibri"/>
              </w:rPr>
            </w:pPr>
            <w:r w:rsidRPr="00702EE3">
              <w:rPr>
                <w:rFonts w:ascii="Calibri" w:hAnsi="Calibri" w:cs="Calibri"/>
                <w:b/>
                <w:bCs/>
              </w:rPr>
              <w:t xml:space="preserve">1.1. Fermă de </w:t>
            </w:r>
            <w:r w:rsidRPr="00702EE3">
              <w:rPr>
                <w:rFonts w:ascii="Calibri" w:hAnsi="Calibri" w:cs="Calibri"/>
                <w:b/>
              </w:rPr>
              <w:t>familie ( ≥8.000</w:t>
            </w:r>
            <w:r w:rsidRPr="00702EE3">
              <w:rPr>
                <w:rFonts w:ascii="Calibri" w:hAnsi="Calibri" w:cs="Calibri"/>
                <w:b/>
                <w:bCs/>
              </w:rPr>
              <w:t>-100.000 euro SO)</w:t>
            </w:r>
          </w:p>
        </w:tc>
        <w:tc>
          <w:tcPr>
            <w:tcW w:w="1322" w:type="dxa"/>
            <w:shd w:val="clear" w:color="auto" w:fill="auto"/>
            <w:vAlign w:val="center"/>
          </w:tcPr>
          <w:p w14:paraId="46D47402" w14:textId="77777777" w:rsidR="00D7679E" w:rsidRPr="00702EE3" w:rsidRDefault="00D7679E" w:rsidP="00EB78EB">
            <w:pPr>
              <w:autoSpaceDE w:val="0"/>
              <w:autoSpaceDN w:val="0"/>
              <w:adjustRightInd w:val="0"/>
              <w:jc w:val="center"/>
              <w:rPr>
                <w:rFonts w:ascii="Calibri" w:hAnsi="Calibri" w:cs="Calibri"/>
                <w:b/>
              </w:rPr>
            </w:pPr>
            <w:r w:rsidRPr="00702EE3">
              <w:rPr>
                <w:rFonts w:ascii="Calibri" w:hAnsi="Calibri" w:cs="Calibri"/>
                <w:b/>
              </w:rPr>
              <w:t>15 p</w:t>
            </w:r>
          </w:p>
        </w:tc>
      </w:tr>
      <w:tr w:rsidR="00D7679E" w:rsidRPr="00702EE3" w14:paraId="613CE7C9" w14:textId="77777777" w:rsidTr="00130042">
        <w:trPr>
          <w:trHeight w:val="499"/>
          <w:jc w:val="center"/>
        </w:trPr>
        <w:tc>
          <w:tcPr>
            <w:tcW w:w="445" w:type="dxa"/>
            <w:vMerge/>
            <w:shd w:val="clear" w:color="auto" w:fill="auto"/>
            <w:vAlign w:val="center"/>
          </w:tcPr>
          <w:p w14:paraId="658A6823" w14:textId="77777777" w:rsidR="00D7679E" w:rsidRPr="00702EE3" w:rsidRDefault="00D7679E" w:rsidP="00EB78EB">
            <w:pPr>
              <w:rPr>
                <w:rFonts w:ascii="Calibri" w:hAnsi="Calibri" w:cs="Calibri"/>
                <w:b/>
              </w:rPr>
            </w:pPr>
          </w:p>
        </w:tc>
        <w:tc>
          <w:tcPr>
            <w:tcW w:w="12199" w:type="dxa"/>
            <w:shd w:val="clear" w:color="auto" w:fill="auto"/>
            <w:vAlign w:val="center"/>
          </w:tcPr>
          <w:p w14:paraId="09CA007A" w14:textId="77777777" w:rsidR="00D7679E" w:rsidRPr="00702EE3" w:rsidRDefault="00D7679E" w:rsidP="00EB78EB">
            <w:pPr>
              <w:autoSpaceDE w:val="0"/>
              <w:autoSpaceDN w:val="0"/>
              <w:adjustRightInd w:val="0"/>
              <w:jc w:val="both"/>
              <w:rPr>
                <w:rFonts w:ascii="Calibri" w:hAnsi="Calibri" w:cs="Calibri"/>
                <w:b/>
                <w:lang w:eastAsia="ro-RO"/>
              </w:rPr>
            </w:pPr>
            <w:r w:rsidRPr="00702EE3">
              <w:rPr>
                <w:rFonts w:ascii="Calibri" w:hAnsi="Calibri" w:cs="Calibri"/>
                <w:b/>
                <w:bCs/>
                <w:lang w:eastAsia="ro-RO"/>
              </w:rPr>
              <w:t>1.2</w:t>
            </w:r>
            <w:r w:rsidRPr="00702EE3">
              <w:rPr>
                <w:rFonts w:ascii="Calibri" w:hAnsi="Calibri" w:cs="Calibri"/>
                <w:b/>
              </w:rPr>
              <w:t>.  Fermă de dimensiune medie ≥12 000 – ≤250.000 euro SO</w:t>
            </w:r>
            <w:r w:rsidRPr="00702EE3">
              <w:rPr>
                <w:rFonts w:ascii="Calibri" w:hAnsi="Calibri" w:cs="Calibri"/>
                <w:b/>
                <w:bCs/>
              </w:rPr>
              <w:t xml:space="preserve"> </w:t>
            </w:r>
          </w:p>
        </w:tc>
        <w:tc>
          <w:tcPr>
            <w:tcW w:w="1322" w:type="dxa"/>
            <w:shd w:val="clear" w:color="auto" w:fill="auto"/>
            <w:vAlign w:val="center"/>
          </w:tcPr>
          <w:p w14:paraId="2581022B" w14:textId="15A4E7BF" w:rsidR="00D7679E" w:rsidRPr="00702EE3" w:rsidRDefault="00D7679E" w:rsidP="00EB78EB">
            <w:pPr>
              <w:autoSpaceDE w:val="0"/>
              <w:autoSpaceDN w:val="0"/>
              <w:adjustRightInd w:val="0"/>
              <w:jc w:val="center"/>
              <w:rPr>
                <w:rFonts w:ascii="Calibri" w:hAnsi="Calibri" w:cs="Calibri"/>
                <w:b/>
              </w:rPr>
            </w:pPr>
            <w:r w:rsidRPr="00702EE3">
              <w:rPr>
                <w:rFonts w:ascii="Calibri" w:hAnsi="Calibri" w:cs="Calibri"/>
                <w:b/>
              </w:rPr>
              <w:t xml:space="preserve"> 1</w:t>
            </w:r>
            <w:r w:rsidR="00313660" w:rsidRPr="00702EE3">
              <w:rPr>
                <w:rFonts w:ascii="Calibri" w:hAnsi="Calibri" w:cs="Calibri"/>
                <w:b/>
              </w:rPr>
              <w:t>0</w:t>
            </w:r>
            <w:r w:rsidRPr="00702EE3">
              <w:rPr>
                <w:rFonts w:ascii="Calibri" w:hAnsi="Calibri" w:cs="Calibri"/>
                <w:b/>
              </w:rPr>
              <w:t xml:space="preserve"> p</w:t>
            </w:r>
          </w:p>
        </w:tc>
      </w:tr>
      <w:tr w:rsidR="00656903" w:rsidRPr="00702EE3" w14:paraId="219CE3B4" w14:textId="77777777" w:rsidTr="00FA100D">
        <w:trPr>
          <w:trHeight w:val="499"/>
          <w:jc w:val="center"/>
        </w:trPr>
        <w:tc>
          <w:tcPr>
            <w:tcW w:w="445" w:type="dxa"/>
            <w:vMerge/>
            <w:shd w:val="clear" w:color="auto" w:fill="auto"/>
            <w:vAlign w:val="center"/>
          </w:tcPr>
          <w:p w14:paraId="0281C073" w14:textId="77777777" w:rsidR="00656903" w:rsidRPr="00702EE3" w:rsidRDefault="00656903" w:rsidP="00EB78EB">
            <w:pPr>
              <w:rPr>
                <w:rFonts w:ascii="Calibri" w:hAnsi="Calibri" w:cs="Calibri"/>
                <w:b/>
              </w:rPr>
            </w:pPr>
          </w:p>
        </w:tc>
        <w:tc>
          <w:tcPr>
            <w:tcW w:w="12199" w:type="dxa"/>
            <w:shd w:val="clear" w:color="auto" w:fill="auto"/>
            <w:vAlign w:val="center"/>
          </w:tcPr>
          <w:p w14:paraId="46C09CE5" w14:textId="0769D62B" w:rsidR="00656903" w:rsidRPr="00702EE3" w:rsidRDefault="00656903" w:rsidP="00EB78EB">
            <w:pPr>
              <w:autoSpaceDE w:val="0"/>
              <w:autoSpaceDN w:val="0"/>
              <w:adjustRightInd w:val="0"/>
              <w:jc w:val="both"/>
              <w:rPr>
                <w:rFonts w:ascii="Calibri" w:hAnsi="Calibri" w:cs="Calibri"/>
                <w:b/>
                <w:bCs/>
                <w:lang w:eastAsia="ro-RO"/>
              </w:rPr>
            </w:pPr>
            <w:r w:rsidRPr="00702EE3">
              <w:rPr>
                <w:rFonts w:ascii="Calibri" w:hAnsi="Calibri" w:cs="Calibri"/>
                <w:b/>
                <w:bCs/>
                <w:lang w:eastAsia="ro-RO"/>
              </w:rPr>
              <w:t>Doc. 3, CF</w:t>
            </w:r>
          </w:p>
        </w:tc>
        <w:tc>
          <w:tcPr>
            <w:tcW w:w="1322" w:type="dxa"/>
            <w:shd w:val="clear" w:color="auto" w:fill="auto"/>
            <w:vAlign w:val="center"/>
          </w:tcPr>
          <w:p w14:paraId="664FE1F8" w14:textId="77777777" w:rsidR="00656903" w:rsidRPr="00702EE3" w:rsidRDefault="00656903" w:rsidP="00EB78EB">
            <w:pPr>
              <w:autoSpaceDE w:val="0"/>
              <w:autoSpaceDN w:val="0"/>
              <w:adjustRightInd w:val="0"/>
              <w:jc w:val="center"/>
              <w:rPr>
                <w:rFonts w:ascii="Calibri" w:hAnsi="Calibri" w:cs="Calibri"/>
                <w:b/>
              </w:rPr>
            </w:pPr>
          </w:p>
        </w:tc>
      </w:tr>
      <w:tr w:rsidR="00D7679E" w:rsidRPr="00702EE3" w14:paraId="340263E8" w14:textId="77777777" w:rsidTr="00130042">
        <w:trPr>
          <w:trHeight w:val="417"/>
          <w:jc w:val="center"/>
        </w:trPr>
        <w:tc>
          <w:tcPr>
            <w:tcW w:w="445" w:type="dxa"/>
            <w:shd w:val="clear" w:color="auto" w:fill="FFE599"/>
            <w:vAlign w:val="center"/>
          </w:tcPr>
          <w:p w14:paraId="494DF7C8" w14:textId="77777777" w:rsidR="00D7679E" w:rsidRPr="00702EE3" w:rsidRDefault="00D7679E" w:rsidP="00EB78EB">
            <w:pPr>
              <w:rPr>
                <w:rFonts w:ascii="Calibri" w:hAnsi="Calibri" w:cs="Calibri"/>
                <w:b/>
                <w:bCs/>
              </w:rPr>
            </w:pPr>
            <w:r w:rsidRPr="00702EE3">
              <w:rPr>
                <w:rFonts w:ascii="Calibri" w:hAnsi="Calibri" w:cs="Calibri"/>
                <w:b/>
                <w:bCs/>
              </w:rPr>
              <w:t>2</w:t>
            </w:r>
          </w:p>
        </w:tc>
        <w:tc>
          <w:tcPr>
            <w:tcW w:w="12199" w:type="dxa"/>
            <w:shd w:val="clear" w:color="auto" w:fill="FFE599"/>
            <w:vAlign w:val="center"/>
          </w:tcPr>
          <w:p w14:paraId="4F279630" w14:textId="77777777" w:rsidR="00D7679E" w:rsidRPr="00702EE3" w:rsidRDefault="00D7679E" w:rsidP="00EB78EB">
            <w:pPr>
              <w:jc w:val="both"/>
              <w:rPr>
                <w:rFonts w:ascii="Calibri" w:hAnsi="Calibri" w:cs="Calibri"/>
              </w:rPr>
            </w:pPr>
            <w:r w:rsidRPr="00702EE3">
              <w:rPr>
                <w:rFonts w:ascii="Calibri" w:hAnsi="Calibri" w:cs="Calibri"/>
                <w:b/>
                <w:bCs/>
              </w:rPr>
              <w:t>Maturitatea proiectului</w:t>
            </w:r>
            <w:r w:rsidRPr="00702EE3">
              <w:rPr>
                <w:rFonts w:ascii="Calibri" w:hAnsi="Calibri" w:cs="Calibri"/>
                <w:b/>
              </w:rPr>
              <w:t xml:space="preserve"> în sensul documentației aduse la depunere</w:t>
            </w:r>
            <w:r w:rsidRPr="00702EE3">
              <w:rPr>
                <w:rFonts w:ascii="Calibri" w:hAnsi="Calibri" w:cs="Calibri"/>
                <w:b/>
                <w:bCs/>
              </w:rPr>
              <w:t xml:space="preserve"> și a sustenabilității proiectului</w:t>
            </w:r>
            <w:r w:rsidRPr="00702EE3">
              <w:rPr>
                <w:rFonts w:ascii="Calibri" w:hAnsi="Calibri" w:cs="Calibri"/>
                <w:b/>
              </w:rPr>
              <w:t xml:space="preserve"> din perspectiva aspectelor de mediu și managementul riscului</w:t>
            </w:r>
          </w:p>
        </w:tc>
        <w:tc>
          <w:tcPr>
            <w:tcW w:w="1322" w:type="dxa"/>
            <w:shd w:val="clear" w:color="auto" w:fill="FFE599"/>
            <w:vAlign w:val="center"/>
          </w:tcPr>
          <w:p w14:paraId="3CB983CF" w14:textId="4BBD3E29" w:rsidR="00D7679E" w:rsidRPr="00702EE3" w:rsidRDefault="00D7679E" w:rsidP="00EB78EB">
            <w:pPr>
              <w:jc w:val="center"/>
              <w:rPr>
                <w:rFonts w:ascii="Calibri" w:hAnsi="Calibri" w:cs="Calibri"/>
                <w:b/>
              </w:rPr>
            </w:pPr>
            <w:r w:rsidRPr="00702EE3">
              <w:rPr>
                <w:rFonts w:ascii="Calibri" w:hAnsi="Calibri" w:cs="Calibri"/>
                <w:b/>
              </w:rPr>
              <w:t>10 puncte</w:t>
            </w:r>
          </w:p>
        </w:tc>
      </w:tr>
      <w:tr w:rsidR="00D7679E" w:rsidRPr="00702EE3" w14:paraId="6AF09619" w14:textId="77777777" w:rsidTr="00130042">
        <w:trPr>
          <w:trHeight w:val="240"/>
          <w:jc w:val="center"/>
        </w:trPr>
        <w:tc>
          <w:tcPr>
            <w:tcW w:w="445" w:type="dxa"/>
            <w:shd w:val="clear" w:color="auto" w:fill="auto"/>
            <w:vAlign w:val="center"/>
          </w:tcPr>
          <w:p w14:paraId="5ABF8E9A" w14:textId="77777777" w:rsidR="00D7679E" w:rsidRPr="00702EE3" w:rsidRDefault="00D7679E" w:rsidP="00EB78EB">
            <w:pPr>
              <w:jc w:val="both"/>
              <w:rPr>
                <w:rFonts w:ascii="Calibri" w:hAnsi="Calibri" w:cs="Calibri"/>
                <w:b/>
                <w:bCs/>
              </w:rPr>
            </w:pPr>
          </w:p>
        </w:tc>
        <w:tc>
          <w:tcPr>
            <w:tcW w:w="12199" w:type="dxa"/>
            <w:shd w:val="clear" w:color="auto" w:fill="auto"/>
            <w:vAlign w:val="center"/>
          </w:tcPr>
          <w:p w14:paraId="361C43CC" w14:textId="22359EAF" w:rsidR="00D7679E" w:rsidRPr="00702EE3" w:rsidRDefault="00D7679E" w:rsidP="0071519A">
            <w:pPr>
              <w:jc w:val="both"/>
              <w:rPr>
                <w:rFonts w:asciiTheme="minorHAnsi" w:hAnsiTheme="minorHAnsi" w:cstheme="minorHAnsi"/>
                <w:bCs/>
              </w:rPr>
            </w:pPr>
            <w:r w:rsidRPr="00702EE3">
              <w:rPr>
                <w:rFonts w:asciiTheme="minorHAnsi" w:hAnsiTheme="minorHAnsi" w:cstheme="minorHAnsi"/>
                <w:b/>
              </w:rPr>
              <w:t xml:space="preserve">2.1 Proiectele care prevăd utilaje agricole ce contribuie la îndeplinirea conditionalitatilor de </w:t>
            </w:r>
            <w:proofErr w:type="gramStart"/>
            <w:r w:rsidRPr="00702EE3">
              <w:rPr>
                <w:rFonts w:asciiTheme="minorHAnsi" w:hAnsiTheme="minorHAnsi" w:cstheme="minorHAnsi"/>
                <w:b/>
              </w:rPr>
              <w:t>mediu  si</w:t>
            </w:r>
            <w:proofErr w:type="gramEnd"/>
            <w:r w:rsidRPr="00702EE3">
              <w:rPr>
                <w:rFonts w:asciiTheme="minorHAnsi" w:hAnsiTheme="minorHAnsi" w:cstheme="minorHAnsi"/>
                <w:b/>
              </w:rPr>
              <w:t xml:space="preserve"> clima aplicabile fermierilor în contextul PS PAC 2023-2027 (utlilaje no tillage, minimum/low tillage,strip tillage).</w:t>
            </w:r>
            <w:r w:rsidR="0071519A" w:rsidRPr="00702EE3">
              <w:rPr>
                <w:rFonts w:asciiTheme="minorHAnsi" w:hAnsiTheme="minorHAnsi" w:cstheme="minorHAnsi"/>
              </w:rPr>
              <w:t xml:space="preserve"> </w:t>
            </w:r>
          </w:p>
        </w:tc>
        <w:tc>
          <w:tcPr>
            <w:tcW w:w="1322" w:type="dxa"/>
            <w:shd w:val="clear" w:color="auto" w:fill="auto"/>
            <w:vAlign w:val="center"/>
          </w:tcPr>
          <w:p w14:paraId="7561C15F" w14:textId="77777777" w:rsidR="00D7679E" w:rsidRPr="00702EE3" w:rsidRDefault="00D7679E" w:rsidP="00EB78EB">
            <w:pPr>
              <w:jc w:val="center"/>
              <w:rPr>
                <w:rFonts w:ascii="Calibri" w:hAnsi="Calibri" w:cs="Calibri"/>
                <w:b/>
              </w:rPr>
            </w:pPr>
            <w:r w:rsidRPr="00702EE3">
              <w:rPr>
                <w:rFonts w:ascii="Calibri" w:hAnsi="Calibri" w:cs="Calibri"/>
                <w:b/>
              </w:rPr>
              <w:t>10 p</w:t>
            </w:r>
          </w:p>
          <w:p w14:paraId="424458AA" w14:textId="77777777" w:rsidR="00D7679E" w:rsidRPr="00702EE3" w:rsidRDefault="00D7679E" w:rsidP="00EB78EB">
            <w:pPr>
              <w:jc w:val="center"/>
              <w:rPr>
                <w:rFonts w:ascii="Calibri" w:hAnsi="Calibri" w:cs="Calibri"/>
                <w:b/>
              </w:rPr>
            </w:pPr>
          </w:p>
          <w:p w14:paraId="530A5509" w14:textId="77777777" w:rsidR="00D7679E" w:rsidRPr="00702EE3" w:rsidRDefault="00D7679E" w:rsidP="00EB78EB">
            <w:pPr>
              <w:jc w:val="center"/>
              <w:rPr>
                <w:rFonts w:ascii="Calibri" w:hAnsi="Calibri" w:cs="Calibri"/>
                <w:b/>
              </w:rPr>
            </w:pPr>
          </w:p>
          <w:p w14:paraId="4E6D2DF5" w14:textId="77777777" w:rsidR="00D7679E" w:rsidRPr="00702EE3" w:rsidRDefault="00D7679E" w:rsidP="00EB78EB">
            <w:pPr>
              <w:jc w:val="center"/>
              <w:rPr>
                <w:rFonts w:ascii="Calibri" w:hAnsi="Calibri" w:cs="Calibri"/>
                <w:b/>
              </w:rPr>
            </w:pPr>
          </w:p>
          <w:p w14:paraId="4D88FB3A" w14:textId="77777777" w:rsidR="00D7679E" w:rsidRPr="00702EE3" w:rsidRDefault="00D7679E" w:rsidP="00EB78EB">
            <w:pPr>
              <w:jc w:val="center"/>
              <w:rPr>
                <w:rFonts w:ascii="Calibri" w:hAnsi="Calibri" w:cs="Calibri"/>
                <w:b/>
              </w:rPr>
            </w:pPr>
          </w:p>
          <w:p w14:paraId="1B1AB724" w14:textId="77777777" w:rsidR="00D7679E" w:rsidRPr="00702EE3" w:rsidRDefault="00D7679E" w:rsidP="00EB78EB">
            <w:pPr>
              <w:jc w:val="center"/>
              <w:rPr>
                <w:rFonts w:ascii="Calibri" w:hAnsi="Calibri" w:cs="Calibri"/>
                <w:b/>
              </w:rPr>
            </w:pPr>
          </w:p>
        </w:tc>
      </w:tr>
      <w:tr w:rsidR="00656903" w:rsidRPr="00702EE3" w14:paraId="6FE50DC0" w14:textId="77777777" w:rsidTr="00130042">
        <w:trPr>
          <w:trHeight w:val="451"/>
          <w:jc w:val="center"/>
        </w:trPr>
        <w:tc>
          <w:tcPr>
            <w:tcW w:w="445" w:type="dxa"/>
            <w:shd w:val="clear" w:color="auto" w:fill="auto"/>
            <w:vAlign w:val="center"/>
          </w:tcPr>
          <w:p w14:paraId="1278669B" w14:textId="77777777" w:rsidR="00656903" w:rsidRPr="00702EE3" w:rsidRDefault="00656903" w:rsidP="00EB78EB">
            <w:pPr>
              <w:jc w:val="both"/>
              <w:rPr>
                <w:rFonts w:ascii="Calibri" w:hAnsi="Calibri" w:cs="Calibri"/>
                <w:b/>
                <w:bCs/>
              </w:rPr>
            </w:pPr>
          </w:p>
        </w:tc>
        <w:tc>
          <w:tcPr>
            <w:tcW w:w="12199" w:type="dxa"/>
            <w:shd w:val="clear" w:color="auto" w:fill="auto"/>
            <w:vAlign w:val="center"/>
          </w:tcPr>
          <w:p w14:paraId="3004F9B0" w14:textId="2986899D" w:rsidR="00656903" w:rsidRPr="00702EE3" w:rsidRDefault="00656903" w:rsidP="00EB78EB">
            <w:pPr>
              <w:jc w:val="both"/>
              <w:rPr>
                <w:rFonts w:asciiTheme="minorHAnsi" w:hAnsiTheme="minorHAnsi" w:cstheme="minorHAnsi"/>
                <w:b/>
              </w:rPr>
            </w:pPr>
            <w:r w:rsidRPr="00702EE3">
              <w:rPr>
                <w:rFonts w:asciiTheme="minorHAnsi" w:hAnsiTheme="minorHAnsi" w:cstheme="minorHAnsi"/>
                <w:b/>
              </w:rPr>
              <w:t>CF, Doc. 14</w:t>
            </w:r>
          </w:p>
        </w:tc>
        <w:tc>
          <w:tcPr>
            <w:tcW w:w="1322" w:type="dxa"/>
            <w:shd w:val="clear" w:color="auto" w:fill="auto"/>
            <w:vAlign w:val="center"/>
          </w:tcPr>
          <w:p w14:paraId="49EBA350" w14:textId="77777777" w:rsidR="00656903" w:rsidRPr="00702EE3" w:rsidRDefault="00656903" w:rsidP="00EB78EB">
            <w:pPr>
              <w:jc w:val="center"/>
              <w:rPr>
                <w:rFonts w:ascii="Calibri" w:hAnsi="Calibri" w:cs="Calibri"/>
                <w:b/>
              </w:rPr>
            </w:pPr>
          </w:p>
        </w:tc>
      </w:tr>
      <w:tr w:rsidR="00D7679E" w:rsidRPr="00702EE3" w14:paraId="008F7A08" w14:textId="77777777" w:rsidTr="00130042">
        <w:trPr>
          <w:trHeight w:val="333"/>
          <w:jc w:val="center"/>
        </w:trPr>
        <w:tc>
          <w:tcPr>
            <w:tcW w:w="445" w:type="dxa"/>
            <w:shd w:val="clear" w:color="auto" w:fill="FFE599"/>
            <w:vAlign w:val="center"/>
          </w:tcPr>
          <w:p w14:paraId="2ABB3BDD" w14:textId="77777777" w:rsidR="00D7679E" w:rsidRPr="00702EE3" w:rsidRDefault="00D7679E" w:rsidP="00EB78EB">
            <w:pPr>
              <w:rPr>
                <w:rFonts w:ascii="Calibri" w:hAnsi="Calibri" w:cs="Calibri"/>
                <w:b/>
                <w:bCs/>
              </w:rPr>
            </w:pPr>
            <w:r w:rsidRPr="00702EE3">
              <w:rPr>
                <w:rFonts w:ascii="Calibri" w:hAnsi="Calibri" w:cs="Calibri"/>
                <w:b/>
                <w:bCs/>
              </w:rPr>
              <w:t>3</w:t>
            </w:r>
          </w:p>
        </w:tc>
        <w:tc>
          <w:tcPr>
            <w:tcW w:w="12199" w:type="dxa"/>
            <w:shd w:val="clear" w:color="auto" w:fill="FFE599"/>
            <w:vAlign w:val="center"/>
          </w:tcPr>
          <w:p w14:paraId="6BF44DA5" w14:textId="77777777" w:rsidR="00D7679E" w:rsidRPr="00702EE3" w:rsidRDefault="00D7679E" w:rsidP="00EB78EB">
            <w:pPr>
              <w:rPr>
                <w:rFonts w:ascii="Calibri" w:hAnsi="Calibri" w:cs="Calibri"/>
                <w:i/>
              </w:rPr>
            </w:pPr>
            <w:r w:rsidRPr="00702EE3">
              <w:rPr>
                <w:rFonts w:ascii="Calibri" w:hAnsi="Calibri" w:cs="Calibri"/>
                <w:b/>
                <w:bCs/>
              </w:rPr>
              <w:t>Maturitatea solicitantului în sensul vechimii în desfășurarea activității și vechimea întreprinderii</w:t>
            </w:r>
          </w:p>
        </w:tc>
        <w:tc>
          <w:tcPr>
            <w:tcW w:w="1322" w:type="dxa"/>
            <w:shd w:val="clear" w:color="auto" w:fill="FFE599"/>
            <w:vAlign w:val="center"/>
          </w:tcPr>
          <w:p w14:paraId="1653B445" w14:textId="77777777" w:rsidR="00D7679E" w:rsidRPr="00702EE3" w:rsidRDefault="00D7679E" w:rsidP="00EB78EB">
            <w:pPr>
              <w:jc w:val="center"/>
              <w:rPr>
                <w:rFonts w:ascii="Calibri" w:hAnsi="Calibri" w:cs="Calibri"/>
                <w:b/>
              </w:rPr>
            </w:pPr>
            <w:r w:rsidRPr="00702EE3">
              <w:rPr>
                <w:rFonts w:ascii="Calibri" w:hAnsi="Calibri" w:cs="Calibri"/>
                <w:b/>
              </w:rPr>
              <w:t>Maximum</w:t>
            </w:r>
          </w:p>
          <w:p w14:paraId="24378253" w14:textId="77777777" w:rsidR="00D7679E" w:rsidRPr="00702EE3" w:rsidRDefault="00D7679E" w:rsidP="00EB78EB">
            <w:pPr>
              <w:jc w:val="center"/>
              <w:rPr>
                <w:rFonts w:ascii="Calibri" w:hAnsi="Calibri" w:cs="Calibri"/>
                <w:b/>
              </w:rPr>
            </w:pPr>
            <w:r w:rsidRPr="00702EE3">
              <w:rPr>
                <w:rFonts w:ascii="Calibri" w:hAnsi="Calibri" w:cs="Calibri"/>
                <w:b/>
              </w:rPr>
              <w:t xml:space="preserve">20 p </w:t>
            </w:r>
          </w:p>
        </w:tc>
      </w:tr>
      <w:tr w:rsidR="00D7679E" w:rsidRPr="00702EE3" w14:paraId="73CDA018" w14:textId="77777777" w:rsidTr="00130042">
        <w:trPr>
          <w:trHeight w:val="455"/>
          <w:jc w:val="center"/>
        </w:trPr>
        <w:tc>
          <w:tcPr>
            <w:tcW w:w="445" w:type="dxa"/>
            <w:vMerge w:val="restart"/>
            <w:shd w:val="clear" w:color="auto" w:fill="auto"/>
            <w:vAlign w:val="center"/>
          </w:tcPr>
          <w:p w14:paraId="1B492A26" w14:textId="77777777" w:rsidR="00D7679E" w:rsidRPr="00702EE3" w:rsidRDefault="00D7679E" w:rsidP="00EB78EB">
            <w:pPr>
              <w:rPr>
                <w:rFonts w:ascii="Calibri" w:hAnsi="Calibri" w:cs="Calibri"/>
                <w:b/>
                <w:bCs/>
              </w:rPr>
            </w:pPr>
          </w:p>
        </w:tc>
        <w:tc>
          <w:tcPr>
            <w:tcW w:w="13521" w:type="dxa"/>
            <w:gridSpan w:val="2"/>
            <w:shd w:val="clear" w:color="auto" w:fill="auto"/>
            <w:vAlign w:val="center"/>
          </w:tcPr>
          <w:p w14:paraId="60E2B1D8" w14:textId="77777777" w:rsidR="00D7679E" w:rsidRPr="00702EE3" w:rsidRDefault="00D7679E" w:rsidP="00EB78EB">
            <w:pPr>
              <w:rPr>
                <w:rFonts w:ascii="Calibri" w:hAnsi="Calibri" w:cs="Calibri"/>
                <w:b/>
              </w:rPr>
            </w:pPr>
            <w:r w:rsidRPr="00702EE3">
              <w:rPr>
                <w:rFonts w:ascii="Calibri" w:hAnsi="Calibri" w:cs="Calibri"/>
                <w:b/>
              </w:rPr>
              <w:t>3.1 Proiecte depuse de solicitanții cu vechimea întreprinderii active* în desfășurarea activității agroalimentare</w:t>
            </w:r>
          </w:p>
        </w:tc>
      </w:tr>
      <w:tr w:rsidR="00D7679E" w:rsidRPr="00702EE3" w14:paraId="74F0ABA4" w14:textId="77777777" w:rsidTr="00130042">
        <w:trPr>
          <w:trHeight w:val="392"/>
          <w:jc w:val="center"/>
        </w:trPr>
        <w:tc>
          <w:tcPr>
            <w:tcW w:w="445" w:type="dxa"/>
            <w:vMerge/>
            <w:shd w:val="clear" w:color="auto" w:fill="auto"/>
            <w:vAlign w:val="center"/>
          </w:tcPr>
          <w:p w14:paraId="32839B2D" w14:textId="77777777" w:rsidR="00D7679E" w:rsidRPr="00702EE3" w:rsidRDefault="00D7679E" w:rsidP="00EB78EB">
            <w:pPr>
              <w:rPr>
                <w:rFonts w:ascii="Calibri" w:hAnsi="Calibri" w:cs="Calibri"/>
                <w:b/>
                <w:bCs/>
              </w:rPr>
            </w:pPr>
          </w:p>
        </w:tc>
        <w:tc>
          <w:tcPr>
            <w:tcW w:w="12199" w:type="dxa"/>
            <w:shd w:val="clear" w:color="auto" w:fill="auto"/>
            <w:vAlign w:val="center"/>
          </w:tcPr>
          <w:p w14:paraId="7DE4DAE5" w14:textId="77777777" w:rsidR="00D7679E" w:rsidRPr="00702EE3" w:rsidRDefault="00D7679E" w:rsidP="00EB78EB">
            <w:pPr>
              <w:autoSpaceDE w:val="0"/>
              <w:autoSpaceDN w:val="0"/>
              <w:adjustRightInd w:val="0"/>
              <w:ind w:left="720"/>
              <w:jc w:val="both"/>
              <w:rPr>
                <w:rFonts w:ascii="Calibri" w:hAnsi="Calibri" w:cs="Calibri"/>
                <w:b/>
                <w:bCs/>
                <w:lang w:eastAsia="ro-RO"/>
              </w:rPr>
            </w:pPr>
            <w:r w:rsidRPr="00702EE3">
              <w:rPr>
                <w:rFonts w:ascii="Calibri" w:hAnsi="Calibri" w:cs="Calibri"/>
                <w:b/>
                <w:lang w:eastAsia="ro-RO"/>
              </w:rPr>
              <w:t>a. minim  3 ani</w:t>
            </w:r>
          </w:p>
        </w:tc>
        <w:tc>
          <w:tcPr>
            <w:tcW w:w="1322" w:type="dxa"/>
            <w:shd w:val="clear" w:color="auto" w:fill="auto"/>
            <w:vAlign w:val="center"/>
          </w:tcPr>
          <w:p w14:paraId="4FAE8351" w14:textId="77777777" w:rsidR="00D7679E" w:rsidRPr="00702EE3" w:rsidRDefault="00D7679E" w:rsidP="00EB78EB">
            <w:pPr>
              <w:autoSpaceDE w:val="0"/>
              <w:autoSpaceDN w:val="0"/>
              <w:adjustRightInd w:val="0"/>
              <w:jc w:val="center"/>
              <w:rPr>
                <w:rFonts w:ascii="Calibri" w:hAnsi="Calibri" w:cs="Calibri"/>
                <w:b/>
                <w:lang w:eastAsia="ro-RO"/>
              </w:rPr>
            </w:pPr>
            <w:r w:rsidRPr="00702EE3">
              <w:rPr>
                <w:rFonts w:ascii="Calibri" w:hAnsi="Calibri" w:cs="Calibri"/>
                <w:b/>
                <w:lang w:eastAsia="ro-RO"/>
              </w:rPr>
              <w:t>20 p</w:t>
            </w:r>
          </w:p>
        </w:tc>
      </w:tr>
      <w:tr w:rsidR="00D7679E" w:rsidRPr="00702EE3" w14:paraId="5F78051F" w14:textId="77777777" w:rsidTr="00130042">
        <w:trPr>
          <w:trHeight w:val="408"/>
          <w:jc w:val="center"/>
        </w:trPr>
        <w:tc>
          <w:tcPr>
            <w:tcW w:w="445" w:type="dxa"/>
            <w:vMerge/>
            <w:shd w:val="clear" w:color="auto" w:fill="auto"/>
            <w:vAlign w:val="center"/>
          </w:tcPr>
          <w:p w14:paraId="4FF59E06" w14:textId="77777777" w:rsidR="00D7679E" w:rsidRPr="00702EE3" w:rsidRDefault="00D7679E" w:rsidP="00EB78EB">
            <w:pPr>
              <w:rPr>
                <w:rFonts w:ascii="Calibri" w:hAnsi="Calibri" w:cs="Calibri"/>
                <w:b/>
                <w:bCs/>
              </w:rPr>
            </w:pPr>
          </w:p>
        </w:tc>
        <w:tc>
          <w:tcPr>
            <w:tcW w:w="12199" w:type="dxa"/>
            <w:shd w:val="clear" w:color="auto" w:fill="auto"/>
            <w:vAlign w:val="center"/>
          </w:tcPr>
          <w:p w14:paraId="1CBC384E" w14:textId="77777777" w:rsidR="00D7679E" w:rsidRPr="00702EE3" w:rsidRDefault="00D7679E" w:rsidP="00EB78EB">
            <w:pPr>
              <w:autoSpaceDE w:val="0"/>
              <w:autoSpaceDN w:val="0"/>
              <w:adjustRightInd w:val="0"/>
              <w:ind w:left="720"/>
              <w:jc w:val="both"/>
              <w:rPr>
                <w:rFonts w:ascii="Calibri" w:hAnsi="Calibri" w:cs="Calibri"/>
                <w:b/>
                <w:bCs/>
                <w:lang w:eastAsia="ro-RO"/>
              </w:rPr>
            </w:pPr>
            <w:r w:rsidRPr="00702EE3">
              <w:rPr>
                <w:rFonts w:ascii="Calibri" w:hAnsi="Calibri" w:cs="Calibri"/>
                <w:b/>
                <w:lang w:eastAsia="ro-RO"/>
              </w:rPr>
              <w:t>b. 1 - 2 ani</w:t>
            </w:r>
          </w:p>
        </w:tc>
        <w:tc>
          <w:tcPr>
            <w:tcW w:w="1322" w:type="dxa"/>
            <w:shd w:val="clear" w:color="auto" w:fill="auto"/>
            <w:vAlign w:val="center"/>
          </w:tcPr>
          <w:p w14:paraId="7BC8BFEE" w14:textId="77777777" w:rsidR="00D7679E" w:rsidRPr="00702EE3" w:rsidRDefault="00D7679E" w:rsidP="00EB78EB">
            <w:pPr>
              <w:autoSpaceDE w:val="0"/>
              <w:autoSpaceDN w:val="0"/>
              <w:adjustRightInd w:val="0"/>
              <w:jc w:val="center"/>
              <w:rPr>
                <w:rFonts w:ascii="Calibri" w:hAnsi="Calibri" w:cs="Calibri"/>
                <w:b/>
                <w:lang w:eastAsia="ro-RO"/>
              </w:rPr>
            </w:pPr>
            <w:r w:rsidRPr="00702EE3">
              <w:rPr>
                <w:rFonts w:ascii="Calibri" w:hAnsi="Calibri" w:cs="Calibri"/>
                <w:b/>
                <w:lang w:eastAsia="ro-RO"/>
              </w:rPr>
              <w:t>15 p</w:t>
            </w:r>
          </w:p>
        </w:tc>
      </w:tr>
      <w:tr w:rsidR="00656903" w:rsidRPr="00702EE3" w14:paraId="2F034BC5" w14:textId="77777777" w:rsidTr="00FA100D">
        <w:trPr>
          <w:trHeight w:val="408"/>
          <w:jc w:val="center"/>
        </w:trPr>
        <w:tc>
          <w:tcPr>
            <w:tcW w:w="445" w:type="dxa"/>
            <w:vMerge/>
            <w:shd w:val="clear" w:color="auto" w:fill="auto"/>
            <w:vAlign w:val="center"/>
          </w:tcPr>
          <w:p w14:paraId="4555CE96" w14:textId="77777777" w:rsidR="00656903" w:rsidRPr="00702EE3" w:rsidRDefault="00656903" w:rsidP="00EB78EB">
            <w:pPr>
              <w:rPr>
                <w:rFonts w:ascii="Calibri" w:hAnsi="Calibri" w:cs="Calibri"/>
                <w:b/>
                <w:bCs/>
              </w:rPr>
            </w:pPr>
          </w:p>
        </w:tc>
        <w:tc>
          <w:tcPr>
            <w:tcW w:w="12199" w:type="dxa"/>
            <w:shd w:val="clear" w:color="auto" w:fill="auto"/>
            <w:vAlign w:val="center"/>
          </w:tcPr>
          <w:p w14:paraId="07E32C48" w14:textId="08D5C57D" w:rsidR="00656903" w:rsidRPr="00702EE3" w:rsidRDefault="00656903" w:rsidP="00EB78EB">
            <w:pPr>
              <w:autoSpaceDE w:val="0"/>
              <w:autoSpaceDN w:val="0"/>
              <w:adjustRightInd w:val="0"/>
              <w:ind w:left="720"/>
              <w:jc w:val="both"/>
              <w:rPr>
                <w:rFonts w:ascii="Calibri" w:hAnsi="Calibri" w:cs="Calibri"/>
                <w:b/>
                <w:lang w:eastAsia="ro-RO"/>
              </w:rPr>
            </w:pPr>
            <w:r w:rsidRPr="00702EE3">
              <w:rPr>
                <w:rFonts w:ascii="Calibri" w:hAnsi="Calibri" w:cs="Calibri"/>
                <w:b/>
                <w:lang w:eastAsia="ro-RO"/>
              </w:rPr>
              <w:t>Doc. 13, PATRIMVEN</w:t>
            </w:r>
          </w:p>
        </w:tc>
        <w:tc>
          <w:tcPr>
            <w:tcW w:w="1322" w:type="dxa"/>
            <w:shd w:val="clear" w:color="auto" w:fill="auto"/>
            <w:vAlign w:val="center"/>
          </w:tcPr>
          <w:p w14:paraId="31268D31" w14:textId="77777777" w:rsidR="00656903" w:rsidRPr="00702EE3" w:rsidRDefault="00656903" w:rsidP="00EB78EB">
            <w:pPr>
              <w:autoSpaceDE w:val="0"/>
              <w:autoSpaceDN w:val="0"/>
              <w:adjustRightInd w:val="0"/>
              <w:jc w:val="center"/>
              <w:rPr>
                <w:rFonts w:ascii="Calibri" w:hAnsi="Calibri" w:cs="Calibri"/>
                <w:b/>
                <w:lang w:eastAsia="ro-RO"/>
              </w:rPr>
            </w:pPr>
          </w:p>
        </w:tc>
      </w:tr>
      <w:tr w:rsidR="00D7679E" w:rsidRPr="00702EE3" w14:paraId="574559D0" w14:textId="77777777" w:rsidTr="00130042">
        <w:trPr>
          <w:trHeight w:val="839"/>
          <w:jc w:val="center"/>
        </w:trPr>
        <w:tc>
          <w:tcPr>
            <w:tcW w:w="445" w:type="dxa"/>
            <w:shd w:val="clear" w:color="auto" w:fill="FFE599"/>
            <w:vAlign w:val="center"/>
          </w:tcPr>
          <w:p w14:paraId="4BC76D57" w14:textId="77777777" w:rsidR="00D7679E" w:rsidRPr="00702EE3" w:rsidRDefault="00D7679E" w:rsidP="00EB78EB">
            <w:pPr>
              <w:rPr>
                <w:rFonts w:ascii="Calibri" w:hAnsi="Calibri" w:cs="Calibri"/>
                <w:b/>
                <w:bCs/>
              </w:rPr>
            </w:pPr>
            <w:r w:rsidRPr="00702EE3">
              <w:rPr>
                <w:rFonts w:ascii="Calibri" w:hAnsi="Calibri" w:cs="Calibri"/>
                <w:b/>
                <w:bCs/>
              </w:rPr>
              <w:t>4</w:t>
            </w:r>
          </w:p>
        </w:tc>
        <w:tc>
          <w:tcPr>
            <w:tcW w:w="12199" w:type="dxa"/>
            <w:shd w:val="clear" w:color="auto" w:fill="FFE599"/>
            <w:vAlign w:val="center"/>
          </w:tcPr>
          <w:p w14:paraId="3CBA6DC2" w14:textId="77777777" w:rsidR="00D7679E" w:rsidRPr="00702EE3" w:rsidRDefault="00D7679E" w:rsidP="00EB78EB">
            <w:pPr>
              <w:rPr>
                <w:rFonts w:ascii="Calibri" w:hAnsi="Calibri" w:cs="Calibri"/>
              </w:rPr>
            </w:pPr>
            <w:r w:rsidRPr="00702EE3">
              <w:rPr>
                <w:rFonts w:ascii="Calibri" w:hAnsi="Calibri" w:cs="Calibri"/>
                <w:b/>
                <w:bCs/>
              </w:rPr>
              <w:t xml:space="preserve">Principiul accesului la finanțare </w:t>
            </w:r>
            <w:r w:rsidRPr="00702EE3">
              <w:rPr>
                <w:rFonts w:ascii="Calibri" w:hAnsi="Calibri" w:cs="Calibri"/>
                <w:b/>
              </w:rPr>
              <w:t>în sensul prioritizării solicitanților care nu au beneficiat de finanțare în perioada de programare 2014 – 2020 prin PNDR sM 4.1/4.1a și măsura similară din 19.2</w:t>
            </w:r>
          </w:p>
        </w:tc>
        <w:tc>
          <w:tcPr>
            <w:tcW w:w="1322" w:type="dxa"/>
            <w:shd w:val="clear" w:color="auto" w:fill="FFE599"/>
            <w:vAlign w:val="center"/>
          </w:tcPr>
          <w:p w14:paraId="57118C6F" w14:textId="2201F011" w:rsidR="00D7679E" w:rsidRPr="00702EE3" w:rsidRDefault="00D7679E" w:rsidP="00EB78EB">
            <w:pPr>
              <w:jc w:val="center"/>
              <w:rPr>
                <w:rFonts w:ascii="Calibri" w:hAnsi="Calibri" w:cs="Calibri"/>
                <w:b/>
              </w:rPr>
            </w:pPr>
            <w:r w:rsidRPr="00702EE3">
              <w:rPr>
                <w:rFonts w:ascii="Calibri" w:hAnsi="Calibri" w:cs="Calibri"/>
                <w:b/>
              </w:rPr>
              <w:t>25 puncte</w:t>
            </w:r>
          </w:p>
        </w:tc>
      </w:tr>
      <w:tr w:rsidR="00D7679E" w:rsidRPr="00702EE3" w14:paraId="2B2E3B29" w14:textId="77777777" w:rsidTr="00130042">
        <w:trPr>
          <w:trHeight w:val="794"/>
          <w:jc w:val="center"/>
        </w:trPr>
        <w:tc>
          <w:tcPr>
            <w:tcW w:w="445" w:type="dxa"/>
            <w:shd w:val="clear" w:color="auto" w:fill="auto"/>
            <w:vAlign w:val="center"/>
          </w:tcPr>
          <w:p w14:paraId="1A935216" w14:textId="77777777" w:rsidR="00D7679E" w:rsidRPr="00702EE3" w:rsidRDefault="00D7679E" w:rsidP="00EB78EB">
            <w:pPr>
              <w:rPr>
                <w:rFonts w:ascii="Calibri" w:hAnsi="Calibri" w:cs="Calibri"/>
                <w:b/>
                <w:bCs/>
              </w:rPr>
            </w:pPr>
          </w:p>
        </w:tc>
        <w:tc>
          <w:tcPr>
            <w:tcW w:w="12199" w:type="dxa"/>
            <w:shd w:val="clear" w:color="auto" w:fill="auto"/>
            <w:vAlign w:val="center"/>
          </w:tcPr>
          <w:p w14:paraId="20C0E172" w14:textId="77777777" w:rsidR="00D7679E" w:rsidRPr="00702EE3" w:rsidRDefault="00D7679E" w:rsidP="00EB78EB">
            <w:pPr>
              <w:jc w:val="both"/>
              <w:rPr>
                <w:rFonts w:asciiTheme="minorHAnsi" w:hAnsiTheme="minorHAnsi" w:cstheme="minorHAnsi"/>
              </w:rPr>
            </w:pPr>
            <w:r w:rsidRPr="00702EE3">
              <w:rPr>
                <w:rFonts w:asciiTheme="minorHAnsi" w:hAnsiTheme="minorHAnsi" w:cstheme="minorHAnsi"/>
                <w:b/>
              </w:rPr>
              <w:t>4.1</w:t>
            </w:r>
            <w:r w:rsidRPr="00702EE3">
              <w:rPr>
                <w:rFonts w:asciiTheme="minorHAnsi" w:hAnsiTheme="minorHAnsi" w:cstheme="minorHAnsi"/>
              </w:rPr>
              <w:t xml:space="preserve"> Solicitanții care nu au beneficiat de finanțare din fonduri europene pentru dezvoltarea activității eligibile prin sM 4.1/4.1a și a celor similare eligibile prin sM 19.2., pentru aceleași tipologii de cheltuieli </w:t>
            </w:r>
            <w:r w:rsidRPr="00702EE3">
              <w:rPr>
                <w:rFonts w:ascii="Calibri" w:hAnsi="Calibri" w:cs="Calibri"/>
                <w:szCs w:val="22"/>
              </w:rPr>
              <w:t>(același tip de utilaj)</w:t>
            </w:r>
            <w:r w:rsidRPr="00702EE3">
              <w:rPr>
                <w:rFonts w:asciiTheme="minorHAnsi" w:hAnsiTheme="minorHAnsi" w:cstheme="minorHAnsi"/>
              </w:rPr>
              <w:t xml:space="preserve">. </w:t>
            </w:r>
            <w:r w:rsidRPr="00702EE3">
              <w:rPr>
                <w:rFonts w:asciiTheme="minorHAnsi" w:hAnsiTheme="minorHAnsi" w:cstheme="minorHAnsi"/>
                <w:i/>
                <w:iCs/>
              </w:rPr>
              <w:t xml:space="preserve">Punctajul va fi acordat pentru solicitanții care nu au obținut finanțare </w:t>
            </w:r>
            <w:r w:rsidRPr="00702EE3">
              <w:rPr>
                <w:rFonts w:asciiTheme="minorHAnsi" w:hAnsiTheme="minorHAnsi" w:cstheme="minorHAnsi"/>
              </w:rPr>
              <w:t>pentru aceleași tipologii de cheltuieli</w:t>
            </w:r>
            <w:r w:rsidRPr="00702EE3">
              <w:rPr>
                <w:rFonts w:asciiTheme="minorHAnsi" w:hAnsiTheme="minorHAnsi" w:cstheme="minorHAnsi"/>
                <w:i/>
                <w:iCs/>
              </w:rPr>
              <w:t xml:space="preserve"> (nu au incheiat contract de finantare) prin intermediul sM 4.1/4.1a și a acțiunilor similare finanțate prin sM 19.2 </w:t>
            </w:r>
            <w:r w:rsidRPr="00702EE3">
              <w:rPr>
                <w:rFonts w:asciiTheme="minorHAnsi" w:hAnsiTheme="minorHAnsi" w:cstheme="minorHAnsi"/>
              </w:rPr>
              <w:t>, în perioada 2014-2020, inclusiv perioada de tranziție.</w:t>
            </w:r>
          </w:p>
          <w:p w14:paraId="64A32BD4" w14:textId="5B6D019A" w:rsidR="00D7679E" w:rsidRPr="00702EE3" w:rsidRDefault="00D7679E" w:rsidP="00EB78EB">
            <w:pPr>
              <w:jc w:val="both"/>
              <w:rPr>
                <w:rFonts w:ascii="Calibri" w:hAnsi="Calibri" w:cs="Calibri"/>
                <w:b/>
                <w:bCs/>
              </w:rPr>
            </w:pPr>
          </w:p>
        </w:tc>
        <w:tc>
          <w:tcPr>
            <w:tcW w:w="1322" w:type="dxa"/>
            <w:shd w:val="clear" w:color="auto" w:fill="auto"/>
            <w:vAlign w:val="center"/>
          </w:tcPr>
          <w:p w14:paraId="62D547BE" w14:textId="77777777" w:rsidR="00D7679E" w:rsidRPr="00702EE3" w:rsidRDefault="00D7679E" w:rsidP="00EB78EB">
            <w:pPr>
              <w:jc w:val="center"/>
              <w:rPr>
                <w:rFonts w:ascii="Calibri" w:hAnsi="Calibri" w:cs="Calibri"/>
                <w:b/>
              </w:rPr>
            </w:pPr>
            <w:r w:rsidRPr="00702EE3">
              <w:rPr>
                <w:rFonts w:ascii="Calibri" w:hAnsi="Calibri" w:cs="Calibri"/>
                <w:b/>
              </w:rPr>
              <w:t>25 p</w:t>
            </w:r>
          </w:p>
        </w:tc>
      </w:tr>
      <w:tr w:rsidR="00656903" w:rsidRPr="00702EE3" w14:paraId="4C6F3B5E" w14:textId="77777777" w:rsidTr="00130042">
        <w:trPr>
          <w:trHeight w:val="586"/>
          <w:jc w:val="center"/>
        </w:trPr>
        <w:tc>
          <w:tcPr>
            <w:tcW w:w="445" w:type="dxa"/>
            <w:shd w:val="clear" w:color="auto" w:fill="auto"/>
            <w:vAlign w:val="center"/>
          </w:tcPr>
          <w:p w14:paraId="5F15906E" w14:textId="77777777" w:rsidR="00656903" w:rsidRPr="00702EE3" w:rsidRDefault="00656903" w:rsidP="00EB78EB">
            <w:pPr>
              <w:rPr>
                <w:rFonts w:ascii="Calibri" w:hAnsi="Calibri" w:cs="Calibri"/>
                <w:b/>
                <w:bCs/>
              </w:rPr>
            </w:pPr>
          </w:p>
        </w:tc>
        <w:tc>
          <w:tcPr>
            <w:tcW w:w="12199" w:type="dxa"/>
            <w:shd w:val="clear" w:color="auto" w:fill="auto"/>
            <w:vAlign w:val="center"/>
          </w:tcPr>
          <w:p w14:paraId="5952AE57" w14:textId="4A0CFB3E" w:rsidR="00656903" w:rsidRPr="00702EE3" w:rsidRDefault="00FF1076" w:rsidP="00EB78EB">
            <w:pPr>
              <w:jc w:val="both"/>
              <w:rPr>
                <w:rFonts w:asciiTheme="minorHAnsi" w:hAnsiTheme="minorHAnsi" w:cstheme="minorHAnsi"/>
                <w:b/>
              </w:rPr>
            </w:pPr>
            <w:r w:rsidRPr="00702EE3">
              <w:rPr>
                <w:rFonts w:asciiTheme="minorHAnsi" w:hAnsiTheme="minorHAnsi" w:cstheme="minorHAnsi"/>
                <w:b/>
              </w:rPr>
              <w:t>Baza de date</w:t>
            </w:r>
            <w:r w:rsidR="00656903" w:rsidRPr="00702EE3">
              <w:rPr>
                <w:rFonts w:asciiTheme="minorHAnsi" w:hAnsiTheme="minorHAnsi" w:cstheme="minorHAnsi"/>
                <w:b/>
              </w:rPr>
              <w:t xml:space="preserve"> AFIR</w:t>
            </w:r>
          </w:p>
        </w:tc>
        <w:tc>
          <w:tcPr>
            <w:tcW w:w="1322" w:type="dxa"/>
            <w:shd w:val="clear" w:color="auto" w:fill="auto"/>
            <w:vAlign w:val="center"/>
          </w:tcPr>
          <w:p w14:paraId="53F72C67" w14:textId="77777777" w:rsidR="00656903" w:rsidRPr="00702EE3" w:rsidRDefault="00656903" w:rsidP="00EB78EB">
            <w:pPr>
              <w:jc w:val="center"/>
              <w:rPr>
                <w:rFonts w:ascii="Calibri" w:hAnsi="Calibri" w:cs="Calibri"/>
                <w:b/>
              </w:rPr>
            </w:pPr>
          </w:p>
        </w:tc>
      </w:tr>
      <w:tr w:rsidR="00D7679E" w:rsidRPr="00702EE3" w14:paraId="70C78C66" w14:textId="77777777" w:rsidTr="00130042">
        <w:trPr>
          <w:trHeight w:val="687"/>
          <w:jc w:val="center"/>
        </w:trPr>
        <w:tc>
          <w:tcPr>
            <w:tcW w:w="445" w:type="dxa"/>
            <w:shd w:val="clear" w:color="auto" w:fill="FFE599"/>
            <w:vAlign w:val="center"/>
          </w:tcPr>
          <w:p w14:paraId="27A06664" w14:textId="77777777" w:rsidR="00D7679E" w:rsidRPr="00702EE3" w:rsidRDefault="00D7679E" w:rsidP="00EB78EB">
            <w:pPr>
              <w:rPr>
                <w:rFonts w:ascii="Calibri" w:hAnsi="Calibri" w:cs="Calibri"/>
                <w:b/>
              </w:rPr>
            </w:pPr>
            <w:r w:rsidRPr="00702EE3">
              <w:rPr>
                <w:rFonts w:ascii="Calibri" w:hAnsi="Calibri" w:cs="Calibri"/>
                <w:b/>
              </w:rPr>
              <w:t>5</w:t>
            </w:r>
          </w:p>
        </w:tc>
        <w:tc>
          <w:tcPr>
            <w:tcW w:w="12199" w:type="dxa"/>
            <w:shd w:val="clear" w:color="auto" w:fill="FFE599"/>
            <w:vAlign w:val="center"/>
          </w:tcPr>
          <w:p w14:paraId="4F84E3A4" w14:textId="77777777" w:rsidR="00D7679E" w:rsidRPr="00702EE3" w:rsidRDefault="00D7679E" w:rsidP="00EB78EB">
            <w:pPr>
              <w:rPr>
                <w:rFonts w:ascii="Calibri" w:hAnsi="Calibri" w:cs="Calibri"/>
                <w:i/>
                <w:color w:val="000000"/>
                <w:lang w:eastAsia="ro-RO"/>
              </w:rPr>
            </w:pPr>
            <w:r w:rsidRPr="00702EE3">
              <w:rPr>
                <w:rFonts w:ascii="Calibri" w:hAnsi="Calibri" w:cs="Calibri"/>
                <w:b/>
              </w:rPr>
              <w:t>Principiul produsului cu înaltă valoare adăugată (ex. produse care participă la scheme de calitate recunoscute la nivel național, european)</w:t>
            </w:r>
            <w:r w:rsidRPr="00702EE3" w:rsidDel="009308D8">
              <w:rPr>
                <w:rFonts w:ascii="Calibri" w:hAnsi="Calibri" w:cs="Calibri"/>
                <w:b/>
              </w:rPr>
              <w:t xml:space="preserve"> </w:t>
            </w:r>
          </w:p>
        </w:tc>
        <w:tc>
          <w:tcPr>
            <w:tcW w:w="1322" w:type="dxa"/>
            <w:shd w:val="clear" w:color="auto" w:fill="FFE599"/>
            <w:vAlign w:val="center"/>
          </w:tcPr>
          <w:p w14:paraId="381DF833" w14:textId="51E062D7" w:rsidR="00D7679E" w:rsidRPr="00702EE3" w:rsidRDefault="00D7679E" w:rsidP="00EB78EB">
            <w:pPr>
              <w:jc w:val="center"/>
              <w:rPr>
                <w:rFonts w:ascii="Calibri" w:hAnsi="Calibri" w:cs="Calibri"/>
              </w:rPr>
            </w:pPr>
            <w:r w:rsidRPr="00702EE3">
              <w:rPr>
                <w:rFonts w:ascii="Calibri" w:hAnsi="Calibri" w:cs="Calibri"/>
                <w:b/>
              </w:rPr>
              <w:t>5 puncte</w:t>
            </w:r>
          </w:p>
        </w:tc>
      </w:tr>
      <w:tr w:rsidR="00D7679E" w:rsidRPr="00702EE3" w14:paraId="37F7F140" w14:textId="77777777" w:rsidTr="00130042">
        <w:trPr>
          <w:trHeight w:val="633"/>
          <w:jc w:val="center"/>
        </w:trPr>
        <w:tc>
          <w:tcPr>
            <w:tcW w:w="445" w:type="dxa"/>
            <w:shd w:val="clear" w:color="auto" w:fill="auto"/>
            <w:vAlign w:val="center"/>
          </w:tcPr>
          <w:p w14:paraId="32621706" w14:textId="77777777" w:rsidR="00D7679E" w:rsidRPr="00702EE3" w:rsidRDefault="00D7679E" w:rsidP="00EB78EB">
            <w:pPr>
              <w:rPr>
                <w:rFonts w:ascii="Calibri" w:hAnsi="Calibri" w:cs="Calibri"/>
                <w:b/>
              </w:rPr>
            </w:pPr>
          </w:p>
        </w:tc>
        <w:tc>
          <w:tcPr>
            <w:tcW w:w="12199" w:type="dxa"/>
            <w:shd w:val="clear" w:color="auto" w:fill="auto"/>
            <w:vAlign w:val="center"/>
          </w:tcPr>
          <w:p w14:paraId="509EBFAC" w14:textId="41071D07" w:rsidR="00D7679E" w:rsidRPr="00702EE3" w:rsidRDefault="00D7679E" w:rsidP="0071519A">
            <w:pPr>
              <w:jc w:val="both"/>
              <w:rPr>
                <w:rFonts w:ascii="Calibri" w:hAnsi="Calibri" w:cs="Calibri"/>
                <w:b/>
              </w:rPr>
            </w:pPr>
            <w:r w:rsidRPr="00702EE3">
              <w:rPr>
                <w:rFonts w:ascii="Calibri" w:hAnsi="Calibri" w:cs="Calibri"/>
                <w:b/>
              </w:rPr>
              <w:t>5.1. Investiţia este destinată sistemului de cultură ecologic</w:t>
            </w:r>
            <w:r w:rsidRPr="00702EE3">
              <w:rPr>
                <w:rFonts w:ascii="Calibri" w:hAnsi="Calibri" w:cs="Calibri"/>
              </w:rPr>
              <w:t xml:space="preserve"> </w:t>
            </w:r>
          </w:p>
        </w:tc>
        <w:tc>
          <w:tcPr>
            <w:tcW w:w="1322" w:type="dxa"/>
            <w:shd w:val="clear" w:color="auto" w:fill="auto"/>
            <w:vAlign w:val="center"/>
          </w:tcPr>
          <w:p w14:paraId="752C1A40" w14:textId="77777777" w:rsidR="00D7679E" w:rsidRPr="00702EE3" w:rsidRDefault="00D7679E" w:rsidP="00EB78EB">
            <w:pPr>
              <w:jc w:val="center"/>
              <w:rPr>
                <w:rFonts w:ascii="Calibri" w:hAnsi="Calibri" w:cs="Calibri"/>
                <w:b/>
              </w:rPr>
            </w:pPr>
            <w:r w:rsidRPr="00702EE3">
              <w:rPr>
                <w:rFonts w:ascii="Calibri" w:hAnsi="Calibri" w:cs="Calibri"/>
                <w:b/>
              </w:rPr>
              <w:t>5 p</w:t>
            </w:r>
          </w:p>
        </w:tc>
      </w:tr>
      <w:tr w:rsidR="00656903" w:rsidRPr="00702EE3" w14:paraId="2D14ED07" w14:textId="77777777" w:rsidTr="00FA100D">
        <w:trPr>
          <w:trHeight w:val="633"/>
          <w:jc w:val="center"/>
        </w:trPr>
        <w:tc>
          <w:tcPr>
            <w:tcW w:w="445" w:type="dxa"/>
            <w:shd w:val="clear" w:color="auto" w:fill="auto"/>
            <w:vAlign w:val="center"/>
          </w:tcPr>
          <w:p w14:paraId="4CE3FDAC" w14:textId="77777777" w:rsidR="00656903" w:rsidRPr="00702EE3" w:rsidRDefault="00656903" w:rsidP="00EB78EB">
            <w:pPr>
              <w:rPr>
                <w:rFonts w:ascii="Calibri" w:hAnsi="Calibri" w:cs="Calibri"/>
                <w:b/>
              </w:rPr>
            </w:pPr>
          </w:p>
        </w:tc>
        <w:tc>
          <w:tcPr>
            <w:tcW w:w="12199" w:type="dxa"/>
            <w:shd w:val="clear" w:color="auto" w:fill="auto"/>
            <w:vAlign w:val="center"/>
          </w:tcPr>
          <w:p w14:paraId="618788A6" w14:textId="4C7E5381" w:rsidR="00656903" w:rsidRPr="00702EE3" w:rsidRDefault="00656903" w:rsidP="00EB78EB">
            <w:pPr>
              <w:jc w:val="both"/>
              <w:rPr>
                <w:rFonts w:ascii="Calibri" w:hAnsi="Calibri" w:cs="Calibri"/>
                <w:b/>
              </w:rPr>
            </w:pPr>
            <w:r w:rsidRPr="00702EE3">
              <w:rPr>
                <w:rFonts w:ascii="Calibri" w:hAnsi="Calibri" w:cs="Calibri"/>
                <w:b/>
              </w:rPr>
              <w:t>Doc. 10.1, 10.2, CF, Declaratia F</w:t>
            </w:r>
          </w:p>
        </w:tc>
        <w:tc>
          <w:tcPr>
            <w:tcW w:w="1322" w:type="dxa"/>
            <w:shd w:val="clear" w:color="auto" w:fill="auto"/>
            <w:vAlign w:val="center"/>
          </w:tcPr>
          <w:p w14:paraId="279227FD" w14:textId="77777777" w:rsidR="00656903" w:rsidRPr="00702EE3" w:rsidRDefault="00656903" w:rsidP="00EB78EB">
            <w:pPr>
              <w:jc w:val="center"/>
              <w:rPr>
                <w:rFonts w:ascii="Calibri" w:hAnsi="Calibri" w:cs="Calibri"/>
                <w:b/>
              </w:rPr>
            </w:pPr>
          </w:p>
        </w:tc>
      </w:tr>
      <w:tr w:rsidR="00D7679E" w:rsidRPr="00702EE3" w14:paraId="0931F638" w14:textId="77777777" w:rsidTr="0071519A">
        <w:trPr>
          <w:trHeight w:val="633"/>
          <w:jc w:val="center"/>
        </w:trPr>
        <w:tc>
          <w:tcPr>
            <w:tcW w:w="445" w:type="dxa"/>
            <w:shd w:val="clear" w:color="auto" w:fill="FDE9D9" w:themeFill="accent6" w:themeFillTint="33"/>
            <w:vAlign w:val="center"/>
          </w:tcPr>
          <w:p w14:paraId="3DEF0296" w14:textId="77777777" w:rsidR="00D7679E" w:rsidRPr="00702EE3" w:rsidRDefault="00D7679E" w:rsidP="00EB78EB">
            <w:pPr>
              <w:rPr>
                <w:rFonts w:ascii="Calibri" w:hAnsi="Calibri" w:cs="Calibri"/>
                <w:b/>
              </w:rPr>
            </w:pPr>
            <w:r w:rsidRPr="00702EE3">
              <w:rPr>
                <w:rFonts w:ascii="Calibri" w:hAnsi="Calibri" w:cs="Calibri"/>
                <w:b/>
              </w:rPr>
              <w:t>6</w:t>
            </w:r>
          </w:p>
        </w:tc>
        <w:tc>
          <w:tcPr>
            <w:tcW w:w="12199" w:type="dxa"/>
            <w:shd w:val="clear" w:color="auto" w:fill="FDE9D9" w:themeFill="accent6" w:themeFillTint="33"/>
            <w:vAlign w:val="center"/>
          </w:tcPr>
          <w:p w14:paraId="15430245" w14:textId="77777777" w:rsidR="00D7679E" w:rsidRPr="00702EE3" w:rsidRDefault="00D7679E" w:rsidP="00EB78EB">
            <w:pPr>
              <w:jc w:val="both"/>
              <w:rPr>
                <w:rFonts w:ascii="Calibri" w:hAnsi="Calibri" w:cs="Calibri"/>
                <w:b/>
              </w:rPr>
            </w:pPr>
            <w:r w:rsidRPr="00702EE3">
              <w:rPr>
                <w:rFonts w:ascii="Calibri" w:hAnsi="Calibri" w:cs="Calibri"/>
                <w:b/>
              </w:rPr>
              <w:t>Principiul nivelului de calificare în domeniul agricol al managerului exploatației agricole</w:t>
            </w:r>
          </w:p>
        </w:tc>
        <w:tc>
          <w:tcPr>
            <w:tcW w:w="1322" w:type="dxa"/>
            <w:shd w:val="clear" w:color="auto" w:fill="FDE9D9" w:themeFill="accent6" w:themeFillTint="33"/>
            <w:vAlign w:val="center"/>
          </w:tcPr>
          <w:p w14:paraId="46BAD95F" w14:textId="26128253" w:rsidR="00D7679E" w:rsidRPr="00702EE3" w:rsidRDefault="00D7679E" w:rsidP="00EB78EB">
            <w:pPr>
              <w:jc w:val="center"/>
              <w:rPr>
                <w:rFonts w:ascii="Calibri" w:hAnsi="Calibri" w:cs="Calibri"/>
                <w:b/>
              </w:rPr>
            </w:pPr>
            <w:r w:rsidRPr="00702EE3">
              <w:rPr>
                <w:rFonts w:ascii="Calibri" w:hAnsi="Calibri" w:cs="Calibri"/>
                <w:b/>
              </w:rPr>
              <w:t>5 puncte</w:t>
            </w:r>
          </w:p>
        </w:tc>
      </w:tr>
      <w:tr w:rsidR="00D7679E" w:rsidRPr="00702EE3" w14:paraId="79A7EBD1" w14:textId="77777777" w:rsidTr="00130042">
        <w:trPr>
          <w:trHeight w:val="633"/>
          <w:jc w:val="center"/>
        </w:trPr>
        <w:tc>
          <w:tcPr>
            <w:tcW w:w="445" w:type="dxa"/>
            <w:shd w:val="clear" w:color="auto" w:fill="auto"/>
            <w:vAlign w:val="center"/>
          </w:tcPr>
          <w:p w14:paraId="5CBF7A9D" w14:textId="77777777" w:rsidR="00D7679E" w:rsidRPr="00702EE3" w:rsidRDefault="00D7679E" w:rsidP="00EB78EB">
            <w:pPr>
              <w:rPr>
                <w:rFonts w:ascii="Calibri" w:hAnsi="Calibri" w:cs="Calibri"/>
                <w:b/>
              </w:rPr>
            </w:pPr>
          </w:p>
        </w:tc>
        <w:tc>
          <w:tcPr>
            <w:tcW w:w="12199" w:type="dxa"/>
            <w:shd w:val="clear" w:color="auto" w:fill="auto"/>
            <w:vAlign w:val="center"/>
          </w:tcPr>
          <w:p w14:paraId="38CFC2AF" w14:textId="77777777" w:rsidR="00D7679E" w:rsidRPr="00702EE3" w:rsidRDefault="00D7679E" w:rsidP="00EB78EB">
            <w:pPr>
              <w:jc w:val="both"/>
              <w:rPr>
                <w:rFonts w:ascii="Calibri" w:hAnsi="Calibri" w:cs="Calibri"/>
                <w:b/>
              </w:rPr>
            </w:pPr>
            <w:r w:rsidRPr="00702EE3">
              <w:rPr>
                <w:rFonts w:ascii="Calibri" w:hAnsi="Calibri" w:cs="Calibri"/>
                <w:b/>
              </w:rPr>
              <w:t>6.1. Administratorul/managerul formei asociative deține calificare în raport cu activitatea prevăzută în proiect, astfel:</w:t>
            </w:r>
          </w:p>
          <w:p w14:paraId="156C91C3" w14:textId="77777777" w:rsidR="00D7679E" w:rsidRPr="00702EE3" w:rsidRDefault="00D7679E" w:rsidP="00EB78EB">
            <w:pPr>
              <w:jc w:val="both"/>
              <w:rPr>
                <w:rFonts w:ascii="Calibri" w:hAnsi="Calibri" w:cs="Calibri"/>
                <w:b/>
              </w:rPr>
            </w:pPr>
          </w:p>
          <w:p w14:paraId="0120A5AF" w14:textId="77777777" w:rsidR="00D7679E" w:rsidRPr="00702EE3" w:rsidRDefault="00D7679E" w:rsidP="00EB78EB">
            <w:pPr>
              <w:jc w:val="both"/>
              <w:rPr>
                <w:rFonts w:ascii="Calibri" w:hAnsi="Calibri" w:cs="Calibri"/>
              </w:rPr>
            </w:pPr>
            <w:r w:rsidRPr="00702EE3">
              <w:rPr>
                <w:rFonts w:ascii="Calibri" w:hAnsi="Calibri" w:cs="Calibri"/>
                <w:b/>
                <w:bCs/>
              </w:rPr>
              <w:t>a) Studii superioare absolvite cu document care atestă absolvirea formei de învățământ corespunzătoare</w:t>
            </w:r>
            <w:r w:rsidRPr="00702EE3">
              <w:rPr>
                <w:rFonts w:ascii="Calibri" w:hAnsi="Calibri" w:cs="Calibri"/>
              </w:rPr>
              <w:t xml:space="preserve"> </w:t>
            </w:r>
          </w:p>
          <w:p w14:paraId="312DC9D4" w14:textId="77777777" w:rsidR="00D7679E" w:rsidRPr="00702EE3" w:rsidRDefault="00D7679E">
            <w:pPr>
              <w:jc w:val="both"/>
              <w:rPr>
                <w:rFonts w:ascii="Calibri" w:hAnsi="Calibri" w:cs="Calibri"/>
                <w:b/>
              </w:rPr>
            </w:pPr>
          </w:p>
        </w:tc>
        <w:tc>
          <w:tcPr>
            <w:tcW w:w="1322" w:type="dxa"/>
            <w:shd w:val="clear" w:color="auto" w:fill="auto"/>
            <w:vAlign w:val="center"/>
          </w:tcPr>
          <w:p w14:paraId="44A499AA" w14:textId="77777777" w:rsidR="00D7679E" w:rsidRPr="00702EE3" w:rsidRDefault="00D7679E" w:rsidP="00EB78EB">
            <w:pPr>
              <w:jc w:val="center"/>
              <w:rPr>
                <w:rFonts w:ascii="Calibri" w:hAnsi="Calibri" w:cs="Calibri"/>
                <w:b/>
              </w:rPr>
            </w:pPr>
            <w:r w:rsidRPr="00702EE3">
              <w:rPr>
                <w:rFonts w:ascii="Calibri" w:hAnsi="Calibri" w:cs="Calibri"/>
                <w:b/>
              </w:rPr>
              <w:t>5 p</w:t>
            </w:r>
          </w:p>
        </w:tc>
      </w:tr>
      <w:tr w:rsidR="00614192" w:rsidRPr="00702EE3" w14:paraId="03459ADF" w14:textId="77777777" w:rsidTr="00FA100D">
        <w:trPr>
          <w:trHeight w:val="633"/>
          <w:jc w:val="center"/>
        </w:trPr>
        <w:tc>
          <w:tcPr>
            <w:tcW w:w="445" w:type="dxa"/>
            <w:shd w:val="clear" w:color="auto" w:fill="auto"/>
            <w:vAlign w:val="center"/>
          </w:tcPr>
          <w:p w14:paraId="7BAB7309" w14:textId="77777777" w:rsidR="00614192" w:rsidRPr="00702EE3" w:rsidRDefault="00614192" w:rsidP="00EB78EB">
            <w:pPr>
              <w:rPr>
                <w:rFonts w:ascii="Calibri" w:hAnsi="Calibri" w:cs="Calibri"/>
                <w:b/>
              </w:rPr>
            </w:pPr>
          </w:p>
        </w:tc>
        <w:tc>
          <w:tcPr>
            <w:tcW w:w="12199" w:type="dxa"/>
            <w:shd w:val="clear" w:color="auto" w:fill="auto"/>
            <w:vAlign w:val="center"/>
          </w:tcPr>
          <w:p w14:paraId="7B692317" w14:textId="268CC34D" w:rsidR="00614192" w:rsidRPr="00702EE3" w:rsidRDefault="00614192" w:rsidP="00EB78EB">
            <w:pPr>
              <w:jc w:val="both"/>
              <w:rPr>
                <w:rFonts w:ascii="Calibri" w:hAnsi="Calibri" w:cs="Calibri"/>
                <w:b/>
              </w:rPr>
            </w:pPr>
            <w:r w:rsidRPr="00702EE3">
              <w:rPr>
                <w:rFonts w:ascii="Calibri" w:hAnsi="Calibri" w:cs="Calibri"/>
                <w:b/>
              </w:rPr>
              <w:t>Doc. 9.1, 9.2, 9.3, 9.4, 9.5</w:t>
            </w:r>
          </w:p>
        </w:tc>
        <w:tc>
          <w:tcPr>
            <w:tcW w:w="1322" w:type="dxa"/>
            <w:shd w:val="clear" w:color="auto" w:fill="auto"/>
            <w:vAlign w:val="center"/>
          </w:tcPr>
          <w:p w14:paraId="0B742F42" w14:textId="77777777" w:rsidR="00614192" w:rsidRPr="00702EE3" w:rsidRDefault="00614192" w:rsidP="00EB78EB">
            <w:pPr>
              <w:jc w:val="center"/>
              <w:rPr>
                <w:rFonts w:ascii="Calibri" w:hAnsi="Calibri" w:cs="Calibri"/>
                <w:b/>
              </w:rPr>
            </w:pPr>
          </w:p>
        </w:tc>
      </w:tr>
      <w:tr w:rsidR="00D7679E" w:rsidRPr="00702EE3" w14:paraId="43E9595E" w14:textId="77777777" w:rsidTr="0071519A">
        <w:trPr>
          <w:trHeight w:val="633"/>
          <w:jc w:val="center"/>
        </w:trPr>
        <w:tc>
          <w:tcPr>
            <w:tcW w:w="445" w:type="dxa"/>
            <w:shd w:val="clear" w:color="auto" w:fill="FDE9D9" w:themeFill="accent6" w:themeFillTint="33"/>
            <w:vAlign w:val="center"/>
          </w:tcPr>
          <w:p w14:paraId="3A0EA1B2" w14:textId="77777777" w:rsidR="00D7679E" w:rsidRPr="00702EE3" w:rsidRDefault="00D7679E" w:rsidP="00EB78EB">
            <w:pPr>
              <w:rPr>
                <w:rFonts w:ascii="Calibri" w:hAnsi="Calibri" w:cs="Calibri"/>
                <w:b/>
              </w:rPr>
            </w:pPr>
            <w:r w:rsidRPr="00702EE3">
              <w:rPr>
                <w:rFonts w:ascii="Calibri" w:hAnsi="Calibri" w:cs="Calibri"/>
                <w:b/>
              </w:rPr>
              <w:t>7</w:t>
            </w:r>
          </w:p>
        </w:tc>
        <w:tc>
          <w:tcPr>
            <w:tcW w:w="12199" w:type="dxa"/>
            <w:shd w:val="clear" w:color="auto" w:fill="FDE9D9" w:themeFill="accent6" w:themeFillTint="33"/>
            <w:vAlign w:val="center"/>
          </w:tcPr>
          <w:p w14:paraId="5E5DEB60" w14:textId="77777777" w:rsidR="00D7679E" w:rsidRPr="00702EE3" w:rsidRDefault="00D7679E" w:rsidP="00EB78EB">
            <w:pPr>
              <w:jc w:val="both"/>
              <w:rPr>
                <w:rFonts w:ascii="Cambria" w:hAnsi="Cambria" w:cs="Calibri"/>
                <w:b/>
                <w:bCs/>
                <w:color w:val="000000"/>
                <w:sz w:val="22"/>
                <w:szCs w:val="22"/>
              </w:rPr>
            </w:pPr>
            <w:r w:rsidRPr="00702EE3">
              <w:rPr>
                <w:rFonts w:ascii="Calibri" w:hAnsi="Calibri" w:cs="Calibri"/>
                <w:b/>
                <w:bCs/>
              </w:rPr>
              <w:t>Principiul  asocierii fermierilor</w:t>
            </w:r>
            <w:r w:rsidRPr="00702EE3">
              <w:rPr>
                <w:rFonts w:ascii="Cambria" w:hAnsi="Cambria" w:cs="Calibri"/>
                <w:b/>
                <w:bCs/>
                <w:color w:val="000000"/>
                <w:sz w:val="22"/>
                <w:szCs w:val="22"/>
              </w:rPr>
              <w:t xml:space="preserve"> </w:t>
            </w:r>
          </w:p>
        </w:tc>
        <w:tc>
          <w:tcPr>
            <w:tcW w:w="1322" w:type="dxa"/>
            <w:shd w:val="clear" w:color="auto" w:fill="FDE9D9" w:themeFill="accent6" w:themeFillTint="33"/>
            <w:vAlign w:val="center"/>
          </w:tcPr>
          <w:p w14:paraId="541BA72D" w14:textId="77777777" w:rsidR="00D7679E" w:rsidRPr="00702EE3" w:rsidDel="00AB0D4B" w:rsidRDefault="00D7679E" w:rsidP="00EB78EB">
            <w:pPr>
              <w:jc w:val="center"/>
              <w:rPr>
                <w:rFonts w:ascii="Calibri" w:hAnsi="Calibri" w:cs="Calibri"/>
                <w:b/>
              </w:rPr>
            </w:pPr>
            <w:r w:rsidRPr="00702EE3">
              <w:rPr>
                <w:rFonts w:ascii="Calibri" w:hAnsi="Calibri" w:cs="Calibri"/>
                <w:b/>
              </w:rPr>
              <w:t>Maximum 20 p</w:t>
            </w:r>
          </w:p>
        </w:tc>
      </w:tr>
      <w:tr w:rsidR="00D7679E" w:rsidRPr="00702EE3" w14:paraId="47EE7DF6" w14:textId="77777777" w:rsidTr="00130042">
        <w:trPr>
          <w:trHeight w:val="633"/>
          <w:jc w:val="center"/>
        </w:trPr>
        <w:tc>
          <w:tcPr>
            <w:tcW w:w="445" w:type="dxa"/>
            <w:shd w:val="clear" w:color="auto" w:fill="auto"/>
            <w:vAlign w:val="center"/>
          </w:tcPr>
          <w:p w14:paraId="6A1633D4" w14:textId="77777777" w:rsidR="00D7679E" w:rsidRPr="00702EE3" w:rsidRDefault="00D7679E" w:rsidP="00EB78EB">
            <w:pPr>
              <w:rPr>
                <w:rFonts w:ascii="Calibri" w:hAnsi="Calibri" w:cs="Calibri"/>
                <w:b/>
              </w:rPr>
            </w:pPr>
          </w:p>
        </w:tc>
        <w:tc>
          <w:tcPr>
            <w:tcW w:w="12199" w:type="dxa"/>
            <w:shd w:val="clear" w:color="auto" w:fill="auto"/>
            <w:vAlign w:val="center"/>
          </w:tcPr>
          <w:p w14:paraId="70CF2D32" w14:textId="77777777" w:rsidR="00D7679E" w:rsidRPr="00702EE3" w:rsidRDefault="00D7679E" w:rsidP="00EB78EB">
            <w:pPr>
              <w:jc w:val="both"/>
              <w:rPr>
                <w:rFonts w:ascii="Calibri" w:hAnsi="Calibri" w:cs="Calibri"/>
                <w:b/>
                <w:bCs/>
              </w:rPr>
            </w:pPr>
            <w:r w:rsidRPr="00702EE3">
              <w:rPr>
                <w:rFonts w:ascii="Calibri" w:hAnsi="Calibri" w:cs="Calibri"/>
                <w:b/>
                <w:bCs/>
              </w:rPr>
              <w:t>7.1 forma asociativă are mai mult de 20 de membri</w:t>
            </w:r>
          </w:p>
          <w:p w14:paraId="5705C78E" w14:textId="77777777" w:rsidR="00D7679E" w:rsidRPr="00702EE3" w:rsidRDefault="00D7679E" w:rsidP="00EB78EB">
            <w:pPr>
              <w:jc w:val="both"/>
              <w:rPr>
                <w:rFonts w:ascii="Calibri" w:hAnsi="Calibri" w:cs="Calibri"/>
                <w:b/>
                <w:bCs/>
              </w:rPr>
            </w:pPr>
            <w:r w:rsidRPr="00702EE3">
              <w:rPr>
                <w:rFonts w:ascii="Calibri" w:hAnsi="Calibri" w:cs="Calibri"/>
                <w:b/>
                <w:bCs/>
              </w:rPr>
              <w:t>7.2 forma asociativă are 16-20 membri</w:t>
            </w:r>
          </w:p>
          <w:p w14:paraId="13C57E1C" w14:textId="77777777" w:rsidR="00D7679E" w:rsidRPr="00702EE3" w:rsidRDefault="00D7679E" w:rsidP="00EB78EB">
            <w:pPr>
              <w:jc w:val="both"/>
              <w:rPr>
                <w:rFonts w:ascii="Calibri" w:hAnsi="Calibri" w:cs="Calibri"/>
                <w:b/>
                <w:bCs/>
              </w:rPr>
            </w:pPr>
            <w:r w:rsidRPr="00702EE3">
              <w:rPr>
                <w:rFonts w:ascii="Calibri" w:hAnsi="Calibri" w:cs="Calibri"/>
                <w:b/>
                <w:bCs/>
              </w:rPr>
              <w:t>7.3 forma asociativă are 10-15 membri</w:t>
            </w:r>
          </w:p>
          <w:p w14:paraId="1A83C4C0" w14:textId="77777777" w:rsidR="00D7679E" w:rsidRPr="00702EE3" w:rsidRDefault="00D7679E" w:rsidP="00EB78EB">
            <w:pPr>
              <w:jc w:val="both"/>
              <w:rPr>
                <w:rFonts w:ascii="Calibri" w:hAnsi="Calibri" w:cs="Calibri"/>
              </w:rPr>
            </w:pPr>
            <w:r w:rsidRPr="00702EE3">
              <w:rPr>
                <w:rFonts w:ascii="Calibri" w:hAnsi="Calibri" w:cs="Calibri"/>
                <w:b/>
                <w:bCs/>
              </w:rPr>
              <w:t>7.4 forma asociativă are 6-9 membri</w:t>
            </w:r>
          </w:p>
          <w:p w14:paraId="4C1FC5A7" w14:textId="77777777" w:rsidR="00D7679E" w:rsidRPr="00702EE3" w:rsidRDefault="00D7679E" w:rsidP="00EB78EB">
            <w:pPr>
              <w:jc w:val="both"/>
              <w:rPr>
                <w:rFonts w:ascii="Calibri" w:hAnsi="Calibri" w:cs="Calibri"/>
              </w:rPr>
            </w:pPr>
          </w:p>
          <w:p w14:paraId="4E851577" w14:textId="1F5E8A6F" w:rsidR="00D7679E" w:rsidRPr="00702EE3" w:rsidRDefault="00D7679E" w:rsidP="00130042">
            <w:pPr>
              <w:autoSpaceDE w:val="0"/>
              <w:autoSpaceDN w:val="0"/>
              <w:adjustRightInd w:val="0"/>
              <w:jc w:val="both"/>
              <w:rPr>
                <w:rFonts w:ascii="Cambria" w:hAnsi="Cambria" w:cs="Calibri"/>
                <w:b/>
                <w:bCs/>
                <w:color w:val="000000"/>
                <w:sz w:val="22"/>
                <w:szCs w:val="22"/>
              </w:rPr>
            </w:pPr>
          </w:p>
        </w:tc>
        <w:tc>
          <w:tcPr>
            <w:tcW w:w="1322" w:type="dxa"/>
            <w:shd w:val="clear" w:color="auto" w:fill="auto"/>
          </w:tcPr>
          <w:p w14:paraId="62955576" w14:textId="77777777" w:rsidR="00D7679E" w:rsidRPr="00702EE3" w:rsidRDefault="00D7679E" w:rsidP="00EB78EB">
            <w:pPr>
              <w:jc w:val="center"/>
              <w:rPr>
                <w:rFonts w:ascii="Calibri" w:hAnsi="Calibri" w:cs="Calibri"/>
                <w:b/>
              </w:rPr>
            </w:pPr>
            <w:r w:rsidRPr="00702EE3">
              <w:rPr>
                <w:rFonts w:ascii="Calibri" w:hAnsi="Calibri" w:cs="Calibri"/>
                <w:b/>
              </w:rPr>
              <w:t>20 P</w:t>
            </w:r>
          </w:p>
          <w:p w14:paraId="15FC8AE7" w14:textId="77777777" w:rsidR="00D7679E" w:rsidRPr="00702EE3" w:rsidRDefault="00D7679E" w:rsidP="00EB78EB">
            <w:pPr>
              <w:jc w:val="center"/>
              <w:rPr>
                <w:rFonts w:ascii="Calibri" w:hAnsi="Calibri" w:cs="Calibri"/>
                <w:b/>
              </w:rPr>
            </w:pPr>
            <w:r w:rsidRPr="00702EE3">
              <w:rPr>
                <w:rFonts w:ascii="Calibri" w:hAnsi="Calibri" w:cs="Calibri"/>
                <w:b/>
              </w:rPr>
              <w:t>18 P</w:t>
            </w:r>
          </w:p>
          <w:p w14:paraId="14697D23" w14:textId="77777777" w:rsidR="00D7679E" w:rsidRPr="00702EE3" w:rsidRDefault="00D7679E" w:rsidP="00EB78EB">
            <w:pPr>
              <w:jc w:val="center"/>
              <w:rPr>
                <w:rFonts w:ascii="Calibri" w:hAnsi="Calibri" w:cs="Calibri"/>
                <w:b/>
              </w:rPr>
            </w:pPr>
            <w:r w:rsidRPr="00702EE3">
              <w:rPr>
                <w:rFonts w:ascii="Calibri" w:hAnsi="Calibri" w:cs="Calibri"/>
                <w:b/>
              </w:rPr>
              <w:t>16 P</w:t>
            </w:r>
          </w:p>
          <w:p w14:paraId="2DF26A8D" w14:textId="77777777" w:rsidR="00D7679E" w:rsidRPr="00702EE3" w:rsidRDefault="00D7679E" w:rsidP="00EB78EB">
            <w:pPr>
              <w:jc w:val="center"/>
              <w:rPr>
                <w:rFonts w:ascii="Calibri" w:hAnsi="Calibri" w:cs="Calibri"/>
                <w:b/>
              </w:rPr>
            </w:pPr>
            <w:r w:rsidRPr="00702EE3">
              <w:rPr>
                <w:rFonts w:ascii="Calibri" w:hAnsi="Calibri" w:cs="Calibri"/>
                <w:b/>
              </w:rPr>
              <w:t>14 p</w:t>
            </w:r>
          </w:p>
        </w:tc>
      </w:tr>
      <w:tr w:rsidR="00614192" w:rsidRPr="00702EE3" w14:paraId="02307077" w14:textId="77777777" w:rsidTr="00FA100D">
        <w:trPr>
          <w:trHeight w:val="633"/>
          <w:jc w:val="center"/>
        </w:trPr>
        <w:tc>
          <w:tcPr>
            <w:tcW w:w="445" w:type="dxa"/>
            <w:shd w:val="clear" w:color="auto" w:fill="auto"/>
            <w:vAlign w:val="center"/>
          </w:tcPr>
          <w:p w14:paraId="7371EDE0" w14:textId="77777777" w:rsidR="00614192" w:rsidRPr="00702EE3" w:rsidRDefault="00614192" w:rsidP="00EB78EB">
            <w:pPr>
              <w:rPr>
                <w:rFonts w:ascii="Calibri" w:hAnsi="Calibri" w:cs="Calibri"/>
                <w:b/>
              </w:rPr>
            </w:pPr>
          </w:p>
        </w:tc>
        <w:tc>
          <w:tcPr>
            <w:tcW w:w="12199" w:type="dxa"/>
            <w:shd w:val="clear" w:color="auto" w:fill="auto"/>
            <w:vAlign w:val="center"/>
          </w:tcPr>
          <w:p w14:paraId="74BFAF12" w14:textId="6E1D513B" w:rsidR="00614192" w:rsidRPr="00702EE3" w:rsidRDefault="00614192" w:rsidP="00EB78EB">
            <w:pPr>
              <w:jc w:val="both"/>
              <w:rPr>
                <w:rFonts w:ascii="Calibri" w:hAnsi="Calibri" w:cs="Calibri"/>
                <w:b/>
                <w:bCs/>
              </w:rPr>
            </w:pPr>
            <w:r w:rsidRPr="00702EE3">
              <w:rPr>
                <w:rFonts w:ascii="Calibri" w:hAnsi="Calibri" w:cs="Calibri"/>
                <w:b/>
                <w:bCs/>
              </w:rPr>
              <w:t>Doc 8b, Doc 11.1</w:t>
            </w:r>
          </w:p>
        </w:tc>
        <w:tc>
          <w:tcPr>
            <w:tcW w:w="1322" w:type="dxa"/>
            <w:shd w:val="clear" w:color="auto" w:fill="auto"/>
          </w:tcPr>
          <w:p w14:paraId="78AC39C0" w14:textId="77777777" w:rsidR="00614192" w:rsidRPr="00702EE3" w:rsidRDefault="00614192" w:rsidP="00EB78EB">
            <w:pPr>
              <w:jc w:val="center"/>
              <w:rPr>
                <w:rFonts w:ascii="Calibri" w:hAnsi="Calibri" w:cs="Calibri"/>
                <w:b/>
              </w:rPr>
            </w:pPr>
          </w:p>
        </w:tc>
      </w:tr>
    </w:tbl>
    <w:p w14:paraId="062B4A20" w14:textId="77777777" w:rsidR="00F53E24" w:rsidRPr="00702EE3" w:rsidRDefault="00F53E24" w:rsidP="00204822">
      <w:pPr>
        <w:pStyle w:val="NoSpacing"/>
        <w:spacing w:line="276" w:lineRule="auto"/>
        <w:jc w:val="both"/>
        <w:rPr>
          <w:rFonts w:asciiTheme="minorHAnsi" w:hAnsiTheme="minorHAnsi" w:cstheme="minorHAnsi"/>
          <w:b/>
          <w:iCs/>
          <w:sz w:val="22"/>
          <w:szCs w:val="22"/>
        </w:rPr>
        <w:sectPr w:rsidR="00F53E24" w:rsidRPr="00702EE3" w:rsidSect="00C509DC">
          <w:pgSz w:w="16838" w:h="11906" w:orient="landscape"/>
          <w:pgMar w:top="1843" w:right="1411" w:bottom="1411" w:left="1411" w:header="706" w:footer="706" w:gutter="0"/>
          <w:cols w:space="708"/>
          <w:docGrid w:linePitch="360"/>
        </w:sectPr>
      </w:pPr>
    </w:p>
    <w:tbl>
      <w:tblPr>
        <w:tblW w:w="1010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100"/>
      </w:tblGrid>
      <w:tr w:rsidR="00204822" w:rsidRPr="00702EE3" w14:paraId="0A3BB2C5" w14:textId="77777777" w:rsidTr="0018605A">
        <w:tc>
          <w:tcPr>
            <w:tcW w:w="10100" w:type="dxa"/>
            <w:tcBorders>
              <w:top w:val="nil"/>
              <w:left w:val="nil"/>
              <w:bottom w:val="single" w:sz="4" w:space="0" w:color="auto"/>
              <w:right w:val="nil"/>
            </w:tcBorders>
          </w:tcPr>
          <w:p w14:paraId="45C74F58" w14:textId="77777777" w:rsidR="00204822" w:rsidRPr="00702EE3" w:rsidRDefault="00204822" w:rsidP="00204822">
            <w:pPr>
              <w:pStyle w:val="NoSpacing"/>
              <w:spacing w:line="276" w:lineRule="auto"/>
              <w:jc w:val="both"/>
              <w:rPr>
                <w:rFonts w:asciiTheme="minorHAnsi" w:hAnsiTheme="minorHAnsi" w:cstheme="minorHAnsi"/>
                <w:b/>
                <w:iCs/>
                <w:sz w:val="22"/>
                <w:szCs w:val="22"/>
              </w:rPr>
            </w:pPr>
          </w:p>
        </w:tc>
      </w:tr>
    </w:tbl>
    <w:p w14:paraId="7EDDA886" w14:textId="77777777" w:rsidR="006A660D" w:rsidRPr="00702EE3" w:rsidRDefault="006A660D" w:rsidP="0049779D">
      <w:pPr>
        <w:pStyle w:val="BodyText3"/>
        <w:jc w:val="both"/>
        <w:rPr>
          <w:rFonts w:asciiTheme="minorHAnsi" w:hAnsiTheme="minorHAnsi" w:cs="Calibri"/>
          <w:b w:val="0"/>
          <w:sz w:val="22"/>
          <w:szCs w:val="22"/>
          <w:lang w:val="ro-RO"/>
        </w:rPr>
      </w:pPr>
    </w:p>
    <w:tbl>
      <w:tblPr>
        <w:tblW w:w="4887" w:type="pct"/>
        <w:tblLayout w:type="fixed"/>
        <w:tblLook w:val="04A0" w:firstRow="1" w:lastRow="0" w:firstColumn="1" w:lastColumn="0" w:noHBand="0" w:noVBand="1"/>
      </w:tblPr>
      <w:tblGrid>
        <w:gridCol w:w="8590"/>
      </w:tblGrid>
      <w:tr w:rsidR="007E161C" w:rsidRPr="00702EE3" w14:paraId="755BEF71" w14:textId="77777777" w:rsidTr="0049779D">
        <w:tc>
          <w:tcPr>
            <w:tcW w:w="5000" w:type="pct"/>
          </w:tcPr>
          <w:p w14:paraId="29E18794" w14:textId="77777777" w:rsidR="00751173" w:rsidRPr="00702EE3" w:rsidRDefault="00286EBE" w:rsidP="00751173">
            <w:pPr>
              <w:pStyle w:val="BodyText3"/>
              <w:jc w:val="both"/>
              <w:rPr>
                <w:rStyle w:val="tal1"/>
                <w:rFonts w:ascii="Calibri" w:hAnsi="Calibri" w:cs="Calibri"/>
                <w:noProof/>
                <w:sz w:val="24"/>
                <w:szCs w:val="24"/>
              </w:rPr>
            </w:pPr>
            <w:r w:rsidRPr="00702EE3">
              <w:rPr>
                <w:rFonts w:ascii="Calibri" w:hAnsi="Calibri" w:cs="Calibri"/>
                <w:sz w:val="24"/>
                <w:szCs w:val="24"/>
                <w:lang w:val="ro-RO"/>
              </w:rPr>
              <w:t>P</w:t>
            </w:r>
            <w:r w:rsidR="00751173" w:rsidRPr="00702EE3">
              <w:rPr>
                <w:rFonts w:ascii="Calibri" w:hAnsi="Calibri" w:cs="Calibri"/>
                <w:sz w:val="24"/>
                <w:szCs w:val="24"/>
                <w:lang w:val="ro-RO"/>
              </w:rPr>
              <w:t xml:space="preserve">roiectul este NECONFORM, din </w:t>
            </w:r>
            <w:r w:rsidR="0019419E" w:rsidRPr="00702EE3">
              <w:rPr>
                <w:rFonts w:ascii="Calibri" w:hAnsi="Calibri" w:cs="Calibri"/>
                <w:sz w:val="24"/>
                <w:szCs w:val="24"/>
                <w:lang w:val="ro-RO"/>
              </w:rPr>
              <w:t xml:space="preserve">motivul </w:t>
            </w:r>
            <w:r w:rsidR="00751173" w:rsidRPr="00702EE3">
              <w:rPr>
                <w:rFonts w:ascii="Calibri" w:hAnsi="Calibri" w:cs="Calibri"/>
                <w:sz w:val="24"/>
                <w:szCs w:val="24"/>
                <w:lang w:val="ro-RO"/>
              </w:rPr>
              <w:t xml:space="preserve">scăderii </w:t>
            </w:r>
            <w:r w:rsidR="00751173" w:rsidRPr="00702EE3">
              <w:rPr>
                <w:rStyle w:val="tal1"/>
                <w:rFonts w:ascii="Calibri" w:hAnsi="Calibri" w:cs="Calibri"/>
                <w:noProof/>
                <w:sz w:val="24"/>
                <w:szCs w:val="24"/>
              </w:rPr>
              <w:t>punctajului din autoevaluare/prescoring sub pragul de calitate corespunzător lunii</w:t>
            </w:r>
            <w:r w:rsidR="00B2720B" w:rsidRPr="00702EE3">
              <w:rPr>
                <w:rStyle w:val="tal1"/>
                <w:rFonts w:ascii="Calibri" w:hAnsi="Calibri" w:cs="Calibri"/>
                <w:noProof/>
                <w:sz w:val="24"/>
                <w:szCs w:val="24"/>
              </w:rPr>
              <w:t xml:space="preserve"> în care a fost depus proiectul</w:t>
            </w:r>
            <w:r w:rsidR="00751173" w:rsidRPr="00702EE3">
              <w:rPr>
                <w:rStyle w:val="tal1"/>
                <w:rFonts w:ascii="Calibri" w:hAnsi="Calibri" w:cs="Calibri"/>
                <w:noProof/>
                <w:sz w:val="24"/>
                <w:szCs w:val="24"/>
              </w:rPr>
              <w:t>?</w:t>
            </w:r>
          </w:p>
          <w:p w14:paraId="4C1AFD53" w14:textId="77777777" w:rsidR="00751173" w:rsidRPr="00702EE3" w:rsidRDefault="00751173" w:rsidP="00751173">
            <w:pPr>
              <w:pStyle w:val="BodyText3"/>
              <w:jc w:val="both"/>
              <w:rPr>
                <w:rFonts w:ascii="Calibri" w:hAnsi="Calibri"/>
                <w:b w:val="0"/>
                <w:sz w:val="24"/>
                <w:szCs w:val="24"/>
                <w:lang w:val="ro-RO"/>
              </w:rPr>
            </w:pPr>
            <w:r w:rsidRPr="00702EE3">
              <w:rPr>
                <w:rFonts w:ascii="Calibri" w:hAnsi="Calibri" w:cs="Calibri"/>
                <w:b w:val="0"/>
                <w:iCs/>
                <w:sz w:val="24"/>
                <w:szCs w:val="24"/>
                <w:lang w:val="ro-RO"/>
              </w:rPr>
              <w:sym w:font="Wingdings" w:char="F06F"/>
            </w:r>
            <w:r w:rsidRPr="00702EE3">
              <w:rPr>
                <w:rFonts w:ascii="Calibri" w:hAnsi="Calibri" w:cs="Calibri"/>
                <w:b w:val="0"/>
                <w:iCs/>
                <w:sz w:val="24"/>
                <w:szCs w:val="24"/>
                <w:lang w:val="ro-RO"/>
              </w:rPr>
              <w:t xml:space="preserve"> </w:t>
            </w:r>
            <w:r w:rsidRPr="00702EE3">
              <w:rPr>
                <w:rFonts w:ascii="Calibri" w:hAnsi="Calibri" w:cs="Calibri"/>
                <w:b w:val="0"/>
                <w:sz w:val="24"/>
                <w:szCs w:val="24"/>
                <w:lang w:val="ro-RO"/>
              </w:rPr>
              <w:t xml:space="preserve">DA                                                             </w:t>
            </w:r>
            <w:r w:rsidRPr="00702EE3">
              <w:rPr>
                <w:rFonts w:ascii="Calibri" w:hAnsi="Calibri" w:cs="Calibri"/>
                <w:b w:val="0"/>
                <w:iCs/>
                <w:sz w:val="24"/>
                <w:szCs w:val="24"/>
                <w:lang w:val="ro-RO"/>
              </w:rPr>
              <w:sym w:font="Wingdings" w:char="F06F"/>
            </w:r>
            <w:r w:rsidRPr="00702EE3">
              <w:rPr>
                <w:rFonts w:ascii="Calibri" w:hAnsi="Calibri" w:cs="Calibri"/>
                <w:b w:val="0"/>
                <w:sz w:val="24"/>
                <w:szCs w:val="24"/>
                <w:lang w:val="ro-RO"/>
              </w:rPr>
              <w:t xml:space="preserve"> NU</w:t>
            </w:r>
          </w:p>
          <w:p w14:paraId="42753AB6" w14:textId="77777777" w:rsidR="00751173" w:rsidRPr="00702EE3" w:rsidRDefault="00751173" w:rsidP="00850920">
            <w:pPr>
              <w:pStyle w:val="BodyText3"/>
              <w:jc w:val="left"/>
              <w:rPr>
                <w:rFonts w:asciiTheme="minorHAnsi" w:hAnsiTheme="minorHAnsi" w:cstheme="minorHAnsi"/>
                <w:b w:val="0"/>
                <w:iCs/>
                <w:sz w:val="22"/>
                <w:szCs w:val="22"/>
                <w:u w:val="single"/>
                <w:lang w:val="ro-RO"/>
              </w:rPr>
            </w:pPr>
          </w:p>
          <w:p w14:paraId="265A1EA0" w14:textId="77777777" w:rsidR="007E161C" w:rsidRPr="00702EE3" w:rsidRDefault="007E161C" w:rsidP="00850920">
            <w:pPr>
              <w:pStyle w:val="BodyText3"/>
              <w:jc w:val="left"/>
              <w:rPr>
                <w:rFonts w:asciiTheme="minorHAnsi" w:hAnsiTheme="minorHAnsi" w:cstheme="minorHAnsi"/>
                <w:b w:val="0"/>
                <w:iCs/>
                <w:sz w:val="22"/>
                <w:szCs w:val="22"/>
                <w:u w:val="single"/>
                <w:lang w:val="ro-RO"/>
              </w:rPr>
            </w:pPr>
            <w:r w:rsidRPr="00702EE3">
              <w:rPr>
                <w:rFonts w:asciiTheme="minorHAnsi" w:hAnsiTheme="minorHAnsi" w:cstheme="minorHAnsi"/>
                <w:b w:val="0"/>
                <w:iCs/>
                <w:sz w:val="22"/>
                <w:szCs w:val="22"/>
                <w:u w:val="single"/>
                <w:lang w:val="ro-RO"/>
              </w:rPr>
              <w:t>Observatii: .</w:t>
            </w:r>
          </w:p>
          <w:p w14:paraId="6A55B70A" w14:textId="77777777" w:rsidR="007E161C" w:rsidRPr="00702EE3" w:rsidRDefault="007E161C" w:rsidP="00B2720B">
            <w:pPr>
              <w:pStyle w:val="BodyText3"/>
              <w:jc w:val="left"/>
              <w:rPr>
                <w:rFonts w:asciiTheme="minorHAnsi" w:hAnsiTheme="minorHAnsi" w:cstheme="minorHAnsi"/>
                <w:b w:val="0"/>
                <w:iCs/>
                <w:sz w:val="22"/>
                <w:szCs w:val="22"/>
                <w:u w:val="single"/>
                <w:lang w:val="en-US"/>
              </w:rPr>
            </w:pPr>
            <w:r w:rsidRPr="00702EE3">
              <w:rPr>
                <w:rFonts w:asciiTheme="minorHAnsi" w:hAnsiTheme="minorHAnsi" w:cstheme="minorHAnsi"/>
                <w:b w:val="0"/>
                <w:iCs/>
                <w:sz w:val="22"/>
                <w:szCs w:val="22"/>
                <w:lang w:val="ro-RO"/>
              </w:rPr>
              <w:t>..................................................................................................................................................................................................................................................................................................................</w:t>
            </w:r>
            <w:r w:rsidR="00B2720B" w:rsidRPr="00702EE3">
              <w:rPr>
                <w:rFonts w:asciiTheme="minorHAnsi" w:hAnsiTheme="minorHAnsi" w:cstheme="minorHAnsi"/>
                <w:b w:val="0"/>
                <w:iCs/>
                <w:sz w:val="22"/>
                <w:szCs w:val="22"/>
                <w:lang w:val="ro-RO"/>
              </w:rPr>
              <w:t>............</w:t>
            </w:r>
          </w:p>
        </w:tc>
      </w:tr>
    </w:tbl>
    <w:p w14:paraId="62FDC912" w14:textId="08F1939A" w:rsidR="00BE0478" w:rsidRPr="00702EE3" w:rsidRDefault="00BE0478" w:rsidP="0049779D">
      <w:pPr>
        <w:pStyle w:val="BodyText3"/>
        <w:jc w:val="left"/>
        <w:rPr>
          <w:rFonts w:asciiTheme="minorHAnsi" w:hAnsiTheme="minorHAnsi"/>
          <w:b w:val="0"/>
          <w:sz w:val="22"/>
          <w:szCs w:val="22"/>
          <w:lang w:val="ro-RO"/>
        </w:rPr>
      </w:pPr>
      <w:r w:rsidRPr="00702EE3">
        <w:rPr>
          <w:rFonts w:asciiTheme="minorHAnsi" w:hAnsiTheme="minorHAnsi"/>
          <w:b w:val="0"/>
          <w:sz w:val="22"/>
          <w:szCs w:val="22"/>
          <w:lang w:val="ro-RO"/>
        </w:rPr>
        <w:t>Apr</w:t>
      </w:r>
      <w:r w:rsidR="00AD2985" w:rsidRPr="00702EE3">
        <w:rPr>
          <w:rFonts w:asciiTheme="minorHAnsi" w:hAnsiTheme="minorHAnsi"/>
          <w:b w:val="0"/>
          <w:sz w:val="22"/>
          <w:szCs w:val="22"/>
          <w:lang w:val="ro-RO"/>
        </w:rPr>
        <w:t>obat de: Director  OJFIR</w:t>
      </w:r>
      <w:r w:rsidR="003222D4" w:rsidRPr="00702EE3">
        <w:rPr>
          <w:rFonts w:asciiTheme="minorHAnsi" w:hAnsiTheme="minorHAnsi"/>
          <w:b w:val="0"/>
          <w:sz w:val="22"/>
          <w:szCs w:val="22"/>
          <w:lang w:val="ro-RO"/>
        </w:rPr>
        <w:t>/DAF</w:t>
      </w:r>
    </w:p>
    <w:p w14:paraId="3D179DAB" w14:textId="77777777" w:rsidR="0049779D" w:rsidRPr="00702EE3" w:rsidRDefault="0049779D" w:rsidP="0049779D">
      <w:pPr>
        <w:pStyle w:val="BodyText3"/>
        <w:jc w:val="left"/>
        <w:rPr>
          <w:rFonts w:asciiTheme="minorHAnsi" w:hAnsiTheme="minorHAnsi"/>
          <w:b w:val="0"/>
          <w:i/>
          <w:sz w:val="22"/>
          <w:szCs w:val="22"/>
          <w:lang w:val="ro-RO"/>
        </w:rPr>
      </w:pPr>
      <w:r w:rsidRPr="00702EE3">
        <w:rPr>
          <w:rFonts w:asciiTheme="minorHAnsi" w:hAnsiTheme="minorHAnsi"/>
          <w:b w:val="0"/>
          <w:i/>
          <w:sz w:val="22"/>
          <w:szCs w:val="22"/>
          <w:lang w:val="ro-RO"/>
        </w:rPr>
        <w:t>Nume/Prenume ……………………</w:t>
      </w:r>
    </w:p>
    <w:p w14:paraId="4E0872B3" w14:textId="51A7FF6B" w:rsidR="0049779D" w:rsidRPr="00702EE3" w:rsidRDefault="00BE0478" w:rsidP="0049779D">
      <w:pPr>
        <w:pStyle w:val="BodyText3"/>
        <w:jc w:val="left"/>
        <w:rPr>
          <w:rFonts w:asciiTheme="minorHAnsi" w:hAnsiTheme="minorHAnsi"/>
          <w:b w:val="0"/>
          <w:i/>
          <w:sz w:val="22"/>
          <w:szCs w:val="22"/>
          <w:lang w:val="ro-RO"/>
        </w:rPr>
      </w:pPr>
      <w:r w:rsidRPr="00702EE3">
        <w:rPr>
          <w:rFonts w:asciiTheme="minorHAnsi" w:hAnsiTheme="minorHAnsi"/>
          <w:b w:val="0"/>
          <w:i/>
          <w:sz w:val="22"/>
          <w:szCs w:val="22"/>
          <w:lang w:val="ro-RO"/>
        </w:rPr>
        <w:t xml:space="preserve">Semnătura    </w:t>
      </w:r>
      <w:r w:rsidRPr="00702EE3">
        <w:rPr>
          <w:rFonts w:asciiTheme="minorHAnsi" w:hAnsiTheme="minorHAnsi"/>
          <w:b w:val="0"/>
          <w:i/>
          <w:sz w:val="22"/>
          <w:szCs w:val="22"/>
          <w:lang w:val="ro-RO"/>
        </w:rPr>
        <w:tab/>
      </w:r>
    </w:p>
    <w:p w14:paraId="6D0D3BBF" w14:textId="77777777" w:rsidR="0049779D" w:rsidRPr="00702EE3" w:rsidRDefault="0049779D" w:rsidP="0049779D">
      <w:pPr>
        <w:pStyle w:val="BodyText3"/>
        <w:jc w:val="left"/>
        <w:rPr>
          <w:rFonts w:asciiTheme="minorHAnsi" w:hAnsiTheme="minorHAnsi"/>
          <w:b w:val="0"/>
          <w:sz w:val="22"/>
          <w:szCs w:val="22"/>
          <w:lang w:val="ro-RO"/>
        </w:rPr>
      </w:pPr>
    </w:p>
    <w:p w14:paraId="2FB9FE68" w14:textId="53DC6B44" w:rsidR="00BE0478" w:rsidRPr="00702EE3" w:rsidRDefault="00A96FCE" w:rsidP="0049779D">
      <w:pPr>
        <w:pStyle w:val="BodyText3"/>
        <w:jc w:val="left"/>
        <w:rPr>
          <w:rFonts w:asciiTheme="minorHAnsi" w:hAnsiTheme="minorHAnsi"/>
          <w:b w:val="0"/>
          <w:sz w:val="22"/>
          <w:szCs w:val="22"/>
          <w:lang w:val="ro-RO"/>
        </w:rPr>
      </w:pPr>
      <w:r w:rsidRPr="00702EE3">
        <w:rPr>
          <w:rFonts w:asciiTheme="minorHAnsi" w:hAnsiTheme="minorHAnsi"/>
          <w:b w:val="0"/>
          <w:sz w:val="22"/>
          <w:szCs w:val="22"/>
          <w:lang w:val="ro-RO"/>
        </w:rPr>
        <w:t>Avizat/</w:t>
      </w:r>
      <w:r w:rsidR="00BE0478" w:rsidRPr="00702EE3">
        <w:rPr>
          <w:rFonts w:asciiTheme="minorHAnsi" w:hAnsiTheme="minorHAnsi"/>
          <w:b w:val="0"/>
          <w:sz w:val="22"/>
          <w:szCs w:val="22"/>
          <w:lang w:val="ro-RO"/>
        </w:rPr>
        <w:t xml:space="preserve">Verificat: Şef </w:t>
      </w:r>
      <w:r w:rsidR="00170E3A" w:rsidRPr="00702EE3">
        <w:rPr>
          <w:rFonts w:asciiTheme="minorHAnsi" w:hAnsiTheme="minorHAnsi"/>
          <w:b w:val="0"/>
          <w:sz w:val="22"/>
          <w:szCs w:val="22"/>
          <w:lang w:val="ro-RO"/>
        </w:rPr>
        <w:t xml:space="preserve">SAFPD </w:t>
      </w:r>
      <w:r w:rsidR="00BE0478" w:rsidRPr="00702EE3">
        <w:rPr>
          <w:rFonts w:asciiTheme="minorHAnsi" w:hAnsiTheme="minorHAnsi"/>
          <w:b w:val="0"/>
          <w:sz w:val="22"/>
          <w:szCs w:val="22"/>
          <w:lang w:val="ro-RO"/>
        </w:rPr>
        <w:t>OJFIR/</w:t>
      </w:r>
      <w:r w:rsidR="00FF48D5" w:rsidRPr="00702EE3" w:rsidDel="00FF48D5">
        <w:rPr>
          <w:rFonts w:asciiTheme="minorHAnsi" w:hAnsiTheme="minorHAnsi"/>
          <w:b w:val="0"/>
          <w:sz w:val="22"/>
          <w:szCs w:val="22"/>
          <w:lang w:val="ro-RO"/>
        </w:rPr>
        <w:t xml:space="preserve"> </w:t>
      </w:r>
      <w:r w:rsidR="003222D4" w:rsidRPr="00702EE3">
        <w:rPr>
          <w:rFonts w:asciiTheme="minorHAnsi" w:hAnsiTheme="minorHAnsi"/>
          <w:b w:val="0"/>
          <w:sz w:val="22"/>
          <w:szCs w:val="22"/>
          <w:lang w:val="ro-RO"/>
        </w:rPr>
        <w:t>SAF</w:t>
      </w:r>
      <w:r w:rsidR="00D8449F" w:rsidRPr="00702EE3">
        <w:rPr>
          <w:rFonts w:asciiTheme="minorHAnsi" w:hAnsiTheme="minorHAnsi"/>
          <w:b w:val="0"/>
          <w:sz w:val="22"/>
          <w:szCs w:val="22"/>
          <w:lang w:val="ro-RO"/>
        </w:rPr>
        <w:t>-DAF</w:t>
      </w:r>
    </w:p>
    <w:p w14:paraId="0D61A48A" w14:textId="77777777" w:rsidR="00A96FCE" w:rsidRPr="00702EE3" w:rsidRDefault="00BE0478" w:rsidP="0049779D">
      <w:pPr>
        <w:pStyle w:val="BodyText3"/>
        <w:jc w:val="left"/>
        <w:rPr>
          <w:rFonts w:asciiTheme="minorHAnsi" w:hAnsiTheme="minorHAnsi"/>
          <w:b w:val="0"/>
          <w:i/>
          <w:sz w:val="22"/>
          <w:szCs w:val="22"/>
          <w:lang w:val="pt-BR"/>
        </w:rPr>
      </w:pPr>
      <w:r w:rsidRPr="00702EE3">
        <w:rPr>
          <w:rFonts w:asciiTheme="minorHAnsi" w:hAnsiTheme="minorHAnsi"/>
          <w:b w:val="0"/>
          <w:i/>
          <w:sz w:val="22"/>
          <w:szCs w:val="22"/>
          <w:lang w:val="pt-BR"/>
        </w:rPr>
        <w:t xml:space="preserve">Nume/Prenume …………………… </w:t>
      </w:r>
    </w:p>
    <w:p w14:paraId="75F203EB" w14:textId="77777777" w:rsidR="0049779D" w:rsidRPr="00702EE3" w:rsidRDefault="00BE0478" w:rsidP="0049779D">
      <w:pPr>
        <w:pStyle w:val="BodyText3"/>
        <w:jc w:val="left"/>
        <w:rPr>
          <w:rFonts w:asciiTheme="minorHAnsi" w:hAnsiTheme="minorHAnsi"/>
          <w:b w:val="0"/>
          <w:i/>
          <w:sz w:val="22"/>
          <w:szCs w:val="22"/>
          <w:lang w:val="pt-BR"/>
        </w:rPr>
      </w:pPr>
      <w:r w:rsidRPr="00702EE3">
        <w:rPr>
          <w:rFonts w:asciiTheme="minorHAnsi" w:hAnsiTheme="minorHAnsi"/>
          <w:b w:val="0"/>
          <w:i/>
          <w:sz w:val="22"/>
          <w:szCs w:val="22"/>
          <w:lang w:val="pt-BR"/>
        </w:rPr>
        <w:t>Semnătura</w:t>
      </w:r>
      <w:r w:rsidRPr="00702EE3">
        <w:rPr>
          <w:rFonts w:asciiTheme="minorHAnsi" w:hAnsiTheme="minorHAnsi"/>
          <w:b w:val="0"/>
          <w:i/>
          <w:sz w:val="22"/>
          <w:szCs w:val="22"/>
          <w:lang w:val="pt-BR"/>
        </w:rPr>
        <w:tab/>
      </w:r>
      <w:r w:rsidRPr="00702EE3">
        <w:rPr>
          <w:rFonts w:asciiTheme="minorHAnsi" w:hAnsiTheme="minorHAnsi"/>
          <w:b w:val="0"/>
          <w:i/>
          <w:sz w:val="22"/>
          <w:szCs w:val="22"/>
          <w:lang w:val="pt-BR"/>
        </w:rPr>
        <w:tab/>
      </w:r>
    </w:p>
    <w:p w14:paraId="250F918D" w14:textId="77777777" w:rsidR="0049779D" w:rsidRPr="00702EE3" w:rsidRDefault="0049779D" w:rsidP="0049779D">
      <w:pPr>
        <w:pStyle w:val="BodyText3"/>
        <w:jc w:val="left"/>
        <w:rPr>
          <w:rFonts w:asciiTheme="minorHAnsi" w:hAnsiTheme="minorHAnsi"/>
          <w:b w:val="0"/>
          <w:sz w:val="22"/>
          <w:szCs w:val="22"/>
          <w:lang w:val="pt-BR"/>
        </w:rPr>
      </w:pPr>
    </w:p>
    <w:p w14:paraId="614F9E3F" w14:textId="47E2B5F5" w:rsidR="00A96FCE" w:rsidRPr="00702EE3" w:rsidRDefault="00A96FCE" w:rsidP="00A96FCE">
      <w:pPr>
        <w:pStyle w:val="BodyText3"/>
        <w:jc w:val="left"/>
        <w:rPr>
          <w:rFonts w:asciiTheme="minorHAnsi" w:hAnsiTheme="minorHAnsi"/>
          <w:b w:val="0"/>
          <w:sz w:val="22"/>
          <w:szCs w:val="22"/>
          <w:lang w:val="pt-BR"/>
        </w:rPr>
      </w:pPr>
      <w:r w:rsidRPr="00702EE3">
        <w:rPr>
          <w:rFonts w:asciiTheme="minorHAnsi" w:hAnsiTheme="minorHAnsi"/>
          <w:b w:val="0"/>
          <w:sz w:val="22"/>
          <w:szCs w:val="22"/>
          <w:lang w:val="pt-BR"/>
        </w:rPr>
        <w:t xml:space="preserve">Verificat de: Expert </w:t>
      </w:r>
      <w:proofErr w:type="gramStart"/>
      <w:r w:rsidRPr="00702EE3">
        <w:rPr>
          <w:rFonts w:asciiTheme="minorHAnsi" w:hAnsiTheme="minorHAnsi"/>
          <w:b w:val="0"/>
          <w:sz w:val="22"/>
          <w:szCs w:val="22"/>
          <w:lang w:val="pt-BR"/>
        </w:rPr>
        <w:t xml:space="preserve">2  </w:t>
      </w:r>
      <w:r w:rsidR="00170E3A" w:rsidRPr="00702EE3">
        <w:rPr>
          <w:rFonts w:asciiTheme="minorHAnsi" w:hAnsiTheme="minorHAnsi"/>
          <w:b w:val="0"/>
          <w:sz w:val="22"/>
          <w:szCs w:val="22"/>
          <w:lang w:val="pt-BR"/>
        </w:rPr>
        <w:t>SAFPD</w:t>
      </w:r>
      <w:proofErr w:type="gramEnd"/>
      <w:r w:rsidR="00170E3A" w:rsidRPr="00702EE3">
        <w:rPr>
          <w:rFonts w:asciiTheme="minorHAnsi" w:hAnsiTheme="minorHAnsi"/>
          <w:b w:val="0"/>
          <w:sz w:val="22"/>
          <w:szCs w:val="22"/>
          <w:lang w:val="pt-BR"/>
        </w:rPr>
        <w:t xml:space="preserve"> </w:t>
      </w:r>
      <w:r w:rsidRPr="00702EE3">
        <w:rPr>
          <w:rFonts w:asciiTheme="minorHAnsi" w:hAnsiTheme="minorHAnsi"/>
          <w:b w:val="0"/>
          <w:sz w:val="22"/>
          <w:szCs w:val="22"/>
          <w:lang w:val="ro-RO"/>
        </w:rPr>
        <w:t>OJFIR/</w:t>
      </w:r>
      <w:r w:rsidR="00FF48D5" w:rsidRPr="00702EE3" w:rsidDel="00FF48D5">
        <w:rPr>
          <w:rFonts w:asciiTheme="minorHAnsi" w:hAnsiTheme="minorHAnsi"/>
          <w:b w:val="0"/>
          <w:sz w:val="22"/>
          <w:szCs w:val="22"/>
          <w:lang w:val="ro-RO"/>
        </w:rPr>
        <w:t xml:space="preserve"> </w:t>
      </w:r>
      <w:r w:rsidR="003222D4" w:rsidRPr="00702EE3">
        <w:rPr>
          <w:rFonts w:asciiTheme="minorHAnsi" w:hAnsiTheme="minorHAnsi"/>
          <w:b w:val="0"/>
          <w:sz w:val="22"/>
          <w:szCs w:val="22"/>
          <w:lang w:val="ro-RO"/>
        </w:rPr>
        <w:t>SAF</w:t>
      </w:r>
      <w:r w:rsidR="00D8449F" w:rsidRPr="00702EE3">
        <w:rPr>
          <w:rFonts w:asciiTheme="minorHAnsi" w:hAnsiTheme="minorHAnsi"/>
          <w:b w:val="0"/>
          <w:sz w:val="22"/>
          <w:szCs w:val="22"/>
          <w:lang w:val="ro-RO"/>
        </w:rPr>
        <w:t>-DAF</w:t>
      </w:r>
    </w:p>
    <w:p w14:paraId="4676B06D" w14:textId="77777777" w:rsidR="00A96FCE" w:rsidRPr="00702EE3" w:rsidRDefault="00A96FCE" w:rsidP="00A96FCE">
      <w:pPr>
        <w:pStyle w:val="BodyText3"/>
        <w:jc w:val="left"/>
        <w:rPr>
          <w:rFonts w:asciiTheme="minorHAnsi" w:hAnsiTheme="minorHAnsi"/>
          <w:b w:val="0"/>
          <w:i/>
          <w:sz w:val="22"/>
          <w:szCs w:val="22"/>
          <w:lang w:val="pt-BR"/>
        </w:rPr>
      </w:pPr>
      <w:r w:rsidRPr="00702EE3">
        <w:rPr>
          <w:rFonts w:asciiTheme="minorHAnsi" w:hAnsiTheme="minorHAnsi"/>
          <w:b w:val="0"/>
          <w:i/>
          <w:sz w:val="22"/>
          <w:szCs w:val="22"/>
          <w:lang w:val="pt-BR"/>
        </w:rPr>
        <w:t xml:space="preserve">Nume/Prenume …………………… </w:t>
      </w:r>
    </w:p>
    <w:p w14:paraId="525B21C2" w14:textId="77777777" w:rsidR="00A96FCE" w:rsidRPr="00702EE3" w:rsidRDefault="00A96FCE" w:rsidP="00A96FCE">
      <w:pPr>
        <w:pStyle w:val="BodyText3"/>
        <w:jc w:val="left"/>
        <w:rPr>
          <w:rFonts w:asciiTheme="minorHAnsi" w:hAnsiTheme="minorHAnsi"/>
          <w:b w:val="0"/>
          <w:i/>
          <w:sz w:val="22"/>
          <w:szCs w:val="22"/>
          <w:lang w:val="pt-BR"/>
        </w:rPr>
      </w:pPr>
      <w:r w:rsidRPr="00702EE3">
        <w:rPr>
          <w:rFonts w:asciiTheme="minorHAnsi" w:hAnsiTheme="minorHAnsi"/>
          <w:b w:val="0"/>
          <w:i/>
          <w:sz w:val="22"/>
          <w:szCs w:val="22"/>
          <w:lang w:val="pt-BR"/>
        </w:rPr>
        <w:t>Semnătura</w:t>
      </w:r>
      <w:r w:rsidRPr="00702EE3">
        <w:rPr>
          <w:rFonts w:asciiTheme="minorHAnsi" w:hAnsiTheme="minorHAnsi"/>
          <w:b w:val="0"/>
          <w:i/>
          <w:sz w:val="22"/>
          <w:szCs w:val="22"/>
          <w:lang w:val="pt-BR"/>
        </w:rPr>
        <w:tab/>
      </w:r>
      <w:r w:rsidRPr="00702EE3">
        <w:rPr>
          <w:rFonts w:asciiTheme="minorHAnsi" w:hAnsiTheme="minorHAnsi"/>
          <w:b w:val="0"/>
          <w:i/>
          <w:sz w:val="22"/>
          <w:szCs w:val="22"/>
          <w:lang w:val="pt-BR"/>
        </w:rPr>
        <w:tab/>
      </w:r>
    </w:p>
    <w:p w14:paraId="44ACBE6C" w14:textId="77777777" w:rsidR="00A96FCE" w:rsidRPr="00702EE3" w:rsidRDefault="00A96FCE" w:rsidP="0049779D">
      <w:pPr>
        <w:pStyle w:val="BodyText3"/>
        <w:jc w:val="left"/>
        <w:rPr>
          <w:rFonts w:asciiTheme="minorHAnsi" w:hAnsiTheme="minorHAnsi"/>
          <w:b w:val="0"/>
          <w:sz w:val="22"/>
          <w:szCs w:val="22"/>
          <w:lang w:val="pt-BR"/>
        </w:rPr>
      </w:pPr>
    </w:p>
    <w:p w14:paraId="32120F13" w14:textId="5F6B6014" w:rsidR="00BE0478" w:rsidRPr="00702EE3" w:rsidRDefault="00BE0478" w:rsidP="0049779D">
      <w:pPr>
        <w:pStyle w:val="BodyText3"/>
        <w:jc w:val="left"/>
        <w:rPr>
          <w:rFonts w:asciiTheme="minorHAnsi" w:hAnsiTheme="minorHAnsi"/>
          <w:b w:val="0"/>
          <w:sz w:val="22"/>
          <w:szCs w:val="22"/>
          <w:lang w:val="pt-BR"/>
        </w:rPr>
      </w:pPr>
      <w:r w:rsidRPr="00702EE3">
        <w:rPr>
          <w:rFonts w:asciiTheme="minorHAnsi" w:hAnsiTheme="minorHAnsi"/>
          <w:b w:val="0"/>
          <w:sz w:val="22"/>
          <w:szCs w:val="22"/>
          <w:lang w:val="pt-BR"/>
        </w:rPr>
        <w:t xml:space="preserve">Întocmit de: Expert </w:t>
      </w:r>
      <w:r w:rsidR="00A96FCE" w:rsidRPr="00702EE3">
        <w:rPr>
          <w:rFonts w:asciiTheme="minorHAnsi" w:hAnsiTheme="minorHAnsi"/>
          <w:b w:val="0"/>
          <w:sz w:val="22"/>
          <w:szCs w:val="22"/>
          <w:lang w:val="pt-BR"/>
        </w:rPr>
        <w:t>1</w:t>
      </w:r>
      <w:r w:rsidRPr="00702EE3">
        <w:rPr>
          <w:rFonts w:asciiTheme="minorHAnsi" w:hAnsiTheme="minorHAnsi"/>
          <w:b w:val="0"/>
          <w:sz w:val="22"/>
          <w:szCs w:val="22"/>
          <w:lang w:val="pt-BR"/>
        </w:rPr>
        <w:t xml:space="preserve"> </w:t>
      </w:r>
      <w:r w:rsidR="00170E3A" w:rsidRPr="00702EE3">
        <w:rPr>
          <w:rFonts w:asciiTheme="minorHAnsi" w:hAnsiTheme="minorHAnsi"/>
          <w:b w:val="0"/>
          <w:sz w:val="22"/>
          <w:szCs w:val="22"/>
          <w:lang w:val="pt-BR"/>
        </w:rPr>
        <w:t xml:space="preserve">SAFPD </w:t>
      </w:r>
      <w:r w:rsidR="00B5136D" w:rsidRPr="00702EE3">
        <w:rPr>
          <w:rFonts w:asciiTheme="minorHAnsi" w:hAnsiTheme="minorHAnsi"/>
          <w:b w:val="0"/>
          <w:sz w:val="22"/>
          <w:szCs w:val="22"/>
          <w:lang w:val="ro-RO"/>
        </w:rPr>
        <w:t>OJFIR/</w:t>
      </w:r>
      <w:r w:rsidR="00FF48D5" w:rsidRPr="00702EE3" w:rsidDel="00FF48D5">
        <w:rPr>
          <w:rFonts w:asciiTheme="minorHAnsi" w:hAnsiTheme="minorHAnsi"/>
          <w:b w:val="0"/>
          <w:sz w:val="22"/>
          <w:szCs w:val="22"/>
          <w:lang w:val="ro-RO"/>
        </w:rPr>
        <w:t xml:space="preserve"> </w:t>
      </w:r>
      <w:r w:rsidR="003222D4" w:rsidRPr="00702EE3">
        <w:rPr>
          <w:rFonts w:asciiTheme="minorHAnsi" w:hAnsiTheme="minorHAnsi"/>
          <w:b w:val="0"/>
          <w:sz w:val="22"/>
          <w:szCs w:val="22"/>
          <w:lang w:val="ro-RO"/>
        </w:rPr>
        <w:t>/SAF</w:t>
      </w:r>
      <w:r w:rsidR="00D8449F" w:rsidRPr="00702EE3">
        <w:rPr>
          <w:rFonts w:asciiTheme="minorHAnsi" w:hAnsiTheme="minorHAnsi"/>
          <w:b w:val="0"/>
          <w:sz w:val="22"/>
          <w:szCs w:val="22"/>
          <w:lang w:val="ro-RO"/>
        </w:rPr>
        <w:t>-DAF</w:t>
      </w:r>
    </w:p>
    <w:p w14:paraId="79D91D92" w14:textId="77777777" w:rsidR="0049779D" w:rsidRPr="00702EE3" w:rsidRDefault="00BE0478" w:rsidP="0049779D">
      <w:pPr>
        <w:pStyle w:val="BodyText3"/>
        <w:jc w:val="left"/>
        <w:rPr>
          <w:rFonts w:asciiTheme="minorHAnsi" w:hAnsiTheme="minorHAnsi"/>
          <w:b w:val="0"/>
          <w:i/>
          <w:sz w:val="22"/>
          <w:szCs w:val="22"/>
          <w:lang w:val="pt-BR"/>
        </w:rPr>
      </w:pPr>
      <w:r w:rsidRPr="00702EE3">
        <w:rPr>
          <w:rFonts w:asciiTheme="minorHAnsi" w:hAnsiTheme="minorHAnsi"/>
          <w:b w:val="0"/>
          <w:i/>
          <w:sz w:val="22"/>
          <w:szCs w:val="22"/>
          <w:lang w:val="pt-BR"/>
        </w:rPr>
        <w:t xml:space="preserve">Nume/Prenume …………………… </w:t>
      </w:r>
    </w:p>
    <w:p w14:paraId="195069CB" w14:textId="77777777" w:rsidR="0049779D" w:rsidRPr="00702EE3" w:rsidRDefault="00BE0478" w:rsidP="0049779D">
      <w:pPr>
        <w:pStyle w:val="BodyText3"/>
        <w:jc w:val="left"/>
        <w:rPr>
          <w:rFonts w:asciiTheme="minorHAnsi" w:hAnsiTheme="minorHAnsi"/>
          <w:b w:val="0"/>
          <w:i/>
          <w:sz w:val="22"/>
          <w:szCs w:val="22"/>
          <w:lang w:val="pt-BR"/>
        </w:rPr>
      </w:pPr>
      <w:r w:rsidRPr="00702EE3">
        <w:rPr>
          <w:rFonts w:asciiTheme="minorHAnsi" w:hAnsiTheme="minorHAnsi"/>
          <w:b w:val="0"/>
          <w:i/>
          <w:sz w:val="22"/>
          <w:szCs w:val="22"/>
          <w:lang w:val="pt-BR"/>
        </w:rPr>
        <w:t>Semnătura</w:t>
      </w:r>
      <w:r w:rsidRPr="00702EE3">
        <w:rPr>
          <w:rFonts w:asciiTheme="minorHAnsi" w:hAnsiTheme="minorHAnsi"/>
          <w:b w:val="0"/>
          <w:i/>
          <w:sz w:val="22"/>
          <w:szCs w:val="22"/>
          <w:lang w:val="pt-BR"/>
        </w:rPr>
        <w:tab/>
      </w:r>
      <w:r w:rsidRPr="00702EE3">
        <w:rPr>
          <w:rFonts w:asciiTheme="minorHAnsi" w:hAnsiTheme="minorHAnsi"/>
          <w:b w:val="0"/>
          <w:i/>
          <w:sz w:val="22"/>
          <w:szCs w:val="22"/>
          <w:lang w:val="pt-BR"/>
        </w:rPr>
        <w:tab/>
      </w:r>
    </w:p>
    <w:p w14:paraId="79062214" w14:textId="77777777" w:rsidR="00BE0478" w:rsidRPr="00702EE3" w:rsidRDefault="00BE0478" w:rsidP="00BE0478">
      <w:pPr>
        <w:pStyle w:val="BodyText3"/>
        <w:rPr>
          <w:rFonts w:asciiTheme="minorHAnsi" w:hAnsiTheme="minorHAnsi"/>
          <w:b w:val="0"/>
          <w:sz w:val="22"/>
          <w:szCs w:val="22"/>
          <w:lang w:val="pt-BR"/>
        </w:rPr>
      </w:pPr>
    </w:p>
    <w:p w14:paraId="766A71C3" w14:textId="0949D2BC" w:rsidR="00AD2985" w:rsidRPr="00702EE3" w:rsidRDefault="00AD2985" w:rsidP="00AD2985">
      <w:pPr>
        <w:tabs>
          <w:tab w:val="left" w:pos="3120"/>
          <w:tab w:val="center" w:pos="4320"/>
          <w:tab w:val="right" w:pos="8640"/>
        </w:tabs>
        <w:rPr>
          <w:rFonts w:asciiTheme="minorHAnsi" w:hAnsiTheme="minorHAnsi" w:cs="Calibri"/>
          <w:b/>
          <w:sz w:val="22"/>
          <w:szCs w:val="22"/>
          <w:lang w:val="ro-RO"/>
        </w:rPr>
      </w:pPr>
      <w:r w:rsidRPr="00702EE3">
        <w:rPr>
          <w:rFonts w:asciiTheme="minorHAnsi" w:hAnsiTheme="minorHAnsi" w:cs="Calibri"/>
          <w:b/>
          <w:sz w:val="22"/>
          <w:szCs w:val="22"/>
          <w:lang w:val="ro-RO"/>
        </w:rPr>
        <w:t>SECTIUNEA I</w:t>
      </w:r>
    </w:p>
    <w:p w14:paraId="6C9B467D" w14:textId="77777777" w:rsidR="00AD2985" w:rsidRPr="00702EE3" w:rsidRDefault="00AD2985" w:rsidP="00AD2985">
      <w:pPr>
        <w:tabs>
          <w:tab w:val="left" w:pos="3120"/>
          <w:tab w:val="center" w:pos="4320"/>
          <w:tab w:val="right" w:pos="8640"/>
        </w:tabs>
        <w:rPr>
          <w:rFonts w:asciiTheme="minorHAnsi" w:hAnsiTheme="minorHAnsi" w:cs="Calibri"/>
          <w:b/>
          <w:sz w:val="22"/>
          <w:szCs w:val="22"/>
          <w:lang w:val="ro-RO"/>
        </w:rPr>
      </w:pPr>
      <w:r w:rsidRPr="00702EE3">
        <w:rPr>
          <w:rFonts w:asciiTheme="minorHAnsi" w:hAnsiTheme="minorHAnsi" w:cs="Calibri"/>
          <w:b/>
          <w:sz w:val="22"/>
          <w:szCs w:val="22"/>
          <w:lang w:val="ro-RO"/>
        </w:rPr>
        <w:t>A. Metodologie de aplicat pentru verificarea condiţiilor de eligibilitate</w:t>
      </w:r>
    </w:p>
    <w:p w14:paraId="1BEC24F8" w14:textId="77777777" w:rsidR="00AD2985" w:rsidRPr="00702EE3" w:rsidRDefault="00AD2985" w:rsidP="00AD2985">
      <w:pPr>
        <w:tabs>
          <w:tab w:val="left" w:pos="3120"/>
          <w:tab w:val="center" w:pos="4320"/>
          <w:tab w:val="right" w:pos="8640"/>
        </w:tabs>
        <w:rPr>
          <w:rFonts w:asciiTheme="minorHAnsi" w:hAnsiTheme="minorHAnsi" w:cs="Calibri"/>
          <w:b/>
          <w:sz w:val="22"/>
          <w:szCs w:val="22"/>
          <w:u w:val="single"/>
          <w:lang w:val="ro-RO"/>
        </w:rPr>
      </w:pPr>
    </w:p>
    <w:p w14:paraId="4D5305CD" w14:textId="77777777" w:rsidR="00AD2985" w:rsidRPr="00702EE3" w:rsidRDefault="00AD2985" w:rsidP="00AD2985">
      <w:pPr>
        <w:tabs>
          <w:tab w:val="left" w:pos="3120"/>
          <w:tab w:val="center" w:pos="4320"/>
          <w:tab w:val="right" w:pos="8640"/>
        </w:tabs>
        <w:rPr>
          <w:rFonts w:asciiTheme="minorHAnsi" w:hAnsiTheme="minorHAnsi" w:cs="Calibri"/>
          <w:b/>
          <w:sz w:val="22"/>
          <w:szCs w:val="22"/>
          <w:u w:val="single"/>
          <w:lang w:val="ro-RO"/>
        </w:rPr>
      </w:pPr>
    </w:p>
    <w:p w14:paraId="05125CCC" w14:textId="77777777" w:rsidR="00AD2985" w:rsidRPr="00702EE3" w:rsidRDefault="00AD2985" w:rsidP="00AD2985">
      <w:pPr>
        <w:tabs>
          <w:tab w:val="left" w:pos="3120"/>
          <w:tab w:val="center" w:pos="4320"/>
          <w:tab w:val="right" w:pos="8640"/>
        </w:tabs>
        <w:rPr>
          <w:rFonts w:asciiTheme="minorHAnsi" w:hAnsiTheme="minorHAnsi" w:cs="Calibri"/>
          <w:b/>
          <w:sz w:val="22"/>
          <w:szCs w:val="22"/>
          <w:lang w:val="ro-RO"/>
        </w:rPr>
      </w:pPr>
      <w:r w:rsidRPr="00702EE3">
        <w:rPr>
          <w:rFonts w:asciiTheme="minorHAnsi" w:hAnsiTheme="minorHAnsi" w:cs="Calibri"/>
          <w:b/>
          <w:sz w:val="22"/>
          <w:szCs w:val="22"/>
          <w:lang w:val="ro-RO"/>
        </w:rPr>
        <w:t>1.Verificarea eligibilitatii solicitantului</w:t>
      </w:r>
    </w:p>
    <w:p w14:paraId="2C7EB0FD" w14:textId="77777777" w:rsidR="00AD2985" w:rsidRPr="00702EE3" w:rsidRDefault="00AD2985" w:rsidP="00AD2985">
      <w:pPr>
        <w:tabs>
          <w:tab w:val="left" w:pos="3120"/>
          <w:tab w:val="center" w:pos="4320"/>
          <w:tab w:val="right" w:pos="8640"/>
        </w:tabs>
        <w:rPr>
          <w:rFonts w:asciiTheme="minorHAnsi" w:hAnsiTheme="minorHAnsi" w:cs="Calibri"/>
          <w:b/>
          <w:sz w:val="22"/>
          <w:szCs w:val="22"/>
          <w:lang w:val="ro-RO"/>
        </w:rPr>
      </w:pPr>
    </w:p>
    <w:tbl>
      <w:tblPr>
        <w:tblW w:w="5498" w:type="pct"/>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4610"/>
        <w:gridCol w:w="5043"/>
      </w:tblGrid>
      <w:tr w:rsidR="00AD2985" w:rsidRPr="00702EE3" w14:paraId="45EFE935" w14:textId="77777777" w:rsidTr="00431D12">
        <w:trPr>
          <w:trHeight w:val="1025"/>
        </w:trPr>
        <w:tc>
          <w:tcPr>
            <w:tcW w:w="2388" w:type="pct"/>
            <w:shd w:val="clear" w:color="auto" w:fill="C0C0C0"/>
          </w:tcPr>
          <w:p w14:paraId="13589A34" w14:textId="77777777" w:rsidR="00AD2985" w:rsidRPr="00702EE3" w:rsidRDefault="00AD2985" w:rsidP="00850920">
            <w:pPr>
              <w:keepNext/>
              <w:keepLines/>
              <w:spacing w:before="480" w:line="276" w:lineRule="auto"/>
              <w:outlineLvl w:val="0"/>
              <w:rPr>
                <w:rFonts w:asciiTheme="minorHAnsi" w:hAnsiTheme="minorHAnsi" w:cs="Calibri"/>
                <w:bCs/>
                <w:sz w:val="22"/>
                <w:szCs w:val="22"/>
                <w:lang w:val="ro-RO"/>
              </w:rPr>
            </w:pPr>
            <w:r w:rsidRPr="00702EE3">
              <w:rPr>
                <w:rFonts w:asciiTheme="minorHAnsi" w:hAnsiTheme="minorHAnsi" w:cs="Calibri"/>
                <w:bCs/>
                <w:sz w:val="22"/>
                <w:szCs w:val="22"/>
                <w:lang w:val="ro-RO"/>
              </w:rPr>
              <w:t>DOCUMENTE   DE   PREZENTAT</w:t>
            </w:r>
          </w:p>
        </w:tc>
        <w:tc>
          <w:tcPr>
            <w:tcW w:w="2612" w:type="pct"/>
            <w:shd w:val="clear" w:color="auto" w:fill="C0C0C0"/>
          </w:tcPr>
          <w:p w14:paraId="49206A86" w14:textId="77777777" w:rsidR="00AD2985" w:rsidRPr="00702EE3" w:rsidRDefault="00AD2985" w:rsidP="00850920">
            <w:pPr>
              <w:spacing w:after="200" w:line="276" w:lineRule="auto"/>
              <w:jc w:val="both"/>
              <w:rPr>
                <w:rFonts w:asciiTheme="minorHAnsi" w:eastAsia="Calibri" w:hAnsiTheme="minorHAnsi" w:cs="Calibri"/>
                <w:sz w:val="22"/>
                <w:szCs w:val="22"/>
                <w:lang w:val="pt-BR"/>
              </w:rPr>
            </w:pPr>
          </w:p>
          <w:p w14:paraId="7BA361E8" w14:textId="77777777" w:rsidR="00AD2985" w:rsidRPr="00702EE3" w:rsidRDefault="00AD2985" w:rsidP="00850920">
            <w:pPr>
              <w:spacing w:after="200" w:line="276" w:lineRule="auto"/>
              <w:jc w:val="both"/>
              <w:rPr>
                <w:rFonts w:asciiTheme="minorHAnsi" w:eastAsia="Calibri" w:hAnsiTheme="minorHAnsi" w:cs="Calibri"/>
                <w:sz w:val="22"/>
                <w:szCs w:val="22"/>
                <w:lang w:val="pt-BR"/>
              </w:rPr>
            </w:pPr>
            <w:r w:rsidRPr="00702EE3">
              <w:rPr>
                <w:rFonts w:asciiTheme="minorHAnsi" w:eastAsia="Calibri" w:hAnsiTheme="minorHAnsi" w:cs="Calibri"/>
                <w:sz w:val="22"/>
                <w:szCs w:val="22"/>
                <w:lang w:val="pt-BR"/>
              </w:rPr>
              <w:t>PUNCTE DE VERIFICAT IN DOCUMENTE</w:t>
            </w:r>
          </w:p>
        </w:tc>
      </w:tr>
    </w:tbl>
    <w:p w14:paraId="1FD26DB3" w14:textId="77777777" w:rsidR="00AD2985" w:rsidRPr="00702EE3" w:rsidRDefault="00AD2985" w:rsidP="00AD2985">
      <w:pPr>
        <w:rPr>
          <w:rFonts w:asciiTheme="minorHAnsi" w:hAnsiTheme="minorHAnsi" w:cs="Calibri"/>
          <w:vanish/>
          <w:sz w:val="22"/>
          <w:szCs w:val="22"/>
        </w:rPr>
      </w:pPr>
    </w:p>
    <w:tbl>
      <w:tblPr>
        <w:tblW w:w="5498" w:type="pct"/>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89"/>
        <w:gridCol w:w="5064"/>
      </w:tblGrid>
      <w:tr w:rsidR="003F0E7F" w:rsidRPr="00702EE3" w14:paraId="709C988C" w14:textId="77777777" w:rsidTr="00130042">
        <w:tc>
          <w:tcPr>
            <w:tcW w:w="2377" w:type="pct"/>
            <w:shd w:val="clear" w:color="auto" w:fill="auto"/>
          </w:tcPr>
          <w:p w14:paraId="66C71E87" w14:textId="77777777" w:rsidR="003F0E7F" w:rsidRPr="00702EE3" w:rsidRDefault="003F0E7F" w:rsidP="00694DE0">
            <w:pPr>
              <w:jc w:val="both"/>
              <w:rPr>
                <w:rFonts w:asciiTheme="minorHAnsi" w:eastAsia="Calibri" w:hAnsiTheme="minorHAnsi" w:cs="Calibri"/>
                <w:sz w:val="22"/>
                <w:szCs w:val="22"/>
              </w:rPr>
            </w:pPr>
            <w:r w:rsidRPr="00702EE3">
              <w:rPr>
                <w:rFonts w:ascii="Calibri" w:eastAsia="Calibri" w:hAnsi="Calibri" w:cs="Calibri"/>
                <w:lang w:val="ro-RO"/>
              </w:rPr>
              <w:t>1.1</w:t>
            </w:r>
            <w:r w:rsidRPr="00702EE3">
              <w:rPr>
                <w:rFonts w:ascii="Calibri" w:hAnsi="Calibri" w:cs="Calibri"/>
                <w:lang w:val="ro-RO"/>
              </w:rPr>
              <w:t xml:space="preserve"> Cererea de Finanţare se află în sistem</w:t>
            </w:r>
            <w:r w:rsidRPr="00702EE3">
              <w:rPr>
                <w:rFonts w:ascii="Calibri" w:hAnsi="Calibri" w:cs="Calibri"/>
              </w:rPr>
              <w:t xml:space="preserve"> (solicitantul a mai depus aceeaşi cerere de finanţare în cadrul aceleaşi sesiuni </w:t>
            </w:r>
            <w:r w:rsidR="00F33DBF" w:rsidRPr="00702EE3">
              <w:rPr>
                <w:rFonts w:ascii="Calibri" w:hAnsi="Calibri" w:cs="Calibri"/>
              </w:rPr>
              <w:t>continue</w:t>
            </w:r>
            <w:r w:rsidRPr="00702EE3">
              <w:rPr>
                <w:rFonts w:ascii="Calibri" w:hAnsi="Calibri" w:cs="Calibri"/>
              </w:rPr>
              <w:t>)</w:t>
            </w:r>
            <w:r w:rsidR="00270AAE" w:rsidRPr="00702EE3">
              <w:rPr>
                <w:rFonts w:ascii="Calibri" w:hAnsi="Calibri" w:cs="Calibri"/>
                <w:lang w:val="ro-RO"/>
              </w:rPr>
              <w:t>?</w:t>
            </w:r>
          </w:p>
        </w:tc>
        <w:tc>
          <w:tcPr>
            <w:tcW w:w="2623" w:type="pct"/>
            <w:shd w:val="clear" w:color="auto" w:fill="auto"/>
          </w:tcPr>
          <w:p w14:paraId="7FEB0B36" w14:textId="77777777" w:rsidR="003F0E7F" w:rsidRPr="00702EE3" w:rsidRDefault="00904A71" w:rsidP="00694DE0">
            <w:pPr>
              <w:jc w:val="both"/>
              <w:rPr>
                <w:rFonts w:asciiTheme="minorHAnsi" w:eastAsia="Calibri" w:hAnsiTheme="minorHAnsi" w:cs="Calibri"/>
              </w:rPr>
            </w:pPr>
            <w:r w:rsidRPr="00702EE3">
              <w:rPr>
                <w:rFonts w:asciiTheme="minorHAnsi" w:eastAsia="Calibri" w:hAnsiTheme="minorHAnsi" w:cs="Calibri"/>
              </w:rPr>
              <w:t xml:space="preserve">1.1 </w:t>
            </w:r>
            <w:r w:rsidR="00270AAE" w:rsidRPr="00702EE3">
              <w:rPr>
                <w:rFonts w:asciiTheme="minorHAnsi" w:eastAsia="Calibri" w:hAnsiTheme="minorHAnsi" w:cs="Calibri"/>
              </w:rPr>
              <w:t>Verificarea se face în Registrul electronic al cererilor de finanţare.</w:t>
            </w:r>
          </w:p>
          <w:p w14:paraId="771A2594" w14:textId="77777777" w:rsidR="00270AAE" w:rsidRPr="00702EE3" w:rsidRDefault="00270AAE" w:rsidP="00694DE0">
            <w:pPr>
              <w:jc w:val="both"/>
              <w:rPr>
                <w:rFonts w:asciiTheme="minorHAnsi" w:eastAsia="Calibri" w:hAnsiTheme="minorHAnsi" w:cs="Calibri"/>
              </w:rPr>
            </w:pPr>
            <w:r w:rsidRPr="00702EE3">
              <w:rPr>
                <w:rFonts w:asciiTheme="minorHAnsi" w:eastAsia="Calibri" w:hAnsiTheme="minorHAnsi" w:cs="Calibri"/>
              </w:rPr>
              <w:t xml:space="preserve">Se va bifa NU, pentru cerere de finanţare care nu figurează în Registru, cu statul completat </w:t>
            </w:r>
          </w:p>
          <w:p w14:paraId="41208E7C" w14:textId="77777777" w:rsidR="00270AAE" w:rsidRPr="00702EE3" w:rsidRDefault="00270AAE" w:rsidP="00694DE0">
            <w:pPr>
              <w:jc w:val="both"/>
              <w:rPr>
                <w:rFonts w:asciiTheme="minorHAnsi" w:eastAsia="Calibri" w:hAnsiTheme="minorHAnsi" w:cs="Calibri"/>
              </w:rPr>
            </w:pPr>
          </w:p>
          <w:p w14:paraId="1906FE4B" w14:textId="77777777" w:rsidR="00270AAE" w:rsidRPr="00702EE3" w:rsidRDefault="00270AAE" w:rsidP="00694DE0">
            <w:pPr>
              <w:jc w:val="both"/>
              <w:rPr>
                <w:rFonts w:asciiTheme="minorHAnsi" w:eastAsia="Calibri" w:hAnsiTheme="minorHAnsi" w:cs="Calibri"/>
              </w:rPr>
            </w:pPr>
            <w:r w:rsidRPr="00702EE3">
              <w:rPr>
                <w:rFonts w:asciiTheme="minorHAnsi" w:eastAsia="Calibri" w:hAnsiTheme="minorHAnsi" w:cs="Calibri"/>
              </w:rPr>
              <w:t>Dacă în registrul electronic statusul este:</w:t>
            </w:r>
          </w:p>
          <w:p w14:paraId="3C565585" w14:textId="77777777" w:rsidR="00270AAE" w:rsidRPr="00702EE3" w:rsidRDefault="00270AAE" w:rsidP="00D70F7F">
            <w:pPr>
              <w:pStyle w:val="ListParagraph"/>
              <w:numPr>
                <w:ilvl w:val="0"/>
                <w:numId w:val="3"/>
              </w:numPr>
              <w:spacing w:line="240" w:lineRule="auto"/>
              <w:jc w:val="both"/>
              <w:rPr>
                <w:rFonts w:asciiTheme="minorHAnsi" w:hAnsiTheme="minorHAnsi" w:cs="Calibri"/>
                <w:sz w:val="24"/>
                <w:szCs w:val="24"/>
              </w:rPr>
            </w:pPr>
            <w:r w:rsidRPr="00702EE3">
              <w:rPr>
                <w:rFonts w:asciiTheme="minorHAnsi" w:hAnsiTheme="minorHAnsi" w:cs="Calibri"/>
                <w:sz w:val="24"/>
                <w:szCs w:val="24"/>
              </w:rPr>
              <w:t>Retras, se bifează NU dacă solicitantul a redepus o singură dată după retragere, în cadrul sesiunii anuale. În caz contrar se bifează DA</w:t>
            </w:r>
          </w:p>
          <w:p w14:paraId="571B93BA" w14:textId="77777777" w:rsidR="00270AAE" w:rsidRPr="00702EE3" w:rsidRDefault="00270AAE" w:rsidP="00D70F7F">
            <w:pPr>
              <w:pStyle w:val="ListParagraph"/>
              <w:numPr>
                <w:ilvl w:val="0"/>
                <w:numId w:val="3"/>
              </w:numPr>
              <w:spacing w:line="240" w:lineRule="auto"/>
              <w:jc w:val="both"/>
              <w:rPr>
                <w:rFonts w:asciiTheme="minorHAnsi" w:hAnsiTheme="minorHAnsi" w:cs="Calibri"/>
                <w:sz w:val="24"/>
                <w:szCs w:val="24"/>
              </w:rPr>
            </w:pPr>
            <w:r w:rsidRPr="00702EE3">
              <w:rPr>
                <w:rFonts w:asciiTheme="minorHAnsi" w:hAnsiTheme="minorHAnsi" w:cs="Calibri"/>
                <w:sz w:val="24"/>
                <w:szCs w:val="24"/>
              </w:rPr>
              <w:t xml:space="preserve">Neconformă, se bifează NU dacă solicitantul a redepus o singură dată după </w:t>
            </w:r>
            <w:r w:rsidRPr="00702EE3">
              <w:rPr>
                <w:rFonts w:asciiTheme="minorHAnsi" w:hAnsiTheme="minorHAnsi" w:cs="Calibri"/>
                <w:sz w:val="24"/>
                <w:szCs w:val="24"/>
              </w:rPr>
              <w:lastRenderedPageBreak/>
              <w:t>declararea ca</w:t>
            </w:r>
            <w:r w:rsidRPr="00702EE3">
              <w:rPr>
                <w:rFonts w:asciiTheme="minorHAnsi" w:hAnsiTheme="minorHAnsi" w:cs="Calibri"/>
              </w:rPr>
              <w:t xml:space="preserve"> </w:t>
            </w:r>
            <w:r w:rsidRPr="00702EE3">
              <w:rPr>
                <w:rFonts w:asciiTheme="minorHAnsi" w:hAnsiTheme="minorHAnsi" w:cs="Calibri"/>
                <w:sz w:val="24"/>
                <w:szCs w:val="24"/>
              </w:rPr>
              <w:t>neconform, în cadrul sesiunii anuale. În caz contrar se bifează DA.</w:t>
            </w:r>
          </w:p>
          <w:p w14:paraId="57FF1A30" w14:textId="77777777" w:rsidR="00507E50" w:rsidRPr="00702EE3" w:rsidRDefault="00507E50" w:rsidP="00694DE0">
            <w:pPr>
              <w:jc w:val="both"/>
              <w:rPr>
                <w:rFonts w:asciiTheme="minorHAnsi" w:eastAsia="Calibri" w:hAnsiTheme="minorHAnsi" w:cs="Calibri"/>
                <w:sz w:val="22"/>
                <w:szCs w:val="22"/>
              </w:rPr>
            </w:pPr>
            <w:r w:rsidRPr="00702EE3">
              <w:rPr>
                <w:rFonts w:asciiTheme="minorHAnsi" w:hAnsiTheme="minorHAnsi" w:cs="Calibri"/>
                <w:lang w:val="ro-RO"/>
              </w:rPr>
              <w:t xml:space="preserve">Dacă DA, aceasta este condiţie de neeligibilitate în cadrul sesiunii </w:t>
            </w:r>
            <w:r w:rsidR="00F33DBF" w:rsidRPr="00702EE3">
              <w:rPr>
                <w:rFonts w:asciiTheme="minorHAnsi" w:hAnsiTheme="minorHAnsi" w:cs="Calibri"/>
                <w:lang w:val="ro-RO"/>
              </w:rPr>
              <w:t xml:space="preserve">continue </w:t>
            </w:r>
            <w:r w:rsidRPr="00702EE3">
              <w:rPr>
                <w:rFonts w:asciiTheme="minorHAnsi" w:hAnsiTheme="minorHAnsi" w:cs="Calibri"/>
                <w:lang w:val="ro-RO"/>
              </w:rPr>
              <w:t>respective, se menţionează în rubrica Observaţii dar se continuă evaluarea tuturor criteriilor de eligibilitate pentru ca la final solicitantul să fie înştiinţat de toate condiţiile neîndeplinite (dacă este cazul).</w:t>
            </w:r>
          </w:p>
        </w:tc>
      </w:tr>
      <w:tr w:rsidR="00AD2985" w:rsidRPr="00702EE3" w14:paraId="359E6376" w14:textId="77777777" w:rsidTr="00130042">
        <w:tc>
          <w:tcPr>
            <w:tcW w:w="2377" w:type="pct"/>
            <w:shd w:val="clear" w:color="auto" w:fill="auto"/>
          </w:tcPr>
          <w:p w14:paraId="42952F64" w14:textId="1CEEDEB2" w:rsidR="00AD2985" w:rsidRPr="00702EE3" w:rsidRDefault="00850920" w:rsidP="00E35DA3">
            <w:pPr>
              <w:jc w:val="both"/>
              <w:rPr>
                <w:rFonts w:asciiTheme="minorHAnsi" w:eastAsia="Calibri" w:hAnsiTheme="minorHAnsi" w:cs="Calibri"/>
                <w:b/>
                <w:i/>
                <w:lang w:val="ro-RO"/>
              </w:rPr>
            </w:pPr>
            <w:r w:rsidRPr="00702EE3">
              <w:rPr>
                <w:rFonts w:asciiTheme="minorHAnsi" w:eastAsia="Calibri" w:hAnsiTheme="minorHAnsi" w:cs="Calibri"/>
              </w:rPr>
              <w:lastRenderedPageBreak/>
              <w:t>1.</w:t>
            </w:r>
            <w:r w:rsidR="00270AAE" w:rsidRPr="00702EE3">
              <w:rPr>
                <w:rFonts w:asciiTheme="minorHAnsi" w:eastAsia="Calibri" w:hAnsiTheme="minorHAnsi" w:cs="Calibri"/>
              </w:rPr>
              <w:t xml:space="preserve">2 </w:t>
            </w:r>
            <w:r w:rsidR="006271E0" w:rsidRPr="00702EE3">
              <w:rPr>
                <w:rFonts w:asciiTheme="minorHAnsi" w:eastAsia="Calibri" w:hAnsiTheme="minorHAnsi" w:cs="Calibri"/>
              </w:rPr>
              <w:t xml:space="preserve">Solicitantul </w:t>
            </w:r>
            <w:r w:rsidR="00AD2985" w:rsidRPr="00702EE3">
              <w:rPr>
                <w:rFonts w:asciiTheme="minorHAnsi" w:eastAsia="Calibri" w:hAnsiTheme="minorHAnsi" w:cs="Calibri"/>
              </w:rPr>
              <w:t>este înregistrat în Registrul debitorilor AFIR</w:t>
            </w:r>
            <w:r w:rsidR="00246B42" w:rsidRPr="00702EE3">
              <w:rPr>
                <w:rFonts w:asciiTheme="minorHAnsi" w:eastAsia="Calibri" w:hAnsiTheme="minorHAnsi" w:cs="Calibri"/>
              </w:rPr>
              <w:t>/</w:t>
            </w:r>
            <w:r w:rsidR="00246B42" w:rsidRPr="00702EE3">
              <w:t xml:space="preserve"> </w:t>
            </w:r>
            <w:r w:rsidR="00246B42" w:rsidRPr="00702EE3">
              <w:rPr>
                <w:rFonts w:asciiTheme="minorHAnsi" w:eastAsia="Calibri" w:hAnsiTheme="minorHAnsi" w:cs="Calibri"/>
              </w:rPr>
              <w:t>aplicația Centralizator debite (aplicația AFIR pentru evidență nereguli și debite)</w:t>
            </w:r>
            <w:r w:rsidR="00AD2985" w:rsidRPr="00702EE3">
              <w:rPr>
                <w:rFonts w:asciiTheme="minorHAnsi" w:eastAsia="Calibri" w:hAnsiTheme="minorHAnsi" w:cs="Calibri"/>
              </w:rPr>
              <w:t xml:space="preserve">, </w:t>
            </w:r>
            <w:r w:rsidR="00246B42" w:rsidRPr="00702EE3">
              <w:rPr>
                <w:rFonts w:asciiTheme="minorHAnsi" w:eastAsia="Calibri" w:hAnsiTheme="minorHAnsi" w:cs="Calibri"/>
              </w:rPr>
              <w:t xml:space="preserve">\atât </w:t>
            </w:r>
            <w:r w:rsidR="00AD2985" w:rsidRPr="00702EE3">
              <w:rPr>
                <w:rFonts w:asciiTheme="minorHAnsi" w:eastAsia="Calibri" w:hAnsiTheme="minorHAnsi" w:cs="Calibri"/>
                <w:lang w:val="ro-RO"/>
              </w:rPr>
              <w:t>pentru Programul SAPARD</w:t>
            </w:r>
            <w:r w:rsidR="00246B42" w:rsidRPr="00702EE3">
              <w:rPr>
                <w:rFonts w:asciiTheme="minorHAnsi" w:eastAsia="Calibri" w:hAnsiTheme="minorHAnsi" w:cs="Calibri"/>
                <w:lang w:val="ro-RO"/>
              </w:rPr>
              <w:t>, cât și pentru</w:t>
            </w:r>
            <w:r w:rsidR="00AD2985" w:rsidRPr="00702EE3">
              <w:rPr>
                <w:rFonts w:asciiTheme="minorHAnsi" w:eastAsia="Calibri" w:hAnsiTheme="minorHAnsi" w:cs="Calibri"/>
                <w:lang w:val="ro-RO"/>
              </w:rPr>
              <w:t xml:space="preserve"> FEADR</w:t>
            </w:r>
            <w:r w:rsidR="00AD2985" w:rsidRPr="00702EE3">
              <w:rPr>
                <w:rFonts w:asciiTheme="minorHAnsi" w:eastAsia="Calibri" w:hAnsiTheme="minorHAnsi" w:cs="Calibri"/>
              </w:rPr>
              <w:t>?</w:t>
            </w:r>
          </w:p>
        </w:tc>
        <w:tc>
          <w:tcPr>
            <w:tcW w:w="2623" w:type="pct"/>
            <w:shd w:val="clear" w:color="auto" w:fill="auto"/>
          </w:tcPr>
          <w:p w14:paraId="2F8A0457" w14:textId="77777777" w:rsidR="00261AE6" w:rsidRPr="00702EE3" w:rsidRDefault="00261AE6" w:rsidP="00261AE6">
            <w:pPr>
              <w:jc w:val="both"/>
              <w:rPr>
                <w:rFonts w:asciiTheme="minorHAnsi" w:eastAsia="Calibri" w:hAnsiTheme="minorHAnsi" w:cstheme="minorHAnsi"/>
                <w:lang w:val="ro-RO"/>
              </w:rPr>
            </w:pPr>
            <w:r w:rsidRPr="00702EE3">
              <w:rPr>
                <w:rFonts w:asciiTheme="minorHAnsi" w:eastAsia="Calibri" w:hAnsiTheme="minorHAnsi" w:cstheme="minorHAnsi"/>
                <w:lang w:val="ro-RO"/>
              </w:rPr>
              <w:t xml:space="preserve">1.2 </w:t>
            </w:r>
            <w:r w:rsidRPr="00702EE3">
              <w:rPr>
                <w:rFonts w:asciiTheme="minorHAnsi" w:eastAsia="Calibri" w:hAnsiTheme="minorHAnsi" w:cstheme="minorHAnsi"/>
                <w:b/>
                <w:bCs/>
                <w:lang w:val="ro-RO"/>
              </w:rPr>
              <w:t>În cazul FEADR</w:t>
            </w:r>
            <w:r w:rsidRPr="00702EE3">
              <w:rPr>
                <w:rFonts w:asciiTheme="minorHAnsi" w:eastAsia="Calibri" w:hAnsiTheme="minorHAnsi" w:cstheme="minorHAnsi"/>
                <w:lang w:val="ro-RO"/>
              </w:rPr>
              <w:t xml:space="preserve"> criteriul va fi completat automat în funcție de situația în care se află solicitantul.</w:t>
            </w:r>
          </w:p>
          <w:p w14:paraId="5CD53ABF" w14:textId="77777777" w:rsidR="00261AE6" w:rsidRPr="00702EE3" w:rsidRDefault="00261AE6" w:rsidP="00261AE6">
            <w:pPr>
              <w:jc w:val="both"/>
              <w:rPr>
                <w:rFonts w:asciiTheme="minorHAnsi" w:eastAsia="Calibri" w:hAnsiTheme="minorHAnsi" w:cstheme="minorHAnsi"/>
              </w:rPr>
            </w:pPr>
            <w:r w:rsidRPr="00702EE3">
              <w:rPr>
                <w:rFonts w:asciiTheme="minorHAnsi" w:eastAsia="Calibri" w:hAnsiTheme="minorHAnsi" w:cstheme="minorHAnsi"/>
                <w:lang w:val="ro-RO"/>
              </w:rPr>
              <w:t xml:space="preserve">Astfel, în cazul în care solicitantul nu este înregistrat în Registrul debitorilor </w:t>
            </w:r>
            <w:r w:rsidRPr="00702EE3">
              <w:rPr>
                <w:rFonts w:asciiTheme="minorHAnsi" w:eastAsia="Calibri" w:hAnsiTheme="minorHAnsi" w:cstheme="minorHAnsi"/>
              </w:rPr>
              <w:t>este prebifată automat caseta NU iar aceast criteriu de eligibilitate se consideră îndeplinit.</w:t>
            </w:r>
          </w:p>
          <w:p w14:paraId="77557E4F" w14:textId="0ACD23F2" w:rsidR="004A349F" w:rsidRPr="00702EE3" w:rsidRDefault="00261AE6" w:rsidP="004A349F">
            <w:pPr>
              <w:jc w:val="both"/>
              <w:rPr>
                <w:rFonts w:ascii="Calibri" w:hAnsi="Calibri" w:cs="Calibri"/>
                <w:sz w:val="22"/>
                <w:szCs w:val="22"/>
                <w:lang w:val="ro-RO"/>
              </w:rPr>
            </w:pPr>
            <w:r w:rsidRPr="00702EE3">
              <w:rPr>
                <w:rFonts w:asciiTheme="minorHAnsi" w:eastAsia="Calibri" w:hAnsiTheme="minorHAnsi" w:cstheme="minorHAnsi"/>
              </w:rPr>
              <w:t xml:space="preserve">În cazul în care solicitantul are înregistrate debite </w:t>
            </w:r>
            <w:r w:rsidRPr="00702EE3">
              <w:rPr>
                <w:rFonts w:asciiTheme="minorHAnsi" w:eastAsia="Calibri" w:hAnsiTheme="minorHAnsi" w:cstheme="minorHAnsi"/>
                <w:lang w:val="ro-RO"/>
              </w:rPr>
              <w:t xml:space="preserve">în Registrul debitorilor </w:t>
            </w:r>
            <w:r w:rsidRPr="00702EE3">
              <w:rPr>
                <w:rFonts w:asciiTheme="minorHAnsi" w:eastAsia="Calibri" w:hAnsiTheme="minorHAnsi" w:cstheme="minorHAnsi"/>
              </w:rPr>
              <w:t xml:space="preserve">este prebifată automat caseta DA, expertul </w:t>
            </w:r>
            <w:r w:rsidR="004A349F" w:rsidRPr="00702EE3">
              <w:rPr>
                <w:rFonts w:ascii="Calibri" w:hAnsi="Calibri" w:cs="Calibri"/>
                <w:sz w:val="22"/>
                <w:szCs w:val="22"/>
                <w:lang w:val="ro-RO"/>
              </w:rPr>
              <w:t xml:space="preserve">va consulta aplicația Centralizator Debite \\fs\ALPACA$\REGISTRESRD\REGISTRULDEBITORILOR, va </w:t>
            </w:r>
            <w:proofErr w:type="gramStart"/>
            <w:r w:rsidR="004A349F" w:rsidRPr="00702EE3">
              <w:rPr>
                <w:rFonts w:ascii="Calibri" w:hAnsi="Calibri" w:cs="Calibri"/>
                <w:sz w:val="22"/>
                <w:szCs w:val="22"/>
                <w:lang w:val="ro-RO"/>
              </w:rPr>
              <w:t>anexa  print</w:t>
            </w:r>
            <w:proofErr w:type="gramEnd"/>
            <w:r w:rsidR="004A349F" w:rsidRPr="00702EE3">
              <w:rPr>
                <w:rFonts w:ascii="Calibri" w:hAnsi="Calibri" w:cs="Calibri"/>
                <w:sz w:val="22"/>
                <w:szCs w:val="22"/>
                <w:lang w:val="ro-RO"/>
              </w:rPr>
              <w:t xml:space="preserve"> screen-ul cu verificările efectuate. </w:t>
            </w:r>
          </w:p>
          <w:p w14:paraId="7B3B939D" w14:textId="2E6C23B0" w:rsidR="00261AE6" w:rsidRPr="00702EE3" w:rsidRDefault="00261AE6" w:rsidP="00261AE6">
            <w:pPr>
              <w:jc w:val="both"/>
              <w:rPr>
                <w:rFonts w:asciiTheme="minorHAnsi" w:eastAsia="Calibri" w:hAnsiTheme="minorHAnsi" w:cstheme="minorHAnsi"/>
                <w:lang w:val="ro-RO"/>
              </w:rPr>
            </w:pPr>
            <w:proofErr w:type="gramStart"/>
            <w:r w:rsidRPr="00702EE3">
              <w:rPr>
                <w:rFonts w:asciiTheme="minorHAnsi" w:eastAsia="Calibri" w:hAnsiTheme="minorHAnsi" w:cstheme="minorHAnsi"/>
              </w:rPr>
              <w:t>si</w:t>
            </w:r>
            <w:proofErr w:type="gramEnd"/>
            <w:r w:rsidRPr="00702EE3">
              <w:rPr>
                <w:rFonts w:asciiTheme="minorHAnsi" w:eastAsia="Calibri" w:hAnsiTheme="minorHAnsi" w:cstheme="minorHAnsi"/>
              </w:rPr>
              <w:t> va bifa caseta DA.</w:t>
            </w:r>
          </w:p>
          <w:p w14:paraId="379AF342" w14:textId="77777777" w:rsidR="00261AE6" w:rsidRPr="00702EE3" w:rsidRDefault="00261AE6" w:rsidP="00261AE6">
            <w:pPr>
              <w:jc w:val="both"/>
              <w:rPr>
                <w:rFonts w:asciiTheme="minorHAnsi" w:eastAsia="Calibri" w:hAnsiTheme="minorHAnsi" w:cstheme="minorHAnsi"/>
                <w:lang w:val="ro-RO"/>
              </w:rPr>
            </w:pPr>
            <w:r w:rsidRPr="00702EE3">
              <w:rPr>
                <w:rFonts w:asciiTheme="minorHAnsi" w:eastAsia="Calibri" w:hAnsiTheme="minorHAnsi" w:cstheme="minorHAnsi"/>
                <w:lang w:val="ro-RO"/>
              </w:rPr>
              <w:t>În cazul programului SAPARD:</w:t>
            </w:r>
          </w:p>
          <w:p w14:paraId="4E730351" w14:textId="77777777" w:rsidR="00261AE6" w:rsidRPr="00702EE3" w:rsidRDefault="00261AE6" w:rsidP="00261AE6">
            <w:pPr>
              <w:jc w:val="both"/>
              <w:rPr>
                <w:rFonts w:asciiTheme="minorHAnsi" w:hAnsiTheme="minorHAnsi" w:cstheme="minorHAnsi"/>
                <w:color w:val="0000FF"/>
                <w:u w:val="single"/>
              </w:rPr>
            </w:pPr>
            <w:r w:rsidRPr="00702EE3">
              <w:rPr>
                <w:rFonts w:asciiTheme="minorHAnsi" w:eastAsia="Calibri" w:hAnsiTheme="minorHAnsi" w:cstheme="minorHAnsi"/>
                <w:lang w:val="ro-RO"/>
              </w:rPr>
              <w:t xml:space="preserve">Expertul verifică dacă solicitantul este înscris cu debite  în Registrul debitorilor pentru SAPARD, aflat pe link-ul </w:t>
            </w:r>
            <w:hyperlink r:id="rId12" w:history="1">
              <w:r w:rsidRPr="00702EE3">
                <w:rPr>
                  <w:rStyle w:val="Hyperlink"/>
                  <w:rFonts w:asciiTheme="minorHAnsi" w:hAnsiTheme="minorHAnsi" w:cstheme="minorHAnsi"/>
                  <w:lang w:val="ro-RO"/>
                </w:rPr>
                <w:t>\\alpaca\Debite</w:t>
              </w:r>
            </w:hyperlink>
            <w:r w:rsidRPr="00702EE3">
              <w:rPr>
                <w:rFonts w:asciiTheme="minorHAnsi" w:eastAsiaTheme="minorHAnsi" w:hAnsiTheme="minorHAnsi" w:cstheme="minorHAnsi"/>
                <w:sz w:val="22"/>
                <w:szCs w:val="22"/>
              </w:rPr>
              <w:t xml:space="preserve"> </w:t>
            </w:r>
            <w:r w:rsidRPr="00702EE3">
              <w:rPr>
                <w:rFonts w:asciiTheme="minorHAnsi" w:hAnsiTheme="minorHAnsi" w:cstheme="minorHAnsi"/>
                <w:color w:val="0000FF"/>
                <w:u w:val="single"/>
              </w:rPr>
              <w:t>si se va bifa cu NU iar aceast criteriu de eligibilitate se consideră îndeplinit.</w:t>
            </w:r>
          </w:p>
          <w:p w14:paraId="2D531A30" w14:textId="77777777" w:rsidR="00261AE6" w:rsidRPr="00702EE3" w:rsidRDefault="00261AE6" w:rsidP="00261AE6">
            <w:pPr>
              <w:jc w:val="both"/>
              <w:rPr>
                <w:rFonts w:asciiTheme="minorHAnsi" w:hAnsiTheme="minorHAnsi" w:cstheme="minorHAnsi"/>
                <w:lang w:val="ro-RO"/>
              </w:rPr>
            </w:pPr>
          </w:p>
          <w:p w14:paraId="68205C28" w14:textId="77777777" w:rsidR="00261AE6" w:rsidRPr="00702EE3" w:rsidRDefault="00261AE6" w:rsidP="00261AE6">
            <w:pPr>
              <w:jc w:val="both"/>
              <w:rPr>
                <w:rFonts w:asciiTheme="minorHAnsi" w:eastAsia="Calibri" w:hAnsiTheme="minorHAnsi" w:cstheme="minorHAnsi"/>
                <w:lang w:val="ro-RO"/>
              </w:rPr>
            </w:pPr>
            <w:r w:rsidRPr="00702EE3">
              <w:rPr>
                <w:rFonts w:asciiTheme="minorHAnsi" w:eastAsia="Calibri" w:hAnsiTheme="minorHAnsi" w:cstheme="minorHAnsi"/>
                <w:lang w:val="ro-RO"/>
              </w:rPr>
              <w:t>Dacă solicitantul este înscris cu debite în Registrul debitorilor, expertul va printa şi anexa pagina privind debitul, inclusiv a dobânzilor şi a majorarilor de întarziere ale solicitantului, va bifa caseta “da”, va menţiona în caseta de observaţii, şi, dacă este cazul selectării pentru finanţare a proiectului, va relua această verificare în etapa de evaluare a documentelor în vederea semnării contractului.</w:t>
            </w:r>
          </w:p>
          <w:p w14:paraId="5E6A5CB5" w14:textId="77777777" w:rsidR="00261AE6" w:rsidRPr="00702EE3" w:rsidRDefault="00261AE6" w:rsidP="00261AE6">
            <w:pPr>
              <w:jc w:val="both"/>
              <w:rPr>
                <w:rFonts w:asciiTheme="minorHAnsi" w:eastAsia="Calibri" w:hAnsiTheme="minorHAnsi" w:cstheme="minorHAnsi"/>
              </w:rPr>
            </w:pPr>
            <w:r w:rsidRPr="00702EE3">
              <w:rPr>
                <w:rFonts w:asciiTheme="minorHAnsi" w:eastAsia="Calibri" w:hAnsiTheme="minorHAnsi" w:cstheme="minorHAnsi"/>
              </w:rPr>
              <w:t>În cazul în care solicitantul nu este înscris cu debite în Registrul debitorilor, expertul bifează NU.</w:t>
            </w:r>
          </w:p>
          <w:p w14:paraId="6617AEEB" w14:textId="4889F55F" w:rsidR="00270AAE" w:rsidRPr="00702EE3" w:rsidRDefault="00270AAE" w:rsidP="006C31E0">
            <w:pPr>
              <w:jc w:val="both"/>
              <w:rPr>
                <w:rFonts w:asciiTheme="minorHAnsi" w:eastAsia="Calibri" w:hAnsiTheme="minorHAnsi" w:cs="Calibri"/>
                <w:lang w:val="ro-RO"/>
              </w:rPr>
            </w:pPr>
          </w:p>
        </w:tc>
      </w:tr>
      <w:tr w:rsidR="00AD2985" w:rsidRPr="00702EE3" w14:paraId="62FB56FE" w14:textId="77777777" w:rsidTr="00130042">
        <w:tc>
          <w:tcPr>
            <w:tcW w:w="2377" w:type="pct"/>
            <w:shd w:val="clear" w:color="auto" w:fill="auto"/>
          </w:tcPr>
          <w:p w14:paraId="185A6389" w14:textId="7F888C5F" w:rsidR="00AD2985" w:rsidRPr="00702EE3" w:rsidRDefault="00AD2985" w:rsidP="00993E7E">
            <w:pPr>
              <w:jc w:val="both"/>
              <w:rPr>
                <w:rFonts w:asciiTheme="minorHAnsi" w:eastAsia="Calibri" w:hAnsiTheme="minorHAnsi" w:cs="Calibri"/>
                <w:lang w:val="ro-RO"/>
              </w:rPr>
            </w:pPr>
            <w:r w:rsidRPr="00702EE3">
              <w:rPr>
                <w:rFonts w:asciiTheme="minorHAnsi" w:eastAsia="Calibri" w:hAnsiTheme="minorHAnsi" w:cs="Calibri"/>
                <w:lang w:val="ro-RO"/>
              </w:rPr>
              <w:t>1.</w:t>
            </w:r>
            <w:r w:rsidR="00507E50" w:rsidRPr="00702EE3">
              <w:rPr>
                <w:rFonts w:asciiTheme="minorHAnsi" w:eastAsia="Calibri" w:hAnsiTheme="minorHAnsi" w:cs="Calibri"/>
                <w:lang w:val="ro-RO"/>
              </w:rPr>
              <w:t xml:space="preserve">3 </w:t>
            </w:r>
            <w:r w:rsidR="00E371BD" w:rsidRPr="00702EE3">
              <w:rPr>
                <w:rFonts w:ascii="Calibri" w:hAnsi="Calibri" w:cs="Calibri"/>
                <w:color w:val="000000"/>
                <w:lang w:val="ro-RO" w:eastAsia="ro-RO"/>
              </w:rPr>
              <w:t xml:space="preserve">Solicitantul </w:t>
            </w:r>
            <w:r w:rsidR="00993E7E" w:rsidRPr="00702EE3">
              <w:rPr>
                <w:rFonts w:ascii="Calibri" w:hAnsi="Calibri" w:cs="Calibri"/>
                <w:color w:val="000000"/>
                <w:lang w:val="ro-RO" w:eastAsia="ro-RO"/>
              </w:rPr>
              <w:t xml:space="preserve">are în derulare proiecte </w:t>
            </w:r>
            <w:r w:rsidR="00E371BD" w:rsidRPr="00702EE3">
              <w:rPr>
                <w:rFonts w:ascii="Calibri" w:hAnsi="Calibri" w:cs="Calibri"/>
                <w:color w:val="000000"/>
                <w:lang w:val="ro-RO" w:eastAsia="ro-RO"/>
              </w:rPr>
              <w:t xml:space="preserve">pe </w:t>
            </w:r>
            <w:r w:rsidR="00E371BD" w:rsidRPr="00702EE3">
              <w:rPr>
                <w:rFonts w:ascii="Calibri" w:hAnsi="Calibri" w:cs="Calibri"/>
                <w:bCs/>
              </w:rPr>
              <w:t>pachetele 4.1.1, 4.1.4, 4.1.7 sau pe  submăsura 4.1a, pentru proiecte exclusive de achizitii simple</w:t>
            </w:r>
            <w:r w:rsidR="00116178" w:rsidRPr="00702EE3">
              <w:rPr>
                <w:rFonts w:ascii="Calibri" w:hAnsi="Calibri" w:cs="Calibri"/>
                <w:color w:val="000000"/>
                <w:lang w:val="ro-RO" w:eastAsia="ro-RO"/>
              </w:rPr>
              <w:t>?</w:t>
            </w:r>
          </w:p>
        </w:tc>
        <w:tc>
          <w:tcPr>
            <w:tcW w:w="2623" w:type="pct"/>
            <w:shd w:val="clear" w:color="auto" w:fill="auto"/>
          </w:tcPr>
          <w:p w14:paraId="5EA9450D" w14:textId="06DE41A9" w:rsidR="00116178" w:rsidRPr="00702EE3" w:rsidRDefault="00116178" w:rsidP="006B56E4">
            <w:pPr>
              <w:jc w:val="both"/>
              <w:rPr>
                <w:rFonts w:ascii="Calibri" w:hAnsi="Calibri" w:cs="Calibri"/>
                <w:lang w:val="ro-RO" w:eastAsia="en-GB"/>
              </w:rPr>
            </w:pPr>
            <w:r w:rsidRPr="00702EE3">
              <w:rPr>
                <w:rFonts w:ascii="Calibri" w:hAnsi="Calibri" w:cs="Calibri"/>
                <w:lang w:val="it-IT"/>
              </w:rPr>
              <w:t>1.3 Expertul verific</w:t>
            </w:r>
            <w:r w:rsidRPr="00702EE3">
              <w:rPr>
                <w:rFonts w:ascii="Calibri" w:hAnsi="Calibri" w:cs="Calibri"/>
                <w:lang w:val="ro-RO"/>
              </w:rPr>
              <w:t>ă în baza de date AFIR dacă solicitantul a</w:t>
            </w:r>
            <w:r w:rsidR="00E371BD" w:rsidRPr="00702EE3">
              <w:rPr>
                <w:rFonts w:ascii="Calibri" w:hAnsi="Calibri" w:cs="Calibri"/>
                <w:lang w:val="ro-RO"/>
              </w:rPr>
              <w:t xml:space="preserve"> primit finanțare pe unul </w:t>
            </w:r>
            <w:proofErr w:type="gramStart"/>
            <w:r w:rsidR="00E371BD" w:rsidRPr="00702EE3">
              <w:rPr>
                <w:rFonts w:ascii="Calibri" w:hAnsi="Calibri" w:cs="Calibri"/>
                <w:lang w:val="ro-RO"/>
              </w:rPr>
              <w:t>din  pachetele</w:t>
            </w:r>
            <w:proofErr w:type="gramEnd"/>
            <w:r w:rsidR="00E371BD" w:rsidRPr="00702EE3">
              <w:rPr>
                <w:rFonts w:ascii="Calibri" w:hAnsi="Calibri" w:cs="Calibri"/>
                <w:lang w:val="ro-RO"/>
              </w:rPr>
              <w:t xml:space="preserve"> </w:t>
            </w:r>
            <w:r w:rsidR="00E371BD" w:rsidRPr="00702EE3">
              <w:rPr>
                <w:rFonts w:ascii="Calibri" w:hAnsi="Calibri" w:cs="Calibri"/>
                <w:bCs/>
              </w:rPr>
              <w:t xml:space="preserve">4.1.1, 4.1.4, 4.1.7 sau pe submăsura 4.1a pentru proiecte exclusive de achizitii simple. </w:t>
            </w:r>
          </w:p>
          <w:p w14:paraId="1ECAEC1A" w14:textId="668CF511" w:rsidR="00116178" w:rsidRPr="00702EE3" w:rsidRDefault="00116178" w:rsidP="006B56E4">
            <w:pPr>
              <w:jc w:val="both"/>
              <w:rPr>
                <w:rFonts w:ascii="Calibri" w:hAnsi="Calibri" w:cs="Calibri"/>
                <w:lang w:val="ro-RO"/>
              </w:rPr>
            </w:pPr>
            <w:r w:rsidRPr="00702EE3">
              <w:rPr>
                <w:rFonts w:ascii="Calibri" w:hAnsi="Calibri" w:cs="Calibri"/>
                <w:lang w:val="ro-RO"/>
              </w:rPr>
              <w:t xml:space="preserve">Dacă DA, </w:t>
            </w:r>
            <w:r w:rsidR="00E371BD" w:rsidRPr="00702EE3">
              <w:rPr>
                <w:rFonts w:ascii="Calibri" w:hAnsi="Calibri" w:cs="Calibri"/>
                <w:lang w:val="ro-RO"/>
              </w:rPr>
              <w:t xml:space="preserve">iar proiectul/proiectele contarctate sunt în derulare, </w:t>
            </w:r>
            <w:r w:rsidRPr="00702EE3">
              <w:rPr>
                <w:rFonts w:ascii="Calibri" w:hAnsi="Calibri" w:cs="Calibri"/>
                <w:lang w:val="ro-RO"/>
              </w:rPr>
              <w:t xml:space="preserve">aceasta este condiție de neeligibilitate, </w:t>
            </w:r>
            <w:r w:rsidR="00E371BD" w:rsidRPr="00702EE3">
              <w:rPr>
                <w:rFonts w:ascii="Calibri" w:hAnsi="Calibri" w:cs="Calibri"/>
                <w:lang w:val="ro-RO"/>
              </w:rPr>
              <w:t xml:space="preserve">se bifează cu DA, </w:t>
            </w:r>
            <w:r w:rsidRPr="00702EE3">
              <w:rPr>
                <w:rFonts w:ascii="Calibri" w:hAnsi="Calibri" w:cs="Calibri"/>
                <w:lang w:val="ro-RO"/>
              </w:rPr>
              <w:t xml:space="preserve">se menționează la </w:t>
            </w:r>
            <w:r w:rsidRPr="00702EE3">
              <w:rPr>
                <w:rFonts w:ascii="Calibri" w:hAnsi="Calibri" w:cs="Calibri"/>
                <w:lang w:val="ro-RO"/>
              </w:rPr>
              <w:lastRenderedPageBreak/>
              <w:t>rubrica Observații dar se continuă evaluarea tuturor criteriilor de eligibilitate pentru ca la final solicitantul să fie înștiințat de toate condițiile neîndeplinite.</w:t>
            </w:r>
          </w:p>
          <w:p w14:paraId="4AC0D6C0" w14:textId="6B042782" w:rsidR="00AD2985" w:rsidRPr="00702EE3" w:rsidRDefault="00116178" w:rsidP="006B56E4">
            <w:pPr>
              <w:jc w:val="both"/>
              <w:rPr>
                <w:rFonts w:asciiTheme="minorHAnsi" w:eastAsia="Calibri" w:hAnsiTheme="minorHAnsi" w:cs="Calibri"/>
                <w:lang w:val="ro-RO"/>
              </w:rPr>
            </w:pPr>
            <w:r w:rsidRPr="00702EE3">
              <w:rPr>
                <w:rFonts w:ascii="Calibri" w:hAnsi="Calibri" w:cs="Calibri"/>
                <w:lang w:val="ro-RO"/>
              </w:rPr>
              <w:t>Dacă solicitantul nu se regăsește în situația de mai sus, se bifează căsuța NU și se continuă evaluarea proiectului.</w:t>
            </w:r>
          </w:p>
        </w:tc>
      </w:tr>
      <w:tr w:rsidR="00116178" w:rsidRPr="00702EE3" w14:paraId="29477E08" w14:textId="77777777" w:rsidTr="00130042">
        <w:tc>
          <w:tcPr>
            <w:tcW w:w="2377" w:type="pct"/>
            <w:shd w:val="clear" w:color="auto" w:fill="auto"/>
          </w:tcPr>
          <w:p w14:paraId="5F4546E8" w14:textId="2CF0D6A5" w:rsidR="00116178" w:rsidRPr="00702EE3" w:rsidRDefault="00116178" w:rsidP="00993E7E">
            <w:pPr>
              <w:jc w:val="both"/>
              <w:rPr>
                <w:rFonts w:asciiTheme="minorHAnsi" w:eastAsia="Calibri" w:hAnsiTheme="minorHAnsi" w:cs="Calibri"/>
                <w:sz w:val="22"/>
                <w:szCs w:val="22"/>
                <w:lang w:val="ro-RO"/>
              </w:rPr>
            </w:pPr>
            <w:r w:rsidRPr="00702EE3">
              <w:rPr>
                <w:rFonts w:asciiTheme="minorHAnsi" w:eastAsia="Calibri" w:hAnsiTheme="minorHAnsi" w:cs="Calibri"/>
                <w:sz w:val="22"/>
                <w:szCs w:val="22"/>
              </w:rPr>
              <w:lastRenderedPageBreak/>
              <w:t xml:space="preserve">1.4 </w:t>
            </w:r>
            <w:r w:rsidRPr="00702EE3">
              <w:rPr>
                <w:rFonts w:ascii="Calibri" w:hAnsi="Calibri" w:cs="Calibri"/>
                <w:bCs/>
                <w:lang w:val="ro-RO" w:eastAsia="ro-RO"/>
              </w:rPr>
              <w:t xml:space="preserve">Solicitantul </w:t>
            </w:r>
            <w:proofErr w:type="gramStart"/>
            <w:r w:rsidRPr="00702EE3">
              <w:rPr>
                <w:rFonts w:ascii="Calibri" w:hAnsi="Calibri" w:cs="Calibri"/>
                <w:bCs/>
                <w:lang w:val="ro-RO" w:eastAsia="ro-RO"/>
              </w:rPr>
              <w:t>a depus</w:t>
            </w:r>
            <w:proofErr w:type="gramEnd"/>
            <w:r w:rsidRPr="00702EE3">
              <w:rPr>
                <w:rFonts w:ascii="Calibri" w:hAnsi="Calibri" w:cs="Calibri"/>
                <w:bCs/>
                <w:lang w:val="ro-RO" w:eastAsia="ro-RO"/>
              </w:rPr>
              <w:t xml:space="preserve"> </w:t>
            </w:r>
            <w:r w:rsidR="00993E7E" w:rsidRPr="00702EE3">
              <w:rPr>
                <w:rFonts w:ascii="Calibri" w:hAnsi="Calibri" w:cs="Calibri"/>
                <w:bCs/>
                <w:lang w:val="ro-RO" w:eastAsia="ro-RO"/>
              </w:rPr>
              <w:t>o cerere de finanțare pe 4.1.1</w:t>
            </w:r>
            <w:r w:rsidRPr="00702EE3">
              <w:rPr>
                <w:rFonts w:ascii="Calibri" w:hAnsi="Calibri" w:cs="Calibri"/>
                <w:bCs/>
                <w:lang w:val="ro-RO" w:eastAsia="ro-RO"/>
              </w:rPr>
              <w:t xml:space="preserve">?  </w:t>
            </w:r>
          </w:p>
        </w:tc>
        <w:tc>
          <w:tcPr>
            <w:tcW w:w="2623" w:type="pct"/>
            <w:shd w:val="clear" w:color="auto" w:fill="auto"/>
          </w:tcPr>
          <w:p w14:paraId="7FBE1D0D" w14:textId="0DAFDA58" w:rsidR="00116178" w:rsidRPr="00702EE3" w:rsidRDefault="00116178" w:rsidP="006B56E4">
            <w:pPr>
              <w:jc w:val="both"/>
              <w:rPr>
                <w:rFonts w:ascii="Calibri" w:hAnsi="Calibri" w:cs="Calibri"/>
                <w:lang w:val="ro-RO" w:eastAsia="en-GB"/>
              </w:rPr>
            </w:pPr>
            <w:r w:rsidRPr="00702EE3">
              <w:rPr>
                <w:rFonts w:asciiTheme="minorHAnsi" w:eastAsia="Calibri" w:hAnsiTheme="minorHAnsi" w:cs="Calibri"/>
                <w:sz w:val="22"/>
                <w:szCs w:val="22"/>
                <w:lang w:val="it-IT"/>
              </w:rPr>
              <w:t>1.4 E</w:t>
            </w:r>
            <w:r w:rsidRPr="00702EE3">
              <w:rPr>
                <w:rFonts w:ascii="Calibri" w:hAnsi="Calibri" w:cs="Calibri"/>
                <w:lang w:val="it-IT"/>
              </w:rPr>
              <w:t>xpertul verific</w:t>
            </w:r>
            <w:r w:rsidRPr="00702EE3">
              <w:rPr>
                <w:rFonts w:ascii="Calibri" w:hAnsi="Calibri" w:cs="Calibri"/>
                <w:lang w:val="ro-RO"/>
              </w:rPr>
              <w:t xml:space="preserve">ă în baza de date AFIR dacă solicitantul a </w:t>
            </w:r>
            <w:r w:rsidR="009B58C6" w:rsidRPr="00702EE3">
              <w:rPr>
                <w:rFonts w:ascii="Calibri" w:hAnsi="Calibri" w:cs="Calibri"/>
                <w:lang w:val="ro-RO"/>
              </w:rPr>
              <w:t xml:space="preserve">mai depuso cerere </w:t>
            </w:r>
            <w:r w:rsidRPr="00702EE3">
              <w:rPr>
                <w:rFonts w:ascii="Calibri" w:hAnsi="Calibri" w:cs="Calibri"/>
                <w:lang w:val="ro-RO"/>
              </w:rPr>
              <w:t>de finanțare în cadrul</w:t>
            </w:r>
            <w:r w:rsidR="009B58C6" w:rsidRPr="00702EE3">
              <w:rPr>
                <w:rFonts w:ascii="Calibri" w:hAnsi="Calibri" w:cs="Calibri"/>
                <w:lang w:val="ro-RO"/>
              </w:rPr>
              <w:t xml:space="preserve">4.1.1, sesiunea </w:t>
            </w:r>
            <w:proofErr w:type="gramStart"/>
            <w:r w:rsidR="009B58C6" w:rsidRPr="00702EE3">
              <w:rPr>
                <w:rFonts w:ascii="Calibri" w:hAnsi="Calibri" w:cs="Calibri"/>
                <w:lang w:val="ro-RO"/>
              </w:rPr>
              <w:t>curentă.</w:t>
            </w:r>
            <w:r w:rsidRPr="00702EE3">
              <w:rPr>
                <w:rFonts w:ascii="Calibri" w:hAnsi="Calibri" w:cs="Calibri"/>
                <w:lang w:val="ro-RO"/>
              </w:rPr>
              <w:t>.</w:t>
            </w:r>
            <w:proofErr w:type="gramEnd"/>
            <w:r w:rsidRPr="00702EE3">
              <w:rPr>
                <w:rFonts w:ascii="Calibri" w:hAnsi="Calibri" w:cs="Calibri"/>
                <w:lang w:val="ro-RO"/>
              </w:rPr>
              <w:t xml:space="preserve"> </w:t>
            </w:r>
          </w:p>
          <w:p w14:paraId="3B6D75B5" w14:textId="4294B472" w:rsidR="00116178" w:rsidRPr="00702EE3" w:rsidRDefault="00116178" w:rsidP="006B56E4">
            <w:pPr>
              <w:jc w:val="both"/>
              <w:rPr>
                <w:rFonts w:ascii="Calibri" w:hAnsi="Calibri" w:cs="Calibri"/>
                <w:lang w:val="ro-RO"/>
              </w:rPr>
            </w:pPr>
            <w:r w:rsidRPr="00702EE3">
              <w:rPr>
                <w:rFonts w:ascii="Calibri" w:hAnsi="Calibri" w:cs="Calibri"/>
                <w:lang w:val="ro-RO"/>
              </w:rPr>
              <w:t>Dacă DA, aceasta este condiție de neeligibilitate</w:t>
            </w:r>
            <w:r w:rsidR="00AA143E" w:rsidRPr="00702EE3">
              <w:rPr>
                <w:rFonts w:ascii="Calibri" w:hAnsi="Calibri" w:cs="Calibri"/>
                <w:lang w:val="ro-RO"/>
              </w:rPr>
              <w:t xml:space="preserve"> pentru </w:t>
            </w:r>
            <w:r w:rsidR="00266386" w:rsidRPr="00702EE3">
              <w:rPr>
                <w:rFonts w:ascii="Calibri" w:hAnsi="Calibri" w:cs="Calibri"/>
                <w:lang w:val="ro-RO"/>
              </w:rPr>
              <w:t xml:space="preserve">cea de-a doua cerere de finanțare </w:t>
            </w:r>
            <w:r w:rsidR="00AA143E" w:rsidRPr="00702EE3">
              <w:rPr>
                <w:rFonts w:ascii="Calibri" w:hAnsi="Calibri" w:cs="Calibri"/>
                <w:lang w:val="ro-RO"/>
              </w:rPr>
              <w:t>depus</w:t>
            </w:r>
            <w:r w:rsidR="00266386" w:rsidRPr="00702EE3">
              <w:rPr>
                <w:rFonts w:ascii="Calibri" w:hAnsi="Calibri" w:cs="Calibri"/>
                <w:lang w:val="ro-RO"/>
              </w:rPr>
              <w:t>ă</w:t>
            </w:r>
            <w:r w:rsidR="00AA143E" w:rsidRPr="00702EE3">
              <w:rPr>
                <w:rFonts w:ascii="Calibri" w:hAnsi="Calibri" w:cs="Calibri"/>
                <w:lang w:val="ro-RO"/>
              </w:rPr>
              <w:t xml:space="preserve"> în cadrul </w:t>
            </w:r>
            <w:r w:rsidR="0076046E" w:rsidRPr="00702EE3">
              <w:rPr>
                <w:rFonts w:ascii="Calibri" w:hAnsi="Calibri" w:cs="Calibri"/>
                <w:lang w:val="ro-RO"/>
              </w:rPr>
              <w:t xml:space="preserve">aceleași </w:t>
            </w:r>
            <w:r w:rsidR="00AA143E" w:rsidRPr="00702EE3">
              <w:rPr>
                <w:rFonts w:ascii="Calibri" w:hAnsi="Calibri" w:cs="Calibri"/>
                <w:lang w:val="ro-RO"/>
              </w:rPr>
              <w:t xml:space="preserve">sesiunii de depunere a CF asa cum este identificat în </w:t>
            </w:r>
            <w:r w:rsidR="0076046E" w:rsidRPr="00702EE3">
              <w:rPr>
                <w:rFonts w:ascii="Calibri" w:hAnsi="Calibri" w:cs="Calibri"/>
                <w:lang w:val="ro-RO"/>
              </w:rPr>
              <w:t>baza de date</w:t>
            </w:r>
            <w:r w:rsidR="00AA143E" w:rsidRPr="00702EE3">
              <w:rPr>
                <w:rFonts w:ascii="Calibri" w:hAnsi="Calibri" w:cs="Calibri"/>
                <w:lang w:val="ro-RO"/>
              </w:rPr>
              <w:t xml:space="preserve"> AFIR</w:t>
            </w:r>
            <w:r w:rsidRPr="00702EE3">
              <w:rPr>
                <w:rFonts w:ascii="Calibri" w:hAnsi="Calibri" w:cs="Calibri"/>
                <w:lang w:val="ro-RO"/>
              </w:rPr>
              <w:t>, se menționează la rubrica Observații dar se continuă evaluarea tuturor criteriilor de eligibilitate pentru ca la final solicitantul să fie înștiințat de toate condițiile neîndeplinite.</w:t>
            </w:r>
          </w:p>
          <w:p w14:paraId="71496F80" w14:textId="77777777" w:rsidR="00116178" w:rsidRPr="00702EE3" w:rsidRDefault="00116178" w:rsidP="006B56E4">
            <w:pPr>
              <w:jc w:val="both"/>
              <w:rPr>
                <w:rFonts w:ascii="Calibri" w:hAnsi="Calibri" w:cs="Calibri"/>
                <w:lang w:val="it-IT"/>
              </w:rPr>
            </w:pPr>
            <w:r w:rsidRPr="00702EE3">
              <w:rPr>
                <w:rFonts w:ascii="Calibri" w:hAnsi="Calibri" w:cs="Calibri"/>
                <w:lang w:val="ro-RO"/>
              </w:rPr>
              <w:t>Dacă solicitantul nu se regăsește în situația de mai sus, se bifează căsuța NU și se continuă evaluarea proiectului.</w:t>
            </w:r>
          </w:p>
        </w:tc>
      </w:tr>
      <w:tr w:rsidR="00AD2985" w:rsidRPr="00702EE3" w14:paraId="4B3405FA" w14:textId="77777777" w:rsidTr="00130042">
        <w:tc>
          <w:tcPr>
            <w:tcW w:w="2377" w:type="pct"/>
            <w:shd w:val="clear" w:color="auto" w:fill="auto"/>
          </w:tcPr>
          <w:p w14:paraId="36BACE8D" w14:textId="4A36B32A" w:rsidR="00AD2985" w:rsidRPr="00702EE3" w:rsidRDefault="00AD2985" w:rsidP="00850920">
            <w:pPr>
              <w:jc w:val="both"/>
              <w:rPr>
                <w:rFonts w:asciiTheme="minorHAnsi" w:eastAsia="Calibri" w:hAnsiTheme="minorHAnsi" w:cs="Calibri"/>
                <w:bCs/>
                <w:iCs/>
                <w:lang w:val="ro-RO"/>
              </w:rPr>
            </w:pPr>
            <w:r w:rsidRPr="00702EE3">
              <w:rPr>
                <w:rFonts w:asciiTheme="minorHAnsi" w:eastAsia="Calibri" w:hAnsiTheme="minorHAnsi" w:cs="Calibri"/>
              </w:rPr>
              <w:t>1.</w:t>
            </w:r>
            <w:r w:rsidR="00116178" w:rsidRPr="00702EE3">
              <w:rPr>
                <w:rFonts w:asciiTheme="minorHAnsi" w:eastAsia="Calibri" w:hAnsiTheme="minorHAnsi" w:cs="Calibri"/>
              </w:rPr>
              <w:t>5</w:t>
            </w:r>
            <w:r w:rsidR="00507E50" w:rsidRPr="00702EE3">
              <w:rPr>
                <w:rFonts w:asciiTheme="minorHAnsi" w:eastAsia="Calibri" w:hAnsiTheme="minorHAnsi" w:cs="Calibri"/>
              </w:rPr>
              <w:t xml:space="preserve"> </w:t>
            </w:r>
            <w:r w:rsidRPr="00702EE3">
              <w:rPr>
                <w:rFonts w:asciiTheme="minorHAnsi" w:eastAsia="Calibri" w:hAnsiTheme="minorHAnsi" w:cs="Calibri"/>
                <w:bCs/>
                <w:iCs/>
              </w:rPr>
              <w:t>Solicitantul şi-</w:t>
            </w:r>
            <w:proofErr w:type="gramStart"/>
            <w:r w:rsidRPr="00702EE3">
              <w:rPr>
                <w:rFonts w:asciiTheme="minorHAnsi" w:eastAsia="Calibri" w:hAnsiTheme="minorHAnsi" w:cs="Calibri"/>
                <w:bCs/>
                <w:iCs/>
              </w:rPr>
              <w:t>a</w:t>
            </w:r>
            <w:proofErr w:type="gramEnd"/>
            <w:r w:rsidRPr="00702EE3">
              <w:rPr>
                <w:rFonts w:asciiTheme="minorHAnsi" w:eastAsia="Calibri" w:hAnsiTheme="minorHAnsi" w:cs="Calibri"/>
                <w:bCs/>
                <w:iCs/>
              </w:rPr>
              <w:t xml:space="preserve"> însuşit</w:t>
            </w:r>
            <w:r w:rsidR="003D6408" w:rsidRPr="00702EE3">
              <w:rPr>
                <w:rFonts w:asciiTheme="minorHAnsi" w:eastAsia="Calibri" w:hAnsiTheme="minorHAnsi" w:cs="Calibri"/>
                <w:bCs/>
                <w:iCs/>
              </w:rPr>
              <w:t xml:space="preserve"> în totalitate</w:t>
            </w:r>
            <w:r w:rsidRPr="00702EE3">
              <w:rPr>
                <w:rFonts w:asciiTheme="minorHAnsi" w:eastAsia="Calibri" w:hAnsiTheme="minorHAnsi" w:cs="Calibri"/>
                <w:bCs/>
                <w:iCs/>
              </w:rPr>
              <w:t xml:space="preserve"> angajamentele luate în Declaraţia pe proprie raspundere F</w:t>
            </w:r>
            <w:r w:rsidR="003D6408" w:rsidRPr="00702EE3">
              <w:rPr>
                <w:rFonts w:asciiTheme="minorHAnsi" w:eastAsia="Calibri" w:hAnsiTheme="minorHAnsi" w:cs="Calibri"/>
                <w:bCs/>
                <w:iCs/>
              </w:rPr>
              <w:t>, aplicabile proiectului</w:t>
            </w:r>
            <w:r w:rsidRPr="00702EE3">
              <w:rPr>
                <w:rFonts w:asciiTheme="minorHAnsi" w:eastAsia="Calibri" w:hAnsiTheme="minorHAnsi" w:cs="Calibri"/>
                <w:bCs/>
                <w:iCs/>
              </w:rPr>
              <w:t>?</w:t>
            </w:r>
          </w:p>
          <w:p w14:paraId="3792C24D" w14:textId="77777777" w:rsidR="00AD2985" w:rsidRPr="00702EE3" w:rsidRDefault="00AD2985" w:rsidP="00850920">
            <w:pPr>
              <w:jc w:val="both"/>
              <w:rPr>
                <w:rFonts w:asciiTheme="minorHAnsi" w:eastAsia="Calibri" w:hAnsiTheme="minorHAnsi" w:cs="Calibri"/>
                <w:b/>
                <w:i/>
                <w:lang w:val="ro-RO"/>
              </w:rPr>
            </w:pPr>
          </w:p>
        </w:tc>
        <w:tc>
          <w:tcPr>
            <w:tcW w:w="2623" w:type="pct"/>
            <w:shd w:val="clear" w:color="auto" w:fill="auto"/>
          </w:tcPr>
          <w:p w14:paraId="1434DDF7" w14:textId="1789ACA4" w:rsidR="00AD2985" w:rsidRPr="00702EE3" w:rsidRDefault="00AD2985" w:rsidP="006B56E4">
            <w:pPr>
              <w:jc w:val="both"/>
              <w:rPr>
                <w:rFonts w:asciiTheme="minorHAnsi" w:eastAsia="Calibri" w:hAnsiTheme="minorHAnsi" w:cs="Calibri"/>
                <w:lang w:val="ro-RO"/>
              </w:rPr>
            </w:pPr>
            <w:r w:rsidRPr="00702EE3">
              <w:rPr>
                <w:rFonts w:asciiTheme="minorHAnsi" w:eastAsia="Calibri" w:hAnsiTheme="minorHAnsi" w:cs="Calibri"/>
                <w:lang w:val="it-IT"/>
              </w:rPr>
              <w:t>1.</w:t>
            </w:r>
            <w:r w:rsidR="00116178" w:rsidRPr="00702EE3">
              <w:rPr>
                <w:rFonts w:asciiTheme="minorHAnsi" w:eastAsia="Calibri" w:hAnsiTheme="minorHAnsi" w:cs="Calibri"/>
                <w:lang w:val="it-IT"/>
              </w:rPr>
              <w:t>5</w:t>
            </w:r>
            <w:r w:rsidR="00507E50" w:rsidRPr="00702EE3">
              <w:rPr>
                <w:rFonts w:asciiTheme="minorHAnsi" w:eastAsia="Calibri" w:hAnsiTheme="minorHAnsi" w:cs="Calibri"/>
                <w:lang w:val="it-IT"/>
              </w:rPr>
              <w:t xml:space="preserve"> </w:t>
            </w:r>
            <w:r w:rsidRPr="00702EE3">
              <w:rPr>
                <w:rFonts w:asciiTheme="minorHAnsi" w:eastAsia="Calibri" w:hAnsiTheme="minorHAnsi" w:cs="Calibri"/>
                <w:iCs/>
                <w:lang w:val="ro-RO"/>
              </w:rPr>
              <w:t xml:space="preserve">Expertul verifica </w:t>
            </w:r>
            <w:r w:rsidR="006752AC" w:rsidRPr="00702EE3">
              <w:rPr>
                <w:rFonts w:asciiTheme="minorHAnsi" w:eastAsia="Calibri" w:hAnsiTheme="minorHAnsi" w:cs="Calibri"/>
                <w:iCs/>
                <w:lang w:val="ro-RO"/>
              </w:rPr>
              <w:t>î</w:t>
            </w:r>
            <w:r w:rsidRPr="00702EE3">
              <w:rPr>
                <w:rFonts w:asciiTheme="minorHAnsi" w:eastAsia="Calibri" w:hAnsiTheme="minorHAnsi" w:cs="Calibri"/>
                <w:iCs/>
                <w:lang w:val="ro-RO"/>
              </w:rPr>
              <w:t>n Cererea de finan</w:t>
            </w:r>
            <w:r w:rsidR="006752AC" w:rsidRPr="00702EE3">
              <w:rPr>
                <w:rFonts w:asciiTheme="minorHAnsi" w:eastAsia="Calibri" w:hAnsiTheme="minorHAnsi" w:cs="Calibri"/>
                <w:iCs/>
                <w:lang w:val="ro-RO"/>
              </w:rPr>
              <w:t>ţ</w:t>
            </w:r>
            <w:r w:rsidRPr="00702EE3">
              <w:rPr>
                <w:rFonts w:asciiTheme="minorHAnsi" w:eastAsia="Calibri" w:hAnsiTheme="minorHAnsi" w:cs="Calibri"/>
                <w:iCs/>
                <w:lang w:val="ro-RO"/>
              </w:rPr>
              <w:t xml:space="preserve">are </w:t>
            </w:r>
            <w:r w:rsidR="006752AC" w:rsidRPr="00702EE3">
              <w:rPr>
                <w:rFonts w:asciiTheme="minorHAnsi" w:eastAsia="Calibri" w:hAnsiTheme="minorHAnsi" w:cs="Calibri"/>
                <w:iCs/>
                <w:lang w:val="ro-RO"/>
              </w:rPr>
              <w:t xml:space="preserve">dacă </w:t>
            </w:r>
            <w:r w:rsidRPr="00702EE3">
              <w:rPr>
                <w:rFonts w:asciiTheme="minorHAnsi" w:eastAsia="Calibri" w:hAnsiTheme="minorHAnsi" w:cs="Calibri"/>
                <w:iCs/>
                <w:lang w:val="ro-RO"/>
              </w:rPr>
              <w:t>sunt bifate c</w:t>
            </w:r>
            <w:r w:rsidR="006752AC" w:rsidRPr="00702EE3">
              <w:rPr>
                <w:rFonts w:asciiTheme="minorHAnsi" w:eastAsia="Calibri" w:hAnsiTheme="minorHAnsi" w:cs="Calibri"/>
                <w:iCs/>
                <w:lang w:val="ro-RO"/>
              </w:rPr>
              <w:t>ă</w:t>
            </w:r>
            <w:r w:rsidRPr="00702EE3">
              <w:rPr>
                <w:rFonts w:asciiTheme="minorHAnsi" w:eastAsia="Calibri" w:hAnsiTheme="minorHAnsi" w:cs="Calibri"/>
                <w:iCs/>
                <w:lang w:val="ro-RO"/>
              </w:rPr>
              <w:t>su</w:t>
            </w:r>
            <w:r w:rsidR="006752AC" w:rsidRPr="00702EE3">
              <w:rPr>
                <w:rFonts w:asciiTheme="minorHAnsi" w:eastAsia="Calibri" w:hAnsiTheme="minorHAnsi" w:cs="Calibri"/>
                <w:iCs/>
                <w:lang w:val="ro-RO"/>
              </w:rPr>
              <w:t>ţ</w:t>
            </w:r>
            <w:r w:rsidRPr="00702EE3">
              <w:rPr>
                <w:rFonts w:asciiTheme="minorHAnsi" w:eastAsia="Calibri" w:hAnsiTheme="minorHAnsi" w:cs="Calibri"/>
                <w:iCs/>
                <w:lang w:val="ro-RO"/>
              </w:rPr>
              <w:t xml:space="preserve">ele aferente punctelor existente </w:t>
            </w:r>
            <w:r w:rsidR="006752AC" w:rsidRPr="00702EE3">
              <w:rPr>
                <w:rFonts w:asciiTheme="minorHAnsi" w:eastAsia="Calibri" w:hAnsiTheme="minorHAnsi" w:cs="Calibri"/>
                <w:iCs/>
                <w:lang w:val="ro-RO"/>
              </w:rPr>
              <w:t>î</w:t>
            </w:r>
            <w:r w:rsidRPr="00702EE3">
              <w:rPr>
                <w:rFonts w:asciiTheme="minorHAnsi" w:eastAsia="Calibri" w:hAnsiTheme="minorHAnsi" w:cs="Calibri"/>
                <w:iCs/>
                <w:lang w:val="ro-RO"/>
              </w:rPr>
              <w:t>n Declaratii</w:t>
            </w:r>
            <w:r w:rsidR="00507E50" w:rsidRPr="00702EE3">
              <w:rPr>
                <w:rFonts w:asciiTheme="minorHAnsi" w:eastAsia="Calibri" w:hAnsiTheme="minorHAnsi" w:cs="Calibri"/>
                <w:iCs/>
                <w:lang w:val="ro-RO"/>
              </w:rPr>
              <w:t>le</w:t>
            </w:r>
            <w:r w:rsidRPr="00702EE3">
              <w:rPr>
                <w:rFonts w:asciiTheme="minorHAnsi" w:eastAsia="Calibri" w:hAnsiTheme="minorHAnsi" w:cs="Calibri"/>
                <w:iCs/>
                <w:lang w:val="ro-RO"/>
              </w:rPr>
              <w:t xml:space="preserve"> pe proprie raspundere,</w:t>
            </w:r>
            <w:r w:rsidR="008C57CF" w:rsidRPr="00702EE3">
              <w:rPr>
                <w:rFonts w:asciiTheme="minorHAnsi" w:eastAsia="Calibri" w:hAnsiTheme="minorHAnsi" w:cs="Calibri"/>
                <w:iCs/>
                <w:lang w:val="ro-RO"/>
              </w:rPr>
              <w:t xml:space="preserve"> </w:t>
            </w:r>
            <w:r w:rsidRPr="00702EE3">
              <w:rPr>
                <w:rFonts w:asciiTheme="minorHAnsi" w:eastAsia="Calibri" w:hAnsiTheme="minorHAnsi" w:cs="Calibri"/>
                <w:iCs/>
                <w:lang w:val="ro-RO"/>
              </w:rPr>
              <w:t>da</w:t>
            </w:r>
            <w:r w:rsidR="0074630F" w:rsidRPr="00702EE3">
              <w:rPr>
                <w:rFonts w:asciiTheme="minorHAnsi" w:eastAsia="Calibri" w:hAnsiTheme="minorHAnsi" w:cs="Calibri"/>
                <w:iCs/>
                <w:lang w:val="ro-RO"/>
              </w:rPr>
              <w:t>c</w:t>
            </w:r>
            <w:r w:rsidR="008C57CF" w:rsidRPr="00702EE3">
              <w:rPr>
                <w:rFonts w:asciiTheme="minorHAnsi" w:eastAsia="Calibri" w:hAnsiTheme="minorHAnsi" w:cs="Calibri"/>
                <w:iCs/>
                <w:lang w:val="ro-RO"/>
              </w:rPr>
              <w:t>ă</w:t>
            </w:r>
            <w:r w:rsidRPr="00702EE3">
              <w:rPr>
                <w:rFonts w:asciiTheme="minorHAnsi" w:eastAsia="Calibri" w:hAnsiTheme="minorHAnsi" w:cs="Calibri"/>
                <w:iCs/>
                <w:lang w:val="ro-RO"/>
              </w:rPr>
              <w:t xml:space="preserve"> </w:t>
            </w:r>
            <w:r w:rsidR="008C57CF" w:rsidRPr="00702EE3">
              <w:rPr>
                <w:rFonts w:asciiTheme="minorHAnsi" w:eastAsia="Calibri" w:hAnsiTheme="minorHAnsi" w:cs="Calibri"/>
                <w:iCs/>
                <w:lang w:val="ro-RO"/>
              </w:rPr>
              <w:t>Declaraţia F</w:t>
            </w:r>
            <w:r w:rsidRPr="00702EE3">
              <w:rPr>
                <w:rFonts w:asciiTheme="minorHAnsi" w:eastAsia="Calibri" w:hAnsiTheme="minorHAnsi" w:cs="Calibri"/>
                <w:iCs/>
                <w:lang w:val="ro-RO"/>
              </w:rPr>
              <w:t xml:space="preserve"> este datat</w:t>
            </w:r>
            <w:r w:rsidR="008C57CF" w:rsidRPr="00702EE3">
              <w:rPr>
                <w:rFonts w:asciiTheme="minorHAnsi" w:eastAsia="Calibri" w:hAnsiTheme="minorHAnsi" w:cs="Calibri"/>
                <w:iCs/>
                <w:lang w:val="ro-RO"/>
              </w:rPr>
              <w:t>ă</w:t>
            </w:r>
            <w:r w:rsidR="0056568E" w:rsidRPr="00702EE3">
              <w:rPr>
                <w:rFonts w:asciiTheme="minorHAnsi" w:eastAsia="Calibri" w:hAnsiTheme="minorHAnsi" w:cs="Calibri"/>
                <w:iCs/>
                <w:lang w:val="ro-RO"/>
              </w:rPr>
              <w:t xml:space="preserve"> </w:t>
            </w:r>
            <w:proofErr w:type="gramStart"/>
            <w:r w:rsidR="0056568E" w:rsidRPr="00702EE3">
              <w:rPr>
                <w:rFonts w:asciiTheme="minorHAnsi" w:eastAsia="Calibri" w:hAnsiTheme="minorHAnsi" w:cs="Calibri"/>
                <w:iCs/>
                <w:lang w:val="ro-RO"/>
              </w:rPr>
              <w:t xml:space="preserve">și </w:t>
            </w:r>
            <w:r w:rsidRPr="00702EE3">
              <w:rPr>
                <w:rFonts w:asciiTheme="minorHAnsi" w:eastAsia="Calibri" w:hAnsiTheme="minorHAnsi" w:cs="Calibri"/>
                <w:iCs/>
                <w:lang w:val="ro-RO"/>
              </w:rPr>
              <w:t xml:space="preserve"> semnat</w:t>
            </w:r>
            <w:r w:rsidR="008C57CF" w:rsidRPr="00702EE3">
              <w:rPr>
                <w:rFonts w:asciiTheme="minorHAnsi" w:eastAsia="Calibri" w:hAnsiTheme="minorHAnsi" w:cs="Calibri"/>
                <w:iCs/>
                <w:lang w:val="ro-RO"/>
              </w:rPr>
              <w:t>ă</w:t>
            </w:r>
            <w:proofErr w:type="gramEnd"/>
            <w:r w:rsidRPr="00702EE3">
              <w:rPr>
                <w:rFonts w:asciiTheme="minorHAnsi" w:eastAsia="Calibri" w:hAnsiTheme="minorHAnsi" w:cs="Calibri"/>
                <w:iCs/>
                <w:lang w:val="ro-RO"/>
              </w:rPr>
              <w:t xml:space="preserve">. </w:t>
            </w:r>
            <w:r w:rsidRPr="00702EE3">
              <w:rPr>
                <w:rFonts w:asciiTheme="minorHAnsi" w:eastAsia="Calibri" w:hAnsiTheme="minorHAnsi" w:cs="Calibri"/>
                <w:lang w:val="ro-RO"/>
              </w:rPr>
              <w:t>În caz contrar,</w:t>
            </w:r>
            <w:r w:rsidR="0056568E" w:rsidRPr="00702EE3">
              <w:rPr>
                <w:rFonts w:asciiTheme="minorHAnsi" w:eastAsia="Calibri" w:hAnsiTheme="minorHAnsi" w:cs="Calibri"/>
                <w:lang w:val="ro-RO"/>
              </w:rPr>
              <w:t xml:space="preserve"> </w:t>
            </w:r>
            <w:r w:rsidRPr="00702EE3">
              <w:rPr>
                <w:rFonts w:asciiTheme="minorHAnsi" w:eastAsia="Calibri" w:hAnsiTheme="minorHAnsi" w:cs="Calibri"/>
                <w:lang w:val="ro-RO"/>
              </w:rPr>
              <w:t xml:space="preserve">expertul </w:t>
            </w:r>
            <w:r w:rsidR="0074630F" w:rsidRPr="00702EE3">
              <w:rPr>
                <w:rFonts w:asciiTheme="minorHAnsi" w:eastAsia="Calibri" w:hAnsiTheme="minorHAnsi" w:cs="Calibri"/>
                <w:lang w:val="ro-RO"/>
              </w:rPr>
              <w:t xml:space="preserve">solicită acest lucru prin </w:t>
            </w:r>
            <w:r w:rsidR="00802FC5" w:rsidRPr="00702EE3">
              <w:rPr>
                <w:rFonts w:asciiTheme="minorHAnsi" w:eastAsia="Calibri" w:hAnsiTheme="minorHAnsi" w:cs="Calibri"/>
                <w:lang w:val="ro-RO"/>
              </w:rPr>
              <w:t>F</w:t>
            </w:r>
            <w:r w:rsidR="0074630F" w:rsidRPr="00702EE3">
              <w:rPr>
                <w:rFonts w:asciiTheme="minorHAnsi" w:eastAsia="Calibri" w:hAnsiTheme="minorHAnsi" w:cs="Calibri"/>
                <w:lang w:val="ro-RO"/>
              </w:rPr>
              <w:t>3.4 şi doar în cazul în care solicitantul refuză să îşi asume an</w:t>
            </w:r>
            <w:r w:rsidR="00341B98" w:rsidRPr="00702EE3">
              <w:rPr>
                <w:rFonts w:asciiTheme="minorHAnsi" w:eastAsia="Calibri" w:hAnsiTheme="minorHAnsi" w:cs="Calibri"/>
                <w:lang w:val="ro-RO"/>
              </w:rPr>
              <w:t>gajamentele corespunzătoare pro</w:t>
            </w:r>
            <w:r w:rsidR="0074630F" w:rsidRPr="00702EE3">
              <w:rPr>
                <w:rFonts w:asciiTheme="minorHAnsi" w:eastAsia="Calibri" w:hAnsiTheme="minorHAnsi" w:cs="Calibri"/>
                <w:lang w:val="ro-RO"/>
              </w:rPr>
              <w:t>i</w:t>
            </w:r>
            <w:r w:rsidR="00341B98" w:rsidRPr="00702EE3">
              <w:rPr>
                <w:rFonts w:asciiTheme="minorHAnsi" w:eastAsia="Calibri" w:hAnsiTheme="minorHAnsi" w:cs="Calibri"/>
                <w:lang w:val="ro-RO"/>
              </w:rPr>
              <w:t>e</w:t>
            </w:r>
            <w:r w:rsidR="0074630F" w:rsidRPr="00702EE3">
              <w:rPr>
                <w:rFonts w:asciiTheme="minorHAnsi" w:eastAsia="Calibri" w:hAnsiTheme="minorHAnsi" w:cs="Calibri"/>
                <w:lang w:val="ro-RO"/>
              </w:rPr>
              <w:t xml:space="preserve">ctului, expertul bifează </w:t>
            </w:r>
            <w:r w:rsidRPr="00702EE3">
              <w:rPr>
                <w:rFonts w:asciiTheme="minorHAnsi" w:eastAsia="Calibri" w:hAnsiTheme="minorHAnsi" w:cs="Calibri"/>
                <w:b/>
                <w:lang w:val="ro-RO"/>
              </w:rPr>
              <w:t>nu</w:t>
            </w:r>
            <w:r w:rsidR="0096667C" w:rsidRPr="00702EE3">
              <w:rPr>
                <w:rFonts w:asciiTheme="minorHAnsi" w:eastAsia="Calibri" w:hAnsiTheme="minorHAnsi" w:cs="Calibri"/>
                <w:lang w:val="ro-RO"/>
              </w:rPr>
              <w:t>,</w:t>
            </w:r>
            <w:r w:rsidR="0056568E" w:rsidRPr="00702EE3">
              <w:rPr>
                <w:rFonts w:asciiTheme="minorHAnsi" w:eastAsia="Calibri" w:hAnsiTheme="minorHAnsi" w:cs="Calibri"/>
                <w:lang w:val="ro-RO"/>
              </w:rPr>
              <w:t xml:space="preserve"> </w:t>
            </w:r>
            <w:r w:rsidRPr="00702EE3">
              <w:rPr>
                <w:rFonts w:asciiTheme="minorHAnsi" w:eastAsia="Calibri" w:hAnsiTheme="minorHAnsi" w:cs="Calibri"/>
                <w:lang w:val="ro-RO"/>
              </w:rPr>
              <w:t xml:space="preserve">motivează poziţia sa în liniile prevăzute în acest scop la rubrica „Observatii” </w:t>
            </w:r>
            <w:r w:rsidRPr="00702EE3">
              <w:rPr>
                <w:rFonts w:asciiTheme="minorHAnsi" w:eastAsia="Calibri" w:hAnsiTheme="minorHAnsi" w:cs="Calibri"/>
                <w:b/>
                <w:lang w:val="ro-RO"/>
              </w:rPr>
              <w:t xml:space="preserve">iar </w:t>
            </w:r>
            <w:r w:rsidR="0096667C" w:rsidRPr="00702EE3">
              <w:rPr>
                <w:rFonts w:asciiTheme="minorHAnsi" w:eastAsia="Calibri" w:hAnsiTheme="minorHAnsi" w:cs="Calibri"/>
                <w:b/>
                <w:lang w:val="ro-RO"/>
              </w:rPr>
              <w:t>această condiţie se consideră neîndeplinită</w:t>
            </w:r>
            <w:r w:rsidR="00507E50" w:rsidRPr="00702EE3">
              <w:rPr>
                <w:rFonts w:asciiTheme="minorHAnsi" w:eastAsia="Calibri" w:hAnsiTheme="minorHAnsi" w:cs="Calibri"/>
                <w:b/>
                <w:lang w:val="ro-RO"/>
              </w:rPr>
              <w:t xml:space="preserve">. </w:t>
            </w:r>
            <w:r w:rsidR="0096667C" w:rsidRPr="00702EE3">
              <w:rPr>
                <w:rFonts w:asciiTheme="minorHAnsi" w:eastAsia="Calibri" w:hAnsiTheme="minorHAnsi" w:cs="Calibri"/>
                <w:b/>
                <w:lang w:val="ro-RO"/>
              </w:rPr>
              <w:t xml:space="preserve"> </w:t>
            </w:r>
          </w:p>
        </w:tc>
      </w:tr>
      <w:tr w:rsidR="00167F64" w:rsidRPr="00702EE3" w14:paraId="3C7B8FD5" w14:textId="77777777" w:rsidTr="00130042">
        <w:tc>
          <w:tcPr>
            <w:tcW w:w="2377" w:type="pct"/>
            <w:shd w:val="clear" w:color="auto" w:fill="auto"/>
          </w:tcPr>
          <w:p w14:paraId="25D618F8" w14:textId="2529C799" w:rsidR="00167F64" w:rsidRPr="00702EE3" w:rsidRDefault="00B40883" w:rsidP="006D5064">
            <w:pPr>
              <w:jc w:val="both"/>
              <w:rPr>
                <w:rFonts w:ascii="Calibri" w:hAnsi="Calibri" w:cs="Calibri"/>
                <w:iCs/>
              </w:rPr>
            </w:pPr>
            <w:r w:rsidRPr="00702EE3">
              <w:rPr>
                <w:rFonts w:ascii="Calibri" w:hAnsi="Calibri" w:cs="Calibri"/>
                <w:iCs/>
              </w:rPr>
              <w:t>1</w:t>
            </w:r>
            <w:r w:rsidR="00904A71" w:rsidRPr="00702EE3">
              <w:rPr>
                <w:rFonts w:ascii="Calibri" w:hAnsi="Calibri" w:cs="Calibri"/>
                <w:iCs/>
              </w:rPr>
              <w:t>.</w:t>
            </w:r>
            <w:r w:rsidR="00116178" w:rsidRPr="00702EE3">
              <w:rPr>
                <w:rFonts w:ascii="Calibri" w:hAnsi="Calibri" w:cs="Calibri"/>
                <w:iCs/>
              </w:rPr>
              <w:t>6</w:t>
            </w:r>
            <w:r w:rsidR="0096667C" w:rsidRPr="00702EE3">
              <w:rPr>
                <w:rFonts w:ascii="Calibri" w:hAnsi="Calibri" w:cs="Calibri"/>
                <w:iCs/>
              </w:rPr>
              <w:t xml:space="preserve"> </w:t>
            </w:r>
            <w:r w:rsidRPr="00702EE3">
              <w:rPr>
                <w:rFonts w:ascii="Calibri" w:hAnsi="Calibri" w:cs="Calibri"/>
                <w:lang w:eastAsia="ro-RO"/>
              </w:rPr>
              <w:t xml:space="preserve">Solicitantul are în </w:t>
            </w:r>
            <w:r w:rsidR="0096667C" w:rsidRPr="00702EE3">
              <w:rPr>
                <w:rFonts w:ascii="Calibri" w:hAnsi="Calibri" w:cs="Calibri"/>
                <w:lang w:eastAsia="ro-RO"/>
              </w:rPr>
              <w:t xml:space="preserve">implementare </w:t>
            </w:r>
            <w:r w:rsidRPr="00702EE3">
              <w:rPr>
                <w:rFonts w:ascii="Calibri" w:hAnsi="Calibri" w:cs="Calibri"/>
                <w:lang w:eastAsia="ro-RO"/>
              </w:rPr>
              <w:t>proiecte în cadrul uneia dintre măsurile 141, 112,  411</w:t>
            </w:r>
            <w:r w:rsidR="003D6408" w:rsidRPr="00702EE3">
              <w:rPr>
                <w:rFonts w:ascii="Calibri" w:hAnsi="Calibri" w:cs="Calibri"/>
                <w:lang w:eastAsia="ro-RO"/>
              </w:rPr>
              <w:t xml:space="preserve">, 141, </w:t>
            </w:r>
            <w:r w:rsidRPr="00702EE3">
              <w:rPr>
                <w:rFonts w:ascii="Calibri" w:hAnsi="Calibri" w:cs="Calibri"/>
                <w:lang w:eastAsia="ro-RO"/>
              </w:rPr>
              <w:t>112</w:t>
            </w:r>
            <w:r w:rsidR="0096667C" w:rsidRPr="00702EE3">
              <w:rPr>
                <w:rFonts w:ascii="Calibri" w:hAnsi="Calibri" w:cs="Calibri"/>
                <w:lang w:eastAsia="ro-RO"/>
              </w:rPr>
              <w:t xml:space="preserve"> </w:t>
            </w:r>
            <w:r w:rsidRPr="00702EE3">
              <w:rPr>
                <w:rFonts w:ascii="Calibri" w:hAnsi="Calibri" w:cs="Calibri"/>
                <w:lang w:eastAsia="ro-RO"/>
              </w:rPr>
              <w:t>aferente PNDR 2007 – 2013 sau are</w:t>
            </w:r>
            <w:r w:rsidRPr="00702EE3">
              <w:rPr>
                <w:rFonts w:ascii="Calibri" w:hAnsi="Calibri" w:cs="Calibri"/>
                <w:iCs/>
              </w:rPr>
              <w:t xml:space="preserve"> proiect de</w:t>
            </w:r>
            <w:r w:rsidR="0096667C" w:rsidRPr="00702EE3">
              <w:rPr>
                <w:rFonts w:ascii="Calibri" w:hAnsi="Calibri" w:cs="Calibri"/>
                <w:iCs/>
              </w:rPr>
              <w:t xml:space="preserve">pus </w:t>
            </w:r>
            <w:r w:rsidRPr="00702EE3">
              <w:rPr>
                <w:rFonts w:ascii="Calibri" w:hAnsi="Calibri" w:cs="Calibri"/>
                <w:iCs/>
              </w:rPr>
              <w:t>submăsura 6.1 sau 6.3</w:t>
            </w:r>
            <w:r w:rsidR="0096667C" w:rsidRPr="00702EE3">
              <w:rPr>
                <w:rFonts w:ascii="Calibri" w:hAnsi="Calibri" w:cs="Calibri"/>
                <w:iCs/>
              </w:rPr>
              <w:t xml:space="preserve"> şi nu i s-a acordat încă cea de-a doua tranşă de plată</w:t>
            </w:r>
            <w:r w:rsidRPr="00702EE3">
              <w:rPr>
                <w:rFonts w:ascii="Calibri" w:hAnsi="Calibri" w:cs="Calibri"/>
                <w:iCs/>
              </w:rPr>
              <w:t>?</w:t>
            </w:r>
          </w:p>
        </w:tc>
        <w:tc>
          <w:tcPr>
            <w:tcW w:w="2623" w:type="pct"/>
            <w:shd w:val="clear" w:color="auto" w:fill="auto"/>
          </w:tcPr>
          <w:p w14:paraId="2188B112" w14:textId="3E0D140D" w:rsidR="004E42C5" w:rsidRPr="00702EE3" w:rsidRDefault="00167F64" w:rsidP="00083EB1">
            <w:pPr>
              <w:jc w:val="both"/>
              <w:rPr>
                <w:rFonts w:ascii="Calibri" w:hAnsi="Calibri" w:cs="Calibri"/>
              </w:rPr>
            </w:pPr>
            <w:r w:rsidRPr="00702EE3">
              <w:rPr>
                <w:rFonts w:ascii="Calibri" w:eastAsia="Calibri" w:hAnsi="Calibri" w:cs="Calibri"/>
                <w:lang w:val="it-IT"/>
              </w:rPr>
              <w:t>1.</w:t>
            </w:r>
            <w:r w:rsidR="00116178" w:rsidRPr="00702EE3">
              <w:rPr>
                <w:rFonts w:ascii="Calibri" w:eastAsia="Calibri" w:hAnsi="Calibri" w:cs="Calibri"/>
                <w:lang w:val="it-IT"/>
              </w:rPr>
              <w:t>6</w:t>
            </w:r>
            <w:r w:rsidR="006D5064" w:rsidRPr="00702EE3">
              <w:rPr>
                <w:rFonts w:ascii="Calibri" w:eastAsia="Calibri" w:hAnsi="Calibri" w:cs="Calibri"/>
                <w:lang w:val="it-IT"/>
              </w:rPr>
              <w:t xml:space="preserve"> </w:t>
            </w:r>
            <w:r w:rsidR="006E5F9F" w:rsidRPr="00702EE3">
              <w:rPr>
                <w:rFonts w:ascii="Calibri" w:eastAsia="Calibri" w:hAnsi="Calibri" w:cs="Calibri"/>
                <w:lang w:val="it-IT"/>
              </w:rPr>
              <w:t>Expertul verifică în baza de date AFIR</w:t>
            </w:r>
            <w:r w:rsidR="004E42C5" w:rsidRPr="00702EE3">
              <w:rPr>
                <w:rFonts w:ascii="Calibri" w:eastAsia="Calibri" w:hAnsi="Calibri" w:cs="Calibri"/>
                <w:lang w:val="it-IT"/>
              </w:rPr>
              <w:t>/</w:t>
            </w:r>
            <w:r w:rsidR="004E42C5" w:rsidRPr="00702EE3">
              <w:rPr>
                <w:rFonts w:ascii="Calibri" w:hAnsi="Calibri" w:cs="Calibri"/>
              </w:rPr>
              <w:t xml:space="preserve"> </w:t>
            </w:r>
            <w:hyperlink r:id="rId13" w:history="1">
              <w:r w:rsidR="004E42C5" w:rsidRPr="00702EE3">
                <w:rPr>
                  <w:rStyle w:val="Hyperlink"/>
                  <w:rFonts w:ascii="Calibri" w:hAnsi="Calibri" w:cs="Calibri"/>
                </w:rPr>
                <w:t>\\fs\Monitorizare-comun\RegistreDCP-FEADR</w:t>
              </w:r>
            </w:hyperlink>
          </w:p>
          <w:p w14:paraId="13FDC440" w14:textId="77777777" w:rsidR="007D02D6" w:rsidRPr="00702EE3" w:rsidRDefault="006E5F9F" w:rsidP="00083EB1">
            <w:pPr>
              <w:jc w:val="both"/>
              <w:rPr>
                <w:rFonts w:ascii="Calibri" w:eastAsia="Calibri" w:hAnsi="Calibri" w:cs="Calibri"/>
                <w:lang w:val="it-IT"/>
              </w:rPr>
            </w:pPr>
            <w:r w:rsidRPr="00702EE3">
              <w:rPr>
                <w:rFonts w:ascii="Calibri" w:eastAsia="Calibri" w:hAnsi="Calibri" w:cs="Calibri"/>
                <w:lang w:val="it-IT"/>
              </w:rPr>
              <w:t xml:space="preserve"> dacă solicitantul submăsurii 4.1 are proiect în </w:t>
            </w:r>
            <w:r w:rsidR="0096667C" w:rsidRPr="00702EE3">
              <w:rPr>
                <w:rFonts w:ascii="Calibri" w:eastAsia="Calibri" w:hAnsi="Calibri" w:cs="Calibri"/>
                <w:lang w:val="it-IT"/>
              </w:rPr>
              <w:t xml:space="preserve">implementare </w:t>
            </w:r>
            <w:r w:rsidRPr="00702EE3">
              <w:rPr>
                <w:rFonts w:ascii="Calibri" w:eastAsia="Calibri" w:hAnsi="Calibri" w:cs="Calibri"/>
                <w:lang w:val="it-IT"/>
              </w:rPr>
              <w:t xml:space="preserve">pe măsurile 141, 112, 411141, 411112, </w:t>
            </w:r>
            <w:r w:rsidRPr="00702EE3">
              <w:rPr>
                <w:rFonts w:ascii="Calibri" w:hAnsi="Calibri" w:cs="Calibri"/>
                <w:iCs/>
              </w:rPr>
              <w:t xml:space="preserve">şi în </w:t>
            </w:r>
            <w:r w:rsidRPr="00702EE3">
              <w:rPr>
                <w:rFonts w:ascii="Calibri" w:eastAsia="Calibri" w:hAnsi="Calibri" w:cs="Calibri"/>
                <w:lang w:val="it-IT"/>
              </w:rPr>
              <w:t xml:space="preserve">Registrul electronic al aplicaţiilor dacă solicitantul submăsurii 4.1 are proiect în </w:t>
            </w:r>
            <w:r w:rsidR="0096667C" w:rsidRPr="00702EE3">
              <w:rPr>
                <w:rFonts w:ascii="Calibri" w:eastAsia="Calibri" w:hAnsi="Calibri" w:cs="Calibri"/>
                <w:lang w:val="it-IT"/>
              </w:rPr>
              <w:t xml:space="preserve">implementare </w:t>
            </w:r>
            <w:r w:rsidR="006F1089" w:rsidRPr="00702EE3">
              <w:rPr>
                <w:rFonts w:ascii="Calibri" w:eastAsia="Calibri" w:hAnsi="Calibri" w:cs="Calibri"/>
                <w:lang w:val="it-IT"/>
              </w:rPr>
              <w:t>(</w:t>
            </w:r>
            <w:r w:rsidR="006F1089" w:rsidRPr="00702EE3">
              <w:rPr>
                <w:rFonts w:ascii="Calibri" w:eastAsia="Calibri" w:hAnsi="Calibri" w:cs="Calibri"/>
                <w:lang w:val="ro-RO"/>
              </w:rPr>
              <w:t>î</w:t>
            </w:r>
            <w:r w:rsidR="006F1089" w:rsidRPr="00702EE3">
              <w:rPr>
                <w:rFonts w:ascii="Calibri" w:eastAsia="Calibri" w:hAnsi="Calibri" w:cs="Calibri"/>
                <w:lang w:val="it-IT"/>
              </w:rPr>
              <w:t>n sensul că nu a primit ce-a de-a doua tranșă de plată din suma forfetară)</w:t>
            </w:r>
            <w:r w:rsidR="007D02D6" w:rsidRPr="00702EE3">
              <w:rPr>
                <w:rFonts w:ascii="Calibri" w:eastAsia="Calibri" w:hAnsi="Calibri" w:cs="Calibri"/>
                <w:lang w:val="it-IT"/>
              </w:rPr>
              <w:t xml:space="preserve"> </w:t>
            </w:r>
            <w:r w:rsidRPr="00702EE3">
              <w:rPr>
                <w:rFonts w:ascii="Calibri" w:eastAsia="Calibri" w:hAnsi="Calibri" w:cs="Calibri"/>
                <w:lang w:val="it-IT"/>
              </w:rPr>
              <w:t xml:space="preserve">pe submăsura 6.1 sau 6.3.  </w:t>
            </w:r>
          </w:p>
          <w:p w14:paraId="095E9462" w14:textId="77777777" w:rsidR="006F1089" w:rsidRPr="00702EE3" w:rsidRDefault="006E5F9F" w:rsidP="00083EB1">
            <w:pPr>
              <w:jc w:val="both"/>
              <w:rPr>
                <w:rFonts w:ascii="Calibri" w:hAnsi="Calibri" w:cs="Calibri"/>
                <w:lang w:val="ro-RO"/>
              </w:rPr>
            </w:pPr>
            <w:r w:rsidRPr="00702EE3">
              <w:rPr>
                <w:rFonts w:ascii="Calibri" w:eastAsia="Calibri" w:hAnsi="Calibri" w:cs="Calibri"/>
                <w:lang w:val="it-IT"/>
              </w:rPr>
              <w:t xml:space="preserve">Dacă DA, </w:t>
            </w:r>
            <w:r w:rsidR="006F1089" w:rsidRPr="00702EE3">
              <w:rPr>
                <w:rFonts w:ascii="Calibri" w:eastAsia="Calibri" w:hAnsi="Calibri" w:cs="Calibri"/>
                <w:lang w:val="it-IT"/>
              </w:rPr>
              <w:t>aceasta este condiţie de neeligibilitate</w:t>
            </w:r>
            <w:r w:rsidR="006F1089" w:rsidRPr="00702EE3">
              <w:rPr>
                <w:rFonts w:ascii="Calibri" w:hAnsi="Calibri" w:cs="Calibri"/>
                <w:lang w:val="ro-RO"/>
              </w:rPr>
              <w:t>, se menţionează în rubrica Observaţii dar se continuă evaluarea tuturor criteriilor de eligibilitate pentru ca la final solicitantul să fie înştiinţat de toate condiţiile neîndeplinite (dacă este cazul).</w:t>
            </w:r>
          </w:p>
          <w:p w14:paraId="0C6F31DF" w14:textId="77777777" w:rsidR="007D02D6" w:rsidRPr="00702EE3" w:rsidRDefault="007D02D6" w:rsidP="00083EB1">
            <w:pPr>
              <w:tabs>
                <w:tab w:val="left" w:pos="360"/>
                <w:tab w:val="left" w:pos="1440"/>
              </w:tabs>
              <w:jc w:val="both"/>
              <w:rPr>
                <w:rFonts w:ascii="Calibri" w:hAnsi="Calibri" w:cs="Calibri"/>
              </w:rPr>
            </w:pPr>
          </w:p>
          <w:p w14:paraId="20D8E951" w14:textId="77777777" w:rsidR="00167F64" w:rsidRPr="00702EE3" w:rsidRDefault="006F1089" w:rsidP="00083EB1">
            <w:pPr>
              <w:tabs>
                <w:tab w:val="left" w:pos="360"/>
                <w:tab w:val="left" w:pos="1440"/>
              </w:tabs>
              <w:jc w:val="both"/>
              <w:rPr>
                <w:rFonts w:ascii="Calibri" w:eastAsia="Calibri" w:hAnsi="Calibri" w:cs="Calibri"/>
                <w:lang w:val="it-IT"/>
              </w:rPr>
            </w:pPr>
            <w:r w:rsidRPr="00702EE3">
              <w:rPr>
                <w:rFonts w:ascii="Calibri" w:hAnsi="Calibri" w:cs="Calibri"/>
              </w:rPr>
              <w:lastRenderedPageBreak/>
              <w:t>D</w:t>
            </w:r>
            <w:r w:rsidR="006E5F9F" w:rsidRPr="00702EE3">
              <w:rPr>
                <w:rFonts w:ascii="Calibri" w:hAnsi="Calibri" w:cs="Calibri"/>
              </w:rPr>
              <w:t xml:space="preserve">acă NU, </w:t>
            </w:r>
            <w:r w:rsidRPr="00702EE3">
              <w:rPr>
                <w:rFonts w:ascii="Calibri" w:hAnsi="Calibri" w:cs="Calibri"/>
              </w:rPr>
              <w:t xml:space="preserve">cererea de finanţare se consideră eligibilă din acest punct de vedere şi </w:t>
            </w:r>
            <w:r w:rsidR="006E5F9F" w:rsidRPr="00702EE3">
              <w:rPr>
                <w:rFonts w:ascii="Calibri" w:hAnsi="Calibri" w:cs="Calibri"/>
              </w:rPr>
              <w:t>se continuă verificarea eligibilităţii.</w:t>
            </w:r>
          </w:p>
        </w:tc>
      </w:tr>
      <w:tr w:rsidR="006D5064" w:rsidRPr="00702EE3" w14:paraId="76FB54ED" w14:textId="77777777" w:rsidTr="00130042">
        <w:tc>
          <w:tcPr>
            <w:tcW w:w="2377" w:type="pct"/>
            <w:shd w:val="clear" w:color="auto" w:fill="auto"/>
          </w:tcPr>
          <w:p w14:paraId="6B49BC30" w14:textId="46DAB7B9" w:rsidR="006D5064" w:rsidRPr="00702EE3" w:rsidRDefault="006D5064" w:rsidP="006D5064">
            <w:pPr>
              <w:jc w:val="both"/>
              <w:rPr>
                <w:rFonts w:asciiTheme="minorHAnsi" w:hAnsiTheme="minorHAnsi" w:cstheme="minorHAnsi"/>
                <w:iCs/>
              </w:rPr>
            </w:pPr>
            <w:proofErr w:type="gramStart"/>
            <w:r w:rsidRPr="00702EE3">
              <w:rPr>
                <w:rFonts w:asciiTheme="minorHAnsi" w:hAnsiTheme="minorHAnsi" w:cstheme="minorHAnsi"/>
                <w:iCs/>
              </w:rPr>
              <w:lastRenderedPageBreak/>
              <w:t>1.</w:t>
            </w:r>
            <w:r w:rsidR="00116178" w:rsidRPr="00702EE3">
              <w:rPr>
                <w:rFonts w:asciiTheme="minorHAnsi" w:hAnsiTheme="minorHAnsi" w:cstheme="minorHAnsi"/>
                <w:iCs/>
              </w:rPr>
              <w:t>7</w:t>
            </w:r>
            <w:r w:rsidRPr="00702EE3">
              <w:rPr>
                <w:rFonts w:asciiTheme="minorHAnsi" w:hAnsiTheme="minorHAnsi" w:cstheme="minorHAnsi"/>
                <w:iCs/>
              </w:rPr>
              <w:t xml:space="preserve"> </w:t>
            </w:r>
            <w:r w:rsidRPr="00702EE3">
              <w:rPr>
                <w:rFonts w:asciiTheme="minorHAnsi" w:hAnsiTheme="minorHAnsi"/>
                <w:b/>
              </w:rPr>
              <w:t xml:space="preserve"> </w:t>
            </w:r>
            <w:r w:rsidR="00116178" w:rsidRPr="00702EE3">
              <w:rPr>
                <w:rFonts w:ascii="Calibri" w:hAnsi="Calibri" w:cs="Calibri"/>
                <w:iCs/>
              </w:rPr>
              <w:t>Semnătura</w:t>
            </w:r>
            <w:proofErr w:type="gramEnd"/>
            <w:r w:rsidR="00116178" w:rsidRPr="00702EE3">
              <w:rPr>
                <w:rFonts w:ascii="Calibri" w:hAnsi="Calibri" w:cs="Calibri"/>
                <w:iCs/>
              </w:rPr>
              <w:t xml:space="preserve"> electronică aplicată pe documentele emise de solicitant este validă și este emisă în baza unui certificat calificat furnizat de un furnizor de servicii de încredere calificat care se află în  lis</w:t>
            </w:r>
            <w:r w:rsidR="0056568E" w:rsidRPr="00702EE3">
              <w:rPr>
                <w:rFonts w:ascii="Calibri" w:hAnsi="Calibri" w:cs="Calibri"/>
                <w:iCs/>
              </w:rPr>
              <w:t>ta oficială a  Uniunii Europene</w:t>
            </w:r>
            <w:r w:rsidR="00116178" w:rsidRPr="00702EE3">
              <w:rPr>
                <w:rFonts w:ascii="Calibri" w:hAnsi="Calibri" w:cs="Calibri"/>
                <w:iCs/>
              </w:rPr>
              <w:t>?</w:t>
            </w:r>
            <w:r w:rsidR="0056568E" w:rsidRPr="00702EE3">
              <w:rPr>
                <w:rFonts w:ascii="Calibri" w:hAnsi="Calibri" w:cs="Calibri"/>
                <w:iCs/>
              </w:rPr>
              <w:t xml:space="preserve"> </w:t>
            </w:r>
          </w:p>
        </w:tc>
        <w:tc>
          <w:tcPr>
            <w:tcW w:w="2623" w:type="pct"/>
            <w:shd w:val="clear" w:color="auto" w:fill="auto"/>
          </w:tcPr>
          <w:p w14:paraId="06C5672A" w14:textId="77777777" w:rsidR="00221F81" w:rsidRPr="00702EE3" w:rsidRDefault="006D5064" w:rsidP="006B56E4">
            <w:pPr>
              <w:jc w:val="both"/>
              <w:rPr>
                <w:rFonts w:ascii="Calibri" w:hAnsi="Calibri" w:cs="Calibri"/>
                <w:lang w:val="it-IT"/>
              </w:rPr>
            </w:pPr>
            <w:r w:rsidRPr="00702EE3">
              <w:rPr>
                <w:rFonts w:asciiTheme="minorHAnsi" w:eastAsia="Calibri" w:hAnsiTheme="minorHAnsi" w:cs="Calibri"/>
                <w:lang w:val="it-IT"/>
              </w:rPr>
              <w:t>1.</w:t>
            </w:r>
            <w:r w:rsidR="00116178" w:rsidRPr="00702EE3">
              <w:rPr>
                <w:rFonts w:asciiTheme="minorHAnsi" w:eastAsia="Calibri" w:hAnsiTheme="minorHAnsi" w:cs="Calibri"/>
                <w:lang w:val="it-IT"/>
              </w:rPr>
              <w:t>7</w:t>
            </w:r>
            <w:r w:rsidR="00221F81" w:rsidRPr="00702EE3">
              <w:rPr>
                <w:rFonts w:asciiTheme="minorHAnsi" w:eastAsia="Calibri" w:hAnsiTheme="minorHAnsi" w:cs="Calibri"/>
                <w:lang w:val="it-IT"/>
              </w:rPr>
              <w:t xml:space="preserve"> </w:t>
            </w:r>
            <w:r w:rsidR="00221F81" w:rsidRPr="00702EE3">
              <w:rPr>
                <w:rFonts w:ascii="Calibri" w:hAnsi="Calibri" w:cs="Calibri"/>
                <w:lang w:val="it-IT"/>
              </w:rPr>
              <w:t xml:space="preserve">Verificarea se realizează cu ajutorul Adobe Acrobat Reader DC care este preconfigurat pentru validarea automata a unui certificat în cazul documentelor în </w:t>
            </w:r>
            <w:proofErr w:type="gramStart"/>
            <w:r w:rsidR="00221F81" w:rsidRPr="00702EE3">
              <w:rPr>
                <w:rFonts w:ascii="Calibri" w:hAnsi="Calibri" w:cs="Calibri"/>
                <w:lang w:val="it-IT"/>
              </w:rPr>
              <w:t>format  PDF</w:t>
            </w:r>
            <w:proofErr w:type="gramEnd"/>
            <w:r w:rsidR="00221F81" w:rsidRPr="00702EE3">
              <w:rPr>
                <w:rFonts w:ascii="Calibri" w:hAnsi="Calibri" w:cs="Calibri"/>
                <w:lang w:val="it-IT"/>
              </w:rPr>
              <w:t xml:space="preserve"> (pe semnătura electronică a solicitantului se face clic dreapta urmat de Show Signature Properties și Show Signer’s Certificate).</w:t>
            </w:r>
          </w:p>
          <w:p w14:paraId="5E13751F" w14:textId="77777777" w:rsidR="00221F81" w:rsidRPr="00702EE3" w:rsidRDefault="00221F81" w:rsidP="006B56E4">
            <w:pPr>
              <w:jc w:val="both"/>
              <w:rPr>
                <w:rFonts w:ascii="Calibri" w:hAnsi="Calibri" w:cs="Calibri"/>
                <w:lang w:val="it-IT"/>
              </w:rPr>
            </w:pPr>
            <w:r w:rsidRPr="00702EE3">
              <w:rPr>
                <w:rFonts w:ascii="Calibri" w:hAnsi="Calibri" w:cs="Calibri"/>
                <w:lang w:val="it-IT"/>
              </w:rPr>
              <w:t xml:space="preserve">Expertul va verifica dacă pe documentele PDF semnate electronic de solicitant și transmise online la AFIR, semnătura electronică aplicată este validă și este emisă în baza unui cerificat digital calificat emis de unul din furnizorii de servicii  care se regăsesc în lista EUTL (Source of Trust obtained from European Union Trusted Lists), accesând linkul: </w:t>
            </w:r>
            <w:hyperlink r:id="rId14" w:anchor="/" w:history="1">
              <w:r w:rsidRPr="00702EE3">
                <w:rPr>
                  <w:rStyle w:val="Hyperlink"/>
                  <w:rFonts w:ascii="Calibri" w:hAnsi="Calibri" w:cs="Calibri"/>
                  <w:lang w:val="it-IT"/>
                </w:rPr>
                <w:t>https://webgate.ec.europa.eu/tl-browser/#/</w:t>
              </w:r>
            </w:hyperlink>
            <w:r w:rsidRPr="00702EE3">
              <w:rPr>
                <w:rFonts w:ascii="Calibri" w:hAnsi="Calibri" w:cs="Calibri"/>
                <w:lang w:val="it-IT"/>
              </w:rPr>
              <w:t xml:space="preserve"> .</w:t>
            </w:r>
          </w:p>
          <w:p w14:paraId="2B810F50" w14:textId="77777777" w:rsidR="00221F81" w:rsidRPr="00702EE3" w:rsidRDefault="00221F81" w:rsidP="006B56E4">
            <w:pPr>
              <w:jc w:val="both"/>
              <w:rPr>
                <w:rFonts w:ascii="Calibri" w:hAnsi="Calibri" w:cs="Calibri"/>
                <w:lang w:val="it-IT"/>
              </w:rPr>
            </w:pPr>
            <w:r w:rsidRPr="00702EE3">
              <w:rPr>
                <w:rFonts w:ascii="Calibri" w:hAnsi="Calibri" w:cs="Calibri"/>
                <w:lang w:val="it-IT"/>
              </w:rPr>
              <w:t xml:space="preserve">Daca semnatura este validă și se regăsește în lista oficială </w:t>
            </w:r>
            <w:proofErr w:type="gramStart"/>
            <w:r w:rsidRPr="00702EE3">
              <w:rPr>
                <w:rFonts w:ascii="Calibri" w:hAnsi="Calibri" w:cs="Calibri"/>
                <w:lang w:val="it-IT"/>
              </w:rPr>
              <w:t>a  Uniunii</w:t>
            </w:r>
            <w:proofErr w:type="gramEnd"/>
            <w:r w:rsidRPr="00702EE3">
              <w:rPr>
                <w:rFonts w:ascii="Calibri" w:hAnsi="Calibri" w:cs="Calibri"/>
                <w:lang w:val="it-IT"/>
              </w:rPr>
              <w:t xml:space="preserve"> Europene, expertul bifează da și se continuă verificările.</w:t>
            </w:r>
          </w:p>
          <w:p w14:paraId="4D7AA1D4" w14:textId="66A2224A" w:rsidR="00027055" w:rsidRPr="00702EE3" w:rsidRDefault="00221F81" w:rsidP="006B56E4">
            <w:pPr>
              <w:jc w:val="both"/>
              <w:rPr>
                <w:rFonts w:ascii="Calibri" w:hAnsi="Calibri" w:cs="Calibri"/>
              </w:rPr>
            </w:pPr>
            <w:r w:rsidRPr="00702EE3">
              <w:rPr>
                <w:rFonts w:ascii="Calibri" w:hAnsi="Calibri" w:cs="Calibri"/>
                <w:lang w:val="it-IT"/>
              </w:rPr>
              <w:t>Dacă semnătura electronică nu este validă sau furnizorul semnăturii electronice nu se regăsește în lista oficială a U.E., cererea de finanțare este declarată neeligibilă.</w:t>
            </w:r>
            <w:r w:rsidR="006D5064" w:rsidRPr="00702EE3">
              <w:rPr>
                <w:rFonts w:asciiTheme="minorHAnsi" w:eastAsia="Calibri" w:hAnsiTheme="minorHAnsi" w:cs="Calibri"/>
                <w:lang w:val="it-IT"/>
              </w:rPr>
              <w:t xml:space="preserve"> </w:t>
            </w:r>
            <w:r w:rsidR="00737A7C" w:rsidRPr="00702EE3">
              <w:rPr>
                <w:rFonts w:ascii="Calibri" w:hAnsi="Calibri" w:cs="Calibri"/>
              </w:rPr>
              <w:t>Dac</w:t>
            </w:r>
            <w:r w:rsidR="00737A7C" w:rsidRPr="00702EE3">
              <w:rPr>
                <w:rFonts w:ascii="Calibri" w:hAnsi="Calibri" w:cs="Calibri"/>
                <w:lang w:val="en-GB"/>
              </w:rPr>
              <w:t xml:space="preserve">ă solicitantul nu </w:t>
            </w:r>
            <w:proofErr w:type="gramStart"/>
            <w:r w:rsidR="00737A7C" w:rsidRPr="00702EE3">
              <w:rPr>
                <w:rFonts w:ascii="Calibri" w:hAnsi="Calibri" w:cs="Calibri"/>
                <w:lang w:val="en-GB"/>
              </w:rPr>
              <w:t>a</w:t>
            </w:r>
            <w:proofErr w:type="gramEnd"/>
            <w:r w:rsidR="00737A7C" w:rsidRPr="00702EE3">
              <w:rPr>
                <w:rFonts w:ascii="Calibri" w:hAnsi="Calibri" w:cs="Calibri"/>
                <w:lang w:val="en-GB"/>
              </w:rPr>
              <w:t xml:space="preserve"> optat pentru semnătura </w:t>
            </w:r>
            <w:r w:rsidR="00F07EB4" w:rsidRPr="00702EE3">
              <w:rPr>
                <w:rFonts w:ascii="Calibri" w:hAnsi="Calibri" w:cs="Calibri"/>
                <w:lang w:val="en-GB"/>
              </w:rPr>
              <w:t>electronică</w:t>
            </w:r>
            <w:r w:rsidR="00737A7C" w:rsidRPr="00702EE3">
              <w:rPr>
                <w:rFonts w:ascii="Calibri" w:hAnsi="Calibri" w:cs="Calibri"/>
                <w:lang w:val="en-GB"/>
              </w:rPr>
              <w:t>, se bifează căsuța Nu este cazul.</w:t>
            </w:r>
          </w:p>
          <w:p w14:paraId="1A778A24" w14:textId="6EF84BE2" w:rsidR="006D5064" w:rsidRPr="00702EE3" w:rsidRDefault="006D5064" w:rsidP="006B56E4">
            <w:pPr>
              <w:jc w:val="both"/>
              <w:rPr>
                <w:rFonts w:ascii="Calibri" w:eastAsia="Calibri" w:hAnsi="Calibri" w:cs="Calibri"/>
                <w:b/>
                <w:lang w:val="ro-RO"/>
              </w:rPr>
            </w:pPr>
          </w:p>
        </w:tc>
      </w:tr>
    </w:tbl>
    <w:p w14:paraId="6083D00E" w14:textId="11477EF7" w:rsidR="0056568E" w:rsidRPr="00702EE3" w:rsidRDefault="0056568E" w:rsidP="00A77FD3">
      <w:pPr>
        <w:widowControl w:val="0"/>
        <w:shd w:val="clear" w:color="auto" w:fill="FFFFFF"/>
        <w:tabs>
          <w:tab w:val="left" w:pos="720"/>
        </w:tabs>
        <w:autoSpaceDE w:val="0"/>
        <w:autoSpaceDN w:val="0"/>
        <w:adjustRightInd w:val="0"/>
        <w:spacing w:before="86" w:line="250" w:lineRule="exact"/>
        <w:ind w:right="461"/>
        <w:jc w:val="both"/>
        <w:rPr>
          <w:rFonts w:asciiTheme="minorHAnsi" w:hAnsiTheme="minorHAnsi" w:cstheme="minorHAnsi"/>
          <w:b/>
          <w:sz w:val="22"/>
          <w:szCs w:val="22"/>
          <w:u w:val="single"/>
        </w:rPr>
      </w:pPr>
    </w:p>
    <w:p w14:paraId="67EACBB7" w14:textId="3BC4F915" w:rsidR="00691CEB" w:rsidRPr="00702EE3" w:rsidRDefault="00691CEB" w:rsidP="00A77FD3">
      <w:pPr>
        <w:widowControl w:val="0"/>
        <w:shd w:val="clear" w:color="auto" w:fill="FFFFFF"/>
        <w:tabs>
          <w:tab w:val="left" w:pos="720"/>
        </w:tabs>
        <w:autoSpaceDE w:val="0"/>
        <w:autoSpaceDN w:val="0"/>
        <w:adjustRightInd w:val="0"/>
        <w:spacing w:before="86" w:line="250" w:lineRule="exact"/>
        <w:ind w:right="461"/>
        <w:jc w:val="both"/>
        <w:rPr>
          <w:rFonts w:asciiTheme="minorHAnsi" w:hAnsiTheme="minorHAnsi" w:cstheme="minorHAnsi"/>
          <w:b/>
          <w:sz w:val="22"/>
          <w:szCs w:val="22"/>
          <w:u w:val="single"/>
        </w:rPr>
      </w:pPr>
    </w:p>
    <w:p w14:paraId="4389EF36" w14:textId="77777777" w:rsidR="00691CEB" w:rsidRPr="00702EE3" w:rsidRDefault="00691CEB" w:rsidP="00A77FD3">
      <w:pPr>
        <w:widowControl w:val="0"/>
        <w:shd w:val="clear" w:color="auto" w:fill="FFFFFF"/>
        <w:tabs>
          <w:tab w:val="left" w:pos="720"/>
        </w:tabs>
        <w:autoSpaceDE w:val="0"/>
        <w:autoSpaceDN w:val="0"/>
        <w:adjustRightInd w:val="0"/>
        <w:spacing w:before="86" w:line="250" w:lineRule="exact"/>
        <w:ind w:right="461"/>
        <w:jc w:val="both"/>
        <w:rPr>
          <w:rFonts w:asciiTheme="minorHAnsi" w:hAnsiTheme="minorHAnsi" w:cstheme="minorHAnsi"/>
          <w:b/>
          <w:sz w:val="22"/>
          <w:szCs w:val="22"/>
          <w:u w:val="single"/>
        </w:rPr>
      </w:pPr>
    </w:p>
    <w:p w14:paraId="033956C9" w14:textId="0B8AA25F" w:rsidR="00A77FD3" w:rsidRPr="00702EE3" w:rsidRDefault="00A77FD3" w:rsidP="00A77FD3">
      <w:pPr>
        <w:widowControl w:val="0"/>
        <w:shd w:val="clear" w:color="auto" w:fill="FFFFFF"/>
        <w:tabs>
          <w:tab w:val="left" w:pos="720"/>
        </w:tabs>
        <w:autoSpaceDE w:val="0"/>
        <w:autoSpaceDN w:val="0"/>
        <w:adjustRightInd w:val="0"/>
        <w:spacing w:before="86" w:line="250" w:lineRule="exact"/>
        <w:ind w:right="461"/>
        <w:jc w:val="both"/>
        <w:rPr>
          <w:rFonts w:asciiTheme="minorHAnsi" w:hAnsiTheme="minorHAnsi" w:cstheme="minorHAnsi"/>
          <w:b/>
          <w:sz w:val="22"/>
          <w:szCs w:val="22"/>
        </w:rPr>
      </w:pPr>
      <w:proofErr w:type="gramStart"/>
      <w:r w:rsidRPr="00702EE3">
        <w:rPr>
          <w:rFonts w:asciiTheme="minorHAnsi" w:hAnsiTheme="minorHAnsi" w:cstheme="minorHAnsi"/>
          <w:b/>
          <w:sz w:val="22"/>
          <w:szCs w:val="22"/>
          <w:u w:val="single"/>
        </w:rPr>
        <w:t>2.Verificarea</w:t>
      </w:r>
      <w:proofErr w:type="gramEnd"/>
      <w:r w:rsidRPr="00702EE3">
        <w:rPr>
          <w:rFonts w:asciiTheme="minorHAnsi" w:hAnsiTheme="minorHAnsi" w:cstheme="minorHAnsi"/>
          <w:b/>
          <w:sz w:val="22"/>
          <w:szCs w:val="22"/>
          <w:u w:val="single"/>
        </w:rPr>
        <w:t xml:space="preserve"> conditiilor de eligibilitate</w:t>
      </w:r>
    </w:p>
    <w:p w14:paraId="49C307A7" w14:textId="77777777" w:rsidR="00835274" w:rsidRPr="00702EE3" w:rsidRDefault="002D51C3" w:rsidP="004E42C5">
      <w:pPr>
        <w:widowControl w:val="0"/>
        <w:shd w:val="clear" w:color="auto" w:fill="FFFFFF"/>
        <w:tabs>
          <w:tab w:val="left" w:pos="720"/>
        </w:tabs>
        <w:autoSpaceDE w:val="0"/>
        <w:autoSpaceDN w:val="0"/>
        <w:adjustRightInd w:val="0"/>
        <w:spacing w:before="86" w:line="250" w:lineRule="exact"/>
        <w:ind w:right="461"/>
        <w:jc w:val="both"/>
        <w:rPr>
          <w:rFonts w:asciiTheme="minorHAnsi" w:hAnsiTheme="minorHAnsi" w:cstheme="minorHAnsi"/>
          <w:sz w:val="22"/>
          <w:szCs w:val="22"/>
          <w:u w:val="single"/>
          <w:lang w:val="ro-RO"/>
        </w:rPr>
      </w:pPr>
      <w:r w:rsidRPr="00702EE3">
        <w:rPr>
          <w:rFonts w:asciiTheme="minorHAnsi" w:hAnsiTheme="minorHAnsi" w:cstheme="minorHAnsi"/>
          <w:b/>
          <w:sz w:val="22"/>
          <w:szCs w:val="22"/>
          <w:lang w:val="ro-RO"/>
        </w:rPr>
        <w:t xml:space="preserve">EG1 - </w:t>
      </w:r>
      <w:r w:rsidR="00835274" w:rsidRPr="00702EE3">
        <w:rPr>
          <w:rFonts w:asciiTheme="minorHAnsi" w:hAnsiTheme="minorHAnsi" w:cstheme="minorHAnsi"/>
          <w:b/>
          <w:sz w:val="22"/>
          <w:szCs w:val="22"/>
        </w:rPr>
        <w:t>Solicitantul trebuie să se încadreze în categoria beneficiarilor eligibili</w:t>
      </w:r>
    </w:p>
    <w:tbl>
      <w:tblPr>
        <w:tblW w:w="488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4429"/>
        <w:gridCol w:w="4148"/>
      </w:tblGrid>
      <w:tr w:rsidR="00835274" w:rsidRPr="00702EE3" w14:paraId="36D24674" w14:textId="77777777" w:rsidTr="002D51C3">
        <w:tc>
          <w:tcPr>
            <w:tcW w:w="2582" w:type="pct"/>
            <w:shd w:val="clear" w:color="auto" w:fill="C0C0C0"/>
          </w:tcPr>
          <w:p w14:paraId="5A097912" w14:textId="77777777" w:rsidR="00835274" w:rsidRPr="00702EE3" w:rsidRDefault="00835274" w:rsidP="00A82E95">
            <w:pPr>
              <w:pStyle w:val="Heading1"/>
              <w:jc w:val="both"/>
              <w:rPr>
                <w:rFonts w:asciiTheme="minorHAnsi" w:hAnsiTheme="minorHAnsi" w:cstheme="minorHAnsi"/>
                <w:sz w:val="22"/>
                <w:szCs w:val="22"/>
                <w:lang w:val="ro-RO"/>
              </w:rPr>
            </w:pPr>
            <w:r w:rsidRPr="00702EE3">
              <w:rPr>
                <w:rFonts w:asciiTheme="minorHAnsi" w:hAnsiTheme="minorHAnsi" w:cstheme="minorHAnsi"/>
                <w:sz w:val="22"/>
                <w:szCs w:val="22"/>
                <w:lang w:val="ro-RO"/>
              </w:rPr>
              <w:t>DOCUMENTE PREZENTATE</w:t>
            </w:r>
          </w:p>
        </w:tc>
        <w:tc>
          <w:tcPr>
            <w:tcW w:w="2418" w:type="pct"/>
            <w:shd w:val="clear" w:color="auto" w:fill="C0C0C0"/>
          </w:tcPr>
          <w:p w14:paraId="38768B7F" w14:textId="77777777" w:rsidR="00835274" w:rsidRPr="00702EE3" w:rsidRDefault="00835274" w:rsidP="00A82E95">
            <w:pPr>
              <w:jc w:val="both"/>
              <w:rPr>
                <w:rFonts w:asciiTheme="minorHAnsi" w:hAnsiTheme="minorHAnsi" w:cstheme="minorHAnsi"/>
                <w:b/>
                <w:sz w:val="22"/>
                <w:szCs w:val="22"/>
                <w:lang w:val="pt-BR"/>
              </w:rPr>
            </w:pPr>
            <w:r w:rsidRPr="00702EE3">
              <w:rPr>
                <w:rFonts w:asciiTheme="minorHAnsi" w:hAnsiTheme="minorHAnsi" w:cstheme="minorHAnsi"/>
                <w:b/>
                <w:sz w:val="22"/>
                <w:szCs w:val="22"/>
                <w:lang w:val="pt-BR"/>
              </w:rPr>
              <w:t>PUNCTE DE VERIFICAT ÎN CADRUL DOCUMENTELOR  PREZENTATE</w:t>
            </w:r>
          </w:p>
        </w:tc>
      </w:tr>
      <w:tr w:rsidR="00835274" w:rsidRPr="00702EE3" w14:paraId="159BC158" w14:textId="77777777" w:rsidTr="002D51C3">
        <w:trPr>
          <w:trHeight w:val="1372"/>
        </w:trPr>
        <w:tc>
          <w:tcPr>
            <w:tcW w:w="2582" w:type="pct"/>
          </w:tcPr>
          <w:p w14:paraId="3BE59646" w14:textId="77777777" w:rsidR="00835274" w:rsidRPr="00702EE3" w:rsidRDefault="004F49E7" w:rsidP="00A82E95">
            <w:pPr>
              <w:spacing w:after="120" w:line="276" w:lineRule="auto"/>
              <w:jc w:val="both"/>
              <w:rPr>
                <w:rFonts w:asciiTheme="minorHAnsi" w:hAnsiTheme="minorHAnsi" w:cstheme="minorHAnsi"/>
                <w:noProof/>
                <w:sz w:val="22"/>
                <w:szCs w:val="22"/>
                <w:lang w:val="ro-RO"/>
              </w:rPr>
            </w:pPr>
            <w:r w:rsidRPr="00702EE3">
              <w:rPr>
                <w:rFonts w:asciiTheme="minorHAnsi" w:hAnsiTheme="minorHAnsi" w:cstheme="minorHAnsi"/>
                <w:b/>
                <w:noProof/>
                <w:sz w:val="22"/>
                <w:szCs w:val="22"/>
                <w:lang w:val="ro-RO"/>
              </w:rPr>
              <w:t xml:space="preserve">10 a) </w:t>
            </w:r>
            <w:r w:rsidR="00835274" w:rsidRPr="00702EE3">
              <w:rPr>
                <w:rFonts w:asciiTheme="minorHAnsi" w:hAnsiTheme="minorHAnsi" w:cstheme="minorHAnsi"/>
                <w:b/>
                <w:noProof/>
                <w:sz w:val="22"/>
                <w:szCs w:val="22"/>
                <w:lang w:val="ro-RO"/>
              </w:rPr>
              <w:t>Hotărâre judecătorească definitivă</w:t>
            </w:r>
            <w:r w:rsidR="00835274" w:rsidRPr="00702EE3">
              <w:rPr>
                <w:rFonts w:asciiTheme="minorHAnsi" w:hAnsiTheme="minorHAnsi" w:cstheme="minorHAnsi"/>
                <w:noProof/>
                <w:sz w:val="22"/>
                <w:szCs w:val="22"/>
                <w:lang w:val="ro-RO"/>
              </w:rPr>
              <w:t xml:space="preserve"> pronunţată pe baza actului de constituire și a statutului propriu  în cazul Societăţilor agricole,</w:t>
            </w:r>
            <w:r w:rsidRPr="00702EE3">
              <w:rPr>
                <w:rFonts w:asciiTheme="minorHAnsi" w:hAnsiTheme="minorHAnsi" w:cstheme="minorHAnsi"/>
                <w:noProof/>
                <w:sz w:val="22"/>
                <w:szCs w:val="22"/>
                <w:lang w:val="ro-RO"/>
              </w:rPr>
              <w:t xml:space="preserve"> </w:t>
            </w:r>
            <w:r w:rsidR="00835274" w:rsidRPr="00702EE3">
              <w:rPr>
                <w:rFonts w:asciiTheme="minorHAnsi" w:hAnsiTheme="minorHAnsi" w:cstheme="minorHAnsi"/>
                <w:noProof/>
                <w:sz w:val="22"/>
                <w:szCs w:val="22"/>
                <w:lang w:val="ro-RO"/>
              </w:rPr>
              <w:t>însoțită de Statutul Societății agricole</w:t>
            </w:r>
          </w:p>
          <w:p w14:paraId="71C2D5DE" w14:textId="17B0DB8D" w:rsidR="004F49E7" w:rsidRPr="00702EE3" w:rsidRDefault="004F49E7" w:rsidP="004F49E7">
            <w:pPr>
              <w:pStyle w:val="NoSpacing"/>
              <w:tabs>
                <w:tab w:val="left" w:pos="426"/>
              </w:tabs>
              <w:spacing w:line="276" w:lineRule="auto"/>
              <w:jc w:val="both"/>
              <w:rPr>
                <w:rFonts w:ascii="Calibri" w:hAnsi="Calibri"/>
                <w:sz w:val="22"/>
                <w:szCs w:val="22"/>
              </w:rPr>
            </w:pPr>
            <w:r w:rsidRPr="00702EE3">
              <w:rPr>
                <w:rFonts w:asciiTheme="minorHAnsi" w:hAnsiTheme="minorHAnsi" w:cstheme="minorHAnsi"/>
                <w:noProof/>
                <w:sz w:val="22"/>
                <w:szCs w:val="22"/>
              </w:rPr>
              <w:t xml:space="preserve">b) </w:t>
            </w:r>
            <w:r w:rsidRPr="00702EE3">
              <w:rPr>
                <w:rFonts w:ascii="Calibri" w:hAnsi="Calibri"/>
                <w:b/>
                <w:sz w:val="22"/>
                <w:szCs w:val="22"/>
              </w:rPr>
              <w:t>STATUT</w:t>
            </w:r>
            <w:r w:rsidRPr="00702EE3">
              <w:rPr>
                <w:rFonts w:asciiTheme="minorHAnsi" w:hAnsiTheme="minorHAnsi" w:cstheme="minorHAnsi"/>
                <w:noProof/>
                <w:sz w:val="22"/>
                <w:szCs w:val="22"/>
              </w:rPr>
              <w:t xml:space="preserve"> </w:t>
            </w:r>
            <w:r w:rsidR="00835274" w:rsidRPr="00702EE3">
              <w:rPr>
                <w:rFonts w:asciiTheme="minorHAnsi" w:hAnsiTheme="minorHAnsi" w:cstheme="minorHAnsi"/>
                <w:noProof/>
                <w:sz w:val="22"/>
                <w:szCs w:val="22"/>
              </w:rPr>
              <w:t>pentru Societatea cooperativă agricolă (</w:t>
            </w:r>
            <w:r w:rsidR="00835274" w:rsidRPr="00702EE3">
              <w:rPr>
                <w:rFonts w:asciiTheme="minorHAnsi" w:hAnsiTheme="minorHAnsi" w:cstheme="minorHAnsi"/>
                <w:i/>
                <w:noProof/>
                <w:sz w:val="22"/>
                <w:szCs w:val="22"/>
              </w:rPr>
              <w:t xml:space="preserve">înfiinţată în baza Legii nr. </w:t>
            </w:r>
            <w:r w:rsidR="00835274" w:rsidRPr="00702EE3">
              <w:rPr>
                <w:rFonts w:asciiTheme="minorHAnsi" w:hAnsiTheme="minorHAnsi" w:cstheme="minorHAnsi"/>
                <w:noProof/>
                <w:sz w:val="22"/>
                <w:szCs w:val="22"/>
              </w:rPr>
              <w:t>1/ 2005) și Cooperativa agricolă (</w:t>
            </w:r>
            <w:r w:rsidR="00835274" w:rsidRPr="00702EE3">
              <w:rPr>
                <w:rFonts w:asciiTheme="minorHAnsi" w:hAnsiTheme="minorHAnsi" w:cstheme="minorHAnsi"/>
                <w:i/>
                <w:noProof/>
                <w:sz w:val="22"/>
                <w:szCs w:val="22"/>
              </w:rPr>
              <w:t>înfiinţată în baza Legii nr. 566/ 2004,)</w:t>
            </w:r>
            <w:r w:rsidR="00835274" w:rsidRPr="00702EE3">
              <w:rPr>
                <w:rFonts w:asciiTheme="minorHAnsi" w:hAnsiTheme="minorHAnsi" w:cstheme="minorHAnsi"/>
                <w:noProof/>
                <w:sz w:val="22"/>
                <w:szCs w:val="22"/>
              </w:rPr>
              <w:t xml:space="preserve"> cu modificările și completările ulterioare</w:t>
            </w:r>
            <w:r w:rsidRPr="00702EE3">
              <w:rPr>
                <w:rFonts w:asciiTheme="minorHAnsi" w:hAnsiTheme="minorHAnsi" w:cstheme="minorHAnsi"/>
                <w:noProof/>
                <w:sz w:val="22"/>
                <w:szCs w:val="22"/>
              </w:rPr>
              <w:t xml:space="preserve"> </w:t>
            </w:r>
            <w:r w:rsidRPr="00702EE3">
              <w:rPr>
                <w:rFonts w:ascii="Calibri" w:hAnsi="Calibri"/>
                <w:sz w:val="22"/>
                <w:szCs w:val="22"/>
              </w:rPr>
              <w:t>și Composesoratele, obștile și alte forme asociative de proprietate asupra terenurilor</w:t>
            </w:r>
            <w:r w:rsidRPr="00702EE3">
              <w:rPr>
                <w:sz w:val="22"/>
                <w:szCs w:val="22"/>
              </w:rPr>
              <w:t xml:space="preserve"> </w:t>
            </w:r>
            <w:r w:rsidRPr="00702EE3">
              <w:rPr>
                <w:rFonts w:ascii="Calibri" w:hAnsi="Calibri"/>
                <w:sz w:val="22"/>
                <w:szCs w:val="22"/>
              </w:rPr>
              <w:t xml:space="preserve">(menţionate în </w:t>
            </w:r>
            <w:r w:rsidRPr="00702EE3">
              <w:rPr>
                <w:rFonts w:ascii="Calibri" w:hAnsi="Calibri"/>
                <w:i/>
                <w:sz w:val="22"/>
                <w:szCs w:val="22"/>
              </w:rPr>
              <w:t xml:space="preserve">Legea nr. 1/2000 </w:t>
            </w:r>
            <w:r w:rsidRPr="00702EE3">
              <w:rPr>
                <w:rFonts w:ascii="Calibri" w:hAnsi="Calibri"/>
                <w:i/>
                <w:sz w:val="22"/>
                <w:szCs w:val="22"/>
              </w:rPr>
              <w:lastRenderedPageBreak/>
              <w:t>pentru reconstituirea dreptului de proprietate asupra terenurilor agricole şi celor forestiere</w:t>
            </w:r>
            <w:r w:rsidRPr="00702EE3">
              <w:rPr>
                <w:rFonts w:ascii="Calibri" w:hAnsi="Calibri"/>
                <w:sz w:val="22"/>
                <w:szCs w:val="22"/>
              </w:rPr>
              <w:t>, cu modificările și completările ulterioare)</w:t>
            </w:r>
            <w:r w:rsidR="00835274" w:rsidRPr="00702EE3">
              <w:rPr>
                <w:rFonts w:asciiTheme="minorHAnsi" w:hAnsiTheme="minorHAnsi" w:cstheme="minorHAnsi"/>
                <w:noProof/>
                <w:sz w:val="22"/>
                <w:szCs w:val="22"/>
              </w:rPr>
              <w:t>, din care sa reiasa ca acestea se încadreaza în categoria: societate cooperativa agricola</w:t>
            </w:r>
            <w:r w:rsidR="00E379E7" w:rsidRPr="00702EE3">
              <w:rPr>
                <w:rFonts w:asciiTheme="minorHAnsi" w:hAnsiTheme="minorHAnsi" w:cstheme="minorHAnsi"/>
                <w:noProof/>
                <w:sz w:val="22"/>
                <w:szCs w:val="22"/>
              </w:rPr>
              <w:t xml:space="preserve">, </w:t>
            </w:r>
            <w:r w:rsidR="00835274" w:rsidRPr="00702EE3">
              <w:rPr>
                <w:rFonts w:asciiTheme="minorHAnsi" w:hAnsiTheme="minorHAnsi" w:cstheme="minorHAnsi"/>
                <w:noProof/>
                <w:sz w:val="22"/>
                <w:szCs w:val="22"/>
              </w:rPr>
              <w:t>cooperativă agricol</w:t>
            </w:r>
            <w:r w:rsidR="00E74413" w:rsidRPr="00702EE3">
              <w:rPr>
                <w:rFonts w:asciiTheme="minorHAnsi" w:hAnsiTheme="minorHAnsi" w:cstheme="minorHAnsi"/>
                <w:noProof/>
                <w:sz w:val="22"/>
                <w:szCs w:val="22"/>
              </w:rPr>
              <w:t xml:space="preserve">ă </w:t>
            </w:r>
            <w:r w:rsidRPr="00702EE3">
              <w:rPr>
                <w:rFonts w:ascii="Calibri" w:hAnsi="Calibri"/>
                <w:sz w:val="22"/>
                <w:szCs w:val="22"/>
              </w:rPr>
              <w:t>sau fermier în conformitate cu art 7, alin (2</w:t>
            </w:r>
            <w:r w:rsidRPr="00702EE3">
              <w:rPr>
                <w:rFonts w:ascii="Calibri" w:hAnsi="Calibri"/>
                <w:sz w:val="22"/>
                <w:szCs w:val="22"/>
                <w:vertAlign w:val="superscript"/>
              </w:rPr>
              <w:t>1</w:t>
            </w:r>
            <w:r w:rsidRPr="00702EE3">
              <w:rPr>
                <w:rFonts w:ascii="Calibri" w:hAnsi="Calibri"/>
                <w:sz w:val="22"/>
                <w:szCs w:val="22"/>
              </w:rPr>
              <w:t>) din OUG 3/2015, cu completările și modificările ulterioare;</w:t>
            </w:r>
          </w:p>
          <w:p w14:paraId="5A9388B4" w14:textId="6AFF5F04" w:rsidR="00AE5C5C" w:rsidRPr="00702EE3" w:rsidRDefault="004F49E7" w:rsidP="006C31E0">
            <w:pPr>
              <w:spacing w:before="120" w:line="276" w:lineRule="auto"/>
              <w:jc w:val="both"/>
              <w:rPr>
                <w:rFonts w:ascii="Calibri" w:hAnsi="Calibri" w:cs="Calibri"/>
                <w:b/>
                <w:bCs/>
                <w:sz w:val="22"/>
                <w:szCs w:val="22"/>
              </w:rPr>
            </w:pPr>
            <w:r w:rsidRPr="00702EE3">
              <w:rPr>
                <w:rFonts w:asciiTheme="minorHAnsi" w:hAnsiTheme="minorHAnsi" w:cstheme="minorHAnsi"/>
                <w:b/>
                <w:noProof/>
                <w:sz w:val="22"/>
                <w:szCs w:val="22"/>
                <w:lang w:val="ro-RO"/>
              </w:rPr>
              <w:t>c</w:t>
            </w:r>
            <w:r w:rsidR="00835274" w:rsidRPr="00702EE3">
              <w:rPr>
                <w:rFonts w:asciiTheme="minorHAnsi" w:hAnsiTheme="minorHAnsi" w:cstheme="minorHAnsi"/>
                <w:b/>
                <w:noProof/>
                <w:sz w:val="22"/>
                <w:szCs w:val="22"/>
                <w:lang w:val="ro-RO"/>
              </w:rPr>
              <w:t>)</w:t>
            </w:r>
            <w:r w:rsidR="00835274" w:rsidRPr="00702EE3">
              <w:rPr>
                <w:rFonts w:asciiTheme="minorHAnsi" w:hAnsiTheme="minorHAnsi" w:cstheme="minorHAnsi"/>
                <w:noProof/>
                <w:sz w:val="22"/>
                <w:szCs w:val="22"/>
                <w:lang w:val="ro-RO"/>
              </w:rPr>
              <w:t xml:space="preserve"> Document de înfiinţare a Institutelor de </w:t>
            </w:r>
            <w:r w:rsidR="003D696A" w:rsidRPr="00702EE3">
              <w:rPr>
                <w:rFonts w:asciiTheme="minorHAnsi" w:hAnsiTheme="minorHAnsi" w:cstheme="minorHAnsi"/>
                <w:noProof/>
                <w:sz w:val="22"/>
                <w:szCs w:val="22"/>
                <w:lang w:val="ro-RO"/>
              </w:rPr>
              <w:t>Cercetare</w:t>
            </w:r>
            <w:r w:rsidR="00835274" w:rsidRPr="00702EE3">
              <w:rPr>
                <w:rFonts w:asciiTheme="minorHAnsi" w:hAnsiTheme="minorHAnsi" w:cstheme="minorHAnsi"/>
                <w:noProof/>
                <w:sz w:val="22"/>
                <w:szCs w:val="22"/>
                <w:lang w:val="ro-RO"/>
              </w:rPr>
              <w:t xml:space="preserve"> </w:t>
            </w:r>
            <w:r w:rsidR="003D696A" w:rsidRPr="00702EE3">
              <w:rPr>
                <w:rFonts w:ascii="Calibri" w:hAnsi="Calibri" w:cs="Calibri"/>
                <w:b/>
                <w:bCs/>
                <w:sz w:val="22"/>
                <w:szCs w:val="22"/>
              </w:rPr>
              <w:t>– dezvoltare, precum și a centrelor, staţiunilor</w:t>
            </w:r>
            <w:r w:rsidRPr="00702EE3">
              <w:rPr>
                <w:rFonts w:ascii="Calibri" w:hAnsi="Calibri" w:cs="Calibri"/>
                <w:b/>
                <w:bCs/>
                <w:sz w:val="22"/>
                <w:szCs w:val="22"/>
              </w:rPr>
              <w:t xml:space="preserve"> </w:t>
            </w:r>
            <w:r w:rsidR="003D696A" w:rsidRPr="00702EE3">
              <w:rPr>
                <w:rFonts w:ascii="Calibri" w:hAnsi="Calibri" w:cs="Calibri"/>
                <w:b/>
                <w:bCs/>
                <w:sz w:val="22"/>
                <w:szCs w:val="22"/>
              </w:rPr>
              <w:t>şi unităților</w:t>
            </w:r>
            <w:r w:rsidRPr="00702EE3">
              <w:rPr>
                <w:rFonts w:ascii="Calibri" w:hAnsi="Calibri" w:cs="Calibri"/>
                <w:b/>
                <w:bCs/>
                <w:sz w:val="22"/>
                <w:szCs w:val="22"/>
              </w:rPr>
              <w:t xml:space="preserve"> </w:t>
            </w:r>
            <w:r w:rsidR="003D696A" w:rsidRPr="00702EE3">
              <w:rPr>
                <w:rFonts w:ascii="Calibri" w:hAnsi="Calibri" w:cs="Calibri"/>
                <w:b/>
                <w:bCs/>
                <w:sz w:val="22"/>
                <w:szCs w:val="22"/>
              </w:rPr>
              <w:t>de cercetare-dezvoltare şi didactice din domeniul agricol.</w:t>
            </w:r>
          </w:p>
          <w:p w14:paraId="61ED1D54" w14:textId="3FE37BD3" w:rsidR="0056568E" w:rsidRPr="00702EE3" w:rsidRDefault="0056568E" w:rsidP="006C31E0">
            <w:pPr>
              <w:spacing w:before="120" w:line="276" w:lineRule="auto"/>
              <w:jc w:val="both"/>
              <w:rPr>
                <w:rFonts w:ascii="Calibri" w:hAnsi="Calibri" w:cs="Calibri"/>
                <w:b/>
                <w:bCs/>
                <w:sz w:val="22"/>
                <w:szCs w:val="22"/>
              </w:rPr>
            </w:pPr>
          </w:p>
          <w:p w14:paraId="2092DB11" w14:textId="77777777" w:rsidR="0056568E" w:rsidRPr="00702EE3" w:rsidRDefault="0056568E" w:rsidP="0056568E">
            <w:pPr>
              <w:autoSpaceDE w:val="0"/>
              <w:autoSpaceDN w:val="0"/>
              <w:adjustRightInd w:val="0"/>
              <w:jc w:val="both"/>
              <w:rPr>
                <w:rFonts w:ascii="Calibri" w:hAnsi="Calibri" w:cs="Calibri"/>
              </w:rPr>
            </w:pPr>
            <w:r w:rsidRPr="00702EE3">
              <w:rPr>
                <w:rFonts w:ascii="Calibri" w:hAnsi="Calibri" w:cs="Calibri"/>
              </w:rPr>
              <w:t>Site MADR</w:t>
            </w:r>
          </w:p>
          <w:p w14:paraId="3CEAE43B" w14:textId="77777777" w:rsidR="0056568E" w:rsidRPr="00702EE3" w:rsidRDefault="0056568E" w:rsidP="0056568E">
            <w:pPr>
              <w:autoSpaceDE w:val="0"/>
              <w:autoSpaceDN w:val="0"/>
              <w:adjustRightInd w:val="0"/>
              <w:jc w:val="both"/>
              <w:rPr>
                <w:rFonts w:ascii="Calibri" w:hAnsi="Calibri" w:cs="Calibri"/>
              </w:rPr>
            </w:pPr>
          </w:p>
          <w:p w14:paraId="1A428919" w14:textId="77777777" w:rsidR="0056568E" w:rsidRPr="00702EE3" w:rsidRDefault="0056568E" w:rsidP="0056568E">
            <w:pPr>
              <w:autoSpaceDE w:val="0"/>
              <w:autoSpaceDN w:val="0"/>
              <w:adjustRightInd w:val="0"/>
              <w:jc w:val="both"/>
              <w:rPr>
                <w:rFonts w:ascii="Calibri" w:hAnsi="Calibri" w:cs="Calibri"/>
                <w:lang w:val="ro-RO" w:eastAsia="ro-RO"/>
              </w:rPr>
            </w:pPr>
            <w:r w:rsidRPr="00702EE3">
              <w:rPr>
                <w:rFonts w:ascii="Calibri" w:hAnsi="Calibri" w:cs="Calibri"/>
              </w:rPr>
              <w:t>Site ONRC</w:t>
            </w:r>
          </w:p>
          <w:p w14:paraId="15122FF6" w14:textId="786DFC0B" w:rsidR="0056568E" w:rsidRPr="00702EE3" w:rsidRDefault="0070522E" w:rsidP="006C31E0">
            <w:pPr>
              <w:spacing w:before="120" w:line="276" w:lineRule="auto"/>
              <w:jc w:val="both"/>
              <w:rPr>
                <w:rFonts w:asciiTheme="minorHAnsi" w:hAnsiTheme="minorHAnsi" w:cstheme="minorHAnsi"/>
                <w:b/>
                <w:noProof/>
                <w:sz w:val="22"/>
                <w:szCs w:val="22"/>
                <w:lang w:val="ro-RO"/>
              </w:rPr>
            </w:pPr>
            <w:r w:rsidRPr="00702EE3">
              <w:rPr>
                <w:rFonts w:asciiTheme="minorHAnsi" w:hAnsiTheme="minorHAnsi" w:cstheme="minorHAnsi"/>
                <w:b/>
                <w:noProof/>
                <w:sz w:val="22"/>
                <w:szCs w:val="22"/>
                <w:lang w:val="ro-RO"/>
              </w:rPr>
              <w:t>PATRIMVEN</w:t>
            </w:r>
          </w:p>
          <w:p w14:paraId="68F04053" w14:textId="77777777" w:rsidR="00AE5C5C" w:rsidRPr="00702EE3" w:rsidRDefault="00AE5C5C" w:rsidP="00A82E95">
            <w:pPr>
              <w:tabs>
                <w:tab w:val="left" w:pos="360"/>
              </w:tabs>
              <w:spacing w:line="276" w:lineRule="auto"/>
              <w:jc w:val="both"/>
              <w:rPr>
                <w:rFonts w:asciiTheme="minorHAnsi" w:hAnsiTheme="minorHAnsi" w:cstheme="minorHAnsi"/>
                <w:b/>
                <w:noProof/>
                <w:sz w:val="22"/>
                <w:szCs w:val="22"/>
                <w:lang w:val="ro-RO"/>
              </w:rPr>
            </w:pPr>
          </w:p>
          <w:p w14:paraId="63E08F4F" w14:textId="77777777" w:rsidR="00835274" w:rsidRPr="00702EE3" w:rsidRDefault="00835274" w:rsidP="00A82E95">
            <w:pPr>
              <w:tabs>
                <w:tab w:val="left" w:pos="360"/>
              </w:tabs>
              <w:spacing w:line="276" w:lineRule="auto"/>
              <w:jc w:val="both"/>
              <w:rPr>
                <w:rFonts w:asciiTheme="minorHAnsi" w:hAnsiTheme="minorHAnsi" w:cstheme="minorHAnsi"/>
                <w:b/>
                <w:noProof/>
                <w:sz w:val="22"/>
                <w:szCs w:val="22"/>
                <w:lang w:val="ro-RO"/>
              </w:rPr>
            </w:pPr>
          </w:p>
          <w:p w14:paraId="38E6BDC4" w14:textId="77777777" w:rsidR="00835274" w:rsidRPr="00702EE3" w:rsidRDefault="00835274" w:rsidP="00A82E95">
            <w:pPr>
              <w:jc w:val="both"/>
              <w:rPr>
                <w:rFonts w:asciiTheme="minorHAnsi" w:hAnsiTheme="minorHAnsi" w:cstheme="minorHAnsi"/>
                <w:b/>
                <w:bCs/>
                <w:sz w:val="22"/>
                <w:szCs w:val="22"/>
                <w:lang w:val="ro-RO"/>
              </w:rPr>
            </w:pPr>
          </w:p>
          <w:p w14:paraId="070AC98B" w14:textId="77777777" w:rsidR="00835274" w:rsidRPr="00702EE3" w:rsidRDefault="00835274" w:rsidP="00A82E95">
            <w:pPr>
              <w:tabs>
                <w:tab w:val="left" w:pos="360"/>
              </w:tabs>
              <w:spacing w:line="276" w:lineRule="auto"/>
              <w:jc w:val="both"/>
              <w:rPr>
                <w:rFonts w:asciiTheme="minorHAnsi" w:hAnsiTheme="minorHAnsi" w:cstheme="minorHAnsi"/>
                <w:b/>
                <w:noProof/>
                <w:sz w:val="22"/>
                <w:szCs w:val="22"/>
                <w:lang w:val="ro-RO"/>
              </w:rPr>
            </w:pPr>
          </w:p>
          <w:p w14:paraId="43E29BF5" w14:textId="77777777" w:rsidR="00835274" w:rsidRPr="00702EE3" w:rsidRDefault="00835274" w:rsidP="006C31E0">
            <w:pPr>
              <w:pStyle w:val="NoSpacing"/>
              <w:tabs>
                <w:tab w:val="left" w:pos="426"/>
              </w:tabs>
              <w:spacing w:line="276" w:lineRule="auto"/>
              <w:jc w:val="both"/>
              <w:rPr>
                <w:rFonts w:asciiTheme="minorHAnsi" w:hAnsiTheme="minorHAnsi" w:cstheme="minorHAnsi"/>
                <w:sz w:val="22"/>
                <w:szCs w:val="22"/>
              </w:rPr>
            </w:pPr>
          </w:p>
        </w:tc>
        <w:tc>
          <w:tcPr>
            <w:tcW w:w="2418" w:type="pct"/>
          </w:tcPr>
          <w:p w14:paraId="6785E443" w14:textId="4684216D" w:rsidR="00835274" w:rsidRPr="00702EE3" w:rsidRDefault="00835274" w:rsidP="00A82E95">
            <w:pPr>
              <w:pStyle w:val="xl61"/>
              <w:pBdr>
                <w:left w:val="none" w:sz="0" w:space="0" w:color="auto"/>
              </w:pBdr>
              <w:spacing w:before="0" w:beforeAutospacing="0" w:after="0" w:afterAutospacing="0"/>
              <w:rPr>
                <w:rFonts w:asciiTheme="minorHAnsi" w:hAnsiTheme="minorHAnsi" w:cstheme="minorHAnsi"/>
                <w:sz w:val="22"/>
                <w:szCs w:val="22"/>
                <w:lang w:val="ro-RO"/>
              </w:rPr>
            </w:pPr>
            <w:r w:rsidRPr="00702EE3">
              <w:rPr>
                <w:rFonts w:asciiTheme="minorHAnsi" w:hAnsiTheme="minorHAnsi" w:cstheme="minorHAnsi"/>
                <w:sz w:val="22"/>
                <w:szCs w:val="22"/>
                <w:lang w:val="ro-RO"/>
              </w:rPr>
              <w:lastRenderedPageBreak/>
              <w:t xml:space="preserve">Se va verifica </w:t>
            </w:r>
            <w:r w:rsidR="00693FC8" w:rsidRPr="00702EE3">
              <w:rPr>
                <w:rFonts w:asciiTheme="minorHAnsi" w:hAnsiTheme="minorHAnsi" w:cstheme="minorHAnsi"/>
                <w:sz w:val="22"/>
                <w:szCs w:val="22"/>
                <w:lang w:val="ro-RO"/>
              </w:rPr>
              <w:t xml:space="preserve">în RECOM </w:t>
            </w:r>
            <w:r w:rsidRPr="00702EE3">
              <w:rPr>
                <w:rFonts w:asciiTheme="minorHAnsi" w:hAnsiTheme="minorHAnsi" w:cstheme="minorHAnsi"/>
                <w:sz w:val="22"/>
                <w:szCs w:val="22"/>
                <w:lang w:val="ro-RO"/>
              </w:rPr>
              <w:t xml:space="preserve">concordanţa informaţilor menţionate în paragraful B1 </w:t>
            </w:r>
            <w:r w:rsidR="00693FC8" w:rsidRPr="00702EE3">
              <w:rPr>
                <w:rFonts w:asciiTheme="minorHAnsi" w:hAnsiTheme="minorHAnsi" w:cstheme="minorHAnsi"/>
                <w:sz w:val="22"/>
                <w:szCs w:val="22"/>
                <w:lang w:val="ro-RO"/>
              </w:rPr>
              <w:t xml:space="preserve">din cererea de finanţare </w:t>
            </w:r>
            <w:r w:rsidRPr="00702EE3">
              <w:rPr>
                <w:rFonts w:asciiTheme="minorHAnsi" w:hAnsiTheme="minorHAnsi" w:cstheme="minorHAnsi"/>
                <w:sz w:val="22"/>
                <w:szCs w:val="22"/>
                <w:lang w:val="ro-RO"/>
              </w:rPr>
              <w:t xml:space="preserve">cu cele menţionate </w:t>
            </w:r>
            <w:r w:rsidR="00693FC8" w:rsidRPr="00702EE3">
              <w:rPr>
                <w:rFonts w:asciiTheme="minorHAnsi" w:hAnsiTheme="minorHAnsi" w:cstheme="minorHAnsi"/>
                <w:sz w:val="22"/>
                <w:szCs w:val="22"/>
                <w:lang w:val="ro-RO"/>
              </w:rPr>
              <w:t xml:space="preserve"> </w:t>
            </w:r>
            <w:r w:rsidR="00751173" w:rsidRPr="00702EE3">
              <w:rPr>
                <w:rFonts w:asciiTheme="minorHAnsi" w:hAnsiTheme="minorHAnsi" w:cstheme="minorHAnsi"/>
                <w:sz w:val="22"/>
                <w:szCs w:val="22"/>
                <w:lang w:val="ro-RO"/>
              </w:rPr>
              <w:t xml:space="preserve">în </w:t>
            </w:r>
            <w:r w:rsidR="00693FC8" w:rsidRPr="00702EE3">
              <w:rPr>
                <w:rFonts w:asciiTheme="minorHAnsi" w:hAnsiTheme="minorHAnsi" w:cstheme="minorHAnsi"/>
                <w:sz w:val="22"/>
                <w:szCs w:val="22"/>
                <w:lang w:val="ro-RO"/>
              </w:rPr>
              <w:t>Certificatul constatator</w:t>
            </w:r>
            <w:r w:rsidRPr="00702EE3">
              <w:rPr>
                <w:rFonts w:asciiTheme="minorHAnsi" w:hAnsiTheme="minorHAnsi" w:cstheme="minorHAnsi"/>
                <w:sz w:val="22"/>
                <w:szCs w:val="22"/>
                <w:lang w:val="ro-RO"/>
              </w:rPr>
              <w:t xml:space="preserve">: </w:t>
            </w:r>
            <w:r w:rsidR="00751173" w:rsidRPr="00702EE3">
              <w:rPr>
                <w:rFonts w:asciiTheme="minorHAnsi" w:hAnsiTheme="minorHAnsi" w:cstheme="minorHAnsi"/>
                <w:sz w:val="22"/>
                <w:szCs w:val="22"/>
                <w:lang w:val="ro-RO"/>
              </w:rPr>
              <w:t xml:space="preserve"> </w:t>
            </w:r>
            <w:r w:rsidRPr="00702EE3">
              <w:rPr>
                <w:rFonts w:asciiTheme="minorHAnsi" w:hAnsiTheme="minorHAnsi" w:cstheme="minorHAnsi"/>
                <w:sz w:val="22"/>
                <w:szCs w:val="22"/>
                <w:lang w:val="ro-RO"/>
              </w:rPr>
              <w:t xml:space="preserve">numele </w:t>
            </w:r>
            <w:r w:rsidR="00693FC8" w:rsidRPr="00702EE3">
              <w:rPr>
                <w:rFonts w:asciiTheme="minorHAnsi" w:hAnsiTheme="minorHAnsi" w:cstheme="minorHAnsi"/>
                <w:sz w:val="22"/>
                <w:szCs w:val="22"/>
                <w:lang w:val="ro-RO"/>
              </w:rPr>
              <w:t xml:space="preserve"> solicitantului</w:t>
            </w:r>
            <w:r w:rsidRPr="00702EE3">
              <w:rPr>
                <w:rFonts w:asciiTheme="minorHAnsi" w:hAnsiTheme="minorHAnsi" w:cstheme="minorHAnsi"/>
                <w:sz w:val="22"/>
                <w:szCs w:val="22"/>
                <w:lang w:val="ro-RO"/>
              </w:rPr>
              <w:t>, adresa, cod unic de înregistrare/nr. de înmatriculare.</w:t>
            </w:r>
          </w:p>
          <w:p w14:paraId="1692CB83" w14:textId="77777777" w:rsidR="005826F6" w:rsidRPr="00702EE3" w:rsidRDefault="005826F6" w:rsidP="00A82E95">
            <w:pPr>
              <w:pStyle w:val="xl61"/>
              <w:pBdr>
                <w:left w:val="none" w:sz="0" w:space="0" w:color="auto"/>
              </w:pBdr>
              <w:spacing w:before="0" w:beforeAutospacing="0" w:after="0" w:afterAutospacing="0"/>
              <w:rPr>
                <w:rFonts w:asciiTheme="minorHAnsi" w:hAnsiTheme="minorHAnsi" w:cstheme="minorHAnsi"/>
                <w:sz w:val="22"/>
                <w:szCs w:val="22"/>
                <w:lang w:val="ro-RO" w:eastAsia="en-US"/>
              </w:rPr>
            </w:pPr>
          </w:p>
          <w:p w14:paraId="18962D05" w14:textId="76E35B7E" w:rsidR="005826F6" w:rsidRPr="00702EE3" w:rsidRDefault="005826F6" w:rsidP="005826F6">
            <w:pPr>
              <w:pStyle w:val="xl61"/>
              <w:pBdr>
                <w:left w:val="none" w:sz="0" w:space="0" w:color="auto"/>
              </w:pBdr>
              <w:spacing w:before="0" w:beforeAutospacing="0" w:after="0" w:afterAutospacing="0"/>
              <w:rPr>
                <w:rFonts w:asciiTheme="minorHAnsi" w:hAnsiTheme="minorHAnsi" w:cstheme="minorHAnsi"/>
                <w:sz w:val="22"/>
                <w:szCs w:val="22"/>
                <w:lang w:val="ro-RO"/>
              </w:rPr>
            </w:pPr>
            <w:r w:rsidRPr="00702EE3">
              <w:rPr>
                <w:rFonts w:asciiTheme="minorHAnsi" w:hAnsiTheme="minorHAnsi" w:cstheme="minorHAnsi"/>
                <w:sz w:val="22"/>
                <w:szCs w:val="22"/>
                <w:lang w:val="ro-RO" w:eastAsia="en-US"/>
              </w:rPr>
              <w:t xml:space="preserve">Se verifică </w:t>
            </w:r>
            <w:r w:rsidR="00835274" w:rsidRPr="00702EE3">
              <w:rPr>
                <w:rFonts w:asciiTheme="minorHAnsi" w:hAnsiTheme="minorHAnsi" w:cstheme="minorHAnsi"/>
                <w:sz w:val="22"/>
                <w:szCs w:val="22"/>
                <w:lang w:val="ro-RO" w:eastAsia="en-US"/>
              </w:rPr>
              <w:t xml:space="preserve">dacă </w:t>
            </w:r>
            <w:r w:rsidRPr="00702EE3">
              <w:rPr>
                <w:rFonts w:asciiTheme="minorHAnsi" w:hAnsiTheme="minorHAnsi" w:cstheme="minorHAnsi"/>
                <w:b/>
                <w:sz w:val="22"/>
                <w:szCs w:val="22"/>
                <w:lang w:val="ro-RO"/>
              </w:rPr>
              <w:t>Certificatul constatator emis de Oficiul Registrului Comerţului</w:t>
            </w:r>
            <w:r w:rsidR="002D53DC" w:rsidRPr="00702EE3">
              <w:rPr>
                <w:rFonts w:asciiTheme="minorHAnsi" w:hAnsiTheme="minorHAnsi" w:cstheme="minorHAnsi"/>
                <w:b/>
                <w:sz w:val="22"/>
                <w:szCs w:val="22"/>
                <w:lang w:val="ro-RO"/>
              </w:rPr>
              <w:t xml:space="preserve"> </w:t>
            </w:r>
            <w:r w:rsidR="007243C0" w:rsidRPr="00702EE3">
              <w:rPr>
                <w:rFonts w:asciiTheme="minorHAnsi" w:hAnsiTheme="minorHAnsi" w:cstheme="minorHAnsi"/>
                <w:sz w:val="22"/>
                <w:szCs w:val="22"/>
                <w:lang w:val="ro-RO"/>
              </w:rPr>
              <w:t>precizează</w:t>
            </w:r>
            <w:r w:rsidRPr="00702EE3">
              <w:rPr>
                <w:rFonts w:asciiTheme="minorHAnsi" w:hAnsiTheme="minorHAnsi" w:cstheme="minorHAnsi"/>
                <w:sz w:val="22"/>
                <w:szCs w:val="22"/>
                <w:lang w:val="ro-RO"/>
              </w:rPr>
              <w:t xml:space="preserve"> codul CAEN conform activităţii pentru care solicită finanţare</w:t>
            </w:r>
            <w:r w:rsidR="00332DF8" w:rsidRPr="00702EE3">
              <w:rPr>
                <w:rFonts w:asciiTheme="minorHAnsi" w:hAnsiTheme="minorHAnsi" w:cstheme="minorHAnsi"/>
                <w:sz w:val="22"/>
                <w:szCs w:val="22"/>
                <w:lang w:val="ro-RO"/>
              </w:rPr>
              <w:t xml:space="preserve"> şi</w:t>
            </w:r>
            <w:r w:rsidRPr="00702EE3">
              <w:rPr>
                <w:rFonts w:asciiTheme="minorHAnsi" w:hAnsiTheme="minorHAnsi" w:cstheme="minorHAnsi"/>
                <w:sz w:val="22"/>
                <w:szCs w:val="22"/>
                <w:lang w:val="ro-RO"/>
              </w:rPr>
              <w:t xml:space="preserve"> existenţa punctului de lucru </w:t>
            </w:r>
            <w:r w:rsidR="00332DF8" w:rsidRPr="00702EE3">
              <w:rPr>
                <w:rFonts w:asciiTheme="minorHAnsi" w:hAnsiTheme="minorHAnsi" w:cstheme="minorHAnsi"/>
                <w:sz w:val="22"/>
                <w:szCs w:val="22"/>
                <w:lang w:val="ro-RO"/>
              </w:rPr>
              <w:t xml:space="preserve">iar prin interogarea serviciului RECOM on-line se verifică starea firmei </w:t>
            </w:r>
            <w:r w:rsidR="00332DF8" w:rsidRPr="00702EE3">
              <w:rPr>
                <w:rFonts w:asciiTheme="minorHAnsi" w:hAnsiTheme="minorHAnsi" w:cstheme="minorHAnsi"/>
                <w:sz w:val="22"/>
                <w:szCs w:val="22"/>
                <w:lang w:val="ro-RO"/>
              </w:rPr>
              <w:lastRenderedPageBreak/>
              <w:t>(solicitantului) dacă acesta este în funcţiune sau</w:t>
            </w:r>
            <w:r w:rsidRPr="00702EE3">
              <w:rPr>
                <w:rFonts w:asciiTheme="minorHAnsi" w:hAnsiTheme="minorHAnsi" w:cstheme="minorHAnsi"/>
                <w:sz w:val="22"/>
                <w:szCs w:val="22"/>
                <w:lang w:val="ro-RO"/>
              </w:rPr>
              <w:t xml:space="preserve"> se află în proces de lichidare, fuziune, divizare (Legea 31/1990, republicată), reorganizare judiciară sau</w:t>
            </w:r>
            <w:r w:rsidR="008C57CF" w:rsidRPr="00702EE3">
              <w:rPr>
                <w:rFonts w:asciiTheme="minorHAnsi" w:hAnsiTheme="minorHAnsi" w:cstheme="minorHAnsi"/>
                <w:sz w:val="22"/>
                <w:szCs w:val="22"/>
                <w:lang w:val="ro-RO"/>
              </w:rPr>
              <w:t xml:space="preserve"> insolvenţă</w:t>
            </w:r>
            <w:r w:rsidRPr="00702EE3">
              <w:rPr>
                <w:rFonts w:asciiTheme="minorHAnsi" w:hAnsiTheme="minorHAnsi" w:cstheme="minorHAnsi"/>
                <w:sz w:val="22"/>
                <w:szCs w:val="22"/>
                <w:lang w:val="ro-RO"/>
              </w:rPr>
              <w:t>, conform Legii 85/</w:t>
            </w:r>
            <w:r w:rsidR="008C57CF" w:rsidRPr="00702EE3">
              <w:rPr>
                <w:rFonts w:asciiTheme="minorHAnsi" w:hAnsiTheme="minorHAnsi" w:cstheme="minorHAnsi"/>
                <w:sz w:val="22"/>
                <w:szCs w:val="22"/>
                <w:lang w:val="ro-RO"/>
              </w:rPr>
              <w:t>2014</w:t>
            </w:r>
            <w:r w:rsidRPr="00702EE3">
              <w:rPr>
                <w:rFonts w:asciiTheme="minorHAnsi" w:hAnsiTheme="minorHAnsi" w:cstheme="minorHAnsi"/>
                <w:sz w:val="22"/>
                <w:szCs w:val="22"/>
                <w:lang w:val="ro-RO"/>
              </w:rPr>
              <w:t>,.</w:t>
            </w:r>
          </w:p>
          <w:p w14:paraId="5449D6C8" w14:textId="77777777" w:rsidR="00835274" w:rsidRPr="00702EE3" w:rsidRDefault="00835274" w:rsidP="00A82E95">
            <w:pPr>
              <w:pStyle w:val="xl61"/>
              <w:pBdr>
                <w:left w:val="none" w:sz="0" w:space="0" w:color="auto"/>
              </w:pBdr>
              <w:spacing w:before="0" w:beforeAutospacing="0" w:after="0" w:afterAutospacing="0"/>
              <w:rPr>
                <w:rFonts w:asciiTheme="minorHAnsi" w:hAnsiTheme="minorHAnsi" w:cstheme="minorHAnsi"/>
                <w:sz w:val="22"/>
                <w:szCs w:val="22"/>
                <w:lang w:val="ro-RO" w:eastAsia="en-US"/>
              </w:rPr>
            </w:pPr>
          </w:p>
          <w:p w14:paraId="2FC198D0" w14:textId="5603240B" w:rsidR="00835274" w:rsidRPr="00702EE3" w:rsidRDefault="00835274" w:rsidP="00A82E95">
            <w:pPr>
              <w:tabs>
                <w:tab w:val="left" w:pos="360"/>
              </w:tabs>
              <w:spacing w:line="276" w:lineRule="auto"/>
              <w:jc w:val="both"/>
              <w:rPr>
                <w:rFonts w:asciiTheme="minorHAnsi" w:hAnsiTheme="minorHAnsi" w:cstheme="minorHAnsi"/>
                <w:sz w:val="22"/>
                <w:szCs w:val="22"/>
                <w:lang w:val="ro-RO"/>
              </w:rPr>
            </w:pPr>
            <w:r w:rsidRPr="00702EE3">
              <w:rPr>
                <w:rFonts w:asciiTheme="minorHAnsi" w:hAnsiTheme="minorHAnsi" w:cstheme="minorHAnsi"/>
                <w:sz w:val="22"/>
                <w:szCs w:val="22"/>
                <w:lang w:val="ro-RO"/>
              </w:rPr>
              <w:t>Pentru Societatea cooperativă agricolă (</w:t>
            </w:r>
            <w:r w:rsidRPr="00702EE3">
              <w:rPr>
                <w:rFonts w:asciiTheme="minorHAnsi" w:hAnsiTheme="minorHAnsi" w:cstheme="minorHAnsi"/>
                <w:i/>
                <w:sz w:val="22"/>
                <w:szCs w:val="22"/>
                <w:lang w:val="ro-RO"/>
              </w:rPr>
              <w:t xml:space="preserve">înfiinţată în baza Legii nr. </w:t>
            </w:r>
            <w:r w:rsidRPr="00702EE3">
              <w:rPr>
                <w:rFonts w:asciiTheme="minorHAnsi" w:hAnsiTheme="minorHAnsi" w:cstheme="minorHAnsi"/>
                <w:sz w:val="22"/>
                <w:szCs w:val="22"/>
                <w:lang w:val="ro-RO"/>
              </w:rPr>
              <w:t>1/ 2005)</w:t>
            </w:r>
            <w:r w:rsidR="001A73DD" w:rsidRPr="00702EE3">
              <w:rPr>
                <w:rFonts w:asciiTheme="minorHAnsi" w:hAnsiTheme="minorHAnsi" w:cstheme="minorHAnsi"/>
                <w:sz w:val="22"/>
                <w:szCs w:val="22"/>
                <w:lang w:val="ro-RO"/>
              </w:rPr>
              <w:t>,</w:t>
            </w:r>
            <w:r w:rsidR="00751173" w:rsidRPr="00702EE3">
              <w:rPr>
                <w:rFonts w:asciiTheme="minorHAnsi" w:hAnsiTheme="minorHAnsi" w:cstheme="minorHAnsi"/>
                <w:sz w:val="22"/>
                <w:szCs w:val="22"/>
                <w:lang w:val="ro-RO"/>
              </w:rPr>
              <w:t xml:space="preserve"> </w:t>
            </w:r>
            <w:r w:rsidRPr="00702EE3">
              <w:rPr>
                <w:rFonts w:asciiTheme="minorHAnsi" w:hAnsiTheme="minorHAnsi" w:cstheme="minorHAnsi"/>
                <w:sz w:val="22"/>
                <w:szCs w:val="22"/>
                <w:lang w:val="ro-RO"/>
              </w:rPr>
              <w:t>Cooperativa agricolă (</w:t>
            </w:r>
            <w:r w:rsidRPr="00702EE3">
              <w:rPr>
                <w:rFonts w:asciiTheme="minorHAnsi" w:hAnsiTheme="minorHAnsi" w:cstheme="minorHAnsi"/>
                <w:i/>
                <w:sz w:val="22"/>
                <w:szCs w:val="22"/>
                <w:lang w:val="ro-RO"/>
              </w:rPr>
              <w:t>înfiinţată în baza Legii nr. 566/ 2004)</w:t>
            </w:r>
            <w:r w:rsidRPr="00702EE3">
              <w:rPr>
                <w:rFonts w:asciiTheme="minorHAnsi" w:hAnsiTheme="minorHAnsi" w:cstheme="minorHAnsi"/>
                <w:sz w:val="22"/>
                <w:szCs w:val="22"/>
                <w:lang w:val="ro-RO"/>
              </w:rPr>
              <w:t xml:space="preserve"> cu modificările și completările ulterioare</w:t>
            </w:r>
            <w:r w:rsidR="00946A58" w:rsidRPr="00702EE3">
              <w:rPr>
                <w:rFonts w:asciiTheme="minorHAnsi" w:hAnsiTheme="minorHAnsi" w:cstheme="minorHAnsi"/>
                <w:sz w:val="22"/>
                <w:szCs w:val="22"/>
                <w:lang w:val="ro-RO"/>
              </w:rPr>
              <w:t xml:space="preserve"> </w:t>
            </w:r>
            <w:r w:rsidR="00946A58" w:rsidRPr="00702EE3">
              <w:rPr>
                <w:rFonts w:ascii="Calibri" w:hAnsi="Calibri"/>
                <w:sz w:val="22"/>
                <w:szCs w:val="22"/>
              </w:rPr>
              <w:t>și Composesoratele, obștile și alte forme asociative de proprietate asupra terenurilor</w:t>
            </w:r>
            <w:r w:rsidR="00946A58" w:rsidRPr="00702EE3">
              <w:rPr>
                <w:sz w:val="22"/>
                <w:szCs w:val="22"/>
              </w:rPr>
              <w:t xml:space="preserve"> </w:t>
            </w:r>
            <w:r w:rsidR="00946A58" w:rsidRPr="00702EE3">
              <w:rPr>
                <w:rFonts w:ascii="Calibri" w:hAnsi="Calibri"/>
                <w:sz w:val="22"/>
                <w:szCs w:val="22"/>
              </w:rPr>
              <w:t xml:space="preserve">(menţionate în </w:t>
            </w:r>
            <w:r w:rsidR="00946A58" w:rsidRPr="00702EE3">
              <w:rPr>
                <w:rFonts w:ascii="Calibri" w:hAnsi="Calibri"/>
                <w:i/>
                <w:sz w:val="22"/>
                <w:szCs w:val="22"/>
              </w:rPr>
              <w:t>Legea nr. 1/2000 pentru reconstituirea dreptului de proprietate asupra terenurilor agricole şi celor forestiere</w:t>
            </w:r>
            <w:r w:rsidR="00946A58" w:rsidRPr="00702EE3">
              <w:rPr>
                <w:rFonts w:ascii="Calibri" w:hAnsi="Calibri"/>
                <w:sz w:val="22"/>
                <w:szCs w:val="22"/>
              </w:rPr>
              <w:t>, cu modificările și completările ulterioare)</w:t>
            </w:r>
            <w:r w:rsidRPr="00702EE3">
              <w:rPr>
                <w:rFonts w:asciiTheme="minorHAnsi" w:hAnsiTheme="minorHAnsi" w:cstheme="minorHAnsi"/>
                <w:sz w:val="22"/>
                <w:szCs w:val="22"/>
                <w:lang w:val="ro-RO"/>
              </w:rPr>
              <w:t xml:space="preserve">, se va verifica </w:t>
            </w:r>
            <w:r w:rsidR="00693FC8" w:rsidRPr="00702EE3">
              <w:rPr>
                <w:rFonts w:asciiTheme="minorHAnsi" w:hAnsiTheme="minorHAnsi" w:cstheme="minorHAnsi"/>
                <w:sz w:val="22"/>
                <w:szCs w:val="22"/>
                <w:lang w:val="ro-RO"/>
              </w:rPr>
              <w:t xml:space="preserve">dacă </w:t>
            </w:r>
            <w:r w:rsidRPr="00702EE3">
              <w:rPr>
                <w:rFonts w:asciiTheme="minorHAnsi" w:hAnsiTheme="minorHAnsi" w:cstheme="minorHAnsi"/>
                <w:sz w:val="22"/>
                <w:szCs w:val="22"/>
                <w:lang w:val="ro-RO"/>
              </w:rPr>
              <w:t xml:space="preserve">solicitantul are prevazut </w:t>
            </w:r>
            <w:r w:rsidR="00693FC8" w:rsidRPr="00702EE3">
              <w:rPr>
                <w:rFonts w:asciiTheme="minorHAnsi" w:hAnsiTheme="minorHAnsi" w:cstheme="minorHAnsi"/>
                <w:sz w:val="22"/>
                <w:szCs w:val="22"/>
                <w:lang w:val="ro-RO"/>
              </w:rPr>
              <w:t>î</w:t>
            </w:r>
            <w:r w:rsidRPr="00702EE3">
              <w:rPr>
                <w:rFonts w:asciiTheme="minorHAnsi" w:hAnsiTheme="minorHAnsi" w:cstheme="minorHAnsi"/>
                <w:sz w:val="22"/>
                <w:szCs w:val="22"/>
                <w:lang w:val="ro-RO"/>
              </w:rPr>
              <w:t xml:space="preserve">n </w:t>
            </w:r>
            <w:r w:rsidR="00693FC8" w:rsidRPr="00702EE3">
              <w:rPr>
                <w:rFonts w:asciiTheme="minorHAnsi" w:hAnsiTheme="minorHAnsi" w:cstheme="minorHAnsi"/>
                <w:b/>
                <w:sz w:val="22"/>
                <w:szCs w:val="22"/>
                <w:lang w:val="ro-RO"/>
              </w:rPr>
              <w:t>Hotărârea judecătorească</w:t>
            </w:r>
            <w:r w:rsidR="00693FC8" w:rsidRPr="00702EE3">
              <w:rPr>
                <w:rFonts w:asciiTheme="minorHAnsi" w:hAnsiTheme="minorHAnsi" w:cstheme="minorHAnsi"/>
                <w:sz w:val="22"/>
                <w:szCs w:val="22"/>
                <w:lang w:val="ro-RO"/>
              </w:rPr>
              <w:t xml:space="preserve"> şi/sau </w:t>
            </w:r>
            <w:r w:rsidR="00693FC8" w:rsidRPr="00702EE3">
              <w:rPr>
                <w:rFonts w:asciiTheme="minorHAnsi" w:hAnsiTheme="minorHAnsi" w:cstheme="minorHAnsi"/>
                <w:b/>
                <w:sz w:val="22"/>
                <w:szCs w:val="22"/>
                <w:lang w:val="ro-RO"/>
              </w:rPr>
              <w:t>Statut</w:t>
            </w:r>
            <w:proofErr w:type="gramStart"/>
            <w:r w:rsidR="00751173" w:rsidRPr="00702EE3">
              <w:rPr>
                <w:rFonts w:asciiTheme="minorHAnsi" w:hAnsiTheme="minorHAnsi" w:cstheme="minorHAnsi"/>
                <w:sz w:val="22"/>
                <w:szCs w:val="22"/>
                <w:lang w:val="ro-RO"/>
              </w:rPr>
              <w:t>,</w:t>
            </w:r>
            <w:r w:rsidR="00693FC8" w:rsidRPr="00702EE3">
              <w:rPr>
                <w:rFonts w:asciiTheme="minorHAnsi" w:hAnsiTheme="minorHAnsi" w:cstheme="minorHAnsi"/>
                <w:sz w:val="22"/>
                <w:szCs w:val="22"/>
                <w:lang w:val="ro-RO"/>
              </w:rPr>
              <w:t xml:space="preserve">  </w:t>
            </w:r>
            <w:r w:rsidRPr="00702EE3">
              <w:rPr>
                <w:rFonts w:asciiTheme="minorHAnsi" w:hAnsiTheme="minorHAnsi" w:cstheme="minorHAnsi"/>
                <w:sz w:val="22"/>
                <w:szCs w:val="22"/>
                <w:lang w:val="ro-RO"/>
              </w:rPr>
              <w:t>gradul</w:t>
            </w:r>
            <w:proofErr w:type="gramEnd"/>
            <w:r w:rsidRPr="00702EE3">
              <w:rPr>
                <w:rFonts w:asciiTheme="minorHAnsi" w:hAnsiTheme="minorHAnsi" w:cstheme="minorHAnsi"/>
                <w:sz w:val="22"/>
                <w:szCs w:val="22"/>
                <w:lang w:val="ro-RO"/>
              </w:rPr>
              <w:t xml:space="preserve"> si tipul/forma de: cooperativa agricola / societate cooperativa </w:t>
            </w:r>
            <w:r w:rsidR="00E74413" w:rsidRPr="00702EE3">
              <w:rPr>
                <w:rFonts w:asciiTheme="minorHAnsi" w:hAnsiTheme="minorHAnsi" w:cstheme="minorHAnsi"/>
                <w:sz w:val="22"/>
                <w:szCs w:val="22"/>
                <w:lang w:val="ro-RO"/>
              </w:rPr>
              <w:t>agricolă</w:t>
            </w:r>
            <w:r w:rsidR="00E379E7" w:rsidRPr="00702EE3">
              <w:rPr>
                <w:rFonts w:asciiTheme="minorHAnsi" w:hAnsiTheme="minorHAnsi" w:cstheme="minorHAnsi"/>
                <w:sz w:val="22"/>
                <w:szCs w:val="22"/>
                <w:lang w:val="ro-RO"/>
              </w:rPr>
              <w:t xml:space="preserve"> </w:t>
            </w:r>
            <w:r w:rsidR="00946A58" w:rsidRPr="00702EE3">
              <w:rPr>
                <w:rFonts w:asciiTheme="minorHAnsi" w:hAnsiTheme="minorHAnsi" w:cstheme="minorHAnsi"/>
                <w:sz w:val="22"/>
                <w:szCs w:val="22"/>
                <w:lang w:val="ro-RO"/>
              </w:rPr>
              <w:t>, respectiv se încadrează în categoria de fermier</w:t>
            </w:r>
            <w:r w:rsidR="00FF0E72" w:rsidRPr="00702EE3">
              <w:rPr>
                <w:rFonts w:asciiTheme="minorHAnsi" w:hAnsiTheme="minorHAnsi" w:cstheme="minorHAnsi"/>
                <w:sz w:val="22"/>
                <w:szCs w:val="22"/>
                <w:lang w:val="ro-RO"/>
              </w:rPr>
              <w:t xml:space="preserve"> conform OUG 3/2015</w:t>
            </w:r>
            <w:r w:rsidRPr="00702EE3">
              <w:rPr>
                <w:rFonts w:asciiTheme="minorHAnsi" w:hAnsiTheme="minorHAnsi" w:cstheme="minorHAnsi"/>
                <w:sz w:val="22"/>
                <w:szCs w:val="22"/>
                <w:lang w:val="ro-RO"/>
              </w:rPr>
              <w:t>.</w:t>
            </w:r>
          </w:p>
          <w:p w14:paraId="4B9B866F" w14:textId="0B39D9DD" w:rsidR="0056568E" w:rsidRPr="00702EE3" w:rsidRDefault="00681BF0" w:rsidP="00E74413">
            <w:pPr>
              <w:pStyle w:val="xl61"/>
              <w:pBdr>
                <w:left w:val="none" w:sz="0" w:space="0" w:color="auto"/>
              </w:pBdr>
              <w:spacing w:before="0" w:beforeAutospacing="0" w:after="0" w:afterAutospacing="0"/>
              <w:rPr>
                <w:rFonts w:asciiTheme="minorHAnsi" w:hAnsiTheme="minorHAnsi"/>
                <w:sz w:val="22"/>
                <w:szCs w:val="22"/>
              </w:rPr>
            </w:pPr>
            <w:r w:rsidRPr="00702EE3">
              <w:rPr>
                <w:rFonts w:asciiTheme="minorHAnsi" w:hAnsiTheme="minorHAnsi" w:cstheme="minorHAnsi"/>
                <w:sz w:val="22"/>
                <w:szCs w:val="22"/>
                <w:lang w:val="ro-RO"/>
              </w:rPr>
              <w:t xml:space="preserve">În cazul solicitanţilor Grupuri </w:t>
            </w:r>
            <w:r w:rsidR="0056568E" w:rsidRPr="00702EE3">
              <w:rPr>
                <w:rFonts w:ascii="Calibri" w:hAnsi="Calibri" w:cs="Calibri"/>
                <w:sz w:val="22"/>
                <w:szCs w:val="22"/>
                <w:lang w:val="en-GB"/>
              </w:rPr>
              <w:t xml:space="preserve">și Organizații </w:t>
            </w:r>
            <w:r w:rsidRPr="00702EE3">
              <w:rPr>
                <w:rFonts w:asciiTheme="minorHAnsi" w:hAnsiTheme="minorHAnsi" w:cstheme="minorHAnsi"/>
                <w:sz w:val="22"/>
                <w:szCs w:val="22"/>
                <w:lang w:val="ro-RO"/>
              </w:rPr>
              <w:t xml:space="preserve">de producători se verifică pe site-ul </w:t>
            </w:r>
            <w:r w:rsidR="0056568E" w:rsidRPr="00702EE3">
              <w:rPr>
                <w:rFonts w:ascii="Calibri" w:hAnsi="Calibri" w:cs="Calibri"/>
                <w:noProof/>
                <w:sz w:val="22"/>
                <w:szCs w:val="22"/>
                <w:lang w:val="ro-RO"/>
              </w:rPr>
              <w:t>https://www.madr.ro/grupurile-de-producatori-si-organizatiile-recunoscute-in-romania.html</w:t>
            </w:r>
            <w:r w:rsidRPr="00702EE3">
              <w:rPr>
                <w:rFonts w:asciiTheme="minorHAnsi" w:hAnsiTheme="minorHAnsi" w:cstheme="minorHAnsi"/>
                <w:sz w:val="22"/>
                <w:szCs w:val="22"/>
                <w:lang w:val="ro-RO"/>
              </w:rPr>
              <w:t xml:space="preserve"> dacă ace</w:t>
            </w:r>
            <w:r w:rsidR="0056568E" w:rsidRPr="00702EE3">
              <w:rPr>
                <w:rFonts w:asciiTheme="minorHAnsi" w:hAnsiTheme="minorHAnsi" w:cstheme="minorHAnsi"/>
                <w:sz w:val="22"/>
                <w:szCs w:val="22"/>
                <w:lang w:val="ro-RO"/>
              </w:rPr>
              <w:t>știa</w:t>
            </w:r>
            <w:r w:rsidRPr="00702EE3">
              <w:rPr>
                <w:rFonts w:asciiTheme="minorHAnsi" w:hAnsiTheme="minorHAnsi" w:cstheme="minorHAnsi"/>
                <w:sz w:val="22"/>
                <w:szCs w:val="22"/>
                <w:lang w:val="ro-RO"/>
              </w:rPr>
              <w:t xml:space="preserve"> a</w:t>
            </w:r>
            <w:r w:rsidR="0056568E" w:rsidRPr="00702EE3">
              <w:rPr>
                <w:rFonts w:asciiTheme="minorHAnsi" w:hAnsiTheme="minorHAnsi" w:cstheme="minorHAnsi"/>
                <w:sz w:val="22"/>
                <w:szCs w:val="22"/>
                <w:lang w:val="ro-RO"/>
              </w:rPr>
              <w:t>u</w:t>
            </w:r>
            <w:r w:rsidRPr="00702EE3">
              <w:rPr>
                <w:rFonts w:asciiTheme="minorHAnsi" w:hAnsiTheme="minorHAnsi" w:cstheme="minorHAnsi"/>
                <w:sz w:val="22"/>
                <w:szCs w:val="22"/>
                <w:lang w:val="ro-RO"/>
              </w:rPr>
              <w:t xml:space="preserve"> </w:t>
            </w:r>
            <w:r w:rsidRPr="00702EE3">
              <w:rPr>
                <w:rFonts w:asciiTheme="minorHAnsi" w:hAnsiTheme="minorHAnsi" w:cstheme="minorHAnsi"/>
                <w:b/>
                <w:noProof/>
                <w:sz w:val="22"/>
                <w:szCs w:val="22"/>
                <w:lang w:val="ro-RO"/>
              </w:rPr>
              <w:t>Aviz de recunoaştere emis de MADR</w:t>
            </w:r>
            <w:r w:rsidR="00E74413" w:rsidRPr="00702EE3">
              <w:rPr>
                <w:rFonts w:asciiTheme="minorHAnsi" w:hAnsiTheme="minorHAnsi" w:cstheme="minorHAnsi"/>
                <w:b/>
                <w:noProof/>
                <w:sz w:val="22"/>
                <w:szCs w:val="22"/>
                <w:lang w:val="ro-RO"/>
              </w:rPr>
              <w:t xml:space="preserve"> </w:t>
            </w:r>
            <w:r w:rsidR="0056568E" w:rsidRPr="00702EE3">
              <w:rPr>
                <w:rFonts w:ascii="Calibri" w:hAnsi="Calibri" w:cs="Calibri"/>
                <w:sz w:val="22"/>
                <w:szCs w:val="22"/>
                <w:lang w:val="ro-RO"/>
              </w:rPr>
              <w:t xml:space="preserve">şi dacă  </w:t>
            </w:r>
            <w:r w:rsidR="0056568E" w:rsidRPr="00702EE3">
              <w:rPr>
                <w:rFonts w:ascii="Calibri" w:hAnsi="Calibri" w:cs="Calibri"/>
                <w:noProof/>
                <w:sz w:val="22"/>
                <w:szCs w:val="22"/>
                <w:lang w:val="ro-RO"/>
              </w:rPr>
              <w:t>grupa de produse pentru care a obţinut recunoaşterea  este cea vizată prin proiect.</w:t>
            </w:r>
            <w:r w:rsidR="00E74413" w:rsidRPr="00702EE3">
              <w:rPr>
                <w:rFonts w:asciiTheme="minorHAnsi" w:hAnsiTheme="minorHAnsi"/>
                <w:sz w:val="22"/>
                <w:szCs w:val="22"/>
              </w:rPr>
              <w:t xml:space="preserve"> </w:t>
            </w:r>
          </w:p>
          <w:p w14:paraId="760D88AE" w14:textId="77777777" w:rsidR="0056568E" w:rsidRPr="00702EE3" w:rsidRDefault="0056568E" w:rsidP="00E74413">
            <w:pPr>
              <w:pStyle w:val="xl61"/>
              <w:pBdr>
                <w:left w:val="none" w:sz="0" w:space="0" w:color="auto"/>
              </w:pBdr>
              <w:spacing w:before="0" w:beforeAutospacing="0" w:after="0" w:afterAutospacing="0"/>
              <w:rPr>
                <w:rFonts w:asciiTheme="minorHAnsi" w:hAnsiTheme="minorHAnsi"/>
                <w:sz w:val="22"/>
                <w:szCs w:val="22"/>
              </w:rPr>
            </w:pPr>
          </w:p>
          <w:p w14:paraId="31103B74" w14:textId="51C64CEA" w:rsidR="00AE5C5C" w:rsidRPr="00702EE3" w:rsidRDefault="0056568E" w:rsidP="00E74413">
            <w:pPr>
              <w:pStyle w:val="xl61"/>
              <w:pBdr>
                <w:left w:val="none" w:sz="0" w:space="0" w:color="auto"/>
              </w:pBdr>
              <w:spacing w:before="0" w:beforeAutospacing="0" w:after="0" w:afterAutospacing="0"/>
              <w:rPr>
                <w:rFonts w:asciiTheme="minorHAnsi" w:hAnsiTheme="minorHAnsi" w:cstheme="minorHAnsi"/>
                <w:b/>
                <w:noProof/>
                <w:sz w:val="22"/>
                <w:szCs w:val="22"/>
                <w:lang w:val="ro-RO"/>
              </w:rPr>
            </w:pPr>
            <w:r w:rsidRPr="00702EE3">
              <w:rPr>
                <w:rFonts w:ascii="Calibri" w:hAnsi="Calibri" w:cs="Calibri"/>
                <w:noProof/>
                <w:sz w:val="22"/>
                <w:szCs w:val="22"/>
                <w:lang w:val="ro-RO"/>
              </w:rPr>
              <w:t>Pentru oricare din cazuri s</w:t>
            </w:r>
            <w:r w:rsidRPr="00702EE3">
              <w:rPr>
                <w:rFonts w:ascii="Calibri" w:hAnsi="Calibri" w:cs="Calibri"/>
                <w:sz w:val="22"/>
                <w:szCs w:val="22"/>
                <w:lang w:val="ro-RO"/>
              </w:rPr>
              <w:t>e va încărca în SPCDR, PrintScreen cu rezultatul verificării.</w:t>
            </w:r>
          </w:p>
          <w:p w14:paraId="56C5AD74" w14:textId="77777777" w:rsidR="001A73DD" w:rsidRPr="00702EE3" w:rsidRDefault="001A73DD" w:rsidP="00E74413">
            <w:pPr>
              <w:pStyle w:val="xl61"/>
              <w:pBdr>
                <w:left w:val="none" w:sz="0" w:space="0" w:color="auto"/>
              </w:pBdr>
              <w:spacing w:before="0" w:beforeAutospacing="0" w:after="0" w:afterAutospacing="0"/>
              <w:rPr>
                <w:rFonts w:asciiTheme="minorHAnsi" w:hAnsiTheme="minorHAnsi" w:cstheme="minorHAnsi"/>
                <w:b/>
                <w:noProof/>
                <w:sz w:val="22"/>
                <w:szCs w:val="22"/>
                <w:lang w:val="ro-RO"/>
              </w:rPr>
            </w:pPr>
          </w:p>
          <w:p w14:paraId="789C0C96" w14:textId="77777777" w:rsidR="00B73E78" w:rsidRPr="00702EE3" w:rsidRDefault="001A73DD" w:rsidP="00AC311F">
            <w:pPr>
              <w:pStyle w:val="xl61"/>
              <w:pBdr>
                <w:left w:val="none" w:sz="0" w:space="0" w:color="auto"/>
              </w:pBdr>
              <w:spacing w:before="0" w:beforeAutospacing="0" w:after="0" w:afterAutospacing="0"/>
              <w:rPr>
                <w:rFonts w:asciiTheme="minorHAnsi" w:hAnsiTheme="minorHAnsi" w:cstheme="minorHAnsi"/>
                <w:sz w:val="22"/>
                <w:szCs w:val="22"/>
                <w:lang w:val="ro-RO"/>
              </w:rPr>
            </w:pPr>
            <w:r w:rsidRPr="00702EE3">
              <w:rPr>
                <w:rFonts w:asciiTheme="minorHAnsi" w:hAnsiTheme="minorHAnsi" w:cstheme="minorHAnsi"/>
                <w:b/>
                <w:noProof/>
                <w:sz w:val="22"/>
                <w:szCs w:val="22"/>
                <w:lang w:val="ro-RO"/>
              </w:rPr>
              <w:t xml:space="preserve">În cazul institutelor de cercetare-dezvoltare </w:t>
            </w:r>
            <w:r w:rsidRPr="00702EE3">
              <w:rPr>
                <w:rFonts w:ascii="Calibri" w:hAnsi="Calibri" w:cs="Calibri"/>
                <w:b/>
                <w:bCs/>
                <w:sz w:val="22"/>
                <w:szCs w:val="22"/>
              </w:rPr>
              <w:t xml:space="preserve">precum și a centrelor, staţiunilor şi unităților de cercetare-dezvoltare şi didactice din domeniul agricol, </w:t>
            </w:r>
            <w:r w:rsidR="00B05542" w:rsidRPr="00702EE3">
              <w:rPr>
                <w:rFonts w:asciiTheme="minorHAnsi" w:hAnsiTheme="minorHAnsi" w:cstheme="minorHAnsi"/>
                <w:sz w:val="22"/>
                <w:szCs w:val="22"/>
              </w:rPr>
              <w:t>inclusiv universităţi având în subordine stațiuni de cercetare-dezvoltare si didactice</w:t>
            </w:r>
            <w:r w:rsidR="00B05542" w:rsidRPr="00702EE3">
              <w:rPr>
                <w:rFonts w:ascii="Calibri" w:hAnsi="Calibri" w:cs="Calibri"/>
                <w:b/>
                <w:bCs/>
                <w:sz w:val="22"/>
                <w:szCs w:val="22"/>
              </w:rPr>
              <w:t xml:space="preserve"> </w:t>
            </w:r>
            <w:r w:rsidRPr="00702EE3">
              <w:rPr>
                <w:rFonts w:ascii="Calibri" w:hAnsi="Calibri" w:cs="Calibri"/>
                <w:b/>
                <w:bCs/>
                <w:sz w:val="22"/>
                <w:szCs w:val="22"/>
              </w:rPr>
              <w:t>se verifică în doc. 10 c) concordanţa cu informaţiile menţionate în secţiunea B1 din cererea de finanţare</w:t>
            </w:r>
            <w:r w:rsidR="00B73E78" w:rsidRPr="00702EE3">
              <w:rPr>
                <w:rFonts w:ascii="Calibri" w:hAnsi="Calibri" w:cs="Calibri"/>
                <w:b/>
                <w:bCs/>
                <w:sz w:val="22"/>
                <w:szCs w:val="22"/>
              </w:rPr>
              <w:t>.</w:t>
            </w:r>
          </w:p>
        </w:tc>
      </w:tr>
    </w:tbl>
    <w:p w14:paraId="13550159" w14:textId="77777777" w:rsidR="00E126D6" w:rsidRPr="00702EE3" w:rsidRDefault="00835274" w:rsidP="00E126D6">
      <w:pPr>
        <w:tabs>
          <w:tab w:val="left" w:pos="360"/>
        </w:tabs>
        <w:ind w:right="143"/>
        <w:jc w:val="both"/>
        <w:rPr>
          <w:rFonts w:asciiTheme="minorHAnsi" w:hAnsiTheme="minorHAnsi" w:cstheme="minorHAnsi"/>
          <w:lang w:val="it-IT"/>
        </w:rPr>
      </w:pPr>
      <w:r w:rsidRPr="00702EE3">
        <w:rPr>
          <w:rFonts w:asciiTheme="minorHAnsi" w:hAnsiTheme="minorHAnsi" w:cstheme="minorHAnsi"/>
          <w:lang w:val="it-IT"/>
        </w:rPr>
        <w:lastRenderedPageBreak/>
        <w:t xml:space="preserve">Dacă în urma verificării efectuate în conformitate cu precizările din coloana “puncte de verificat”, </w:t>
      </w:r>
      <w:r w:rsidR="00D46A7E" w:rsidRPr="00702EE3">
        <w:rPr>
          <w:rFonts w:asciiTheme="minorHAnsi" w:hAnsiTheme="minorHAnsi" w:cstheme="minorHAnsi"/>
          <w:lang w:val="it-IT"/>
        </w:rPr>
        <w:t xml:space="preserve">expertul constată că solicitantul se încadrează în categoria beneficiarilor eligibili pentru sM4.1, </w:t>
      </w:r>
      <w:r w:rsidRPr="00702EE3">
        <w:rPr>
          <w:rFonts w:asciiTheme="minorHAnsi" w:hAnsiTheme="minorHAnsi" w:cstheme="minorHAnsi"/>
          <w:lang w:val="it-IT"/>
        </w:rPr>
        <w:t>bif</w:t>
      </w:r>
      <w:r w:rsidR="00D46A7E" w:rsidRPr="00702EE3">
        <w:rPr>
          <w:rFonts w:asciiTheme="minorHAnsi" w:hAnsiTheme="minorHAnsi" w:cstheme="minorHAnsi"/>
          <w:lang w:val="it-IT"/>
        </w:rPr>
        <w:t>e</w:t>
      </w:r>
      <w:r w:rsidRPr="00702EE3">
        <w:rPr>
          <w:rFonts w:asciiTheme="minorHAnsi" w:hAnsiTheme="minorHAnsi" w:cstheme="minorHAnsi"/>
          <w:lang w:val="it-IT"/>
        </w:rPr>
        <w:t>a</w:t>
      </w:r>
      <w:r w:rsidR="00D46A7E" w:rsidRPr="00702EE3">
        <w:rPr>
          <w:rFonts w:asciiTheme="minorHAnsi" w:hAnsiTheme="minorHAnsi" w:cstheme="minorHAnsi"/>
          <w:lang w:val="it-IT"/>
        </w:rPr>
        <w:t>ză</w:t>
      </w:r>
      <w:r w:rsidRPr="00702EE3">
        <w:rPr>
          <w:rFonts w:asciiTheme="minorHAnsi" w:hAnsiTheme="minorHAnsi" w:cstheme="minorHAnsi"/>
          <w:lang w:val="it-IT"/>
        </w:rPr>
        <w:t xml:space="preserve"> căsuţa corespunzatoare categoriei reprezentată de solicitant şi caseta “da” pentru verificare. În caz contrar se va bifa “nu”, </w:t>
      </w:r>
      <w:proofErr w:type="gramStart"/>
      <w:r w:rsidR="006922C4" w:rsidRPr="00702EE3">
        <w:rPr>
          <w:rFonts w:asciiTheme="minorHAnsi" w:hAnsiTheme="minorHAnsi" w:cstheme="minorHAnsi"/>
          <w:lang w:val="it-IT"/>
        </w:rPr>
        <w:t xml:space="preserve">criteriul  </w:t>
      </w:r>
      <w:r w:rsidRPr="00702EE3">
        <w:rPr>
          <w:rFonts w:asciiTheme="minorHAnsi" w:hAnsiTheme="minorHAnsi" w:cstheme="minorHAnsi"/>
          <w:lang w:val="it-IT"/>
        </w:rPr>
        <w:t>fiind</w:t>
      </w:r>
      <w:proofErr w:type="gramEnd"/>
      <w:r w:rsidRPr="00702EE3">
        <w:rPr>
          <w:rFonts w:asciiTheme="minorHAnsi" w:hAnsiTheme="minorHAnsi" w:cstheme="minorHAnsi"/>
          <w:lang w:val="it-IT"/>
        </w:rPr>
        <w:t xml:space="preserve"> declarat ne</w:t>
      </w:r>
      <w:r w:rsidR="006922C4" w:rsidRPr="00702EE3">
        <w:rPr>
          <w:rFonts w:asciiTheme="minorHAnsi" w:hAnsiTheme="minorHAnsi" w:cstheme="minorHAnsi"/>
          <w:lang w:val="it-IT"/>
        </w:rPr>
        <w:t xml:space="preserve">îndeplinit </w:t>
      </w:r>
    </w:p>
    <w:p w14:paraId="3F216589" w14:textId="4567B080" w:rsidR="00835274" w:rsidRPr="00702EE3" w:rsidRDefault="00D46A7E" w:rsidP="00E126D6">
      <w:pPr>
        <w:tabs>
          <w:tab w:val="left" w:pos="360"/>
        </w:tabs>
        <w:ind w:right="143"/>
        <w:jc w:val="both"/>
        <w:rPr>
          <w:rFonts w:asciiTheme="minorHAnsi" w:hAnsiTheme="minorHAnsi" w:cstheme="minorHAnsi"/>
          <w:lang w:val="it-IT"/>
        </w:rPr>
      </w:pPr>
      <w:r w:rsidRPr="00702EE3">
        <w:rPr>
          <w:rFonts w:ascii="Calibri" w:hAnsi="Calibri" w:cs="Calibri"/>
          <w:bCs/>
        </w:rPr>
        <w:t xml:space="preserve">Verificarea îndeplinirii acestui criteriu se reia la etapa semnării contractului, când se completează aceste verificări cu analiza doc. </w:t>
      </w:r>
      <w:r w:rsidR="005F3A98" w:rsidRPr="00702EE3">
        <w:rPr>
          <w:rFonts w:ascii="Calibri" w:hAnsi="Calibri" w:cs="Calibri"/>
          <w:bCs/>
        </w:rPr>
        <w:t xml:space="preserve">5 </w:t>
      </w:r>
      <w:r w:rsidRPr="00702EE3">
        <w:rPr>
          <w:rFonts w:ascii="Calibri" w:hAnsi="Calibri" w:cs="Calibri"/>
        </w:rPr>
        <w:t xml:space="preserve">Certificatele care atestă lipsa datoriilor </w:t>
      </w:r>
      <w:r w:rsidRPr="00702EE3">
        <w:rPr>
          <w:rFonts w:ascii="Calibri" w:hAnsi="Calibri" w:cs="Calibri"/>
        </w:rPr>
        <w:lastRenderedPageBreak/>
        <w:t xml:space="preserve">restante </w:t>
      </w:r>
      <w:r w:rsidR="0056568E" w:rsidRPr="00702EE3">
        <w:rPr>
          <w:rFonts w:ascii="Calibri" w:hAnsi="Calibri" w:cs="Calibri"/>
          <w:lang w:val="ro-RO"/>
        </w:rPr>
        <w:t xml:space="preserve">locale și a verificărilor in PATRIMVEN din care trebuie </w:t>
      </w:r>
      <w:proofErr w:type="gramStart"/>
      <w:r w:rsidR="0056568E" w:rsidRPr="00702EE3">
        <w:rPr>
          <w:rFonts w:ascii="Calibri" w:hAnsi="Calibri" w:cs="Calibri"/>
          <w:lang w:val="ro-RO"/>
        </w:rPr>
        <w:t>să</w:t>
      </w:r>
      <w:proofErr w:type="gramEnd"/>
      <w:r w:rsidR="0056568E" w:rsidRPr="00702EE3">
        <w:rPr>
          <w:rFonts w:ascii="Calibri" w:hAnsi="Calibri" w:cs="Calibri"/>
          <w:lang w:val="ro-RO"/>
        </w:rPr>
        <w:t xml:space="preserve"> rezulte lipsa datoriilor fiscale și sociale</w:t>
      </w:r>
      <w:r w:rsidRPr="00702EE3">
        <w:rPr>
          <w:rFonts w:ascii="Calibri" w:hAnsi="Calibri" w:cs="Calibri"/>
        </w:rPr>
        <w:t>.</w:t>
      </w:r>
    </w:p>
    <w:p w14:paraId="7F410711" w14:textId="77777777" w:rsidR="00C244F9" w:rsidRPr="00702EE3" w:rsidRDefault="00C244F9" w:rsidP="00DA7169">
      <w:pPr>
        <w:tabs>
          <w:tab w:val="left" w:pos="360"/>
        </w:tabs>
        <w:ind w:right="-365"/>
        <w:jc w:val="both"/>
        <w:rPr>
          <w:rFonts w:asciiTheme="minorHAnsi" w:hAnsiTheme="minorHAnsi" w:cstheme="minorHAnsi"/>
          <w:sz w:val="22"/>
          <w:szCs w:val="22"/>
          <w:lang w:val="it-IT"/>
        </w:rPr>
      </w:pPr>
    </w:p>
    <w:p w14:paraId="190EE9BA" w14:textId="7135E093" w:rsidR="00C244F9" w:rsidRPr="00702EE3" w:rsidRDefault="00734A9A" w:rsidP="005A0311">
      <w:pPr>
        <w:pStyle w:val="NoSpacing"/>
        <w:widowControl w:val="0"/>
        <w:numPr>
          <w:ilvl w:val="0"/>
          <w:numId w:val="54"/>
        </w:numPr>
        <w:shd w:val="clear" w:color="auto" w:fill="FFFFFF"/>
        <w:tabs>
          <w:tab w:val="left" w:pos="284"/>
          <w:tab w:val="left" w:pos="720"/>
          <w:tab w:val="left" w:pos="9498"/>
        </w:tabs>
        <w:autoSpaceDE w:val="0"/>
        <w:autoSpaceDN w:val="0"/>
        <w:adjustRightInd w:val="0"/>
        <w:spacing w:before="86" w:line="250" w:lineRule="exact"/>
        <w:ind w:left="284" w:right="143" w:hanging="284"/>
        <w:jc w:val="both"/>
        <w:rPr>
          <w:rFonts w:asciiTheme="minorHAnsi" w:hAnsiTheme="minorHAnsi" w:cs="Calibri"/>
          <w:b/>
          <w:noProof/>
          <w:color w:val="000000"/>
          <w:sz w:val="22"/>
        </w:rPr>
      </w:pPr>
      <w:r w:rsidRPr="00702EE3">
        <w:rPr>
          <w:rFonts w:asciiTheme="minorHAnsi" w:hAnsiTheme="minorHAnsi" w:cs="Calibri"/>
          <w:b/>
          <w:sz w:val="22"/>
          <w:szCs w:val="24"/>
        </w:rPr>
        <w:t>EG2</w:t>
      </w:r>
      <w:r w:rsidR="001E2DE1" w:rsidRPr="00702EE3">
        <w:rPr>
          <w:rFonts w:asciiTheme="minorHAnsi" w:hAnsiTheme="minorHAnsi" w:cs="Calibri"/>
          <w:b/>
          <w:sz w:val="22"/>
          <w:szCs w:val="24"/>
        </w:rPr>
        <w:t xml:space="preserve"> </w:t>
      </w:r>
      <w:r w:rsidRPr="00702EE3">
        <w:rPr>
          <w:rFonts w:ascii="Calibri" w:hAnsi="Calibri" w:cs="Calibri"/>
          <w:b/>
          <w:noProof/>
          <w:sz w:val="22"/>
          <w:szCs w:val="24"/>
        </w:rPr>
        <w:t xml:space="preserve">Investiţia trebuie să se realizeze în cadrul unei ferme cu o dimensiune economică de minimum 8.000 SO; iar în cazul tinerilor fermieri care au finalizat implementarea Planului de afaceri în cadrul submăsurii 6.1, tinerilor care s-au instalat cu cel mult 5 ani înaintea depunerii Cererii de sprijin pentru aceasta submăsură sau care au primit sprijin prin programul derulat de Agenția Domeniilor Statului (conform legislației în vigoare) dimensiunea minimă, la depunerea Cererii </w:t>
      </w:r>
      <w:r w:rsidRPr="00702EE3">
        <w:rPr>
          <w:rFonts w:ascii="Calibri" w:hAnsi="Calibri" w:cs="Calibri"/>
          <w:b/>
          <w:noProof/>
          <w:sz w:val="22"/>
        </w:rPr>
        <w:t>de finanțare, trebuie să fie de 12 000 euro SO și nu trebuie să depășească 100 000 euro SO;</w:t>
      </w:r>
    </w:p>
    <w:p w14:paraId="6C2951F8" w14:textId="77777777" w:rsidR="00C244F9" w:rsidRPr="00702EE3" w:rsidRDefault="00C244F9" w:rsidP="00C244F9">
      <w:pPr>
        <w:widowControl w:val="0"/>
        <w:shd w:val="clear" w:color="auto" w:fill="FFFFFF"/>
        <w:tabs>
          <w:tab w:val="left" w:pos="720"/>
          <w:tab w:val="left" w:pos="9498"/>
        </w:tabs>
        <w:autoSpaceDE w:val="0"/>
        <w:autoSpaceDN w:val="0"/>
        <w:adjustRightInd w:val="0"/>
        <w:spacing w:before="86" w:line="250" w:lineRule="exact"/>
        <w:ind w:right="64"/>
        <w:jc w:val="both"/>
        <w:rPr>
          <w:rFonts w:asciiTheme="minorHAnsi" w:hAnsiTheme="minorHAnsi" w:cs="Calibri"/>
          <w:b/>
          <w:noProof/>
          <w:color w:val="000000"/>
          <w:sz w:val="22"/>
          <w:szCs w:val="22"/>
        </w:rPr>
      </w:pPr>
    </w:p>
    <w:tbl>
      <w:tblPr>
        <w:tblW w:w="488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4267"/>
        <w:gridCol w:w="4312"/>
      </w:tblGrid>
      <w:tr w:rsidR="00C244F9" w:rsidRPr="00702EE3" w14:paraId="5DCD19FD" w14:textId="77777777" w:rsidTr="00E126D6">
        <w:tc>
          <w:tcPr>
            <w:tcW w:w="2487" w:type="pct"/>
            <w:tcBorders>
              <w:top w:val="single" w:sz="4" w:space="0" w:color="auto"/>
              <w:left w:val="single" w:sz="4" w:space="0" w:color="auto"/>
              <w:bottom w:val="single" w:sz="4" w:space="0" w:color="auto"/>
              <w:right w:val="single" w:sz="4" w:space="0" w:color="auto"/>
            </w:tcBorders>
            <w:shd w:val="clear" w:color="auto" w:fill="BFBFBF"/>
          </w:tcPr>
          <w:p w14:paraId="083A894A" w14:textId="77777777" w:rsidR="00C244F9" w:rsidRPr="00702EE3" w:rsidRDefault="00C244F9" w:rsidP="00A82E95">
            <w:pPr>
              <w:tabs>
                <w:tab w:val="left" w:pos="6700"/>
              </w:tabs>
              <w:jc w:val="both"/>
              <w:rPr>
                <w:rFonts w:asciiTheme="minorHAnsi" w:hAnsiTheme="minorHAnsi" w:cs="Calibri"/>
                <w:b/>
                <w:sz w:val="22"/>
                <w:szCs w:val="22"/>
                <w:lang w:val="ro-RO"/>
              </w:rPr>
            </w:pPr>
            <w:r w:rsidRPr="00702EE3">
              <w:rPr>
                <w:rFonts w:asciiTheme="minorHAnsi" w:hAnsiTheme="minorHAnsi" w:cs="Calibri"/>
                <w:b/>
                <w:sz w:val="22"/>
                <w:szCs w:val="22"/>
                <w:lang w:val="ro-RO"/>
              </w:rPr>
              <w:t>DOCUMENTE PREZENTATE</w:t>
            </w:r>
          </w:p>
        </w:tc>
        <w:tc>
          <w:tcPr>
            <w:tcW w:w="2513" w:type="pct"/>
            <w:tcBorders>
              <w:top w:val="single" w:sz="4" w:space="0" w:color="auto"/>
              <w:left w:val="single" w:sz="4" w:space="0" w:color="auto"/>
              <w:bottom w:val="single" w:sz="4" w:space="0" w:color="auto"/>
              <w:right w:val="single" w:sz="4" w:space="0" w:color="auto"/>
            </w:tcBorders>
            <w:shd w:val="clear" w:color="auto" w:fill="BFBFBF"/>
          </w:tcPr>
          <w:p w14:paraId="48B18877" w14:textId="77777777" w:rsidR="00C244F9" w:rsidRPr="00702EE3" w:rsidRDefault="00C244F9" w:rsidP="00A82E95">
            <w:pPr>
              <w:pStyle w:val="xl61"/>
              <w:rPr>
                <w:rFonts w:asciiTheme="minorHAnsi" w:hAnsiTheme="minorHAnsi" w:cs="Calibri"/>
                <w:b/>
                <w:sz w:val="22"/>
                <w:szCs w:val="22"/>
                <w:lang w:val="it-IT"/>
              </w:rPr>
            </w:pPr>
            <w:r w:rsidRPr="00702EE3">
              <w:rPr>
                <w:rFonts w:asciiTheme="minorHAnsi" w:hAnsiTheme="minorHAnsi" w:cs="Calibri"/>
                <w:b/>
                <w:sz w:val="22"/>
                <w:szCs w:val="22"/>
                <w:lang w:val="it-IT"/>
              </w:rPr>
              <w:t>PUNCTE DE VERIFICAT ÎN CADRUL DOCUMENTELOR PREZENTATE</w:t>
            </w:r>
          </w:p>
        </w:tc>
      </w:tr>
      <w:tr w:rsidR="00C244F9" w:rsidRPr="00702EE3" w14:paraId="74174F18" w14:textId="77777777" w:rsidTr="00E126D6">
        <w:tc>
          <w:tcPr>
            <w:tcW w:w="2487" w:type="pct"/>
          </w:tcPr>
          <w:p w14:paraId="60E678DC" w14:textId="70B517B7" w:rsidR="008F6D9F" w:rsidRPr="00702EE3" w:rsidRDefault="00B46D12" w:rsidP="00207180">
            <w:pPr>
              <w:jc w:val="both"/>
              <w:rPr>
                <w:rFonts w:asciiTheme="minorHAnsi" w:hAnsiTheme="minorHAnsi"/>
                <w:sz w:val="22"/>
                <w:szCs w:val="22"/>
              </w:rPr>
            </w:pPr>
            <w:r w:rsidRPr="00702EE3">
              <w:rPr>
                <w:rFonts w:asciiTheme="minorHAnsi" w:hAnsiTheme="minorHAnsi"/>
                <w:b/>
                <w:sz w:val="22"/>
                <w:szCs w:val="22"/>
                <w:lang w:val="ro-RO"/>
              </w:rPr>
              <w:t>3.a) Documente solicitate pentru terenul agricol</w:t>
            </w:r>
            <w:r w:rsidR="009D7A1A" w:rsidRPr="00702EE3">
              <w:rPr>
                <w:rFonts w:asciiTheme="minorHAnsi" w:hAnsiTheme="minorHAnsi"/>
                <w:b/>
                <w:sz w:val="22"/>
                <w:szCs w:val="22"/>
                <w:lang w:val="ro-RO"/>
              </w:rPr>
              <w:t xml:space="preserve"> </w:t>
            </w:r>
          </w:p>
          <w:p w14:paraId="04B76F03" w14:textId="5102C204" w:rsidR="00B46D12" w:rsidRPr="00702EE3" w:rsidRDefault="00B46D12" w:rsidP="00B46D12">
            <w:pPr>
              <w:spacing w:line="276" w:lineRule="auto"/>
              <w:jc w:val="both"/>
              <w:rPr>
                <w:rFonts w:asciiTheme="minorHAnsi" w:hAnsiTheme="minorHAnsi"/>
                <w:sz w:val="22"/>
                <w:szCs w:val="22"/>
                <w:lang w:val="ro-RO"/>
              </w:rPr>
            </w:pPr>
            <w:r w:rsidRPr="00702EE3">
              <w:rPr>
                <w:rFonts w:asciiTheme="minorHAnsi" w:hAnsiTheme="minorHAnsi"/>
                <w:sz w:val="22"/>
                <w:szCs w:val="22"/>
                <w:lang w:val="ro-RO"/>
              </w:rPr>
              <w:t xml:space="preserve">În cazul Societăţilor agricole se ataşează tabelul centralizator emis </w:t>
            </w:r>
            <w:r w:rsidR="00B26F7B" w:rsidRPr="00702EE3">
              <w:rPr>
                <w:rFonts w:asciiTheme="minorHAnsi" w:hAnsiTheme="minorHAnsi"/>
                <w:sz w:val="22"/>
                <w:szCs w:val="22"/>
                <w:lang w:val="ro-RO"/>
              </w:rPr>
              <w:t xml:space="preserve"> </w:t>
            </w:r>
            <w:r w:rsidRPr="00702EE3">
              <w:rPr>
                <w:rFonts w:asciiTheme="minorHAnsi" w:hAnsiTheme="minorHAnsi"/>
                <w:sz w:val="22"/>
                <w:szCs w:val="22"/>
                <w:lang w:val="ro-RO"/>
              </w:rPr>
              <w:t>de catre Societatea agricolă care va cuprinde suprafeţele aduse în folosinţa societăţii</w:t>
            </w:r>
            <w:r w:rsidR="00262983" w:rsidRPr="00702EE3">
              <w:rPr>
                <w:rFonts w:asciiTheme="minorHAnsi" w:hAnsiTheme="minorHAnsi"/>
                <w:sz w:val="22"/>
                <w:szCs w:val="22"/>
                <w:lang w:val="ro-RO"/>
              </w:rPr>
              <w:t xml:space="preserve">, </w:t>
            </w:r>
            <w:r w:rsidRPr="00702EE3">
              <w:rPr>
                <w:rFonts w:asciiTheme="minorHAnsi" w:hAnsiTheme="minorHAnsi"/>
                <w:sz w:val="22"/>
                <w:szCs w:val="22"/>
                <w:lang w:val="ro-RO"/>
              </w:rPr>
              <w:t xml:space="preserve">numele membrilor </w:t>
            </w:r>
            <w:r w:rsidR="00CB3BC0" w:rsidRPr="00702EE3">
              <w:rPr>
                <w:rFonts w:asciiTheme="minorHAnsi" w:hAnsiTheme="minorHAnsi"/>
                <w:sz w:val="22"/>
                <w:szCs w:val="22"/>
                <w:lang w:val="ro-RO"/>
              </w:rPr>
              <w:t xml:space="preserve">fermieri </w:t>
            </w:r>
            <w:r w:rsidRPr="00702EE3">
              <w:rPr>
                <w:rFonts w:asciiTheme="minorHAnsi" w:hAnsiTheme="minorHAnsi"/>
                <w:sz w:val="22"/>
                <w:szCs w:val="22"/>
                <w:lang w:val="ro-RO"/>
              </w:rPr>
              <w:t>care le deţin în proprietate</w:t>
            </w:r>
            <w:r w:rsidR="00262983" w:rsidRPr="00702EE3">
              <w:rPr>
                <w:rFonts w:asciiTheme="minorHAnsi" w:hAnsiTheme="minorHAnsi"/>
                <w:sz w:val="22"/>
                <w:szCs w:val="22"/>
                <w:lang w:val="ro-RO"/>
              </w:rPr>
              <w:t xml:space="preserve"> </w:t>
            </w:r>
            <w:r w:rsidR="00262983" w:rsidRPr="00702EE3">
              <w:rPr>
                <w:rFonts w:asciiTheme="minorHAnsi" w:hAnsiTheme="minorHAnsi"/>
                <w:sz w:val="22"/>
                <w:szCs w:val="22"/>
              </w:rPr>
              <w:t>şi perioada pe care terenul  a fost adus in folosinta societătii, care trebuie sa fie de minim 10 ani</w:t>
            </w:r>
            <w:r w:rsidR="00262983" w:rsidRPr="00702EE3">
              <w:rPr>
                <w:rFonts w:asciiTheme="minorHAnsi" w:hAnsiTheme="minorHAnsi"/>
                <w:sz w:val="22"/>
                <w:szCs w:val="22"/>
                <w:lang w:val="ro-RO"/>
              </w:rPr>
              <w:t>.</w:t>
            </w:r>
          </w:p>
          <w:p w14:paraId="0C2A6676" w14:textId="77777777" w:rsidR="00133686" w:rsidRPr="00702EE3" w:rsidRDefault="00133686" w:rsidP="00B46D12">
            <w:pPr>
              <w:spacing w:line="276" w:lineRule="auto"/>
              <w:jc w:val="both"/>
              <w:rPr>
                <w:rFonts w:asciiTheme="minorHAnsi" w:hAnsiTheme="minorHAnsi"/>
                <w:sz w:val="22"/>
                <w:szCs w:val="22"/>
                <w:lang w:val="ro-RO"/>
              </w:rPr>
            </w:pPr>
          </w:p>
          <w:p w14:paraId="7779FFB9" w14:textId="77777777" w:rsidR="00B46D12" w:rsidRPr="00702EE3" w:rsidRDefault="00B46D12" w:rsidP="00B46D12">
            <w:pPr>
              <w:spacing w:line="276" w:lineRule="auto"/>
              <w:jc w:val="both"/>
              <w:rPr>
                <w:rFonts w:asciiTheme="minorHAnsi" w:hAnsiTheme="minorHAnsi"/>
                <w:b/>
                <w:color w:val="0070C0"/>
                <w:sz w:val="22"/>
                <w:szCs w:val="22"/>
                <w:lang w:val="ro-RO"/>
              </w:rPr>
            </w:pPr>
          </w:p>
          <w:p w14:paraId="1E545E0F" w14:textId="77777777" w:rsidR="00B46D12" w:rsidRPr="00702EE3" w:rsidRDefault="00B46D12" w:rsidP="00B46D12">
            <w:pPr>
              <w:spacing w:line="276" w:lineRule="auto"/>
              <w:jc w:val="both"/>
              <w:rPr>
                <w:rFonts w:asciiTheme="minorHAnsi" w:hAnsiTheme="minorHAnsi"/>
                <w:sz w:val="22"/>
                <w:szCs w:val="22"/>
                <w:lang w:val="ro-RO"/>
              </w:rPr>
            </w:pPr>
            <w:r w:rsidRPr="00702EE3">
              <w:rPr>
                <w:rFonts w:asciiTheme="minorHAnsi" w:hAnsiTheme="minorHAnsi"/>
                <w:sz w:val="22"/>
                <w:szCs w:val="22"/>
                <w:lang w:val="ro-RO"/>
              </w:rPr>
              <w:t xml:space="preserve"> </w:t>
            </w:r>
          </w:p>
          <w:p w14:paraId="25A9370C" w14:textId="77777777" w:rsidR="00B46D12" w:rsidRPr="00702EE3" w:rsidRDefault="00B46D12" w:rsidP="00B46D12">
            <w:pPr>
              <w:spacing w:line="276" w:lineRule="auto"/>
              <w:jc w:val="both"/>
              <w:rPr>
                <w:rFonts w:asciiTheme="minorHAnsi" w:hAnsiTheme="minorHAnsi"/>
                <w:sz w:val="22"/>
                <w:szCs w:val="22"/>
                <w:lang w:val="ro-RO"/>
              </w:rPr>
            </w:pPr>
          </w:p>
          <w:p w14:paraId="67B199C7" w14:textId="77777777" w:rsidR="00B46D12" w:rsidRPr="00702EE3" w:rsidRDefault="00824275" w:rsidP="00B46D12">
            <w:pPr>
              <w:spacing w:line="276" w:lineRule="auto"/>
              <w:jc w:val="both"/>
              <w:rPr>
                <w:rFonts w:asciiTheme="minorHAnsi" w:hAnsiTheme="minorHAnsi"/>
                <w:sz w:val="22"/>
                <w:szCs w:val="22"/>
                <w:lang w:val="ro-RO"/>
              </w:rPr>
            </w:pPr>
            <w:r w:rsidRPr="00702EE3">
              <w:rPr>
                <w:rFonts w:asciiTheme="minorHAnsi" w:hAnsiTheme="minorHAnsi"/>
                <w:b/>
                <w:sz w:val="22"/>
                <w:szCs w:val="22"/>
                <w:lang w:val="ro-RO"/>
              </w:rPr>
              <w:t>c</w:t>
            </w:r>
            <w:r w:rsidR="00B46D12" w:rsidRPr="00702EE3">
              <w:rPr>
                <w:rFonts w:asciiTheme="minorHAnsi" w:hAnsiTheme="minorHAnsi"/>
                <w:b/>
                <w:sz w:val="22"/>
                <w:szCs w:val="22"/>
                <w:lang w:val="ro-RO"/>
              </w:rPr>
              <w:t>)Document pentru efectivul de animale deţinut în proprietate</w:t>
            </w:r>
            <w:r w:rsidR="00B46D12" w:rsidRPr="00702EE3">
              <w:rPr>
                <w:rFonts w:asciiTheme="minorHAnsi" w:hAnsiTheme="minorHAnsi"/>
                <w:sz w:val="22"/>
                <w:szCs w:val="22"/>
                <w:lang w:val="ro-RO"/>
              </w:rPr>
              <w:t>:</w:t>
            </w:r>
          </w:p>
          <w:p w14:paraId="23656001" w14:textId="05341E08" w:rsidR="008F6D9F" w:rsidRPr="00702EE3" w:rsidRDefault="00D278FE" w:rsidP="00207180">
            <w:pPr>
              <w:jc w:val="both"/>
              <w:rPr>
                <w:rFonts w:asciiTheme="minorHAnsi" w:hAnsiTheme="minorHAnsi"/>
                <w:sz w:val="22"/>
                <w:szCs w:val="22"/>
                <w:lang w:val="ro-RO"/>
              </w:rPr>
            </w:pPr>
            <w:r w:rsidRPr="00702EE3">
              <w:rPr>
                <w:rFonts w:asciiTheme="minorHAnsi" w:hAnsiTheme="minorHAnsi"/>
                <w:sz w:val="22"/>
                <w:szCs w:val="22"/>
              </w:rPr>
              <w:t>1)</w:t>
            </w:r>
            <w:r w:rsidR="00681BF0" w:rsidRPr="00702EE3">
              <w:rPr>
                <w:rFonts w:asciiTheme="minorHAnsi" w:hAnsiTheme="minorHAnsi"/>
                <w:sz w:val="22"/>
                <w:szCs w:val="22"/>
              </w:rPr>
              <w:t xml:space="preserve">Extras din Registrul Exploatatiei emis de ANSVSA/DSVSA cu cel mult 30 de zile înainte de data depunerii CF, din care să rezulte efectivul de animale deţinut, însoţit de formular de mişcare ANSVSA/DSVSA (Anexa 4 din Normele sanitare veterinare ale Ordinului ANSVSA nr. 40/2010); </w:t>
            </w:r>
            <w:r w:rsidR="00F839A5" w:rsidRPr="00702EE3">
              <w:rPr>
                <w:rFonts w:asciiTheme="minorHAnsi" w:hAnsiTheme="minorHAnsi"/>
                <w:sz w:val="22"/>
                <w:szCs w:val="22"/>
              </w:rPr>
              <w:t xml:space="preserve"> </w:t>
            </w:r>
          </w:p>
          <w:p w14:paraId="0320D1BF" w14:textId="77777777" w:rsidR="00F839A5" w:rsidRPr="00702EE3" w:rsidRDefault="00F839A5" w:rsidP="00207180">
            <w:pPr>
              <w:jc w:val="both"/>
              <w:rPr>
                <w:rFonts w:asciiTheme="minorHAnsi" w:hAnsiTheme="minorHAnsi"/>
                <w:sz w:val="22"/>
                <w:szCs w:val="22"/>
              </w:rPr>
            </w:pPr>
          </w:p>
          <w:p w14:paraId="1D1B3586" w14:textId="77777777" w:rsidR="00062BCF" w:rsidRPr="00702EE3" w:rsidRDefault="00681BF0" w:rsidP="000B435F">
            <w:pPr>
              <w:spacing w:line="276" w:lineRule="auto"/>
              <w:jc w:val="both"/>
              <w:rPr>
                <w:rFonts w:asciiTheme="minorHAnsi" w:hAnsiTheme="minorHAnsi"/>
                <w:sz w:val="22"/>
                <w:szCs w:val="22"/>
              </w:rPr>
            </w:pPr>
            <w:r w:rsidRPr="00702EE3">
              <w:rPr>
                <w:rFonts w:asciiTheme="minorHAnsi" w:hAnsiTheme="minorHAnsi"/>
                <w:sz w:val="22"/>
                <w:szCs w:val="22"/>
              </w:rPr>
              <w:t>Pentru exploataţiile agricole care deţin păsari si albine - Adeverinţă eliberată de medicul veterinar de circumscripţie, emisă cu cel mult 30 de zile înainte de data depunerii CF, din care rezulta numarul  păsarilor şi al familiilor de albine şi data inscrierii solicitantului in Registrul Exploatatiei</w:t>
            </w:r>
          </w:p>
          <w:p w14:paraId="37E124CF" w14:textId="77777777" w:rsidR="00062BCF" w:rsidRPr="00702EE3" w:rsidRDefault="00D278FE" w:rsidP="000B435F">
            <w:pPr>
              <w:spacing w:line="276" w:lineRule="auto"/>
              <w:jc w:val="both"/>
              <w:rPr>
                <w:rFonts w:asciiTheme="minorHAnsi" w:hAnsiTheme="minorHAnsi"/>
                <w:sz w:val="22"/>
                <w:szCs w:val="22"/>
              </w:rPr>
            </w:pPr>
            <w:r w:rsidRPr="00702EE3">
              <w:rPr>
                <w:rFonts w:asciiTheme="minorHAnsi" w:hAnsiTheme="minorHAnsi"/>
                <w:sz w:val="22"/>
                <w:szCs w:val="22"/>
              </w:rPr>
              <w:t xml:space="preserve">2) </w:t>
            </w:r>
            <w:r w:rsidR="00062BCF" w:rsidRPr="00702EE3">
              <w:rPr>
                <w:rFonts w:asciiTheme="minorHAnsi" w:hAnsiTheme="minorHAnsi"/>
                <w:sz w:val="22"/>
                <w:szCs w:val="22"/>
              </w:rPr>
              <w:t>PAŞAPORTUL emis de ANZ pentru ecvideele  (cabalinele) cu rasă şi origine</w:t>
            </w:r>
          </w:p>
          <w:p w14:paraId="534DDC7C" w14:textId="77777777" w:rsidR="00D278FE" w:rsidRPr="00702EE3" w:rsidRDefault="00D278FE" w:rsidP="0088468D">
            <w:pPr>
              <w:spacing w:line="276" w:lineRule="auto"/>
              <w:jc w:val="both"/>
              <w:rPr>
                <w:rFonts w:asciiTheme="minorHAnsi" w:hAnsiTheme="minorHAnsi"/>
                <w:sz w:val="22"/>
                <w:szCs w:val="22"/>
                <w:lang w:val="ro-RO"/>
              </w:rPr>
            </w:pPr>
          </w:p>
          <w:p w14:paraId="6D105F3B" w14:textId="1C706CF6" w:rsidR="00C244F9" w:rsidRPr="00702EE3" w:rsidRDefault="00C244F9" w:rsidP="00A82E95">
            <w:pPr>
              <w:tabs>
                <w:tab w:val="left" w:pos="6700"/>
              </w:tabs>
              <w:jc w:val="both"/>
              <w:rPr>
                <w:rFonts w:asciiTheme="minorHAnsi" w:hAnsiTheme="minorHAnsi" w:cs="Calibri"/>
                <w:sz w:val="22"/>
                <w:szCs w:val="22"/>
                <w:lang w:val="ro-RO"/>
              </w:rPr>
            </w:pPr>
            <w:r w:rsidRPr="00702EE3">
              <w:rPr>
                <w:rFonts w:asciiTheme="minorHAnsi" w:hAnsiTheme="minorHAnsi" w:cs="Calibri"/>
                <w:sz w:val="22"/>
                <w:szCs w:val="22"/>
                <w:lang w:val="ro-RO"/>
              </w:rPr>
              <w:t>Cererea de finanţare – Sheet: Specific sM4.1; Stabilirea categoriei de fermă</w:t>
            </w:r>
          </w:p>
          <w:p w14:paraId="2010D922" w14:textId="0B9B3B63" w:rsidR="007075B3" w:rsidRPr="00702EE3" w:rsidRDefault="007075B3" w:rsidP="00A82E95">
            <w:pPr>
              <w:tabs>
                <w:tab w:val="left" w:pos="6700"/>
              </w:tabs>
              <w:jc w:val="both"/>
              <w:rPr>
                <w:rFonts w:asciiTheme="minorHAnsi" w:hAnsiTheme="minorHAnsi" w:cs="Calibri"/>
                <w:sz w:val="22"/>
                <w:szCs w:val="22"/>
                <w:lang w:val="ro-RO"/>
              </w:rPr>
            </w:pPr>
          </w:p>
          <w:p w14:paraId="5D41F54B" w14:textId="20FD0523" w:rsidR="007075B3" w:rsidRPr="00702EE3" w:rsidRDefault="007075B3" w:rsidP="00A82E95">
            <w:pPr>
              <w:tabs>
                <w:tab w:val="left" w:pos="6700"/>
              </w:tabs>
              <w:jc w:val="both"/>
              <w:rPr>
                <w:rFonts w:asciiTheme="minorHAnsi" w:hAnsiTheme="minorHAnsi" w:cs="Calibri"/>
                <w:sz w:val="22"/>
                <w:szCs w:val="22"/>
                <w:lang w:val="ro-RO"/>
              </w:rPr>
            </w:pPr>
            <w:r w:rsidRPr="00702EE3">
              <w:rPr>
                <w:rFonts w:asciiTheme="minorHAnsi" w:hAnsiTheme="minorHAnsi" w:cs="Calibri"/>
                <w:sz w:val="22"/>
                <w:szCs w:val="22"/>
                <w:lang w:val="ro-RO"/>
              </w:rPr>
              <w:lastRenderedPageBreak/>
              <w:t>IACS</w:t>
            </w:r>
          </w:p>
          <w:p w14:paraId="282240A3" w14:textId="77777777" w:rsidR="00C244F9" w:rsidRPr="00702EE3" w:rsidRDefault="00C244F9" w:rsidP="00A82E95">
            <w:pPr>
              <w:tabs>
                <w:tab w:val="left" w:pos="6700"/>
              </w:tabs>
              <w:jc w:val="both"/>
              <w:rPr>
                <w:rFonts w:asciiTheme="minorHAnsi" w:hAnsiTheme="minorHAnsi" w:cs="Calibri"/>
                <w:sz w:val="22"/>
                <w:szCs w:val="22"/>
                <w:lang w:val="ro-RO"/>
              </w:rPr>
            </w:pPr>
          </w:p>
        </w:tc>
        <w:tc>
          <w:tcPr>
            <w:tcW w:w="2513" w:type="pct"/>
          </w:tcPr>
          <w:p w14:paraId="45167DC3" w14:textId="3B70DF1D" w:rsidR="00C244F9" w:rsidRPr="00702EE3" w:rsidRDefault="00C244F9" w:rsidP="000B1C34">
            <w:pPr>
              <w:pStyle w:val="xl61"/>
              <w:pBdr>
                <w:left w:val="none" w:sz="0" w:space="0" w:color="auto"/>
              </w:pBdr>
              <w:spacing w:before="0" w:beforeAutospacing="0" w:after="0" w:afterAutospacing="0"/>
              <w:rPr>
                <w:rFonts w:asciiTheme="minorHAnsi" w:hAnsiTheme="minorHAnsi" w:cstheme="minorHAnsi"/>
                <w:sz w:val="22"/>
                <w:szCs w:val="22"/>
                <w:lang w:val="it-IT"/>
              </w:rPr>
            </w:pPr>
            <w:r w:rsidRPr="00702EE3">
              <w:rPr>
                <w:rFonts w:asciiTheme="minorHAnsi" w:hAnsiTheme="minorHAnsi" w:cstheme="minorHAnsi"/>
                <w:sz w:val="22"/>
                <w:szCs w:val="22"/>
                <w:lang w:val="it-IT"/>
              </w:rPr>
              <w:lastRenderedPageBreak/>
              <w:t xml:space="preserve">Expertul verifică corelarea informaţiilor din </w:t>
            </w:r>
            <w:r w:rsidR="005F3A98" w:rsidRPr="00702EE3">
              <w:rPr>
                <w:rFonts w:asciiTheme="minorHAnsi" w:hAnsiTheme="minorHAnsi" w:cstheme="minorHAnsi"/>
                <w:sz w:val="22"/>
                <w:szCs w:val="22"/>
                <w:lang w:val="it-IT"/>
              </w:rPr>
              <w:t>cererea de finanțare</w:t>
            </w:r>
            <w:r w:rsidRPr="00702EE3">
              <w:rPr>
                <w:rFonts w:asciiTheme="minorHAnsi" w:hAnsiTheme="minorHAnsi" w:cstheme="minorHAnsi"/>
                <w:sz w:val="22"/>
                <w:szCs w:val="22"/>
                <w:lang w:val="it-IT"/>
              </w:rPr>
              <w:t xml:space="preserve"> cu cele din </w:t>
            </w:r>
            <w:r w:rsidR="005D58AF" w:rsidRPr="00702EE3">
              <w:rPr>
                <w:rFonts w:asciiTheme="minorHAnsi" w:hAnsiTheme="minorHAnsi" w:cstheme="minorHAnsi"/>
                <w:sz w:val="22"/>
                <w:szCs w:val="22"/>
                <w:lang w:val="it-IT"/>
              </w:rPr>
              <w:t>IACS şi/sau doc. 3c)</w:t>
            </w:r>
            <w:r w:rsidR="001D58AE" w:rsidRPr="00702EE3">
              <w:rPr>
                <w:rFonts w:asciiTheme="minorHAnsi" w:hAnsiTheme="minorHAnsi" w:cstheme="minorHAnsi"/>
                <w:sz w:val="22"/>
                <w:szCs w:val="22"/>
                <w:lang w:val="it-IT"/>
              </w:rPr>
              <w:t xml:space="preserve"> pentru investiţii de modernizare a exploataţiilor zootehnice,</w:t>
            </w:r>
            <w:r w:rsidR="005D58AF" w:rsidRPr="00702EE3">
              <w:rPr>
                <w:rFonts w:asciiTheme="minorHAnsi" w:hAnsiTheme="minorHAnsi" w:cstheme="minorHAnsi"/>
                <w:sz w:val="22"/>
                <w:szCs w:val="22"/>
                <w:lang w:val="it-IT"/>
              </w:rPr>
              <w:t xml:space="preserve"> </w:t>
            </w:r>
            <w:r w:rsidRPr="00702EE3">
              <w:rPr>
                <w:rFonts w:asciiTheme="minorHAnsi" w:hAnsiTheme="minorHAnsi" w:cstheme="minorHAnsi"/>
                <w:sz w:val="22"/>
                <w:szCs w:val="22"/>
                <w:lang w:val="it-IT"/>
              </w:rPr>
              <w:t>referitoare la tipul şi dimensiunea exploataţiei agricole (suprafaţă/numă</w:t>
            </w:r>
            <w:r w:rsidR="005542FA" w:rsidRPr="00702EE3">
              <w:rPr>
                <w:rFonts w:asciiTheme="minorHAnsi" w:hAnsiTheme="minorHAnsi" w:cstheme="minorHAnsi"/>
                <w:sz w:val="22"/>
                <w:szCs w:val="22"/>
                <w:lang w:val="it-IT"/>
              </w:rPr>
              <w:t>r de animale) vizate de proiect şi cele specificate în sheet-ul Stabilirea categoriei de fermă.</w:t>
            </w:r>
          </w:p>
          <w:p w14:paraId="0AE385CC" w14:textId="77777777" w:rsidR="00C244F9" w:rsidRPr="00702EE3" w:rsidRDefault="00C244F9" w:rsidP="000B1C34">
            <w:pPr>
              <w:pStyle w:val="xl61"/>
              <w:pBdr>
                <w:left w:val="none" w:sz="0" w:space="0" w:color="auto"/>
              </w:pBdr>
              <w:spacing w:before="0" w:beforeAutospacing="0" w:after="0" w:afterAutospacing="0"/>
              <w:rPr>
                <w:rFonts w:asciiTheme="minorHAnsi" w:hAnsiTheme="minorHAnsi" w:cstheme="minorHAnsi"/>
                <w:sz w:val="22"/>
                <w:szCs w:val="22"/>
                <w:lang w:val="it-IT"/>
              </w:rPr>
            </w:pPr>
          </w:p>
          <w:p w14:paraId="5590A26C" w14:textId="742C3CF0" w:rsidR="00F80209" w:rsidRPr="00702EE3" w:rsidRDefault="00F80209" w:rsidP="000B1C34">
            <w:pPr>
              <w:pStyle w:val="NoSpacing"/>
              <w:tabs>
                <w:tab w:val="left" w:pos="284"/>
              </w:tabs>
              <w:jc w:val="both"/>
              <w:rPr>
                <w:rFonts w:asciiTheme="minorHAnsi" w:hAnsiTheme="minorHAnsi" w:cstheme="minorHAnsi"/>
                <w:sz w:val="22"/>
                <w:szCs w:val="22"/>
              </w:rPr>
            </w:pPr>
            <w:r w:rsidRPr="00702EE3">
              <w:rPr>
                <w:rFonts w:asciiTheme="minorHAnsi" w:hAnsiTheme="minorHAnsi" w:cstheme="minorHAnsi"/>
                <w:sz w:val="22"/>
                <w:szCs w:val="22"/>
              </w:rPr>
              <w:t xml:space="preserve">Dimensiunea economică a exploataţiei agricole se calculează conform Cererii de Finanţare </w:t>
            </w:r>
            <w:r w:rsidR="00D21241" w:rsidRPr="00702EE3">
              <w:rPr>
                <w:rFonts w:asciiTheme="minorHAnsi" w:hAnsiTheme="minorHAnsi" w:cstheme="minorHAnsi"/>
                <w:sz w:val="22"/>
                <w:szCs w:val="22"/>
              </w:rPr>
              <w:t xml:space="preserve">punctul </w:t>
            </w:r>
            <w:r w:rsidRPr="00702EE3">
              <w:rPr>
                <w:rFonts w:asciiTheme="minorHAnsi" w:hAnsiTheme="minorHAnsi" w:cstheme="minorHAnsi"/>
                <w:sz w:val="22"/>
                <w:szCs w:val="22"/>
              </w:rPr>
              <w:t>– Stabilirea categoriei de fermă–– după cum urmează:</w:t>
            </w:r>
          </w:p>
          <w:p w14:paraId="6E240014" w14:textId="29A0E43C" w:rsidR="00235DAD" w:rsidRPr="00702EE3" w:rsidRDefault="005D347F" w:rsidP="000B1C34">
            <w:pPr>
              <w:pStyle w:val="NoSpacing"/>
              <w:shd w:val="clear" w:color="auto" w:fill="FFFFFF"/>
              <w:tabs>
                <w:tab w:val="left" w:pos="284"/>
              </w:tabs>
              <w:ind w:left="284"/>
              <w:jc w:val="both"/>
              <w:rPr>
                <w:rFonts w:asciiTheme="minorHAnsi" w:hAnsiTheme="minorHAnsi" w:cstheme="minorHAnsi"/>
                <w:sz w:val="22"/>
                <w:szCs w:val="22"/>
              </w:rPr>
            </w:pPr>
            <w:r w:rsidRPr="00702EE3">
              <w:rPr>
                <w:rFonts w:asciiTheme="minorHAnsi" w:hAnsiTheme="minorHAnsi" w:cstheme="minorHAnsi"/>
                <w:sz w:val="22"/>
                <w:szCs w:val="22"/>
              </w:rPr>
              <w:t xml:space="preserve">(1) În cazul exploataţiilor agricole care prevăd în cadrul </w:t>
            </w:r>
            <w:r w:rsidRPr="00702EE3">
              <w:rPr>
                <w:rFonts w:asciiTheme="minorHAnsi" w:hAnsiTheme="minorHAnsi" w:cstheme="minorHAnsi"/>
                <w:b/>
                <w:sz w:val="22"/>
                <w:szCs w:val="22"/>
              </w:rPr>
              <w:t>proiectului modernizarea</w:t>
            </w:r>
            <w:r w:rsidRPr="00702EE3">
              <w:rPr>
                <w:rFonts w:asciiTheme="minorHAnsi" w:hAnsiTheme="minorHAnsi" w:cstheme="minorHAnsi"/>
                <w:sz w:val="22"/>
                <w:szCs w:val="22"/>
              </w:rPr>
              <w:t xml:space="preserve"> acesteia, respectiv, investiţii în unitatea/unităţile de producţie existente care împreună alcătuiesc exploataţia, extinderea</w:t>
            </w:r>
            <w:r w:rsidR="00C27FE7" w:rsidRPr="00702EE3">
              <w:rPr>
                <w:rFonts w:asciiTheme="minorHAnsi" w:hAnsiTheme="minorHAnsi" w:cstheme="minorHAnsi"/>
                <w:sz w:val="22"/>
                <w:szCs w:val="22"/>
              </w:rPr>
              <w:t>/diversificare</w:t>
            </w:r>
            <w:r w:rsidR="001A1238" w:rsidRPr="00702EE3">
              <w:rPr>
                <w:rFonts w:asciiTheme="minorHAnsi" w:hAnsiTheme="minorHAnsi" w:cstheme="minorHAnsi"/>
                <w:sz w:val="22"/>
                <w:szCs w:val="22"/>
              </w:rPr>
              <w:t>a</w:t>
            </w:r>
            <w:r w:rsidRPr="00702EE3">
              <w:rPr>
                <w:rFonts w:asciiTheme="minorHAnsi" w:hAnsiTheme="minorHAnsi" w:cstheme="minorHAnsi"/>
                <w:sz w:val="22"/>
                <w:szCs w:val="22"/>
              </w:rPr>
              <w:t xml:space="preserve"> activităţii agricole desfăşurate anterior depunerii proiectului cu un alt cod CAEN de agricultură (adică extinderea profilului agricol), dimensiunea se va calcula pe baza înregistrărilor din perioad</w:t>
            </w:r>
            <w:r w:rsidR="00973FA2" w:rsidRPr="00702EE3">
              <w:rPr>
                <w:rFonts w:asciiTheme="minorHAnsi" w:hAnsiTheme="minorHAnsi" w:cstheme="minorHAnsi"/>
                <w:sz w:val="22"/>
                <w:szCs w:val="22"/>
              </w:rPr>
              <w:t>a</w:t>
            </w:r>
            <w:r w:rsidRPr="00702EE3">
              <w:rPr>
                <w:rFonts w:asciiTheme="minorHAnsi" w:hAnsiTheme="minorHAnsi" w:cstheme="minorHAnsi"/>
                <w:sz w:val="22"/>
                <w:szCs w:val="22"/>
              </w:rPr>
              <w:t xml:space="preserve"> (campani</w:t>
            </w:r>
            <w:r w:rsidR="00973FA2" w:rsidRPr="00702EE3">
              <w:rPr>
                <w:rFonts w:asciiTheme="minorHAnsi" w:hAnsiTheme="minorHAnsi" w:cstheme="minorHAnsi"/>
                <w:sz w:val="22"/>
                <w:szCs w:val="22"/>
              </w:rPr>
              <w:t>a</w:t>
            </w:r>
            <w:r w:rsidRPr="00702EE3">
              <w:rPr>
                <w:rFonts w:asciiTheme="minorHAnsi" w:hAnsiTheme="minorHAnsi" w:cstheme="minorHAnsi"/>
                <w:sz w:val="22"/>
                <w:szCs w:val="22"/>
              </w:rPr>
              <w:t xml:space="preserve">) de depunere a cererii unice de plată pe suprafaţă în Registrul unic de identificare de la APIA din perioada de depunere stabilita conform legislatiei nationale </w:t>
            </w:r>
            <w:r w:rsidR="00532FEE" w:rsidRPr="00702EE3">
              <w:rPr>
                <w:rFonts w:asciiTheme="minorHAnsi" w:hAnsiTheme="minorHAnsi" w:cs="Calibri"/>
                <w:sz w:val="22"/>
                <w:szCs w:val="22"/>
              </w:rPr>
              <w:t>din anul depunerii Cererii de Finanțare</w:t>
            </w:r>
            <w:r w:rsidR="00937A22" w:rsidRPr="00702EE3">
              <w:rPr>
                <w:rFonts w:asciiTheme="minorHAnsi" w:hAnsiTheme="minorHAnsi" w:cs="Calibri"/>
                <w:sz w:val="22"/>
                <w:szCs w:val="22"/>
              </w:rPr>
              <w:t>, respectiv anul 2024</w:t>
            </w:r>
            <w:r w:rsidR="00532FEE" w:rsidRPr="00702EE3">
              <w:rPr>
                <w:rFonts w:asciiTheme="minorHAnsi" w:hAnsiTheme="minorHAnsi" w:cs="Calibri"/>
                <w:sz w:val="22"/>
                <w:szCs w:val="22"/>
              </w:rPr>
              <w:t xml:space="preserve"> </w:t>
            </w:r>
            <w:r w:rsidRPr="00702EE3">
              <w:rPr>
                <w:rFonts w:asciiTheme="minorHAnsi" w:hAnsiTheme="minorHAnsi" w:cstheme="minorHAnsi"/>
                <w:sz w:val="22"/>
                <w:szCs w:val="22"/>
              </w:rPr>
              <w:t>şi/sau a ultimei înregistrări/actualizări  în Registrul Exploataţiei de la ANSVSA/DSVSA efectuată înainte cu cel mult 30 de zile faţă de data  depunerii cererii de finanţare, ţinând cont după caz, de Nota explicativă a RICA  din subsolul tabelului SO din C</w:t>
            </w:r>
            <w:r w:rsidR="000E3919" w:rsidRPr="00702EE3">
              <w:rPr>
                <w:rFonts w:asciiTheme="minorHAnsi" w:hAnsiTheme="minorHAnsi" w:cstheme="minorHAnsi"/>
                <w:sz w:val="22"/>
                <w:szCs w:val="22"/>
              </w:rPr>
              <w:t xml:space="preserve">ererea de </w:t>
            </w:r>
            <w:r w:rsidRPr="00702EE3">
              <w:rPr>
                <w:rFonts w:asciiTheme="minorHAnsi" w:hAnsiTheme="minorHAnsi" w:cstheme="minorHAnsi"/>
                <w:sz w:val="22"/>
                <w:szCs w:val="22"/>
              </w:rPr>
              <w:t>F</w:t>
            </w:r>
            <w:r w:rsidR="000E3919" w:rsidRPr="00702EE3">
              <w:rPr>
                <w:rFonts w:asciiTheme="minorHAnsi" w:hAnsiTheme="minorHAnsi" w:cstheme="minorHAnsi"/>
                <w:sz w:val="22"/>
                <w:szCs w:val="22"/>
              </w:rPr>
              <w:t>inanțare</w:t>
            </w:r>
            <w:r w:rsidRPr="00702EE3">
              <w:rPr>
                <w:rFonts w:asciiTheme="minorHAnsi" w:hAnsiTheme="minorHAnsi" w:cstheme="minorHAnsi"/>
                <w:sz w:val="22"/>
                <w:szCs w:val="22"/>
              </w:rPr>
              <w:t xml:space="preserve">. </w:t>
            </w:r>
          </w:p>
          <w:p w14:paraId="45C43E06" w14:textId="77777777" w:rsidR="00235DAD" w:rsidRPr="00702EE3" w:rsidRDefault="00235DAD" w:rsidP="000B1C34">
            <w:pPr>
              <w:pStyle w:val="NoSpacing"/>
              <w:shd w:val="clear" w:color="auto" w:fill="FFFFFF"/>
              <w:tabs>
                <w:tab w:val="left" w:pos="284"/>
              </w:tabs>
              <w:ind w:left="284"/>
              <w:jc w:val="both"/>
              <w:rPr>
                <w:rFonts w:asciiTheme="minorHAnsi" w:hAnsiTheme="minorHAnsi" w:cstheme="minorHAnsi"/>
                <w:sz w:val="22"/>
                <w:szCs w:val="22"/>
              </w:rPr>
            </w:pPr>
          </w:p>
          <w:p w14:paraId="3503A1EA" w14:textId="0F3F5678" w:rsidR="00235DAD" w:rsidRPr="00702EE3" w:rsidRDefault="00235DAD" w:rsidP="00235DAD">
            <w:pPr>
              <w:pStyle w:val="NoSpacing"/>
              <w:shd w:val="clear" w:color="auto" w:fill="FFFFFF"/>
              <w:tabs>
                <w:tab w:val="left" w:pos="0"/>
              </w:tabs>
              <w:spacing w:line="276" w:lineRule="auto"/>
              <w:jc w:val="both"/>
              <w:rPr>
                <w:rFonts w:ascii="Calibri" w:hAnsi="Calibri" w:cs="Calibri"/>
                <w:noProof/>
                <w:sz w:val="22"/>
                <w:szCs w:val="24"/>
              </w:rPr>
            </w:pPr>
            <w:r w:rsidRPr="00702EE3">
              <w:rPr>
                <w:rFonts w:ascii="Calibri" w:hAnsi="Calibri" w:cs="Calibri"/>
                <w:noProof/>
                <w:sz w:val="22"/>
                <w:szCs w:val="24"/>
              </w:rPr>
              <w:t xml:space="preserve">În cazul solicitanților care până la momentul depunerii Cererii de finanțare, nu au depus încă </w:t>
            </w:r>
            <w:r w:rsidRPr="00702EE3">
              <w:rPr>
                <w:rFonts w:ascii="Calibri" w:hAnsi="Calibri" w:cs="Calibri"/>
                <w:noProof/>
                <w:sz w:val="22"/>
                <w:szCs w:val="24"/>
              </w:rPr>
              <w:lastRenderedPageBreak/>
              <w:t>la APIA cererea unica de plată pentru Campania 2024, dimensiunea se va calcula pe baza înregistrărilor din perioada (campania) 2023 de depunere a cererii unice de plată pe suprafaţă în Registrul unic de identificare de la APIA</w:t>
            </w:r>
            <w:r w:rsidR="00313660" w:rsidRPr="00702EE3">
              <w:rPr>
                <w:rFonts w:ascii="Calibri" w:hAnsi="Calibri" w:cs="Calibri"/>
                <w:noProof/>
                <w:sz w:val="22"/>
                <w:szCs w:val="24"/>
              </w:rPr>
              <w:t>.</w:t>
            </w:r>
          </w:p>
          <w:p w14:paraId="6AF52213" w14:textId="77777777" w:rsidR="00235DAD" w:rsidRPr="00702EE3" w:rsidRDefault="00235DAD" w:rsidP="000B1C34">
            <w:pPr>
              <w:pStyle w:val="NoSpacing"/>
              <w:shd w:val="clear" w:color="auto" w:fill="FFFFFF"/>
              <w:tabs>
                <w:tab w:val="left" w:pos="284"/>
              </w:tabs>
              <w:ind w:left="284"/>
              <w:jc w:val="both"/>
              <w:rPr>
                <w:rFonts w:asciiTheme="minorHAnsi" w:hAnsiTheme="minorHAnsi" w:cstheme="minorHAnsi"/>
                <w:sz w:val="22"/>
                <w:szCs w:val="22"/>
              </w:rPr>
            </w:pPr>
          </w:p>
          <w:p w14:paraId="0B4754D4" w14:textId="14490FBD" w:rsidR="00433E40" w:rsidRPr="00702EE3" w:rsidRDefault="00532FEE" w:rsidP="00FB5429">
            <w:pPr>
              <w:pStyle w:val="NoSpacing"/>
              <w:shd w:val="clear" w:color="auto" w:fill="FFFFFF"/>
              <w:tabs>
                <w:tab w:val="left" w:pos="284"/>
              </w:tabs>
              <w:jc w:val="both"/>
              <w:rPr>
                <w:rFonts w:ascii="Calibri" w:hAnsi="Calibri" w:cs="Calibri"/>
                <w:noProof/>
                <w:sz w:val="22"/>
                <w:szCs w:val="22"/>
              </w:rPr>
            </w:pPr>
            <w:r w:rsidRPr="00702EE3">
              <w:rPr>
                <w:rFonts w:asciiTheme="minorHAnsi" w:hAnsiTheme="minorHAnsi"/>
                <w:sz w:val="22"/>
                <w:szCs w:val="22"/>
              </w:rPr>
              <w:t>În cazul în care expertul nu regăseste în IACS suprafaţa de teren menţionată de solicitant în tabelul cu SO sau există diferenţe între suprafaţa de teren declarată în proiect şi cea din IACS, expertul va solicita APIA să certifice că solicitantul s-a înscris în sistem/evidențele APIA cu suprafaţa declarată în cererea de finanţare.</w:t>
            </w:r>
            <w:r w:rsidR="00433E40" w:rsidRPr="00702EE3">
              <w:rPr>
                <w:rFonts w:asciiTheme="minorHAnsi" w:hAnsiTheme="minorHAnsi"/>
                <w:sz w:val="22"/>
                <w:szCs w:val="22"/>
              </w:rPr>
              <w:t xml:space="preserve"> </w:t>
            </w:r>
          </w:p>
          <w:p w14:paraId="1173B592" w14:textId="41844B3E" w:rsidR="00837816" w:rsidRPr="00702EE3" w:rsidRDefault="00837816" w:rsidP="000B1C34">
            <w:pPr>
              <w:pStyle w:val="NoSpacing"/>
              <w:tabs>
                <w:tab w:val="left" w:pos="284"/>
              </w:tabs>
              <w:jc w:val="both"/>
              <w:rPr>
                <w:rFonts w:asciiTheme="minorHAnsi" w:hAnsiTheme="minorHAnsi"/>
                <w:sz w:val="22"/>
                <w:szCs w:val="22"/>
              </w:rPr>
            </w:pPr>
          </w:p>
          <w:p w14:paraId="28B3F5BB" w14:textId="017570C4" w:rsidR="001565D5" w:rsidRPr="00702EE3" w:rsidRDefault="005D347F" w:rsidP="000B1C34">
            <w:pPr>
              <w:pStyle w:val="NoSpacing"/>
              <w:tabs>
                <w:tab w:val="left" w:pos="284"/>
              </w:tabs>
              <w:jc w:val="both"/>
              <w:rPr>
                <w:rFonts w:asciiTheme="minorHAnsi" w:hAnsiTheme="minorHAnsi" w:cstheme="minorHAnsi"/>
                <w:sz w:val="22"/>
                <w:szCs w:val="22"/>
              </w:rPr>
            </w:pPr>
            <w:r w:rsidRPr="00702EE3">
              <w:rPr>
                <w:rFonts w:asciiTheme="minorHAnsi" w:hAnsiTheme="minorHAnsi" w:cstheme="minorHAnsi"/>
                <w:sz w:val="22"/>
                <w:szCs w:val="22"/>
              </w:rPr>
              <w:tab/>
            </w:r>
          </w:p>
          <w:p w14:paraId="61DED116" w14:textId="5AA313A4" w:rsidR="00532FEE" w:rsidRPr="00702EE3" w:rsidRDefault="00532FEE" w:rsidP="000B1C34">
            <w:pPr>
              <w:jc w:val="both"/>
              <w:rPr>
                <w:rFonts w:asciiTheme="minorHAnsi" w:hAnsiTheme="minorHAnsi" w:cstheme="minorHAnsi"/>
                <w:sz w:val="20"/>
                <w:szCs w:val="22"/>
                <w:lang w:val="ro-RO"/>
              </w:rPr>
            </w:pPr>
          </w:p>
          <w:p w14:paraId="28615E8D" w14:textId="335425DD" w:rsidR="00F137A9" w:rsidRPr="00702EE3" w:rsidRDefault="00937A22" w:rsidP="00D70F7F">
            <w:pPr>
              <w:pStyle w:val="NoSpacing"/>
              <w:numPr>
                <w:ilvl w:val="0"/>
                <w:numId w:val="30"/>
              </w:numPr>
              <w:tabs>
                <w:tab w:val="left" w:pos="112"/>
              </w:tabs>
              <w:ind w:left="112" w:hanging="180"/>
              <w:jc w:val="both"/>
              <w:rPr>
                <w:rFonts w:asciiTheme="minorHAnsi" w:hAnsiTheme="minorHAnsi" w:cstheme="minorHAnsi"/>
                <w:sz w:val="20"/>
                <w:szCs w:val="22"/>
                <w:lang w:val="en-US"/>
              </w:rPr>
            </w:pPr>
            <w:r w:rsidRPr="00702EE3">
              <w:rPr>
                <w:rFonts w:asciiTheme="minorHAnsi" w:hAnsiTheme="minorHAnsi" w:cstheme="minorHAnsi"/>
                <w:sz w:val="22"/>
                <w:szCs w:val="24"/>
              </w:rPr>
              <w:t>În cazul proiectelor depuse de formele asociative se vor însuma dimensiunile economice ale exploataţiilor tuturor membrilor fermieri (în cazul cooperativelor, doar a membrilor acționari). Conform prevederilor Fișei măsurii, anexă la Ghid, prin intermediul formelor asociative (cooperative agricole,</w:t>
            </w:r>
            <w:r w:rsidR="00D21241" w:rsidRPr="00702EE3">
              <w:rPr>
                <w:rFonts w:asciiTheme="minorHAnsi" w:hAnsiTheme="minorHAnsi" w:cstheme="minorHAnsi"/>
                <w:sz w:val="22"/>
                <w:szCs w:val="24"/>
              </w:rPr>
              <w:t xml:space="preserve"> </w:t>
            </w:r>
            <w:r w:rsidR="007923B5" w:rsidRPr="00702EE3">
              <w:rPr>
                <w:rFonts w:asciiTheme="minorHAnsi" w:hAnsiTheme="minorHAnsi" w:cstheme="minorHAnsi"/>
                <w:sz w:val="22"/>
                <w:szCs w:val="24"/>
              </w:rPr>
              <w:t>societ</w:t>
            </w:r>
            <w:r w:rsidR="00D21241" w:rsidRPr="00702EE3">
              <w:rPr>
                <w:rFonts w:asciiTheme="minorHAnsi" w:hAnsiTheme="minorHAnsi" w:cstheme="minorHAnsi"/>
                <w:sz w:val="22"/>
                <w:szCs w:val="24"/>
              </w:rPr>
              <w:t>ățile</w:t>
            </w:r>
            <w:r w:rsidR="007923B5" w:rsidRPr="00702EE3">
              <w:rPr>
                <w:rFonts w:asciiTheme="minorHAnsi" w:hAnsiTheme="minorHAnsi" w:cstheme="minorHAnsi"/>
                <w:sz w:val="22"/>
                <w:szCs w:val="24"/>
              </w:rPr>
              <w:t>i cooperative</w:t>
            </w:r>
            <w:r w:rsidR="00D21241" w:rsidRPr="00702EE3">
              <w:rPr>
                <w:rFonts w:asciiTheme="minorHAnsi" w:hAnsiTheme="minorHAnsi" w:cstheme="minorHAnsi"/>
                <w:sz w:val="22"/>
                <w:szCs w:val="24"/>
              </w:rPr>
              <w:t xml:space="preserve"> agricole</w:t>
            </w:r>
            <w:r w:rsidR="007923B5" w:rsidRPr="00702EE3">
              <w:rPr>
                <w:rFonts w:asciiTheme="minorHAnsi" w:hAnsiTheme="minorHAnsi" w:cstheme="minorHAnsi"/>
                <w:sz w:val="22"/>
                <w:szCs w:val="24"/>
              </w:rPr>
              <w:t xml:space="preserve">, </w:t>
            </w:r>
            <w:r w:rsidRPr="00702EE3">
              <w:rPr>
                <w:rFonts w:asciiTheme="minorHAnsi" w:hAnsiTheme="minorHAnsi" w:cstheme="minorHAnsi"/>
                <w:sz w:val="22"/>
                <w:szCs w:val="24"/>
              </w:rPr>
              <w:t xml:space="preserve"> grupuri și organizații de producători), sprijinul vizează toate exploatațiile agricole </w:t>
            </w:r>
            <w:r w:rsidR="007923B5" w:rsidRPr="00702EE3">
              <w:rPr>
                <w:rFonts w:asciiTheme="minorHAnsi" w:hAnsiTheme="minorHAnsi" w:cstheme="minorHAnsi"/>
                <w:sz w:val="22"/>
                <w:szCs w:val="24"/>
              </w:rPr>
              <w:t>ale membrilor</w:t>
            </w:r>
            <w:r w:rsidRPr="00702EE3">
              <w:rPr>
                <w:rFonts w:asciiTheme="minorHAnsi" w:hAnsiTheme="minorHAnsi" w:cstheme="minorHAnsi"/>
                <w:sz w:val="22"/>
                <w:szCs w:val="24"/>
              </w:rPr>
              <w:t xml:space="preserve"> chiar dacă acestea au o dimensiune economică sub 8.000 € SO, cu condiția ca dimensiunea economică totală, obținută prin însumarea dimensiunilor economice ale exploatațiilor membrilor formei asociative, să fie peste 8.000 SO la momentul depunerii Cererii de finanțare. În cazul solicitanților forme asociative</w:t>
            </w:r>
            <w:r w:rsidR="00F30E4D" w:rsidRPr="00702EE3">
              <w:rPr>
                <w:rFonts w:asciiTheme="minorHAnsi" w:hAnsiTheme="minorHAnsi" w:cstheme="minorHAnsi"/>
                <w:sz w:val="22"/>
                <w:szCs w:val="24"/>
              </w:rPr>
              <w:t xml:space="preserve"> </w:t>
            </w:r>
            <w:r w:rsidR="00B802AD" w:rsidRPr="00702EE3">
              <w:rPr>
                <w:rFonts w:asciiTheme="minorHAnsi" w:hAnsiTheme="minorHAnsi" w:cstheme="minorHAnsi"/>
                <w:sz w:val="22"/>
                <w:szCs w:val="24"/>
              </w:rPr>
              <w:t xml:space="preserve">se va </w:t>
            </w:r>
            <w:r w:rsidRPr="00702EE3">
              <w:rPr>
                <w:rFonts w:asciiTheme="minorHAnsi" w:hAnsiTheme="minorHAnsi" w:cstheme="minorHAnsi"/>
                <w:sz w:val="22"/>
                <w:szCs w:val="24"/>
              </w:rPr>
              <w:t>interog</w:t>
            </w:r>
            <w:r w:rsidR="00B802AD" w:rsidRPr="00702EE3">
              <w:rPr>
                <w:rFonts w:asciiTheme="minorHAnsi" w:hAnsiTheme="minorHAnsi" w:cstheme="minorHAnsi"/>
                <w:sz w:val="22"/>
                <w:szCs w:val="24"/>
              </w:rPr>
              <w:t>a</w:t>
            </w:r>
            <w:r w:rsidRPr="00702EE3">
              <w:rPr>
                <w:rFonts w:asciiTheme="minorHAnsi" w:hAnsiTheme="minorHAnsi" w:cstheme="minorHAnsi"/>
                <w:sz w:val="22"/>
                <w:szCs w:val="24"/>
              </w:rPr>
              <w:t xml:space="preserve"> sistemul electronic al APIA/ANSVSA pentru fiecare membru pe baza tabelului centralizator prezentat de forma asociativă în documentația aferentă cererii de finanțare, fără obligativitatea ca aceasta să mai prezinte copii ale cererilor unice de plată de la APIA pentru fiecare membru în parte</w:t>
            </w:r>
            <w:r w:rsidR="00F137A9" w:rsidRPr="00702EE3">
              <w:rPr>
                <w:rFonts w:asciiTheme="minorHAnsi" w:hAnsiTheme="minorHAnsi" w:cstheme="minorHAnsi"/>
                <w:sz w:val="20"/>
                <w:szCs w:val="22"/>
              </w:rPr>
              <w:t>.</w:t>
            </w:r>
          </w:p>
          <w:p w14:paraId="4B1A3946" w14:textId="77777777" w:rsidR="006A428F" w:rsidRPr="00702EE3" w:rsidRDefault="006A428F" w:rsidP="000B1C34">
            <w:pPr>
              <w:pStyle w:val="ListParagraph"/>
              <w:spacing w:after="0" w:line="240" w:lineRule="auto"/>
              <w:rPr>
                <w:rFonts w:asciiTheme="minorHAnsi" w:hAnsiTheme="minorHAnsi" w:cstheme="minorHAnsi"/>
                <w:lang w:val="en-US"/>
              </w:rPr>
            </w:pPr>
          </w:p>
          <w:p w14:paraId="3078D0B8" w14:textId="77777777" w:rsidR="006A428F" w:rsidRPr="00702EE3" w:rsidRDefault="006A428F" w:rsidP="000B1C34">
            <w:pPr>
              <w:pStyle w:val="NoSpacing"/>
              <w:shd w:val="clear" w:color="auto" w:fill="FFFFFF"/>
              <w:tabs>
                <w:tab w:val="left" w:pos="284"/>
              </w:tabs>
              <w:jc w:val="both"/>
              <w:rPr>
                <w:rFonts w:ascii="Calibri" w:hAnsi="Calibri" w:cs="Calibri"/>
                <w:noProof/>
                <w:sz w:val="22"/>
                <w:szCs w:val="22"/>
              </w:rPr>
            </w:pPr>
            <w:r w:rsidRPr="00702EE3">
              <w:rPr>
                <w:rFonts w:ascii="Calibri" w:hAnsi="Calibri" w:cs="Calibri"/>
                <w:noProof/>
                <w:sz w:val="22"/>
                <w:szCs w:val="22"/>
              </w:rPr>
              <w:t>în cazul în care o formă asociativă este înscrisă la APIA, dimensiunea economică a exploatației acesteia se va cumula cu dimensiunile economice ale exploatațiilor membrilor (în cazul cooperativelor, a membrilor acționari).</w:t>
            </w:r>
          </w:p>
          <w:p w14:paraId="1539C9A4" w14:textId="77777777" w:rsidR="006A428F" w:rsidRPr="00702EE3" w:rsidRDefault="006A428F" w:rsidP="000B1C34">
            <w:pPr>
              <w:pStyle w:val="NoSpacing"/>
              <w:shd w:val="clear" w:color="auto" w:fill="FFFFFF"/>
              <w:tabs>
                <w:tab w:val="left" w:pos="284"/>
              </w:tabs>
              <w:jc w:val="both"/>
              <w:rPr>
                <w:rFonts w:ascii="Calibri" w:hAnsi="Calibri" w:cs="Calibri"/>
                <w:noProof/>
                <w:sz w:val="22"/>
                <w:szCs w:val="22"/>
              </w:rPr>
            </w:pPr>
            <w:r w:rsidRPr="00702EE3">
              <w:rPr>
                <w:rFonts w:ascii="Calibri" w:hAnsi="Calibri" w:cs="Calibri"/>
                <w:noProof/>
                <w:sz w:val="22"/>
                <w:szCs w:val="22"/>
              </w:rPr>
              <w:t xml:space="preserve">În cazul în care doar forma asociativă are exploatație înscrisă în APIA,  se va lua în considerare dimensiunea economică a acesteia </w:t>
            </w:r>
            <w:r w:rsidRPr="00702EE3">
              <w:rPr>
                <w:rFonts w:ascii="Calibri" w:hAnsi="Calibri" w:cs="Calibri"/>
                <w:noProof/>
                <w:sz w:val="22"/>
                <w:szCs w:val="22"/>
              </w:rPr>
              <w:lastRenderedPageBreak/>
              <w:t>(cazul în care respectiva formă asociativă vine în nume propriu).</w:t>
            </w:r>
          </w:p>
          <w:p w14:paraId="3695D32E" w14:textId="60075AF8" w:rsidR="006A428F" w:rsidRPr="00702EE3" w:rsidRDefault="006A428F" w:rsidP="000B1C34">
            <w:pPr>
              <w:pStyle w:val="NoSpacing"/>
              <w:shd w:val="clear" w:color="auto" w:fill="FFFFFF"/>
              <w:tabs>
                <w:tab w:val="left" w:pos="284"/>
              </w:tabs>
              <w:jc w:val="both"/>
              <w:rPr>
                <w:rFonts w:ascii="Calibri" w:hAnsi="Calibri" w:cs="Calibri"/>
                <w:i/>
                <w:noProof/>
                <w:sz w:val="22"/>
                <w:szCs w:val="22"/>
              </w:rPr>
            </w:pPr>
            <w:r w:rsidRPr="00702EE3">
              <w:rPr>
                <w:rFonts w:ascii="Calibri" w:hAnsi="Calibri" w:cs="Calibri"/>
                <w:i/>
                <w:noProof/>
                <w:sz w:val="22"/>
                <w:szCs w:val="22"/>
              </w:rPr>
              <w:t>Investiția trebuie să deservească interesele majorității membrilor (în cazul cooperativelor, ale membrilor acționari).</w:t>
            </w:r>
          </w:p>
          <w:p w14:paraId="08A25F56" w14:textId="77777777" w:rsidR="00532FEE" w:rsidRPr="00702EE3" w:rsidRDefault="00532FEE" w:rsidP="000B1C34">
            <w:pPr>
              <w:pStyle w:val="ListParagraph"/>
              <w:spacing w:after="0" w:line="240" w:lineRule="auto"/>
              <w:rPr>
                <w:rFonts w:asciiTheme="minorHAnsi" w:hAnsiTheme="minorHAnsi"/>
                <w:sz w:val="24"/>
                <w:szCs w:val="24"/>
              </w:rPr>
            </w:pPr>
          </w:p>
          <w:p w14:paraId="58300928" w14:textId="77777777" w:rsidR="00C244F9" w:rsidRPr="00702EE3" w:rsidRDefault="002E6BE3" w:rsidP="00D70F7F">
            <w:pPr>
              <w:pStyle w:val="ListParagraph"/>
              <w:numPr>
                <w:ilvl w:val="0"/>
                <w:numId w:val="30"/>
              </w:numPr>
              <w:tabs>
                <w:tab w:val="left" w:pos="112"/>
              </w:tabs>
              <w:spacing w:after="0" w:line="240" w:lineRule="auto"/>
              <w:ind w:left="112" w:hanging="90"/>
              <w:jc w:val="both"/>
              <w:rPr>
                <w:rFonts w:asciiTheme="minorHAnsi" w:hAnsiTheme="minorHAnsi" w:cstheme="minorHAnsi"/>
                <w:lang w:val="it-IT"/>
              </w:rPr>
            </w:pPr>
            <w:r w:rsidRPr="00702EE3">
              <w:rPr>
                <w:rFonts w:asciiTheme="minorHAnsi" w:hAnsiTheme="minorHAnsi"/>
              </w:rPr>
              <w:t>În cazul Societăţilor agricole se verifică</w:t>
            </w:r>
            <w:r w:rsidR="00E70630" w:rsidRPr="00702EE3">
              <w:rPr>
                <w:rFonts w:asciiTheme="minorHAnsi" w:hAnsiTheme="minorHAnsi"/>
              </w:rPr>
              <w:t xml:space="preserve"> în IACS dacă suprafaţa exploataţiei corespunde cu suprafaţa precizată în </w:t>
            </w:r>
            <w:r w:rsidRPr="00702EE3">
              <w:rPr>
                <w:rFonts w:asciiTheme="minorHAnsi" w:hAnsiTheme="minorHAnsi"/>
              </w:rPr>
              <w:t xml:space="preserve">tabelul centralizator emis </w:t>
            </w:r>
            <w:r w:rsidR="00E70630" w:rsidRPr="00702EE3">
              <w:rPr>
                <w:rFonts w:asciiTheme="minorHAnsi" w:hAnsiTheme="minorHAnsi"/>
              </w:rPr>
              <w:t>de că</w:t>
            </w:r>
            <w:r w:rsidRPr="00702EE3">
              <w:rPr>
                <w:rFonts w:asciiTheme="minorHAnsi" w:hAnsiTheme="minorHAnsi"/>
              </w:rPr>
              <w:t xml:space="preserve">tre </w:t>
            </w:r>
            <w:r w:rsidR="00E70630" w:rsidRPr="00702EE3">
              <w:rPr>
                <w:rFonts w:asciiTheme="minorHAnsi" w:hAnsiTheme="minorHAnsi"/>
              </w:rPr>
              <w:t>solicitant</w:t>
            </w:r>
            <w:r w:rsidR="00262983" w:rsidRPr="00702EE3">
              <w:rPr>
                <w:rFonts w:asciiTheme="minorHAnsi" w:hAnsiTheme="minorHAnsi"/>
              </w:rPr>
              <w:t>, dacă perioada de folosinţă a terenului este de minim 10 ani</w:t>
            </w:r>
            <w:r w:rsidR="00E70630" w:rsidRPr="00702EE3">
              <w:rPr>
                <w:rFonts w:asciiTheme="minorHAnsi" w:hAnsiTheme="minorHAnsi"/>
              </w:rPr>
              <w:t xml:space="preserve"> şi dacă calculul dimensiunii economice a făcut în conformitate cu precizările de mai sus. </w:t>
            </w:r>
            <w:r w:rsidR="00283B28" w:rsidRPr="00702EE3">
              <w:rPr>
                <w:rFonts w:asciiTheme="minorHAnsi" w:hAnsiTheme="minorHAnsi" w:cstheme="minorHAnsi"/>
                <w:lang w:val="it-IT"/>
              </w:rPr>
              <w:t>În cazul în care expertul nu poate vizualiza în IACS exploataţia vizată de investiţie</w:t>
            </w:r>
            <w:r w:rsidR="00AF6147" w:rsidRPr="00702EE3">
              <w:rPr>
                <w:rFonts w:asciiTheme="minorHAnsi" w:hAnsiTheme="minorHAnsi" w:cstheme="minorHAnsi"/>
                <w:lang w:val="it-IT"/>
              </w:rPr>
              <w:t>,</w:t>
            </w:r>
            <w:r w:rsidR="00510BEC" w:rsidRPr="00702EE3">
              <w:rPr>
                <w:rFonts w:asciiTheme="minorHAnsi" w:hAnsiTheme="minorHAnsi" w:cstheme="minorHAnsi"/>
                <w:lang w:val="it-IT"/>
              </w:rPr>
              <w:t xml:space="preserve"> </w:t>
            </w:r>
            <w:r w:rsidR="000D01EC" w:rsidRPr="00702EE3">
              <w:rPr>
                <w:rFonts w:asciiTheme="minorHAnsi" w:hAnsiTheme="minorHAnsi" w:cstheme="minorHAnsi"/>
                <w:lang w:val="it-IT"/>
              </w:rPr>
              <w:t xml:space="preserve">acesta </w:t>
            </w:r>
            <w:r w:rsidR="00283B28" w:rsidRPr="00702EE3">
              <w:rPr>
                <w:rFonts w:asciiTheme="minorHAnsi" w:hAnsiTheme="minorHAnsi" w:cstheme="minorHAnsi"/>
                <w:lang w:val="it-IT"/>
              </w:rPr>
              <w:t xml:space="preserve">va solicita APIA </w:t>
            </w:r>
            <w:r w:rsidR="000D01EC" w:rsidRPr="00702EE3">
              <w:rPr>
                <w:rFonts w:asciiTheme="minorHAnsi" w:hAnsiTheme="minorHAnsi" w:cstheme="minorHAnsi"/>
                <w:lang w:val="it-IT"/>
              </w:rPr>
              <w:t xml:space="preserve">prezentarea </w:t>
            </w:r>
            <w:r w:rsidR="00681BF0" w:rsidRPr="00702EE3">
              <w:rPr>
                <w:rFonts w:asciiTheme="minorHAnsi" w:hAnsiTheme="minorHAnsi" w:cstheme="minorHAnsi"/>
              </w:rPr>
              <w:t xml:space="preserve">înregistrărilor din ultima perioadă (campanie) de depunere (înregistrare) a cererii unice de plată pe suprafaţă </w:t>
            </w:r>
            <w:r w:rsidR="00697CC2" w:rsidRPr="00702EE3">
              <w:rPr>
                <w:rFonts w:asciiTheme="minorHAnsi" w:hAnsiTheme="minorHAnsi" w:cstheme="minorHAnsi"/>
                <w:lang w:val="it-IT"/>
              </w:rPr>
              <w:t>ale solicitantului.</w:t>
            </w:r>
          </w:p>
          <w:p w14:paraId="45DC3619" w14:textId="77777777" w:rsidR="00EB718F" w:rsidRPr="00702EE3" w:rsidRDefault="00EB718F" w:rsidP="000B1C34">
            <w:pPr>
              <w:pStyle w:val="ListParagraph"/>
              <w:spacing w:after="0" w:line="240" w:lineRule="auto"/>
              <w:rPr>
                <w:rFonts w:asciiTheme="minorHAnsi" w:hAnsiTheme="minorHAnsi" w:cstheme="minorHAnsi"/>
                <w:lang w:val="it-IT"/>
              </w:rPr>
            </w:pPr>
          </w:p>
          <w:p w14:paraId="1418695F" w14:textId="0C0A7D4A" w:rsidR="00BA3645" w:rsidRPr="00702EE3" w:rsidRDefault="00BA3645" w:rsidP="000B1C34">
            <w:pPr>
              <w:pStyle w:val="NoSpacing"/>
              <w:jc w:val="both"/>
              <w:rPr>
                <w:rFonts w:asciiTheme="minorHAnsi" w:hAnsiTheme="minorHAnsi"/>
                <w:sz w:val="22"/>
                <w:szCs w:val="22"/>
              </w:rPr>
            </w:pPr>
            <w:r w:rsidRPr="00702EE3">
              <w:rPr>
                <w:rFonts w:asciiTheme="minorHAnsi" w:hAnsiTheme="minorHAnsi"/>
                <w:sz w:val="22"/>
                <w:szCs w:val="22"/>
              </w:rPr>
              <w:t>Î</w:t>
            </w:r>
            <w:r w:rsidR="00C27FE7" w:rsidRPr="00702EE3">
              <w:rPr>
                <w:rFonts w:asciiTheme="minorHAnsi" w:hAnsiTheme="minorHAnsi"/>
                <w:sz w:val="22"/>
                <w:szCs w:val="22"/>
              </w:rPr>
              <w:t>n cazul in care î</w:t>
            </w:r>
            <w:r w:rsidRPr="00702EE3">
              <w:rPr>
                <w:rFonts w:asciiTheme="minorHAnsi" w:hAnsiTheme="minorHAnsi"/>
                <w:sz w:val="22"/>
                <w:szCs w:val="22"/>
              </w:rPr>
              <w:t xml:space="preserve">n urma verificarilor rezulta o diferenta de suprafata ca urmare a incheierii controalelor administrative ale APIA, se va solicita prin intermediul formularului </w:t>
            </w:r>
            <w:r w:rsidR="007923B5" w:rsidRPr="00702EE3">
              <w:rPr>
                <w:rFonts w:asciiTheme="minorHAnsi" w:hAnsiTheme="minorHAnsi"/>
                <w:sz w:val="22"/>
                <w:szCs w:val="22"/>
              </w:rPr>
              <w:t>F</w:t>
            </w:r>
            <w:r w:rsidRPr="00702EE3">
              <w:rPr>
                <w:rFonts w:asciiTheme="minorHAnsi" w:hAnsiTheme="minorHAnsi"/>
                <w:sz w:val="22"/>
                <w:szCs w:val="22"/>
              </w:rPr>
              <w:t>3.</w:t>
            </w:r>
            <w:r w:rsidR="00532FEE" w:rsidRPr="00702EE3">
              <w:rPr>
                <w:rFonts w:asciiTheme="minorHAnsi" w:hAnsiTheme="minorHAnsi"/>
                <w:sz w:val="22"/>
                <w:szCs w:val="22"/>
              </w:rPr>
              <w:t>4</w:t>
            </w:r>
            <w:r w:rsidRPr="00702EE3">
              <w:rPr>
                <w:rFonts w:asciiTheme="minorHAnsi" w:hAnsiTheme="minorHAnsi"/>
                <w:sz w:val="22"/>
                <w:szCs w:val="22"/>
              </w:rPr>
              <w:t xml:space="preserve"> refacerea prognozei economico-financiară si tabelul cu dimensionarea exploatatiei.</w:t>
            </w:r>
          </w:p>
          <w:p w14:paraId="20FB4B0E" w14:textId="77777777" w:rsidR="007C541C" w:rsidRPr="00702EE3" w:rsidRDefault="007C541C" w:rsidP="000B1C34">
            <w:pPr>
              <w:jc w:val="both"/>
              <w:rPr>
                <w:rFonts w:asciiTheme="minorHAnsi" w:hAnsiTheme="minorHAnsi" w:cstheme="minorHAnsi"/>
                <w:sz w:val="22"/>
                <w:szCs w:val="22"/>
              </w:rPr>
            </w:pPr>
          </w:p>
          <w:p w14:paraId="078F2207" w14:textId="2E9EE671" w:rsidR="0003096E" w:rsidRPr="00702EE3" w:rsidRDefault="0003096E" w:rsidP="000B1C34">
            <w:pPr>
              <w:jc w:val="both"/>
              <w:rPr>
                <w:rFonts w:asciiTheme="minorHAnsi" w:hAnsiTheme="minorHAnsi" w:cstheme="minorHAnsi"/>
                <w:sz w:val="22"/>
                <w:szCs w:val="22"/>
              </w:rPr>
            </w:pPr>
            <w:r w:rsidRPr="00702EE3">
              <w:rPr>
                <w:rFonts w:asciiTheme="minorHAnsi" w:hAnsiTheme="minorHAnsi" w:cstheme="minorHAnsi"/>
                <w:sz w:val="22"/>
                <w:szCs w:val="22"/>
              </w:rPr>
              <w:t xml:space="preserve">Calculul dimensiunii economice </w:t>
            </w:r>
            <w:proofErr w:type="gramStart"/>
            <w:r w:rsidRPr="00702EE3">
              <w:rPr>
                <w:rFonts w:asciiTheme="minorHAnsi" w:hAnsiTheme="minorHAnsi" w:cstheme="minorHAnsi"/>
                <w:sz w:val="22"/>
                <w:szCs w:val="22"/>
              </w:rPr>
              <w:t>a</w:t>
            </w:r>
            <w:proofErr w:type="gramEnd"/>
            <w:r w:rsidRPr="00702EE3">
              <w:rPr>
                <w:rFonts w:asciiTheme="minorHAnsi" w:hAnsiTheme="minorHAnsi" w:cstheme="minorHAnsi"/>
                <w:sz w:val="22"/>
                <w:szCs w:val="22"/>
              </w:rPr>
              <w:t xml:space="preserve"> exploataţiei se va face ţinând cont de toate activele acesteia (terenuri agricole şi anim</w:t>
            </w:r>
            <w:r w:rsidR="00394EDD" w:rsidRPr="00702EE3">
              <w:rPr>
                <w:rFonts w:asciiTheme="minorHAnsi" w:hAnsiTheme="minorHAnsi" w:cstheme="minorHAnsi"/>
                <w:sz w:val="22"/>
                <w:szCs w:val="22"/>
              </w:rPr>
              <w:t>ale) chiar dacă pro</w:t>
            </w:r>
            <w:r w:rsidRPr="00702EE3">
              <w:rPr>
                <w:rFonts w:asciiTheme="minorHAnsi" w:hAnsiTheme="minorHAnsi" w:cstheme="minorHAnsi"/>
                <w:sz w:val="22"/>
                <w:szCs w:val="22"/>
              </w:rPr>
              <w:t>i</w:t>
            </w:r>
            <w:r w:rsidR="00394EDD" w:rsidRPr="00702EE3">
              <w:rPr>
                <w:rFonts w:asciiTheme="minorHAnsi" w:hAnsiTheme="minorHAnsi" w:cstheme="minorHAnsi"/>
                <w:sz w:val="22"/>
                <w:szCs w:val="22"/>
              </w:rPr>
              <w:t>e</w:t>
            </w:r>
            <w:r w:rsidRPr="00702EE3">
              <w:rPr>
                <w:rFonts w:asciiTheme="minorHAnsi" w:hAnsiTheme="minorHAnsi" w:cstheme="minorHAnsi"/>
                <w:sz w:val="22"/>
                <w:szCs w:val="22"/>
              </w:rPr>
              <w:t>ctul vizează</w:t>
            </w:r>
            <w:r w:rsidR="00532FEE" w:rsidRPr="00702EE3">
              <w:rPr>
                <w:rFonts w:asciiTheme="minorHAnsi" w:hAnsiTheme="minorHAnsi" w:cstheme="minorHAnsi"/>
                <w:sz w:val="22"/>
                <w:szCs w:val="22"/>
              </w:rPr>
              <w:t xml:space="preserve"> </w:t>
            </w:r>
            <w:r w:rsidRPr="00702EE3">
              <w:rPr>
                <w:rFonts w:asciiTheme="minorHAnsi" w:hAnsiTheme="minorHAnsi" w:cstheme="minorHAnsi"/>
                <w:sz w:val="22"/>
                <w:szCs w:val="22"/>
              </w:rPr>
              <w:t>înfiinţarea unei noi unităţi de producţie, independent functional de celelalte unităţi de producţie care alcătuiesc exploataţia.</w:t>
            </w:r>
          </w:p>
          <w:p w14:paraId="19192915" w14:textId="77777777" w:rsidR="007D7B66" w:rsidRPr="00702EE3" w:rsidRDefault="007D7B66" w:rsidP="000B1C34">
            <w:pPr>
              <w:rPr>
                <w:rFonts w:asciiTheme="minorHAnsi" w:hAnsiTheme="minorHAnsi" w:cstheme="minorHAnsi"/>
                <w:sz w:val="22"/>
                <w:szCs w:val="22"/>
              </w:rPr>
            </w:pPr>
          </w:p>
          <w:p w14:paraId="2AC3CFD3" w14:textId="0A5F83E7" w:rsidR="00782E81" w:rsidRPr="00702EE3" w:rsidRDefault="00BA3645" w:rsidP="000B1C34">
            <w:pPr>
              <w:jc w:val="both"/>
              <w:rPr>
                <w:rFonts w:asciiTheme="minorHAnsi" w:hAnsiTheme="minorHAnsi"/>
                <w:color w:val="1F497D"/>
                <w:sz w:val="22"/>
                <w:szCs w:val="22"/>
                <w:lang w:val="ro-RO"/>
              </w:rPr>
            </w:pPr>
            <w:proofErr w:type="gramStart"/>
            <w:r w:rsidRPr="00702EE3">
              <w:rPr>
                <w:rFonts w:asciiTheme="minorHAnsi" w:hAnsiTheme="minorHAnsi" w:cstheme="minorHAnsi"/>
                <w:sz w:val="22"/>
                <w:szCs w:val="22"/>
              </w:rPr>
              <w:t>În cazul investiţiilor care vizează modernizarea unor exploataţii zootehnice, e</w:t>
            </w:r>
            <w:r w:rsidR="000F7DAC" w:rsidRPr="00702EE3">
              <w:rPr>
                <w:rFonts w:asciiTheme="minorHAnsi" w:hAnsiTheme="minorHAnsi" w:cstheme="minorHAnsi"/>
                <w:sz w:val="22"/>
                <w:szCs w:val="22"/>
              </w:rPr>
              <w:t xml:space="preserve">xpertul va verifica </w:t>
            </w:r>
            <w:r w:rsidRPr="00702EE3">
              <w:rPr>
                <w:rFonts w:asciiTheme="minorHAnsi" w:hAnsiTheme="minorHAnsi" w:cstheme="minorHAnsi"/>
                <w:sz w:val="22"/>
                <w:szCs w:val="22"/>
              </w:rPr>
              <w:t>dacă doc. 3c)</w:t>
            </w:r>
            <w:r w:rsidR="00062BCF" w:rsidRPr="00702EE3">
              <w:rPr>
                <w:rFonts w:asciiTheme="minorHAnsi" w:hAnsiTheme="minorHAnsi" w:cstheme="minorHAnsi"/>
                <w:sz w:val="22"/>
                <w:szCs w:val="22"/>
              </w:rPr>
              <w:t>1)</w:t>
            </w:r>
            <w:r w:rsidRPr="00702EE3">
              <w:rPr>
                <w:rFonts w:asciiTheme="minorHAnsi" w:hAnsiTheme="minorHAnsi" w:cstheme="minorHAnsi"/>
                <w:sz w:val="22"/>
                <w:szCs w:val="22"/>
              </w:rPr>
              <w:t xml:space="preserve"> </w:t>
            </w:r>
            <w:r w:rsidR="00276A20" w:rsidRPr="00702EE3">
              <w:rPr>
                <w:rFonts w:asciiTheme="minorHAnsi" w:hAnsiTheme="minorHAnsi" w:cstheme="minorHAnsi"/>
                <w:sz w:val="22"/>
                <w:szCs w:val="22"/>
              </w:rPr>
              <w:t>menţionează efectivul de animale deţinut de solicitant cu cel mult 30 zile înainte de data depunerii CF.</w:t>
            </w:r>
            <w:r w:rsidR="000F7DAC" w:rsidRPr="00702EE3">
              <w:rPr>
                <w:rFonts w:asciiTheme="minorHAnsi" w:hAnsiTheme="minorHAnsi" w:cstheme="minorHAnsi"/>
                <w:sz w:val="22"/>
                <w:szCs w:val="22"/>
              </w:rPr>
              <w:t>Se verifică în formularul de mișcare ANSVSA/DSVSA (Anexa 4 din Normele sanitare veterinare ale Ordinului ANSVSA nr. 40/2010) datele de identificare ale proprietarului și crotalia animalului detinut.</w:t>
            </w:r>
            <w:proofErr w:type="gramEnd"/>
            <w:r w:rsidR="00F839A5" w:rsidRPr="00702EE3">
              <w:rPr>
                <w:rFonts w:asciiTheme="minorHAnsi" w:hAnsiTheme="minorHAnsi" w:cstheme="minorHAnsi"/>
                <w:sz w:val="22"/>
                <w:szCs w:val="22"/>
              </w:rPr>
              <w:t xml:space="preserve"> </w:t>
            </w:r>
            <w:r w:rsidR="00782E81" w:rsidRPr="00702EE3">
              <w:rPr>
                <w:rFonts w:asciiTheme="minorHAnsi" w:hAnsiTheme="minorHAnsi"/>
                <w:sz w:val="22"/>
                <w:szCs w:val="22"/>
                <w:lang w:val="ro-RO"/>
              </w:rPr>
              <w:t xml:space="preserve">Formularul de miscare se verifică </w:t>
            </w:r>
            <w:r w:rsidR="00DC4397" w:rsidRPr="00702EE3">
              <w:rPr>
                <w:rFonts w:asciiTheme="minorHAnsi" w:hAnsiTheme="minorHAnsi"/>
                <w:sz w:val="22"/>
                <w:szCs w:val="22"/>
                <w:lang w:val="ro-RO"/>
              </w:rPr>
              <w:t xml:space="preserve">dacă </w:t>
            </w:r>
            <w:r w:rsidR="00782E81" w:rsidRPr="00702EE3">
              <w:rPr>
                <w:rFonts w:asciiTheme="minorHAnsi" w:hAnsiTheme="minorHAnsi"/>
                <w:sz w:val="22"/>
                <w:szCs w:val="22"/>
                <w:lang w:val="ro-RO"/>
              </w:rPr>
              <w:t>exist</w:t>
            </w:r>
            <w:r w:rsidR="00782E81" w:rsidRPr="00702EE3">
              <w:rPr>
                <w:rFonts w:asciiTheme="minorHAnsi" w:hAnsiTheme="minorHAnsi"/>
                <w:sz w:val="22"/>
                <w:szCs w:val="22"/>
                <w:lang w:val="en-GB"/>
              </w:rPr>
              <w:t xml:space="preserve">ă diferențe dintre mențiunile din </w:t>
            </w:r>
            <w:r w:rsidR="00DC4397" w:rsidRPr="00702EE3">
              <w:rPr>
                <w:rFonts w:asciiTheme="minorHAnsi" w:hAnsiTheme="minorHAnsi"/>
                <w:sz w:val="22"/>
                <w:szCs w:val="22"/>
                <w:lang w:val="en-GB"/>
              </w:rPr>
              <w:t>cererea de finanțare- Tabel cu Coeficienți produție standard</w:t>
            </w:r>
            <w:r w:rsidR="00782E81" w:rsidRPr="00702EE3">
              <w:rPr>
                <w:rFonts w:asciiTheme="minorHAnsi" w:hAnsiTheme="minorHAnsi"/>
                <w:sz w:val="22"/>
                <w:szCs w:val="22"/>
                <w:lang w:val="en-GB"/>
              </w:rPr>
              <w:t xml:space="preserve"> și </w:t>
            </w:r>
            <w:r w:rsidR="00782E81" w:rsidRPr="00702EE3">
              <w:rPr>
                <w:rFonts w:asciiTheme="minorHAnsi" w:hAnsiTheme="minorHAnsi"/>
                <w:sz w:val="22"/>
                <w:szCs w:val="22"/>
                <w:lang w:val="ro-RO"/>
              </w:rPr>
              <w:t>extrasul din Regist</w:t>
            </w:r>
            <w:r w:rsidR="00C5451A" w:rsidRPr="00702EE3">
              <w:rPr>
                <w:rFonts w:asciiTheme="minorHAnsi" w:hAnsiTheme="minorHAnsi"/>
                <w:sz w:val="22"/>
                <w:szCs w:val="22"/>
                <w:lang w:val="ro-RO"/>
              </w:rPr>
              <w:t>rul Exploatatiilor de la ANSVSA.</w:t>
            </w:r>
          </w:p>
          <w:p w14:paraId="35089E9B" w14:textId="0D53F0CA" w:rsidR="00982ADC" w:rsidRPr="00702EE3" w:rsidRDefault="00D91D06" w:rsidP="000B1C34">
            <w:pPr>
              <w:pStyle w:val="ListParagraph"/>
              <w:spacing w:after="0" w:line="240" w:lineRule="auto"/>
              <w:ind w:left="0"/>
              <w:jc w:val="both"/>
              <w:rPr>
                <w:rFonts w:asciiTheme="minorHAnsi" w:hAnsiTheme="minorHAnsi" w:cstheme="minorHAnsi"/>
                <w:lang w:val="it-IT"/>
              </w:rPr>
            </w:pPr>
            <w:r w:rsidRPr="00702EE3">
              <w:rPr>
                <w:rFonts w:asciiTheme="minorHAnsi" w:hAnsiTheme="minorHAnsi" w:cstheme="minorHAnsi"/>
                <w:lang w:val="it-IT"/>
              </w:rPr>
              <w:t>În cazul mod</w:t>
            </w:r>
            <w:r w:rsidR="00062BCF" w:rsidRPr="00702EE3">
              <w:rPr>
                <w:rFonts w:asciiTheme="minorHAnsi" w:hAnsiTheme="minorHAnsi" w:cstheme="minorHAnsi"/>
                <w:lang w:val="it-IT"/>
              </w:rPr>
              <w:t xml:space="preserve">ernizării fermelor de cabaline de rasă şi origine se verifică dacă solicitantul a prezentat documentul 3c)2) pentru toate </w:t>
            </w:r>
            <w:r w:rsidR="00062BCF" w:rsidRPr="00702EE3">
              <w:rPr>
                <w:rFonts w:asciiTheme="minorHAnsi" w:hAnsiTheme="minorHAnsi" w:cstheme="minorHAnsi"/>
                <w:lang w:val="it-IT"/>
              </w:rPr>
              <w:lastRenderedPageBreak/>
              <w:t xml:space="preserve">cabalinele menţionate în tabelul cu SO şi în </w:t>
            </w:r>
            <w:r w:rsidR="007923B5" w:rsidRPr="00702EE3">
              <w:rPr>
                <w:rFonts w:asciiTheme="minorHAnsi" w:hAnsiTheme="minorHAnsi" w:cstheme="minorHAnsi"/>
                <w:lang w:val="it-IT"/>
              </w:rPr>
              <w:t>cererea de finanțare</w:t>
            </w:r>
            <w:r w:rsidR="00062BCF" w:rsidRPr="00702EE3">
              <w:rPr>
                <w:rFonts w:asciiTheme="minorHAnsi" w:hAnsiTheme="minorHAnsi" w:cstheme="minorHAnsi"/>
                <w:lang w:val="it-IT"/>
              </w:rPr>
              <w:t xml:space="preserve">. </w:t>
            </w:r>
          </w:p>
          <w:p w14:paraId="0ECC6B3C" w14:textId="77777777" w:rsidR="006A428F" w:rsidRPr="00702EE3" w:rsidRDefault="006A428F" w:rsidP="000B1C34">
            <w:pPr>
              <w:autoSpaceDE w:val="0"/>
              <w:autoSpaceDN w:val="0"/>
              <w:adjustRightInd w:val="0"/>
              <w:jc w:val="both"/>
              <w:rPr>
                <w:rFonts w:ascii="Calibri" w:hAnsi="Calibri" w:cs="Calibri"/>
                <w:noProof/>
                <w:sz w:val="22"/>
                <w:szCs w:val="22"/>
              </w:rPr>
            </w:pPr>
            <w:r w:rsidRPr="00702EE3">
              <w:rPr>
                <w:rFonts w:ascii="Calibri" w:hAnsi="Calibri" w:cs="Calibri"/>
                <w:noProof/>
                <w:sz w:val="22"/>
                <w:szCs w:val="22"/>
              </w:rPr>
              <w:t>În cazul în care în exploatație există erbivore, furajele sunt considerate destinate hrănirii acestora și fac parte din producția corespunzătoare erbivorelor și furajelor.</w:t>
            </w:r>
          </w:p>
          <w:p w14:paraId="533A87E1" w14:textId="77777777" w:rsidR="006A428F" w:rsidRPr="00702EE3" w:rsidRDefault="006A428F" w:rsidP="000B1C34">
            <w:pPr>
              <w:autoSpaceDE w:val="0"/>
              <w:autoSpaceDN w:val="0"/>
              <w:adjustRightInd w:val="0"/>
              <w:jc w:val="both"/>
              <w:rPr>
                <w:rFonts w:ascii="Calibri" w:hAnsi="Calibri" w:cs="Calibri"/>
                <w:noProof/>
                <w:sz w:val="22"/>
                <w:szCs w:val="22"/>
              </w:rPr>
            </w:pPr>
            <w:r w:rsidRPr="00702EE3">
              <w:rPr>
                <w:rFonts w:ascii="Calibri" w:hAnsi="Calibri" w:cs="Calibri"/>
                <w:noProof/>
                <w:sz w:val="22"/>
                <w:szCs w:val="22"/>
              </w:rPr>
              <w:t>În cazul în care în exploatație nu există erbivore (și anume bovine, ovine sau caprine), furajele (și anume rădăcinoase furajere, plante recoltate verzi, pășuni și fânețe) sunt considerate destinate comercializării și fac parte din producția culturilor arabile.</w:t>
            </w:r>
          </w:p>
          <w:p w14:paraId="077BAD97" w14:textId="77777777" w:rsidR="006A428F" w:rsidRPr="00702EE3" w:rsidRDefault="006A428F" w:rsidP="000B1C34">
            <w:pPr>
              <w:autoSpaceDE w:val="0"/>
              <w:autoSpaceDN w:val="0"/>
              <w:adjustRightInd w:val="0"/>
              <w:jc w:val="both"/>
              <w:rPr>
                <w:rFonts w:ascii="Calibri" w:hAnsi="Calibri" w:cs="Calibri"/>
                <w:noProof/>
                <w:sz w:val="22"/>
                <w:szCs w:val="22"/>
              </w:rPr>
            </w:pPr>
            <w:r w:rsidRPr="00702EE3">
              <w:rPr>
                <w:rFonts w:ascii="Calibri" w:hAnsi="Calibri" w:cs="Calibri"/>
                <w:noProof/>
                <w:sz w:val="22"/>
                <w:szCs w:val="22"/>
              </w:rPr>
              <w:t>În cazul fermei mixte dimensiunea economică se calculează prin însumarea producției standard aferentă culturilor vegetale (cu excepția culturilor furajere) cu producția standard a efectivelor de animale.</w:t>
            </w:r>
          </w:p>
          <w:p w14:paraId="116E8DEC" w14:textId="6652CE60" w:rsidR="006A428F" w:rsidRPr="00702EE3" w:rsidRDefault="006A428F" w:rsidP="000B1C34">
            <w:pPr>
              <w:pStyle w:val="ListParagraph"/>
              <w:spacing w:after="0" w:line="240" w:lineRule="auto"/>
              <w:ind w:left="0"/>
              <w:jc w:val="both"/>
              <w:rPr>
                <w:rFonts w:asciiTheme="minorHAnsi" w:hAnsiTheme="minorHAnsi" w:cstheme="minorHAnsi"/>
                <w:lang w:val="it-IT"/>
              </w:rPr>
            </w:pPr>
          </w:p>
          <w:p w14:paraId="26B968B1" w14:textId="5A299A1A" w:rsidR="00532FEE" w:rsidRPr="00702EE3" w:rsidRDefault="00532FEE" w:rsidP="000B1C34">
            <w:pPr>
              <w:jc w:val="both"/>
              <w:rPr>
                <w:rFonts w:asciiTheme="minorHAnsi" w:hAnsiTheme="minorHAnsi" w:cs="Calibri"/>
                <w:sz w:val="22"/>
                <w:szCs w:val="22"/>
              </w:rPr>
            </w:pPr>
            <w:r w:rsidRPr="00702EE3">
              <w:rPr>
                <w:rFonts w:asciiTheme="minorHAnsi" w:hAnsiTheme="minorHAnsi" w:cs="Calibri"/>
                <w:sz w:val="22"/>
                <w:szCs w:val="22"/>
                <w:lang w:val="en-GB"/>
              </w:rPr>
              <w:t>În cazul s</w:t>
            </w:r>
            <w:r w:rsidRPr="00702EE3">
              <w:rPr>
                <w:rFonts w:asciiTheme="minorHAnsi" w:hAnsiTheme="minorHAnsi" w:cs="Calibri"/>
                <w:sz w:val="22"/>
                <w:szCs w:val="22"/>
              </w:rPr>
              <w:t xml:space="preserve">olicitanţilor care deţin exploataţii zootehnice/ mixte şi care fac parte dintr-o asociaţie/ cooperativă care are concesionate/ închiriate suprafeţe agricole reprezentând pajişti și pășuni, în conformitate cu Ordinul MADR nr. </w:t>
            </w:r>
            <w:r w:rsidR="002D0D3E" w:rsidRPr="00702EE3">
              <w:rPr>
                <w:rFonts w:ascii="Calibri" w:hAnsi="Calibri" w:cs="Calibri"/>
                <w:i/>
                <w:noProof/>
                <w:sz w:val="22"/>
                <w:szCs w:val="22"/>
              </w:rPr>
              <w:t>45/2021</w:t>
            </w:r>
            <w:r w:rsidRPr="00702EE3">
              <w:rPr>
                <w:rFonts w:asciiTheme="minorHAnsi" w:hAnsiTheme="minorHAnsi" w:cs="Calibri"/>
                <w:sz w:val="22"/>
                <w:szCs w:val="22"/>
              </w:rPr>
              <w:t xml:space="preserve">, se verifică în cadrul Studiului de Fezabilitate codurile ANSVSA (al solicitantului şi asociaţiei/cooperativei) în vederea verificării transferului animalelor pentru calculul adecvat al dimensiunii economice </w:t>
            </w:r>
            <w:proofErr w:type="gramStart"/>
            <w:r w:rsidRPr="00702EE3">
              <w:rPr>
                <w:rFonts w:asciiTheme="minorHAnsi" w:hAnsiTheme="minorHAnsi" w:cs="Calibri"/>
                <w:sz w:val="22"/>
                <w:szCs w:val="22"/>
              </w:rPr>
              <w:t>a</w:t>
            </w:r>
            <w:proofErr w:type="gramEnd"/>
            <w:r w:rsidRPr="00702EE3">
              <w:rPr>
                <w:rFonts w:asciiTheme="minorHAnsi" w:hAnsiTheme="minorHAnsi" w:cs="Calibri"/>
                <w:sz w:val="22"/>
                <w:szCs w:val="22"/>
              </w:rPr>
              <w:t xml:space="preserve"> exploatației.</w:t>
            </w:r>
          </w:p>
          <w:p w14:paraId="6DE5C3EA" w14:textId="68492DE0" w:rsidR="007C541C" w:rsidRPr="00702EE3" w:rsidRDefault="007C541C" w:rsidP="00130042">
            <w:pPr>
              <w:jc w:val="both"/>
              <w:rPr>
                <w:rFonts w:asciiTheme="minorHAnsi" w:hAnsiTheme="minorHAnsi" w:cstheme="minorHAnsi"/>
                <w:iCs/>
                <w:noProof/>
              </w:rPr>
            </w:pPr>
            <w:r w:rsidRPr="00702EE3">
              <w:rPr>
                <w:rFonts w:asciiTheme="minorHAnsi" w:hAnsiTheme="minorHAnsi" w:cstheme="minorHAnsi"/>
                <w:b/>
                <w:iCs/>
                <w:noProof/>
                <w:sz w:val="22"/>
              </w:rPr>
              <w:t>În cadrul acestei sesiuni prevederea referitoare la dimensiunea exploatației</w:t>
            </w:r>
            <w:r w:rsidRPr="00702EE3">
              <w:rPr>
                <w:rFonts w:asciiTheme="minorHAnsi" w:hAnsiTheme="minorHAnsi" w:cstheme="minorHAnsi"/>
                <w:iCs/>
                <w:noProof/>
                <w:sz w:val="22"/>
              </w:rPr>
              <w:t xml:space="preserve"> în cazul tinerilor fermieri care au finalizat implementarea planului de afaceri în cadrul SM 6.1,  tinerilor care s-au instalat cu cel mult 5 ani inaintea depunerii cererii de sprijin pentru aceasta submasură sau care au primit sprijin prin programul derulat de Agenția Domeniilor Statului (conform legislației în vigoare) </w:t>
            </w:r>
            <w:r w:rsidRPr="00702EE3">
              <w:rPr>
                <w:rFonts w:asciiTheme="minorHAnsi" w:hAnsiTheme="minorHAnsi" w:cstheme="minorHAnsi"/>
                <w:b/>
                <w:iCs/>
                <w:noProof/>
                <w:sz w:val="22"/>
              </w:rPr>
              <w:t>nu se aplică pe pachetul 4.1.1</w:t>
            </w:r>
            <w:r w:rsidRPr="00702EE3">
              <w:rPr>
                <w:rFonts w:asciiTheme="minorHAnsi" w:hAnsiTheme="minorHAnsi" w:cstheme="minorHAnsi"/>
                <w:iCs/>
                <w:noProof/>
                <w:sz w:val="22"/>
              </w:rPr>
              <w:t>, aceasta fiind aplicabilă doar pe pachetul 4.1.4. (care nu face obiectul acestei sesiuni).</w:t>
            </w:r>
          </w:p>
          <w:p w14:paraId="2EE72230" w14:textId="5F01C448" w:rsidR="00510BEC" w:rsidRPr="00702EE3" w:rsidRDefault="00510BEC" w:rsidP="000B1C34">
            <w:pPr>
              <w:pStyle w:val="NoSpacing"/>
              <w:jc w:val="both"/>
              <w:rPr>
                <w:rFonts w:asciiTheme="minorHAnsi" w:hAnsiTheme="minorHAnsi"/>
                <w:sz w:val="22"/>
                <w:szCs w:val="22"/>
              </w:rPr>
            </w:pPr>
          </w:p>
        </w:tc>
      </w:tr>
    </w:tbl>
    <w:p w14:paraId="3D424CBF" w14:textId="0A48AAA8" w:rsidR="00C244F9" w:rsidRPr="00702EE3" w:rsidRDefault="00C244F9" w:rsidP="00E126D6">
      <w:pPr>
        <w:ind w:right="143"/>
        <w:jc w:val="both"/>
        <w:rPr>
          <w:rFonts w:asciiTheme="minorHAnsi" w:hAnsiTheme="minorHAnsi" w:cs="Arial"/>
          <w:sz w:val="22"/>
          <w:szCs w:val="22"/>
          <w:lang w:val="it-IT"/>
        </w:rPr>
      </w:pPr>
      <w:r w:rsidRPr="00702EE3">
        <w:rPr>
          <w:rFonts w:asciiTheme="minorHAnsi" w:hAnsiTheme="minorHAnsi" w:cs="Calibri"/>
          <w:sz w:val="22"/>
          <w:szCs w:val="22"/>
          <w:lang w:val="it-IT"/>
        </w:rPr>
        <w:lastRenderedPageBreak/>
        <w:t>Dacă în urma verificării efectuate în conformitate cu precizările din coloana “puncte de verificat”, expertul consideră că</w:t>
      </w:r>
      <w:r w:rsidR="005C27E3" w:rsidRPr="00702EE3">
        <w:rPr>
          <w:rFonts w:asciiTheme="minorHAnsi" w:hAnsiTheme="minorHAnsi" w:cs="Calibri"/>
          <w:sz w:val="22"/>
          <w:szCs w:val="22"/>
          <w:lang w:val="it-IT"/>
        </w:rPr>
        <w:t xml:space="preserve"> </w:t>
      </w:r>
      <w:r w:rsidRPr="00702EE3">
        <w:rPr>
          <w:rFonts w:asciiTheme="minorHAnsi" w:hAnsiTheme="minorHAnsi" w:cs="Calibri"/>
          <w:sz w:val="22"/>
          <w:szCs w:val="22"/>
          <w:lang w:val="it-IT"/>
        </w:rPr>
        <w:t>exploatatia agricol</w:t>
      </w:r>
      <w:r w:rsidR="002D0D3E" w:rsidRPr="00702EE3">
        <w:rPr>
          <w:rFonts w:asciiTheme="minorHAnsi" w:hAnsiTheme="minorHAnsi" w:cs="Calibri"/>
          <w:sz w:val="22"/>
          <w:szCs w:val="22"/>
          <w:lang w:val="it-IT"/>
        </w:rPr>
        <w:t>ă</w:t>
      </w:r>
      <w:r w:rsidRPr="00702EE3">
        <w:rPr>
          <w:rFonts w:asciiTheme="minorHAnsi" w:hAnsiTheme="minorHAnsi" w:cs="Calibri"/>
          <w:sz w:val="22"/>
          <w:szCs w:val="22"/>
          <w:lang w:val="it-IT"/>
        </w:rPr>
        <w:t xml:space="preserve"> vizata de proiect are o dimensiune de minim 8.000 </w:t>
      </w:r>
      <w:proofErr w:type="gramStart"/>
      <w:r w:rsidRPr="00702EE3">
        <w:rPr>
          <w:rFonts w:asciiTheme="minorHAnsi" w:hAnsiTheme="minorHAnsi" w:cs="Calibri"/>
          <w:sz w:val="22"/>
          <w:szCs w:val="22"/>
          <w:lang w:val="it-IT"/>
        </w:rPr>
        <w:t xml:space="preserve">SO, </w:t>
      </w:r>
      <w:r w:rsidR="002D0D3E" w:rsidRPr="00702EE3">
        <w:rPr>
          <w:rFonts w:asciiTheme="minorHAnsi" w:hAnsiTheme="minorHAnsi" w:cs="Calibri"/>
          <w:sz w:val="22"/>
          <w:szCs w:val="22"/>
          <w:lang w:val="it-IT"/>
        </w:rPr>
        <w:t xml:space="preserve"> </w:t>
      </w:r>
      <w:r w:rsidRPr="00702EE3">
        <w:rPr>
          <w:rFonts w:asciiTheme="minorHAnsi" w:hAnsiTheme="minorHAnsi" w:cs="Calibri"/>
          <w:sz w:val="22"/>
          <w:szCs w:val="22"/>
          <w:lang w:val="it-IT"/>
        </w:rPr>
        <w:t>se</w:t>
      </w:r>
      <w:proofErr w:type="gramEnd"/>
      <w:r w:rsidRPr="00702EE3">
        <w:rPr>
          <w:rFonts w:asciiTheme="minorHAnsi" w:hAnsiTheme="minorHAnsi" w:cs="Calibri"/>
          <w:sz w:val="22"/>
          <w:szCs w:val="22"/>
          <w:lang w:val="it-IT"/>
        </w:rPr>
        <w:t xml:space="preserve"> va bifa caseta “da” pentru verificare. </w:t>
      </w:r>
      <w:r w:rsidR="00CA3A54" w:rsidRPr="00702EE3">
        <w:rPr>
          <w:rFonts w:asciiTheme="minorHAnsi" w:hAnsiTheme="minorHAnsi" w:cs="Calibri"/>
          <w:sz w:val="22"/>
          <w:szCs w:val="22"/>
          <w:lang w:val="it-IT"/>
        </w:rPr>
        <w:t>Î</w:t>
      </w:r>
      <w:r w:rsidRPr="00702EE3">
        <w:rPr>
          <w:rFonts w:asciiTheme="minorHAnsi" w:hAnsiTheme="minorHAnsi" w:cs="Calibri"/>
          <w:sz w:val="22"/>
          <w:szCs w:val="22"/>
          <w:lang w:val="it-IT"/>
        </w:rPr>
        <w:t>n caz contrar va bifa “nu”, iar cererea de finanţare va fi declarată neeligibilă</w:t>
      </w:r>
      <w:r w:rsidRPr="00702EE3">
        <w:rPr>
          <w:rFonts w:asciiTheme="minorHAnsi" w:hAnsiTheme="minorHAnsi" w:cs="Arial"/>
          <w:sz w:val="22"/>
          <w:szCs w:val="22"/>
          <w:lang w:val="it-IT"/>
        </w:rPr>
        <w:t>.</w:t>
      </w:r>
    </w:p>
    <w:p w14:paraId="33870D22" w14:textId="2AD8113D" w:rsidR="00C244F9" w:rsidRPr="00702EE3" w:rsidRDefault="00C244F9" w:rsidP="00835274">
      <w:pPr>
        <w:tabs>
          <w:tab w:val="left" w:pos="360"/>
        </w:tabs>
        <w:ind w:right="-365"/>
        <w:jc w:val="both"/>
        <w:rPr>
          <w:rFonts w:asciiTheme="minorHAnsi" w:hAnsiTheme="minorHAnsi" w:cstheme="minorHAnsi"/>
          <w:sz w:val="22"/>
          <w:szCs w:val="22"/>
          <w:lang w:val="it-IT"/>
        </w:rPr>
      </w:pPr>
    </w:p>
    <w:p w14:paraId="2F525D91" w14:textId="03FC963F" w:rsidR="00B802AD" w:rsidRPr="00702EE3" w:rsidRDefault="00B802AD" w:rsidP="00835274">
      <w:pPr>
        <w:tabs>
          <w:tab w:val="left" w:pos="360"/>
        </w:tabs>
        <w:ind w:right="-365"/>
        <w:jc w:val="both"/>
        <w:rPr>
          <w:rFonts w:asciiTheme="minorHAnsi" w:hAnsiTheme="minorHAnsi" w:cstheme="minorHAnsi"/>
          <w:sz w:val="22"/>
          <w:szCs w:val="22"/>
          <w:lang w:val="it-IT"/>
        </w:rPr>
      </w:pPr>
    </w:p>
    <w:p w14:paraId="5F0FB1B5" w14:textId="7E90BC27" w:rsidR="00AE5C5C" w:rsidRPr="00702EE3" w:rsidRDefault="00AE5C5C" w:rsidP="00E126D6">
      <w:pPr>
        <w:shd w:val="clear" w:color="auto" w:fill="FFFFFF"/>
        <w:spacing w:before="120" w:line="276" w:lineRule="auto"/>
        <w:ind w:right="143"/>
        <w:jc w:val="both"/>
        <w:rPr>
          <w:rFonts w:asciiTheme="minorHAnsi" w:hAnsiTheme="minorHAnsi" w:cstheme="minorHAnsi"/>
          <w:b/>
          <w:noProof/>
          <w:sz w:val="22"/>
          <w:szCs w:val="22"/>
        </w:rPr>
      </w:pPr>
      <w:r w:rsidRPr="00702EE3">
        <w:rPr>
          <w:rFonts w:asciiTheme="minorHAnsi" w:hAnsiTheme="minorHAnsi" w:cstheme="minorHAnsi"/>
          <w:b/>
          <w:sz w:val="22"/>
          <w:szCs w:val="22"/>
        </w:rPr>
        <w:t xml:space="preserve">EG3 Investiţia trebuie </w:t>
      </w:r>
      <w:proofErr w:type="gramStart"/>
      <w:r w:rsidRPr="00702EE3">
        <w:rPr>
          <w:rFonts w:asciiTheme="minorHAnsi" w:hAnsiTheme="minorHAnsi" w:cstheme="minorHAnsi"/>
          <w:b/>
          <w:sz w:val="22"/>
          <w:szCs w:val="22"/>
        </w:rPr>
        <w:t>să</w:t>
      </w:r>
      <w:proofErr w:type="gramEnd"/>
      <w:r w:rsidRPr="00702EE3">
        <w:rPr>
          <w:rFonts w:asciiTheme="minorHAnsi" w:hAnsiTheme="minorHAnsi" w:cstheme="minorHAnsi"/>
          <w:b/>
          <w:sz w:val="22"/>
          <w:szCs w:val="22"/>
        </w:rPr>
        <w:t xml:space="preserve"> se încadreze în cel puţin una din acţiunile eligibile prevăzute prin sub-măsură</w:t>
      </w:r>
      <w:r w:rsidRPr="00702EE3">
        <w:rPr>
          <w:rFonts w:asciiTheme="minorHAnsi" w:hAnsiTheme="minorHAnsi" w:cstheme="minorHAnsi"/>
          <w:b/>
          <w:noProof/>
          <w:sz w:val="22"/>
          <w:szCs w:val="22"/>
        </w:rPr>
        <w:t>:</w:t>
      </w:r>
    </w:p>
    <w:p w14:paraId="282C020F" w14:textId="11EFABD9" w:rsidR="00734A9A" w:rsidRPr="00702EE3" w:rsidRDefault="00734A9A" w:rsidP="00734A9A">
      <w:pPr>
        <w:ind w:left="360"/>
        <w:jc w:val="both"/>
        <w:rPr>
          <w:rFonts w:ascii="Calibri" w:hAnsi="Calibri" w:cs="Calibri"/>
        </w:rPr>
      </w:pPr>
      <w:r w:rsidRPr="00702EE3">
        <w:rPr>
          <w:rFonts w:ascii="Calibri" w:hAnsi="Calibri" w:cs="Calibri"/>
        </w:rPr>
        <w:lastRenderedPageBreak/>
        <w:t>- Extinderea și/sau modernizarea fermelor vegetale și a celor mixte (pentru toate culturile vegetale, inclusiv pentru cele furajere aferente fermei zootehnice) prin achiziția de utilaje agricole.</w:t>
      </w:r>
    </w:p>
    <w:p w14:paraId="7E8F5D4C" w14:textId="3DAF0D43" w:rsidR="00734A9A" w:rsidRPr="00702EE3" w:rsidRDefault="00734A9A" w:rsidP="00734A9A">
      <w:pPr>
        <w:ind w:left="360"/>
        <w:jc w:val="both"/>
        <w:rPr>
          <w:rFonts w:ascii="Calibri" w:hAnsi="Calibri" w:cs="Calibri"/>
        </w:rPr>
      </w:pPr>
      <w:r w:rsidRPr="00702EE3">
        <w:rPr>
          <w:rFonts w:ascii="Calibri" w:hAnsi="Calibri" w:cs="Calibri"/>
        </w:rPr>
        <w:t>- Investiții necorporale legate de achizițiile simple: achiziționarea sau dezvoltarea de software și achiziționarea de brevete, licențe, drepturi de autor, mărci în conformitate cu art 45 (2) (d) din Reg. 1305/2013, ca și componentă secundară a proiectului.</w:t>
      </w:r>
    </w:p>
    <w:p w14:paraId="35B3B9E1" w14:textId="58ED7FAB" w:rsidR="00AE5C5C" w:rsidRPr="00702EE3" w:rsidRDefault="00AE5C5C" w:rsidP="000B1C34">
      <w:pPr>
        <w:tabs>
          <w:tab w:val="left" w:pos="9072"/>
        </w:tabs>
        <w:ind w:left="720" w:right="143"/>
        <w:jc w:val="both"/>
        <w:rPr>
          <w:rFonts w:asciiTheme="minorHAnsi" w:hAnsiTheme="minorHAnsi" w:cstheme="minorHAnsi"/>
          <w:sz w:val="22"/>
          <w:szCs w:val="22"/>
        </w:rPr>
      </w:pPr>
    </w:p>
    <w:tbl>
      <w:tblPr>
        <w:tblW w:w="488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4322"/>
        <w:gridCol w:w="4257"/>
      </w:tblGrid>
      <w:tr w:rsidR="00AE5C5C" w:rsidRPr="00702EE3" w14:paraId="546F3A58" w14:textId="77777777" w:rsidTr="00E126D6">
        <w:tc>
          <w:tcPr>
            <w:tcW w:w="2519" w:type="pct"/>
            <w:shd w:val="clear" w:color="auto" w:fill="auto"/>
          </w:tcPr>
          <w:p w14:paraId="4AEECA07" w14:textId="77777777" w:rsidR="00AE5C5C" w:rsidRPr="00702EE3" w:rsidRDefault="00AE5C5C" w:rsidP="00A82E95">
            <w:pPr>
              <w:pStyle w:val="Heading1"/>
              <w:jc w:val="both"/>
              <w:rPr>
                <w:rFonts w:asciiTheme="minorHAnsi" w:hAnsiTheme="minorHAnsi" w:cstheme="minorHAnsi"/>
                <w:sz w:val="22"/>
                <w:szCs w:val="22"/>
                <w:lang w:val="ro-RO"/>
              </w:rPr>
            </w:pPr>
            <w:r w:rsidRPr="00702EE3">
              <w:rPr>
                <w:rFonts w:asciiTheme="minorHAnsi" w:hAnsiTheme="minorHAnsi" w:cstheme="minorHAnsi"/>
                <w:sz w:val="22"/>
                <w:szCs w:val="22"/>
                <w:lang w:val="ro-RO"/>
              </w:rPr>
              <w:t>DOCUMENTE PREZENTATE</w:t>
            </w:r>
          </w:p>
        </w:tc>
        <w:tc>
          <w:tcPr>
            <w:tcW w:w="2481" w:type="pct"/>
            <w:shd w:val="clear" w:color="auto" w:fill="auto"/>
          </w:tcPr>
          <w:p w14:paraId="45C93E7E" w14:textId="77777777" w:rsidR="00AE5C5C" w:rsidRPr="00702EE3" w:rsidRDefault="00AE5C5C" w:rsidP="00A82E95">
            <w:pPr>
              <w:jc w:val="both"/>
              <w:rPr>
                <w:rFonts w:asciiTheme="minorHAnsi" w:hAnsiTheme="minorHAnsi" w:cstheme="minorHAnsi"/>
                <w:b/>
                <w:sz w:val="22"/>
                <w:szCs w:val="22"/>
                <w:lang w:val="pt-BR"/>
              </w:rPr>
            </w:pPr>
            <w:r w:rsidRPr="00702EE3">
              <w:rPr>
                <w:rFonts w:asciiTheme="minorHAnsi" w:hAnsiTheme="minorHAnsi" w:cstheme="minorHAnsi"/>
                <w:b/>
                <w:sz w:val="22"/>
                <w:szCs w:val="22"/>
                <w:lang w:val="pt-BR"/>
              </w:rPr>
              <w:t>PUNCTE DE VERIFICAT ÎN CADRUL DOCUMENTELOR PREZENTATE</w:t>
            </w:r>
          </w:p>
        </w:tc>
      </w:tr>
      <w:tr w:rsidR="00AE5C5C" w:rsidRPr="00702EE3" w14:paraId="68F568C2" w14:textId="77777777" w:rsidTr="00E126D6">
        <w:tc>
          <w:tcPr>
            <w:tcW w:w="2519" w:type="pct"/>
            <w:shd w:val="clear" w:color="auto" w:fill="auto"/>
          </w:tcPr>
          <w:p w14:paraId="306EB037" w14:textId="77777777" w:rsidR="0059245A" w:rsidRPr="00702EE3" w:rsidRDefault="00CE0B1C" w:rsidP="00CC3258">
            <w:pPr>
              <w:jc w:val="both"/>
              <w:rPr>
                <w:rFonts w:asciiTheme="minorHAnsi" w:hAnsiTheme="minorHAnsi"/>
                <w:b/>
                <w:sz w:val="22"/>
                <w:szCs w:val="22"/>
                <w:lang w:val="ro-RO"/>
              </w:rPr>
            </w:pPr>
            <w:r w:rsidRPr="00702EE3">
              <w:rPr>
                <w:rFonts w:asciiTheme="minorHAnsi" w:hAnsiTheme="minorHAnsi"/>
                <w:b/>
                <w:sz w:val="22"/>
                <w:szCs w:val="22"/>
                <w:lang w:val="ro-RO"/>
              </w:rPr>
              <w:t>Cererea de finanțare</w:t>
            </w:r>
          </w:p>
          <w:p w14:paraId="1022F9E1" w14:textId="77777777" w:rsidR="0059245A" w:rsidRPr="00702EE3" w:rsidRDefault="0059245A" w:rsidP="00CC3258">
            <w:pPr>
              <w:jc w:val="both"/>
              <w:rPr>
                <w:rFonts w:asciiTheme="minorHAnsi" w:hAnsiTheme="minorHAnsi"/>
                <w:b/>
                <w:sz w:val="22"/>
                <w:szCs w:val="22"/>
                <w:lang w:val="ro-RO"/>
              </w:rPr>
            </w:pPr>
          </w:p>
          <w:p w14:paraId="111CBA71" w14:textId="77777777" w:rsidR="0059245A" w:rsidRPr="00702EE3" w:rsidRDefault="0059245A" w:rsidP="0059245A">
            <w:pPr>
              <w:pStyle w:val="NoSpacing"/>
              <w:shd w:val="clear" w:color="auto" w:fill="FFFFFF"/>
              <w:spacing w:line="276" w:lineRule="auto"/>
              <w:jc w:val="both"/>
              <w:rPr>
                <w:rFonts w:ascii="Calibri" w:hAnsi="Calibri" w:cs="Calibri"/>
                <w:b/>
                <w:noProof/>
                <w:sz w:val="22"/>
                <w:szCs w:val="22"/>
              </w:rPr>
            </w:pPr>
            <w:r w:rsidRPr="00702EE3">
              <w:rPr>
                <w:rFonts w:ascii="Calibri" w:hAnsi="Calibri" w:cs="Calibri"/>
                <w:b/>
                <w:noProof/>
                <w:sz w:val="22"/>
                <w:szCs w:val="22"/>
              </w:rPr>
              <w:t>7.1 AUTORIZAŢIE SANITARĂ/NOTIFICARE</w:t>
            </w:r>
            <w:r w:rsidRPr="00702EE3">
              <w:rPr>
                <w:rFonts w:ascii="Calibri" w:hAnsi="Calibri"/>
                <w:b/>
                <w:sz w:val="22"/>
                <w:szCs w:val="22"/>
              </w:rPr>
              <w:t xml:space="preserve"> de constatare a conformităţii cu legislaţia </w:t>
            </w:r>
            <w:r w:rsidRPr="00702EE3">
              <w:rPr>
                <w:rFonts w:ascii="Calibri" w:hAnsi="Calibri" w:cs="Calibri"/>
                <w:b/>
                <w:noProof/>
                <w:sz w:val="22"/>
                <w:szCs w:val="22"/>
              </w:rPr>
              <w:t>sanitară emisă pentru</w:t>
            </w:r>
            <w:r w:rsidRPr="00702EE3">
              <w:rPr>
                <w:rFonts w:ascii="Calibri" w:hAnsi="Calibri"/>
                <w:b/>
                <w:sz w:val="22"/>
                <w:szCs w:val="22"/>
              </w:rPr>
              <w:t xml:space="preserve"> unitățile care se autorizează/avizează conform legislației în </w:t>
            </w:r>
            <w:r w:rsidRPr="00702EE3">
              <w:rPr>
                <w:rFonts w:ascii="Calibri" w:hAnsi="Calibri" w:cs="Calibri"/>
                <w:b/>
                <w:noProof/>
                <w:sz w:val="22"/>
                <w:szCs w:val="22"/>
              </w:rPr>
              <w:t>vigoare</w:t>
            </w:r>
          </w:p>
          <w:p w14:paraId="16294204" w14:textId="77777777" w:rsidR="0059245A" w:rsidRPr="00702EE3" w:rsidRDefault="0059245A" w:rsidP="0059245A">
            <w:pPr>
              <w:pStyle w:val="NoSpacing"/>
              <w:shd w:val="clear" w:color="auto" w:fill="FFFFFF"/>
              <w:spacing w:line="276" w:lineRule="auto"/>
              <w:jc w:val="both"/>
              <w:rPr>
                <w:rFonts w:asciiTheme="minorHAnsi" w:hAnsiTheme="minorHAnsi" w:cstheme="minorHAnsi"/>
                <w:noProof/>
                <w:sz w:val="22"/>
                <w:szCs w:val="22"/>
              </w:rPr>
            </w:pPr>
            <w:r w:rsidRPr="00702EE3">
              <w:rPr>
                <w:rFonts w:asciiTheme="minorHAnsi" w:hAnsiTheme="minorHAnsi" w:cstheme="minorHAnsi"/>
                <w:b/>
                <w:noProof/>
                <w:sz w:val="22"/>
                <w:szCs w:val="22"/>
              </w:rPr>
              <w:t xml:space="preserve">7.2 AUTORIZAȚIE DE MEDIU/ </w:t>
            </w:r>
            <w:r w:rsidRPr="00702EE3">
              <w:rPr>
                <w:rFonts w:asciiTheme="minorHAnsi" w:hAnsiTheme="minorHAnsi" w:cstheme="minorHAnsi"/>
                <w:noProof/>
                <w:sz w:val="22"/>
                <w:szCs w:val="22"/>
              </w:rPr>
              <w:t xml:space="preserve"> </w:t>
            </w:r>
            <w:r w:rsidRPr="00702EE3">
              <w:rPr>
                <w:rFonts w:asciiTheme="minorHAnsi" w:hAnsiTheme="minorHAnsi" w:cstheme="minorHAnsi"/>
                <w:b/>
                <w:noProof/>
                <w:sz w:val="22"/>
                <w:szCs w:val="22"/>
              </w:rPr>
              <w:t>Negație</w:t>
            </w:r>
            <w:r w:rsidRPr="00702EE3">
              <w:rPr>
                <w:rFonts w:asciiTheme="minorHAnsi" w:hAnsiTheme="minorHAnsi" w:cstheme="minorHAnsi"/>
                <w:noProof/>
                <w:sz w:val="22"/>
                <w:szCs w:val="22"/>
              </w:rPr>
              <w:t xml:space="preserve"> emisă de  autoritatea competentă de mediu</w:t>
            </w:r>
          </w:p>
          <w:p w14:paraId="34F72F5B" w14:textId="77777777" w:rsidR="0059245A" w:rsidRPr="00702EE3" w:rsidRDefault="0059245A" w:rsidP="00CC3258">
            <w:pPr>
              <w:jc w:val="both"/>
              <w:rPr>
                <w:rFonts w:asciiTheme="minorHAnsi" w:hAnsiTheme="minorHAnsi"/>
                <w:b/>
                <w:sz w:val="22"/>
                <w:szCs w:val="22"/>
                <w:lang w:val="ro-RO"/>
              </w:rPr>
            </w:pPr>
          </w:p>
          <w:p w14:paraId="4381B0EE" w14:textId="77777777" w:rsidR="00245558" w:rsidRPr="00702EE3" w:rsidRDefault="00245558" w:rsidP="00CF2519">
            <w:pPr>
              <w:jc w:val="both"/>
              <w:rPr>
                <w:rFonts w:asciiTheme="minorHAnsi" w:hAnsiTheme="minorHAnsi"/>
                <w:b/>
                <w:sz w:val="22"/>
                <w:szCs w:val="22"/>
                <w:lang w:val="ro-RO"/>
              </w:rPr>
            </w:pPr>
          </w:p>
          <w:p w14:paraId="167E7F15" w14:textId="77777777" w:rsidR="00821064" w:rsidRPr="00702EE3" w:rsidRDefault="00821064" w:rsidP="00CF2519">
            <w:pPr>
              <w:jc w:val="both"/>
              <w:rPr>
                <w:rFonts w:asciiTheme="minorHAnsi" w:hAnsiTheme="minorHAnsi"/>
                <w:b/>
                <w:sz w:val="22"/>
                <w:szCs w:val="22"/>
                <w:lang w:val="ro-RO"/>
              </w:rPr>
            </w:pPr>
          </w:p>
          <w:p w14:paraId="18AD2304" w14:textId="77777777" w:rsidR="00245558" w:rsidRPr="00702EE3" w:rsidRDefault="00245558" w:rsidP="00CF2519">
            <w:pPr>
              <w:jc w:val="both"/>
              <w:rPr>
                <w:rFonts w:asciiTheme="minorHAnsi" w:hAnsiTheme="minorHAnsi" w:cstheme="minorHAnsi"/>
                <w:b/>
                <w:bCs/>
                <w:sz w:val="22"/>
                <w:szCs w:val="22"/>
                <w:lang w:val="ro-RO"/>
              </w:rPr>
            </w:pPr>
          </w:p>
          <w:p w14:paraId="3BA0EA44" w14:textId="77777777" w:rsidR="00EA6F89" w:rsidRPr="00702EE3" w:rsidRDefault="00EA6F89" w:rsidP="00CF2519">
            <w:pPr>
              <w:jc w:val="both"/>
              <w:rPr>
                <w:rFonts w:asciiTheme="minorHAnsi" w:hAnsiTheme="minorHAnsi"/>
                <w:sz w:val="22"/>
                <w:szCs w:val="22"/>
                <w:lang w:val="ro-RO"/>
              </w:rPr>
            </w:pPr>
          </w:p>
          <w:p w14:paraId="27480E31" w14:textId="77777777" w:rsidR="00AE5C5C" w:rsidRPr="00702EE3" w:rsidRDefault="00AE5C5C" w:rsidP="00CF2519">
            <w:pPr>
              <w:jc w:val="both"/>
              <w:rPr>
                <w:rFonts w:asciiTheme="minorHAnsi" w:hAnsiTheme="minorHAnsi" w:cstheme="minorHAnsi"/>
                <w:sz w:val="22"/>
                <w:szCs w:val="22"/>
                <w:lang w:val="fr-FR"/>
              </w:rPr>
            </w:pPr>
          </w:p>
          <w:p w14:paraId="12553F53" w14:textId="77777777" w:rsidR="00AE5C5C" w:rsidRPr="00702EE3" w:rsidRDefault="00AE5C5C" w:rsidP="00CF2519">
            <w:pPr>
              <w:pStyle w:val="BodyText3"/>
              <w:tabs>
                <w:tab w:val="left" w:pos="360"/>
              </w:tabs>
              <w:jc w:val="both"/>
              <w:rPr>
                <w:rFonts w:asciiTheme="minorHAnsi" w:hAnsiTheme="minorHAnsi" w:cstheme="minorHAnsi"/>
                <w:bCs w:val="0"/>
                <w:sz w:val="22"/>
                <w:szCs w:val="22"/>
                <w:lang w:val="ro-RO"/>
              </w:rPr>
            </w:pPr>
          </w:p>
          <w:p w14:paraId="6B6B1E9A" w14:textId="77777777" w:rsidR="00D33362" w:rsidRPr="00702EE3" w:rsidRDefault="00D33362" w:rsidP="00CF2519">
            <w:pPr>
              <w:tabs>
                <w:tab w:val="left" w:pos="0"/>
              </w:tabs>
              <w:jc w:val="both"/>
              <w:rPr>
                <w:rFonts w:asciiTheme="minorHAnsi" w:hAnsiTheme="minorHAnsi" w:cstheme="minorHAnsi"/>
                <w:sz w:val="22"/>
                <w:szCs w:val="22"/>
                <w:lang w:val="it-IT"/>
              </w:rPr>
            </w:pPr>
          </w:p>
          <w:p w14:paraId="0781F6C8" w14:textId="77777777" w:rsidR="00D33362" w:rsidRPr="00702EE3" w:rsidRDefault="00D33362" w:rsidP="00CF2519">
            <w:pPr>
              <w:pStyle w:val="NoSpacing"/>
              <w:jc w:val="both"/>
              <w:rPr>
                <w:rFonts w:asciiTheme="minorHAnsi" w:hAnsiTheme="minorHAnsi"/>
                <w:sz w:val="22"/>
                <w:szCs w:val="22"/>
              </w:rPr>
            </w:pPr>
          </w:p>
          <w:p w14:paraId="1FE4FB73" w14:textId="14FE2E54" w:rsidR="00D33362" w:rsidRPr="00702EE3" w:rsidRDefault="00D33362" w:rsidP="00CF2519">
            <w:pPr>
              <w:pStyle w:val="NoSpacing"/>
              <w:jc w:val="both"/>
              <w:rPr>
                <w:rFonts w:asciiTheme="minorHAnsi" w:hAnsiTheme="minorHAnsi"/>
                <w:sz w:val="22"/>
                <w:szCs w:val="22"/>
              </w:rPr>
            </w:pPr>
          </w:p>
          <w:p w14:paraId="2E8F255F" w14:textId="77777777" w:rsidR="00604A47" w:rsidRPr="00702EE3" w:rsidRDefault="00604A47" w:rsidP="00CF2519">
            <w:pPr>
              <w:pStyle w:val="NoSpacing"/>
              <w:jc w:val="both"/>
              <w:rPr>
                <w:rFonts w:asciiTheme="minorHAnsi" w:hAnsiTheme="minorHAnsi"/>
                <w:sz w:val="22"/>
                <w:szCs w:val="22"/>
              </w:rPr>
            </w:pPr>
          </w:p>
          <w:p w14:paraId="44998900" w14:textId="77777777" w:rsidR="00245558" w:rsidRPr="00702EE3" w:rsidRDefault="00D33362" w:rsidP="00CF2519">
            <w:pPr>
              <w:pStyle w:val="NoSpacing"/>
              <w:jc w:val="both"/>
              <w:rPr>
                <w:rFonts w:asciiTheme="minorHAnsi" w:hAnsiTheme="minorHAnsi"/>
                <w:sz w:val="22"/>
                <w:szCs w:val="22"/>
              </w:rPr>
            </w:pPr>
            <w:r w:rsidRPr="00702EE3">
              <w:rPr>
                <w:rFonts w:asciiTheme="minorHAnsi" w:hAnsiTheme="minorHAnsi"/>
                <w:b/>
                <w:sz w:val="22"/>
                <w:szCs w:val="22"/>
              </w:rPr>
              <w:t xml:space="preserve"> </w:t>
            </w:r>
          </w:p>
          <w:p w14:paraId="51299685" w14:textId="77777777" w:rsidR="00D33362" w:rsidRPr="00702EE3" w:rsidRDefault="00D33362" w:rsidP="00CF2519">
            <w:pPr>
              <w:tabs>
                <w:tab w:val="left" w:pos="0"/>
              </w:tabs>
              <w:jc w:val="both"/>
              <w:rPr>
                <w:rFonts w:asciiTheme="minorHAnsi" w:hAnsiTheme="minorHAnsi" w:cstheme="minorHAnsi"/>
                <w:sz w:val="22"/>
                <w:szCs w:val="22"/>
                <w:lang w:val="it-IT"/>
              </w:rPr>
            </w:pPr>
          </w:p>
          <w:p w14:paraId="2EA814D2" w14:textId="77777777" w:rsidR="00381309" w:rsidRPr="00702EE3" w:rsidRDefault="00381309" w:rsidP="00D73F7D">
            <w:pPr>
              <w:pStyle w:val="NoSpacing"/>
              <w:jc w:val="both"/>
              <w:rPr>
                <w:rFonts w:asciiTheme="minorHAnsi" w:hAnsiTheme="minorHAnsi" w:cstheme="minorHAnsi"/>
                <w:sz w:val="22"/>
                <w:szCs w:val="22"/>
                <w:lang w:val="it-IT"/>
              </w:rPr>
            </w:pPr>
          </w:p>
        </w:tc>
        <w:tc>
          <w:tcPr>
            <w:tcW w:w="2481" w:type="pct"/>
            <w:shd w:val="clear" w:color="auto" w:fill="auto"/>
          </w:tcPr>
          <w:p w14:paraId="0133874C" w14:textId="2F0CD984" w:rsidR="00AE5C5C" w:rsidRPr="00702EE3" w:rsidRDefault="00FB5429" w:rsidP="00CF2519">
            <w:pPr>
              <w:jc w:val="both"/>
              <w:rPr>
                <w:rFonts w:asciiTheme="minorHAnsi" w:hAnsiTheme="minorHAnsi" w:cstheme="minorHAnsi"/>
                <w:sz w:val="22"/>
                <w:szCs w:val="22"/>
                <w:lang w:val="it-IT"/>
              </w:rPr>
            </w:pPr>
            <w:r w:rsidRPr="00702EE3">
              <w:rPr>
                <w:rFonts w:asciiTheme="minorHAnsi" w:hAnsiTheme="minorHAnsi" w:cstheme="minorHAnsi"/>
                <w:sz w:val="22"/>
                <w:szCs w:val="22"/>
                <w:lang w:val="it-IT"/>
              </w:rPr>
              <w:t xml:space="preserve">Expertul </w:t>
            </w:r>
            <w:r w:rsidR="00AE5C5C" w:rsidRPr="00702EE3">
              <w:rPr>
                <w:rFonts w:asciiTheme="minorHAnsi" w:hAnsiTheme="minorHAnsi" w:cstheme="minorHAnsi"/>
                <w:sz w:val="22"/>
                <w:szCs w:val="22"/>
                <w:lang w:val="it-IT"/>
              </w:rPr>
              <w:t xml:space="preserve">verifică dacă </w:t>
            </w:r>
            <w:r w:rsidRPr="00702EE3">
              <w:rPr>
                <w:rFonts w:asciiTheme="minorHAnsi" w:hAnsiTheme="minorHAnsi" w:cstheme="minorHAnsi"/>
                <w:sz w:val="22"/>
                <w:szCs w:val="22"/>
                <w:lang w:val="it-IT"/>
              </w:rPr>
              <w:t>î</w:t>
            </w:r>
            <w:r w:rsidR="00AE5C5C" w:rsidRPr="00702EE3">
              <w:rPr>
                <w:rFonts w:asciiTheme="minorHAnsi" w:hAnsiTheme="minorHAnsi" w:cstheme="minorHAnsi"/>
                <w:sz w:val="22"/>
                <w:szCs w:val="22"/>
                <w:lang w:val="it-IT"/>
              </w:rPr>
              <w:t>n cadrul</w:t>
            </w:r>
            <w:r w:rsidRPr="00702EE3">
              <w:rPr>
                <w:rFonts w:asciiTheme="minorHAnsi" w:hAnsiTheme="minorHAnsi" w:cstheme="minorHAnsi"/>
                <w:sz w:val="22"/>
                <w:szCs w:val="22"/>
                <w:lang w:val="it-IT"/>
              </w:rPr>
              <w:t xml:space="preserve"> </w:t>
            </w:r>
            <w:r w:rsidR="007923B5" w:rsidRPr="00702EE3">
              <w:rPr>
                <w:rFonts w:asciiTheme="minorHAnsi" w:hAnsiTheme="minorHAnsi" w:cstheme="minorHAnsi"/>
                <w:sz w:val="22"/>
                <w:szCs w:val="22"/>
                <w:lang w:val="it-IT"/>
              </w:rPr>
              <w:t>cerer</w:t>
            </w:r>
            <w:r w:rsidR="00600F54" w:rsidRPr="00702EE3">
              <w:rPr>
                <w:rFonts w:asciiTheme="minorHAnsi" w:hAnsiTheme="minorHAnsi" w:cstheme="minorHAnsi"/>
                <w:sz w:val="22"/>
                <w:szCs w:val="22"/>
                <w:lang w:val="it-IT"/>
              </w:rPr>
              <w:t>ii</w:t>
            </w:r>
            <w:r w:rsidR="007923B5" w:rsidRPr="00702EE3">
              <w:rPr>
                <w:rFonts w:asciiTheme="minorHAnsi" w:hAnsiTheme="minorHAnsi" w:cstheme="minorHAnsi"/>
                <w:sz w:val="22"/>
                <w:szCs w:val="22"/>
                <w:lang w:val="it-IT"/>
              </w:rPr>
              <w:t xml:space="preserve"> de finanțare</w:t>
            </w:r>
            <w:r w:rsidR="00AE5C5C" w:rsidRPr="00702EE3">
              <w:rPr>
                <w:rFonts w:asciiTheme="minorHAnsi" w:hAnsiTheme="minorHAnsi" w:cstheme="minorHAnsi"/>
                <w:sz w:val="22"/>
                <w:szCs w:val="22"/>
                <w:lang w:val="it-IT"/>
              </w:rPr>
              <w:t>, este descris</w:t>
            </w:r>
            <w:r w:rsidR="00F9688C" w:rsidRPr="00702EE3">
              <w:rPr>
                <w:rFonts w:asciiTheme="minorHAnsi" w:hAnsiTheme="minorHAnsi" w:cstheme="minorHAnsi"/>
                <w:sz w:val="22"/>
                <w:szCs w:val="22"/>
                <w:lang w:val="ro-RO"/>
              </w:rPr>
              <w:t>ă</w:t>
            </w:r>
            <w:r w:rsidR="00AE5C5C" w:rsidRPr="00702EE3">
              <w:rPr>
                <w:rFonts w:asciiTheme="minorHAnsi" w:hAnsiTheme="minorHAnsi" w:cstheme="minorHAnsi"/>
                <w:sz w:val="22"/>
                <w:szCs w:val="22"/>
                <w:lang w:val="it-IT"/>
              </w:rPr>
              <w:t xml:space="preserve"> conformitatea proiectului cu cel pu</w:t>
            </w:r>
            <w:r w:rsidR="00F9688C" w:rsidRPr="00702EE3">
              <w:rPr>
                <w:rFonts w:asciiTheme="minorHAnsi" w:hAnsiTheme="minorHAnsi" w:cstheme="minorHAnsi"/>
                <w:sz w:val="22"/>
                <w:szCs w:val="22"/>
                <w:lang w:val="it-IT"/>
              </w:rPr>
              <w:t>ț</w:t>
            </w:r>
            <w:r w:rsidR="00AE5C5C" w:rsidRPr="00702EE3">
              <w:rPr>
                <w:rFonts w:asciiTheme="minorHAnsi" w:hAnsiTheme="minorHAnsi" w:cstheme="minorHAnsi"/>
                <w:sz w:val="22"/>
                <w:szCs w:val="22"/>
                <w:lang w:val="it-IT"/>
              </w:rPr>
              <w:t xml:space="preserve">in una din acţiunile eligibile prevăzute în submăsură şi dacă investiţiile respectă condiţiile prevăzute în cadrul submăsurii. </w:t>
            </w:r>
          </w:p>
          <w:p w14:paraId="30DA1B45" w14:textId="0A5D3DF8" w:rsidR="00AE5C5C" w:rsidRPr="00702EE3" w:rsidRDefault="00AE5C5C" w:rsidP="00CF2519">
            <w:pPr>
              <w:jc w:val="both"/>
              <w:rPr>
                <w:rFonts w:asciiTheme="minorHAnsi" w:hAnsiTheme="minorHAnsi" w:cstheme="minorHAnsi"/>
                <w:sz w:val="22"/>
                <w:szCs w:val="22"/>
                <w:lang w:val="it-IT"/>
              </w:rPr>
            </w:pPr>
          </w:p>
          <w:p w14:paraId="0FD9ACE5" w14:textId="427EA745" w:rsidR="00782229" w:rsidRPr="00702EE3" w:rsidRDefault="00782229" w:rsidP="00130042">
            <w:pPr>
              <w:tabs>
                <w:tab w:val="left" w:pos="284"/>
              </w:tabs>
              <w:spacing w:line="276" w:lineRule="auto"/>
              <w:jc w:val="both"/>
              <w:rPr>
                <w:rFonts w:ascii="Calibri" w:hAnsi="Calibri" w:cs="Calibri"/>
                <w:lang w:val="en-GB"/>
              </w:rPr>
            </w:pPr>
            <w:r w:rsidRPr="00702EE3">
              <w:rPr>
                <w:rFonts w:ascii="Calibri" w:hAnsi="Calibri" w:cs="Calibri"/>
              </w:rPr>
              <w:t xml:space="preserve">Totodată </w:t>
            </w:r>
            <w:r w:rsidR="0059245A" w:rsidRPr="00702EE3">
              <w:rPr>
                <w:rFonts w:asciiTheme="minorHAnsi" w:eastAsia="Calibri" w:hAnsiTheme="minorHAnsi" w:cstheme="minorHAnsi"/>
                <w:sz w:val="22"/>
                <w:lang w:val="ro-RO"/>
              </w:rPr>
              <w:t xml:space="preserve">se verifică  </w:t>
            </w:r>
            <w:r w:rsidR="0059245A" w:rsidRPr="00702EE3">
              <w:rPr>
                <w:rFonts w:asciiTheme="minorHAnsi" w:hAnsiTheme="minorHAnsi" w:cstheme="minorHAnsi"/>
                <w:noProof/>
                <w:sz w:val="22"/>
                <w:szCs w:val="22"/>
                <w:lang w:val="ro-RO"/>
              </w:rPr>
              <w:t>documentele doveditoare autorizării  funcționării obiectivelor existente şi functionale conform legislației nationale: DSP, ANZ, Autorității competente de mediu (autorizațiile de funcționare/</w:t>
            </w:r>
            <w:r w:rsidR="0059245A" w:rsidRPr="00702EE3">
              <w:rPr>
                <w:rFonts w:asciiTheme="minorHAnsi" w:hAnsiTheme="minorHAnsi" w:cstheme="minorHAnsi"/>
                <w:b/>
                <w:noProof/>
                <w:sz w:val="22"/>
                <w:szCs w:val="22"/>
                <w:lang w:val="ro-RO"/>
              </w:rPr>
              <w:t xml:space="preserve"> NOTIFICARE</w:t>
            </w:r>
            <w:r w:rsidR="0059245A" w:rsidRPr="00702EE3">
              <w:rPr>
                <w:rFonts w:asciiTheme="minorHAnsi" w:hAnsiTheme="minorHAnsi" w:cstheme="minorHAnsi"/>
                <w:noProof/>
                <w:sz w:val="22"/>
                <w:szCs w:val="22"/>
                <w:lang w:val="ro-RO"/>
              </w:rPr>
              <w:t xml:space="preserve"> de constatare a conformităţii cu legislaţia sanitară emisă pentru unitățile care se autorizează/avizează conform legislației în vigoare /Înregistrarea unității din punct de vedere sanitar-veterinar)</w:t>
            </w:r>
            <w:r w:rsidRPr="00702EE3">
              <w:rPr>
                <w:rFonts w:ascii="Calibri" w:hAnsi="Calibri" w:cs="Calibri"/>
              </w:rPr>
              <w:t>, după cum urmează:</w:t>
            </w:r>
          </w:p>
          <w:p w14:paraId="2CCA8E88" w14:textId="77777777" w:rsidR="00782229" w:rsidRPr="00702EE3" w:rsidRDefault="00782229" w:rsidP="00782229">
            <w:pPr>
              <w:jc w:val="both"/>
              <w:rPr>
                <w:rFonts w:ascii="Calibri" w:hAnsi="Calibri" w:cs="Calibri"/>
              </w:rPr>
            </w:pPr>
          </w:p>
          <w:p w14:paraId="475B3AA5" w14:textId="77777777" w:rsidR="0059245A" w:rsidRPr="00702EE3" w:rsidRDefault="0059245A" w:rsidP="0059245A">
            <w:pPr>
              <w:tabs>
                <w:tab w:val="left" w:pos="284"/>
              </w:tabs>
              <w:spacing w:line="276" w:lineRule="auto"/>
              <w:jc w:val="both"/>
              <w:rPr>
                <w:rFonts w:asciiTheme="minorHAnsi" w:hAnsiTheme="minorHAnsi" w:cstheme="minorHAnsi"/>
                <w:noProof/>
                <w:sz w:val="22"/>
                <w:szCs w:val="22"/>
                <w:lang w:val="fr-FR"/>
              </w:rPr>
            </w:pPr>
            <w:r w:rsidRPr="00702EE3">
              <w:rPr>
                <w:rFonts w:asciiTheme="minorHAnsi" w:hAnsiTheme="minorHAnsi" w:cstheme="minorHAnsi"/>
                <w:noProof/>
                <w:sz w:val="22"/>
                <w:szCs w:val="22"/>
                <w:lang w:val="fr-FR"/>
              </w:rPr>
              <w:t>Se verifică dacă documentul certifică autorizarea unității de producție vizată de proiect din punct de vedere al mediului și sanitar (dacă este cazul). Autorizația/Notificarea trebuie  vizată cu cel mult un an înainte de depunerea cererii de finanțare.</w:t>
            </w:r>
          </w:p>
          <w:p w14:paraId="4FE1CFA0" w14:textId="77777777" w:rsidR="0059245A" w:rsidRPr="00702EE3" w:rsidRDefault="0059245A" w:rsidP="00782229">
            <w:pPr>
              <w:jc w:val="both"/>
              <w:rPr>
                <w:rFonts w:ascii="Calibri" w:hAnsi="Calibri"/>
              </w:rPr>
            </w:pPr>
          </w:p>
          <w:p w14:paraId="71CAB9DD" w14:textId="15D96419" w:rsidR="00782229" w:rsidRPr="00702EE3" w:rsidRDefault="00782229" w:rsidP="00782229">
            <w:pPr>
              <w:jc w:val="both"/>
              <w:rPr>
                <w:rFonts w:ascii="Calibri" w:hAnsi="Calibri"/>
                <w:sz w:val="22"/>
                <w:szCs w:val="22"/>
              </w:rPr>
            </w:pPr>
            <w:r w:rsidRPr="00702EE3">
              <w:rPr>
                <w:rFonts w:ascii="Calibri" w:hAnsi="Calibri"/>
                <w:sz w:val="22"/>
                <w:szCs w:val="22"/>
              </w:rPr>
              <w:t xml:space="preserve">Verificarea autorizaţiei sanitare se va face doar pentru codurile CAEN aferente sM. 4.1, prevăzute în Ordinul nr. 1030/20.08.2009 </w:t>
            </w:r>
            <w:r w:rsidRPr="00702EE3">
              <w:rPr>
                <w:rFonts w:ascii="Calibri" w:hAnsi="Calibri"/>
                <w:i/>
                <w:sz w:val="22"/>
                <w:szCs w:val="22"/>
              </w:rPr>
              <w:t>privind aprobarea procedurilor de reglementare sanitară pentru proiectele de amplasare, amenajare, construire şi pentru funcţionarea obiectivelor ce desfăşoară activităţi cu risc pentru starea de sănătate a populaţiei.</w:t>
            </w:r>
          </w:p>
          <w:p w14:paraId="094957E9" w14:textId="77777777" w:rsidR="00782229" w:rsidRPr="00702EE3" w:rsidRDefault="00782229" w:rsidP="00782229">
            <w:pPr>
              <w:spacing w:before="100" w:beforeAutospacing="1" w:after="100" w:afterAutospacing="1"/>
              <w:jc w:val="both"/>
              <w:rPr>
                <w:rFonts w:ascii="Calibri" w:hAnsi="Calibri" w:cs="Calibri"/>
                <w:sz w:val="22"/>
                <w:szCs w:val="22"/>
                <w:lang w:val="ro-RO"/>
              </w:rPr>
            </w:pPr>
            <w:r w:rsidRPr="00702EE3">
              <w:rPr>
                <w:rFonts w:ascii="Calibri" w:hAnsi="Calibri" w:cs="Calibri"/>
                <w:sz w:val="22"/>
                <w:szCs w:val="22"/>
              </w:rPr>
              <w:t>- Verificarea Autorizaţiei/Înregistrării solicitantului din punct de vedere sanitar-</w:t>
            </w:r>
            <w:r w:rsidRPr="00702EE3">
              <w:rPr>
                <w:rFonts w:ascii="Calibri" w:hAnsi="Calibri" w:cs="Calibri"/>
                <w:sz w:val="22"/>
                <w:szCs w:val="22"/>
              </w:rPr>
              <w:lastRenderedPageBreak/>
              <w:t xml:space="preserve">veterinar se realizează prin accesarea următoarelor </w:t>
            </w:r>
            <w:r w:rsidRPr="00702EE3">
              <w:rPr>
                <w:rFonts w:ascii="Calibri" w:hAnsi="Calibri" w:cs="Calibri"/>
                <w:sz w:val="22"/>
                <w:szCs w:val="22"/>
                <w:lang w:val="ro-RO"/>
              </w:rPr>
              <w:t xml:space="preserve">link-uri: </w:t>
            </w:r>
          </w:p>
          <w:p w14:paraId="5DBE4C9A" w14:textId="77777777" w:rsidR="00782229" w:rsidRPr="00702EE3" w:rsidRDefault="00782229" w:rsidP="00782229">
            <w:pPr>
              <w:spacing w:before="100" w:beforeAutospacing="1" w:after="100" w:afterAutospacing="1"/>
              <w:rPr>
                <w:rFonts w:ascii="Calibri" w:hAnsi="Calibri" w:cs="Calibri"/>
                <w:sz w:val="22"/>
                <w:szCs w:val="22"/>
                <w:lang w:val="ro-RO" w:eastAsia="en-GB"/>
              </w:rPr>
            </w:pPr>
            <w:r w:rsidRPr="00702EE3">
              <w:rPr>
                <w:rFonts w:ascii="Calibri" w:hAnsi="Calibri" w:cs="Calibri"/>
                <w:sz w:val="22"/>
                <w:szCs w:val="22"/>
                <w:lang w:val="ro-RO"/>
              </w:rPr>
              <w:t>Pentru unitățile de comercializare cu amănuntul înregistrate:  </w:t>
            </w:r>
            <w:hyperlink r:id="rId15" w:tgtFrame="_blank" w:history="1">
              <w:r w:rsidRPr="00702EE3">
                <w:rPr>
                  <w:rStyle w:val="Hyperlink"/>
                  <w:rFonts w:ascii="Calibri" w:hAnsi="Calibri" w:cs="Calibri"/>
                  <w:color w:val="auto"/>
                  <w:sz w:val="22"/>
                  <w:szCs w:val="22"/>
                  <w:lang w:val="ro-RO"/>
                </w:rPr>
                <w:t>http://www.ansvsa.ro/industrie-si-afaceri/unitati-de-vanzare-cu-amanuntul-inregistrate/</w:t>
              </w:r>
            </w:hyperlink>
            <w:r w:rsidRPr="00702EE3">
              <w:rPr>
                <w:rFonts w:ascii="Calibri" w:hAnsi="Calibri" w:cs="Calibri"/>
                <w:sz w:val="22"/>
                <w:szCs w:val="22"/>
                <w:lang w:val="ro-RO"/>
              </w:rPr>
              <w:t>   sau accesând site-ul județului dorit. Spre exemplu:  </w:t>
            </w:r>
            <w:hyperlink r:id="rId16" w:tgtFrame="_blank" w:history="1">
              <w:r w:rsidRPr="00702EE3">
                <w:rPr>
                  <w:rStyle w:val="Hyperlink"/>
                  <w:rFonts w:ascii="Calibri" w:hAnsi="Calibri" w:cs="Calibri"/>
                  <w:color w:val="auto"/>
                  <w:sz w:val="22"/>
                  <w:szCs w:val="22"/>
                  <w:lang w:val="ro-RO"/>
                </w:rPr>
                <w:t>http://neamt.dsvsa.ro/operatori-economici/unitati-inregistrate/</w:t>
              </w:r>
            </w:hyperlink>
          </w:p>
          <w:p w14:paraId="688D8A4F" w14:textId="77777777" w:rsidR="00782229" w:rsidRPr="00702EE3" w:rsidRDefault="00782229" w:rsidP="00782229">
            <w:pPr>
              <w:spacing w:before="100" w:beforeAutospacing="1" w:after="100" w:afterAutospacing="1"/>
              <w:jc w:val="both"/>
              <w:rPr>
                <w:rFonts w:ascii="Calibri" w:hAnsi="Calibri" w:cs="Calibri"/>
                <w:sz w:val="22"/>
                <w:szCs w:val="22"/>
                <w:lang w:val="ro-RO"/>
              </w:rPr>
            </w:pPr>
            <w:r w:rsidRPr="00702EE3">
              <w:rPr>
                <w:rFonts w:ascii="Calibri" w:hAnsi="Calibri" w:cs="Calibri"/>
                <w:sz w:val="22"/>
                <w:szCs w:val="22"/>
                <w:lang w:val="ro-RO"/>
              </w:rPr>
              <w:t xml:space="preserve">Pentru unitățile de vânzare cu amănuntul cu activitatea interzisă:  </w:t>
            </w:r>
            <w:hyperlink r:id="rId17" w:tgtFrame="_blank" w:history="1">
              <w:r w:rsidRPr="00702EE3">
                <w:rPr>
                  <w:rStyle w:val="Hyperlink"/>
                  <w:rFonts w:ascii="Calibri" w:hAnsi="Calibri" w:cs="Calibri"/>
                  <w:color w:val="auto"/>
                  <w:sz w:val="22"/>
                  <w:szCs w:val="22"/>
                  <w:lang w:val="ro-RO"/>
                </w:rPr>
                <w:t>http://www.ansvsa.ro/industrie-si-afaceri/unitati-de-vanzare-cu-amanuntul-cu-activitatea-interzisa/</w:t>
              </w:r>
            </w:hyperlink>
            <w:r w:rsidRPr="00702EE3">
              <w:rPr>
                <w:rFonts w:ascii="Calibri" w:hAnsi="Calibri" w:cs="Calibri"/>
                <w:sz w:val="22"/>
                <w:szCs w:val="22"/>
                <w:lang w:val="ro-RO"/>
              </w:rPr>
              <w:t> sau accesând site-ul județului dorit. Spre exemplu: </w:t>
            </w:r>
            <w:hyperlink r:id="rId18" w:tgtFrame="_blank" w:history="1">
              <w:r w:rsidRPr="00702EE3">
                <w:rPr>
                  <w:rStyle w:val="Hyperlink"/>
                  <w:rFonts w:ascii="Calibri" w:hAnsi="Calibri" w:cs="Calibri"/>
                  <w:color w:val="auto"/>
                  <w:sz w:val="22"/>
                  <w:szCs w:val="22"/>
                  <w:lang w:val="ro-RO"/>
                </w:rPr>
                <w:t>http://satu-mare.dsvsa.ro/operatori-economici/unitati-cu-activitatea-interzisa/</w:t>
              </w:r>
            </w:hyperlink>
          </w:p>
          <w:p w14:paraId="17F781E4" w14:textId="0B703C80" w:rsidR="006F4A5F" w:rsidRPr="00702EE3" w:rsidRDefault="00782229" w:rsidP="00A1529B">
            <w:pPr>
              <w:spacing w:after="240"/>
              <w:jc w:val="both"/>
              <w:rPr>
                <w:rFonts w:asciiTheme="minorHAnsi" w:hAnsiTheme="minorHAnsi" w:cstheme="minorHAnsi"/>
                <w:sz w:val="22"/>
                <w:szCs w:val="22"/>
              </w:rPr>
            </w:pPr>
            <w:r w:rsidRPr="00702EE3">
              <w:rPr>
                <w:rFonts w:ascii="Calibri" w:hAnsi="Calibri" w:cs="Calibri"/>
                <w:sz w:val="22"/>
                <w:szCs w:val="22"/>
                <w:lang w:val="ro-RO"/>
              </w:rPr>
              <w:t>Lista cu site-urile DSVSA județene și a municipiului București se regăsește la următorul link:  </w:t>
            </w:r>
            <w:hyperlink r:id="rId19" w:tgtFrame="_blank" w:history="1">
              <w:r w:rsidRPr="00702EE3">
                <w:rPr>
                  <w:rStyle w:val="Hyperlink"/>
                  <w:rFonts w:ascii="Calibri" w:hAnsi="Calibri" w:cs="Calibri"/>
                  <w:color w:val="auto"/>
                  <w:sz w:val="22"/>
                  <w:szCs w:val="22"/>
                  <w:lang w:val="ro-RO"/>
                </w:rPr>
                <w:t>http://www.ansvsa.ro/ansvsa/structuri-teritoriale-d-s-v-s-a/</w:t>
              </w:r>
            </w:hyperlink>
          </w:p>
          <w:p w14:paraId="40D2CC31" w14:textId="2A3C81ED" w:rsidR="00865B0D" w:rsidRPr="00702EE3" w:rsidRDefault="00865B0D" w:rsidP="00130042">
            <w:pPr>
              <w:jc w:val="both"/>
              <w:rPr>
                <w:rFonts w:asciiTheme="minorHAnsi" w:hAnsiTheme="minorHAnsi" w:cstheme="minorHAnsi"/>
                <w:sz w:val="22"/>
                <w:szCs w:val="22"/>
                <w:lang w:val="ro-RO"/>
              </w:rPr>
            </w:pPr>
          </w:p>
          <w:p w14:paraId="2AF09D7A" w14:textId="3CC20132" w:rsidR="00865B0D" w:rsidRPr="00702EE3" w:rsidRDefault="00865B0D" w:rsidP="00CF2519">
            <w:pPr>
              <w:jc w:val="both"/>
              <w:rPr>
                <w:rFonts w:asciiTheme="minorHAnsi" w:hAnsiTheme="minorHAnsi" w:cs="Calibri"/>
                <w:iCs/>
                <w:sz w:val="22"/>
                <w:szCs w:val="22"/>
              </w:rPr>
            </w:pPr>
            <w:r w:rsidRPr="00702EE3">
              <w:rPr>
                <w:rFonts w:asciiTheme="minorHAnsi" w:hAnsiTheme="minorHAnsi" w:cstheme="minorHAnsi"/>
                <w:i/>
                <w:iCs/>
                <w:sz w:val="22"/>
                <w:szCs w:val="22"/>
              </w:rPr>
              <w:t xml:space="preserve">Pentru achizitia de utilaje agricole </w:t>
            </w:r>
            <w:r w:rsidRPr="00702EE3">
              <w:rPr>
                <w:rFonts w:asciiTheme="minorHAnsi" w:hAnsiTheme="minorHAnsi" w:cstheme="minorHAnsi"/>
                <w:sz w:val="22"/>
                <w:szCs w:val="22"/>
                <w:lang w:val="ro-RO"/>
              </w:rPr>
              <w:t>nu se verifică</w:t>
            </w:r>
            <w:r w:rsidRPr="00702EE3">
              <w:rPr>
                <w:rFonts w:asciiTheme="minorHAnsi" w:hAnsiTheme="minorHAnsi" w:cstheme="minorHAnsi"/>
                <w:i/>
                <w:iCs/>
                <w:sz w:val="22"/>
                <w:szCs w:val="22"/>
              </w:rPr>
              <w:t xml:space="preserve"> documente de folosin</w:t>
            </w:r>
            <w:r w:rsidR="00F9688C" w:rsidRPr="00702EE3">
              <w:rPr>
                <w:rFonts w:asciiTheme="minorHAnsi" w:hAnsiTheme="minorHAnsi" w:cstheme="minorHAnsi"/>
                <w:i/>
                <w:iCs/>
                <w:sz w:val="22"/>
                <w:szCs w:val="22"/>
              </w:rPr>
              <w:t>ță</w:t>
            </w:r>
            <w:r w:rsidRPr="00702EE3">
              <w:rPr>
                <w:rFonts w:asciiTheme="minorHAnsi" w:hAnsiTheme="minorHAnsi" w:cstheme="minorHAnsi"/>
                <w:i/>
                <w:iCs/>
                <w:sz w:val="22"/>
                <w:szCs w:val="22"/>
              </w:rPr>
              <w:t xml:space="preserve"> pentru spatiu de garare </w:t>
            </w:r>
            <w:proofErr w:type="gramStart"/>
            <w:r w:rsidRPr="00702EE3">
              <w:rPr>
                <w:rFonts w:asciiTheme="minorHAnsi" w:hAnsiTheme="minorHAnsi" w:cstheme="minorHAnsi"/>
                <w:i/>
                <w:iCs/>
                <w:sz w:val="22"/>
                <w:szCs w:val="22"/>
              </w:rPr>
              <w:t>a</w:t>
            </w:r>
            <w:proofErr w:type="gramEnd"/>
            <w:r w:rsidRPr="00702EE3">
              <w:rPr>
                <w:rFonts w:asciiTheme="minorHAnsi" w:hAnsiTheme="minorHAnsi" w:cstheme="minorHAnsi"/>
                <w:i/>
                <w:iCs/>
                <w:sz w:val="22"/>
                <w:szCs w:val="22"/>
              </w:rPr>
              <w:t xml:space="preserve"> acestora.</w:t>
            </w:r>
          </w:p>
          <w:p w14:paraId="3A832A9E" w14:textId="7DAAB3D4" w:rsidR="005D562D" w:rsidRPr="00702EE3" w:rsidRDefault="005D562D" w:rsidP="00CF2519">
            <w:pPr>
              <w:pStyle w:val="NoSpacing"/>
              <w:tabs>
                <w:tab w:val="left" w:pos="284"/>
              </w:tabs>
              <w:jc w:val="both"/>
              <w:rPr>
                <w:rFonts w:asciiTheme="minorHAnsi" w:hAnsiTheme="minorHAnsi"/>
                <w:sz w:val="22"/>
                <w:szCs w:val="22"/>
              </w:rPr>
            </w:pPr>
          </w:p>
          <w:p w14:paraId="1A84852A" w14:textId="4BBED6BA" w:rsidR="00D33362" w:rsidRPr="00702EE3" w:rsidRDefault="00D33362" w:rsidP="00CF2519">
            <w:pPr>
              <w:pStyle w:val="NoSpacing"/>
              <w:pBdr>
                <w:top w:val="single" w:sz="4" w:space="1" w:color="auto"/>
                <w:left w:val="single" w:sz="4" w:space="4" w:color="auto"/>
                <w:bottom w:val="single" w:sz="4" w:space="1" w:color="auto"/>
                <w:right w:val="single" w:sz="4" w:space="4" w:color="auto"/>
              </w:pBdr>
              <w:tabs>
                <w:tab w:val="left" w:pos="284"/>
              </w:tabs>
              <w:jc w:val="both"/>
              <w:rPr>
                <w:rFonts w:asciiTheme="minorHAnsi" w:hAnsiTheme="minorHAnsi" w:cstheme="minorHAnsi"/>
                <w:sz w:val="22"/>
                <w:szCs w:val="22"/>
                <w:lang w:val="it-IT"/>
              </w:rPr>
            </w:pPr>
          </w:p>
        </w:tc>
      </w:tr>
    </w:tbl>
    <w:p w14:paraId="29C0C5C7" w14:textId="297506CA" w:rsidR="0045237D" w:rsidRPr="00702EE3" w:rsidRDefault="000C3F1B" w:rsidP="00E126D6">
      <w:pPr>
        <w:tabs>
          <w:tab w:val="left" w:pos="360"/>
        </w:tabs>
        <w:ind w:right="143"/>
        <w:jc w:val="both"/>
        <w:rPr>
          <w:rFonts w:asciiTheme="minorHAnsi" w:hAnsiTheme="minorHAnsi" w:cs="Calibri"/>
          <w:sz w:val="22"/>
          <w:szCs w:val="22"/>
          <w:lang w:val="it-IT"/>
        </w:rPr>
      </w:pPr>
      <w:r w:rsidRPr="00702EE3">
        <w:rPr>
          <w:rFonts w:asciiTheme="minorHAnsi" w:hAnsiTheme="minorHAnsi" w:cs="Calibri"/>
          <w:sz w:val="22"/>
          <w:szCs w:val="22"/>
          <w:lang w:val="it-IT"/>
        </w:rPr>
        <w:lastRenderedPageBreak/>
        <w:t xml:space="preserve">Dacă în urma verificării efectuate în conformitate cu precizările din coloana “puncte de verificat”, expertul consideră că investiţia se încadrează în una </w:t>
      </w:r>
      <w:r w:rsidR="006D3E52" w:rsidRPr="00702EE3">
        <w:rPr>
          <w:rFonts w:asciiTheme="minorHAnsi" w:hAnsiTheme="minorHAnsi" w:cs="Calibri"/>
          <w:sz w:val="22"/>
          <w:szCs w:val="22"/>
          <w:lang w:val="it-IT"/>
        </w:rPr>
        <w:t xml:space="preserve">sau </w:t>
      </w:r>
      <w:r w:rsidR="007923B5" w:rsidRPr="00702EE3">
        <w:rPr>
          <w:rFonts w:asciiTheme="minorHAnsi" w:hAnsiTheme="minorHAnsi" w:cs="Calibri"/>
          <w:sz w:val="22"/>
          <w:szCs w:val="22"/>
          <w:lang w:val="it-IT"/>
        </w:rPr>
        <w:t>ambele</w:t>
      </w:r>
      <w:r w:rsidR="006D3E52" w:rsidRPr="00702EE3">
        <w:rPr>
          <w:rFonts w:asciiTheme="minorHAnsi" w:hAnsiTheme="minorHAnsi" w:cs="Calibri"/>
          <w:sz w:val="22"/>
          <w:szCs w:val="22"/>
          <w:lang w:val="it-IT"/>
        </w:rPr>
        <w:t xml:space="preserve"> </w:t>
      </w:r>
      <w:r w:rsidRPr="00702EE3">
        <w:rPr>
          <w:rFonts w:asciiTheme="minorHAnsi" w:hAnsiTheme="minorHAnsi" w:cs="Calibri"/>
          <w:sz w:val="22"/>
          <w:szCs w:val="22"/>
          <w:lang w:val="it-IT"/>
        </w:rPr>
        <w:t xml:space="preserve">acţiuni </w:t>
      </w:r>
      <w:proofErr w:type="gramStart"/>
      <w:r w:rsidRPr="00702EE3">
        <w:rPr>
          <w:rFonts w:asciiTheme="minorHAnsi" w:hAnsiTheme="minorHAnsi" w:cs="Calibri"/>
          <w:sz w:val="22"/>
          <w:szCs w:val="22"/>
          <w:lang w:val="it-IT"/>
        </w:rPr>
        <w:t>eligibile</w:t>
      </w:r>
      <w:r w:rsidR="00D316D2" w:rsidRPr="00702EE3">
        <w:rPr>
          <w:rFonts w:asciiTheme="minorHAnsi" w:hAnsiTheme="minorHAnsi" w:cs="Calibri"/>
          <w:sz w:val="22"/>
          <w:szCs w:val="22"/>
          <w:lang w:val="it-IT"/>
        </w:rPr>
        <w:t>,</w:t>
      </w:r>
      <w:r w:rsidRPr="00702EE3">
        <w:rPr>
          <w:rFonts w:asciiTheme="minorHAnsi" w:hAnsiTheme="minorHAnsi" w:cs="Calibri"/>
          <w:sz w:val="22"/>
          <w:szCs w:val="22"/>
          <w:lang w:val="it-IT"/>
        </w:rPr>
        <w:t xml:space="preserve">  </w:t>
      </w:r>
      <w:r w:rsidRPr="00702EE3">
        <w:rPr>
          <w:rFonts w:asciiTheme="minorHAnsi" w:hAnsiTheme="minorHAnsi" w:cstheme="minorHAnsi"/>
          <w:sz w:val="22"/>
          <w:szCs w:val="22"/>
          <w:lang w:val="it-IT"/>
        </w:rPr>
        <w:t>va</w:t>
      </w:r>
      <w:proofErr w:type="gramEnd"/>
      <w:r w:rsidRPr="00702EE3">
        <w:rPr>
          <w:rFonts w:asciiTheme="minorHAnsi" w:hAnsiTheme="minorHAnsi" w:cstheme="minorHAnsi"/>
          <w:sz w:val="22"/>
          <w:szCs w:val="22"/>
          <w:lang w:val="it-IT"/>
        </w:rPr>
        <w:t xml:space="preserve"> bifa </w:t>
      </w:r>
      <w:r w:rsidR="00D316D2" w:rsidRPr="00702EE3">
        <w:rPr>
          <w:rFonts w:asciiTheme="minorHAnsi" w:hAnsiTheme="minorHAnsi" w:cstheme="minorHAnsi"/>
          <w:sz w:val="22"/>
          <w:szCs w:val="22"/>
          <w:lang w:val="it-IT"/>
        </w:rPr>
        <w:t xml:space="preserve">cu DA  în dreptul </w:t>
      </w:r>
      <w:r w:rsidRPr="00702EE3">
        <w:rPr>
          <w:rFonts w:asciiTheme="minorHAnsi" w:hAnsiTheme="minorHAnsi" w:cstheme="minorHAnsi"/>
          <w:sz w:val="22"/>
          <w:szCs w:val="22"/>
          <w:lang w:val="it-IT"/>
        </w:rPr>
        <w:t>acţiuni</w:t>
      </w:r>
      <w:r w:rsidR="00D316D2" w:rsidRPr="00702EE3">
        <w:rPr>
          <w:rFonts w:asciiTheme="minorHAnsi" w:hAnsiTheme="minorHAnsi" w:cstheme="minorHAnsi"/>
          <w:sz w:val="22"/>
          <w:szCs w:val="22"/>
          <w:lang w:val="it-IT"/>
        </w:rPr>
        <w:t>lor aferente</w:t>
      </w:r>
      <w:r w:rsidRPr="00702EE3">
        <w:rPr>
          <w:rFonts w:asciiTheme="minorHAnsi" w:hAnsiTheme="minorHAnsi" w:cstheme="minorHAnsi"/>
          <w:sz w:val="22"/>
          <w:szCs w:val="22"/>
          <w:lang w:val="it-IT"/>
        </w:rPr>
        <w:t xml:space="preserve"> propuse a fi atinse </w:t>
      </w:r>
      <w:r w:rsidR="00D316D2" w:rsidRPr="00702EE3">
        <w:rPr>
          <w:rFonts w:asciiTheme="minorHAnsi" w:hAnsiTheme="minorHAnsi" w:cstheme="minorHAnsi"/>
          <w:sz w:val="22"/>
          <w:szCs w:val="22"/>
          <w:lang w:val="it-IT"/>
        </w:rPr>
        <w:t>î</w:t>
      </w:r>
      <w:r w:rsidRPr="00702EE3">
        <w:rPr>
          <w:rFonts w:asciiTheme="minorHAnsi" w:hAnsiTheme="minorHAnsi" w:cstheme="minorHAnsi"/>
          <w:sz w:val="22"/>
          <w:szCs w:val="22"/>
          <w:lang w:val="it-IT"/>
        </w:rPr>
        <w:t xml:space="preserve">n cadrul proiectului. </w:t>
      </w:r>
      <w:r w:rsidR="0045237D" w:rsidRPr="00702EE3">
        <w:rPr>
          <w:rFonts w:asciiTheme="minorHAnsi" w:hAnsiTheme="minorHAnsi" w:cs="Calibri"/>
          <w:sz w:val="22"/>
          <w:szCs w:val="22"/>
          <w:lang w:val="it-IT"/>
        </w:rPr>
        <w:t>În caz contrar va bifa “nu”, iar cererea de finanţare va fi declarată neeligibilă.</w:t>
      </w:r>
    </w:p>
    <w:p w14:paraId="00173435" w14:textId="096E433E" w:rsidR="008041A5" w:rsidRPr="00702EE3" w:rsidRDefault="008041A5" w:rsidP="00E126D6">
      <w:pPr>
        <w:tabs>
          <w:tab w:val="left" w:pos="360"/>
        </w:tabs>
        <w:ind w:right="143"/>
        <w:jc w:val="both"/>
        <w:rPr>
          <w:rFonts w:asciiTheme="minorHAnsi" w:hAnsiTheme="minorHAnsi" w:cs="Calibri"/>
          <w:sz w:val="22"/>
          <w:szCs w:val="22"/>
          <w:lang w:val="it-IT"/>
        </w:rPr>
      </w:pPr>
    </w:p>
    <w:p w14:paraId="66165E5D" w14:textId="6AEC00C5" w:rsidR="00A1529B" w:rsidRPr="00702EE3" w:rsidRDefault="00A1529B" w:rsidP="00E126D6">
      <w:pPr>
        <w:tabs>
          <w:tab w:val="left" w:pos="360"/>
        </w:tabs>
        <w:ind w:right="143"/>
        <w:jc w:val="both"/>
        <w:rPr>
          <w:rFonts w:asciiTheme="minorHAnsi" w:hAnsiTheme="minorHAnsi" w:cs="Calibri"/>
          <w:sz w:val="22"/>
          <w:szCs w:val="22"/>
          <w:lang w:val="it-IT"/>
        </w:rPr>
      </w:pPr>
    </w:p>
    <w:p w14:paraId="7AE6725C" w14:textId="6BCCF8E1" w:rsidR="00A1529B" w:rsidRPr="00702EE3" w:rsidRDefault="00A1529B" w:rsidP="00E126D6">
      <w:pPr>
        <w:tabs>
          <w:tab w:val="left" w:pos="360"/>
        </w:tabs>
        <w:ind w:right="143"/>
        <w:jc w:val="both"/>
        <w:rPr>
          <w:rFonts w:asciiTheme="minorHAnsi" w:hAnsiTheme="minorHAnsi" w:cs="Calibri"/>
          <w:sz w:val="22"/>
          <w:szCs w:val="22"/>
          <w:lang w:val="it-IT"/>
        </w:rPr>
      </w:pPr>
    </w:p>
    <w:p w14:paraId="3174CE12" w14:textId="03BF30FE" w:rsidR="00A1529B" w:rsidRPr="00702EE3" w:rsidRDefault="00A1529B" w:rsidP="00E126D6">
      <w:pPr>
        <w:tabs>
          <w:tab w:val="left" w:pos="360"/>
        </w:tabs>
        <w:ind w:right="143"/>
        <w:jc w:val="both"/>
        <w:rPr>
          <w:rFonts w:asciiTheme="minorHAnsi" w:hAnsiTheme="minorHAnsi" w:cs="Calibri"/>
          <w:sz w:val="22"/>
          <w:szCs w:val="22"/>
          <w:lang w:val="it-IT"/>
        </w:rPr>
      </w:pPr>
    </w:p>
    <w:p w14:paraId="58C72A15" w14:textId="7CD361A9" w:rsidR="00A1529B" w:rsidRPr="00702EE3" w:rsidRDefault="00A1529B" w:rsidP="00E126D6">
      <w:pPr>
        <w:tabs>
          <w:tab w:val="left" w:pos="360"/>
        </w:tabs>
        <w:ind w:right="143"/>
        <w:jc w:val="both"/>
        <w:rPr>
          <w:rFonts w:asciiTheme="minorHAnsi" w:hAnsiTheme="minorHAnsi" w:cs="Calibri"/>
          <w:sz w:val="22"/>
          <w:szCs w:val="22"/>
          <w:lang w:val="it-IT"/>
        </w:rPr>
      </w:pPr>
    </w:p>
    <w:p w14:paraId="54568009" w14:textId="77777777" w:rsidR="00A1529B" w:rsidRPr="00702EE3" w:rsidRDefault="00A1529B" w:rsidP="00E126D6">
      <w:pPr>
        <w:tabs>
          <w:tab w:val="left" w:pos="360"/>
        </w:tabs>
        <w:ind w:right="143"/>
        <w:jc w:val="both"/>
        <w:rPr>
          <w:rFonts w:asciiTheme="minorHAnsi" w:hAnsiTheme="minorHAnsi" w:cs="Calibri"/>
          <w:sz w:val="22"/>
          <w:szCs w:val="22"/>
          <w:lang w:val="it-IT"/>
        </w:rPr>
      </w:pPr>
    </w:p>
    <w:p w14:paraId="5EC74DFF" w14:textId="77777777" w:rsidR="00AE5C5C" w:rsidRPr="00702EE3" w:rsidRDefault="00AE5C5C" w:rsidP="00AE5C5C">
      <w:pPr>
        <w:jc w:val="both"/>
        <w:rPr>
          <w:rFonts w:asciiTheme="minorHAnsi" w:hAnsiTheme="minorHAnsi" w:cstheme="minorHAnsi"/>
          <w:sz w:val="22"/>
          <w:szCs w:val="22"/>
          <w:lang w:val="en-GB"/>
        </w:rPr>
      </w:pPr>
    </w:p>
    <w:p w14:paraId="1F08086E" w14:textId="77777777" w:rsidR="00E670F0" w:rsidRPr="00702EE3" w:rsidRDefault="00E670F0" w:rsidP="00E670F0">
      <w:pPr>
        <w:jc w:val="both"/>
        <w:rPr>
          <w:rFonts w:asciiTheme="minorHAnsi" w:hAnsiTheme="minorHAnsi" w:cstheme="minorHAnsi"/>
          <w:sz w:val="22"/>
          <w:szCs w:val="22"/>
          <w:lang w:val="it-IT"/>
        </w:rPr>
      </w:pPr>
      <w:r w:rsidRPr="00702EE3">
        <w:rPr>
          <w:rFonts w:asciiTheme="minorHAnsi" w:hAnsiTheme="minorHAnsi" w:cstheme="minorHAnsi"/>
          <w:b/>
          <w:sz w:val="22"/>
          <w:szCs w:val="22"/>
        </w:rPr>
        <w:t xml:space="preserve">EG4 Solicitantul trebuie </w:t>
      </w:r>
      <w:proofErr w:type="gramStart"/>
      <w:r w:rsidRPr="00702EE3">
        <w:rPr>
          <w:rFonts w:asciiTheme="minorHAnsi" w:hAnsiTheme="minorHAnsi" w:cstheme="minorHAnsi"/>
          <w:b/>
          <w:sz w:val="22"/>
          <w:szCs w:val="22"/>
        </w:rPr>
        <w:t>să</w:t>
      </w:r>
      <w:proofErr w:type="gramEnd"/>
      <w:r w:rsidRPr="00702EE3">
        <w:rPr>
          <w:rFonts w:asciiTheme="minorHAnsi" w:hAnsiTheme="minorHAnsi" w:cstheme="minorHAnsi"/>
          <w:b/>
          <w:sz w:val="22"/>
          <w:szCs w:val="22"/>
        </w:rPr>
        <w:t xml:space="preserve"> demonstreze asigurarea cofinanțării investiției</w:t>
      </w:r>
    </w:p>
    <w:p w14:paraId="123820CE" w14:textId="77777777" w:rsidR="00E670F0" w:rsidRPr="00702EE3" w:rsidRDefault="00E670F0" w:rsidP="00E670F0">
      <w:pPr>
        <w:jc w:val="both"/>
        <w:rPr>
          <w:rFonts w:asciiTheme="minorHAnsi" w:hAnsiTheme="minorHAnsi" w:cstheme="minorHAnsi"/>
          <w:sz w:val="22"/>
          <w:szCs w:val="22"/>
          <w:lang w:val="it-IT"/>
        </w:rPr>
      </w:pPr>
    </w:p>
    <w:tbl>
      <w:tblPr>
        <w:tblW w:w="488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4322"/>
        <w:gridCol w:w="4257"/>
      </w:tblGrid>
      <w:tr w:rsidR="00E670F0" w:rsidRPr="00702EE3" w14:paraId="31285A22" w14:textId="77777777" w:rsidTr="00E126D6">
        <w:tc>
          <w:tcPr>
            <w:tcW w:w="2519" w:type="pct"/>
            <w:shd w:val="clear" w:color="auto" w:fill="C0C0C0"/>
          </w:tcPr>
          <w:p w14:paraId="0E4F4532" w14:textId="77777777" w:rsidR="00E670F0" w:rsidRPr="00702EE3" w:rsidRDefault="00E670F0" w:rsidP="00A82E95">
            <w:pPr>
              <w:pStyle w:val="Heading1"/>
              <w:jc w:val="both"/>
              <w:rPr>
                <w:rFonts w:asciiTheme="minorHAnsi" w:hAnsiTheme="minorHAnsi" w:cstheme="minorHAnsi"/>
                <w:sz w:val="22"/>
                <w:szCs w:val="22"/>
                <w:lang w:val="ro-RO"/>
              </w:rPr>
            </w:pPr>
            <w:r w:rsidRPr="00702EE3">
              <w:rPr>
                <w:rFonts w:asciiTheme="minorHAnsi" w:hAnsiTheme="minorHAnsi" w:cstheme="minorHAnsi"/>
                <w:sz w:val="22"/>
                <w:szCs w:val="22"/>
                <w:lang w:val="ro-RO"/>
              </w:rPr>
              <w:t xml:space="preserve">DOCUMENTE PREZENTATE </w:t>
            </w:r>
          </w:p>
        </w:tc>
        <w:tc>
          <w:tcPr>
            <w:tcW w:w="2481" w:type="pct"/>
            <w:shd w:val="clear" w:color="auto" w:fill="C0C0C0"/>
          </w:tcPr>
          <w:p w14:paraId="121E5826" w14:textId="77777777" w:rsidR="00E670F0" w:rsidRPr="00702EE3" w:rsidRDefault="00E670F0" w:rsidP="00A82E95">
            <w:pPr>
              <w:jc w:val="both"/>
              <w:rPr>
                <w:rFonts w:asciiTheme="minorHAnsi" w:hAnsiTheme="minorHAnsi" w:cstheme="minorHAnsi"/>
                <w:b/>
                <w:sz w:val="22"/>
                <w:szCs w:val="22"/>
                <w:lang w:val="pt-BR"/>
              </w:rPr>
            </w:pPr>
            <w:r w:rsidRPr="00702EE3">
              <w:rPr>
                <w:rFonts w:asciiTheme="minorHAnsi" w:hAnsiTheme="minorHAnsi" w:cstheme="minorHAnsi"/>
                <w:b/>
                <w:sz w:val="22"/>
                <w:szCs w:val="22"/>
                <w:lang w:val="pt-BR"/>
              </w:rPr>
              <w:t>PUNCTE DE VERIFICAT ÎN CADRUL DOCUMENTELOR PREZENTATE</w:t>
            </w:r>
          </w:p>
        </w:tc>
      </w:tr>
      <w:tr w:rsidR="00E670F0" w:rsidRPr="00702EE3" w14:paraId="40AAA07B" w14:textId="77777777" w:rsidTr="00E126D6">
        <w:tc>
          <w:tcPr>
            <w:tcW w:w="2519" w:type="pct"/>
          </w:tcPr>
          <w:p w14:paraId="7416AA42" w14:textId="481AA0C9" w:rsidR="00E670F0" w:rsidRPr="00702EE3" w:rsidRDefault="00E670F0" w:rsidP="00E670F0">
            <w:pPr>
              <w:jc w:val="both"/>
              <w:rPr>
                <w:rFonts w:asciiTheme="minorHAnsi" w:hAnsiTheme="minorHAnsi" w:cstheme="minorHAnsi"/>
                <w:sz w:val="22"/>
                <w:szCs w:val="22"/>
                <w:lang w:val="it-IT"/>
              </w:rPr>
            </w:pPr>
            <w:r w:rsidRPr="00702EE3">
              <w:rPr>
                <w:rFonts w:asciiTheme="minorHAnsi" w:hAnsiTheme="minorHAnsi" w:cstheme="minorHAnsi"/>
                <w:sz w:val="22"/>
                <w:szCs w:val="22"/>
                <w:lang w:eastAsia="fr-FR"/>
              </w:rPr>
              <w:t xml:space="preserve">Declaratia F </w:t>
            </w:r>
            <w:r w:rsidR="00A2210F" w:rsidRPr="00702EE3">
              <w:rPr>
                <w:rFonts w:asciiTheme="minorHAnsi" w:hAnsiTheme="minorHAnsi" w:cstheme="minorHAnsi"/>
                <w:sz w:val="22"/>
                <w:szCs w:val="22"/>
                <w:lang w:eastAsia="fr-FR"/>
              </w:rPr>
              <w:t xml:space="preserve">, BUGET </w:t>
            </w:r>
          </w:p>
        </w:tc>
        <w:tc>
          <w:tcPr>
            <w:tcW w:w="2481" w:type="pct"/>
          </w:tcPr>
          <w:p w14:paraId="248E9300" w14:textId="099246B5" w:rsidR="00414CC2" w:rsidRPr="00702EE3" w:rsidRDefault="006735F8" w:rsidP="00414CC2">
            <w:pPr>
              <w:jc w:val="both"/>
              <w:rPr>
                <w:rFonts w:ascii="Calibri" w:hAnsi="Calibri" w:cs="Calibri"/>
                <w:sz w:val="22"/>
                <w:szCs w:val="22"/>
              </w:rPr>
            </w:pPr>
            <w:r w:rsidRPr="00702EE3">
              <w:rPr>
                <w:rFonts w:asciiTheme="minorHAnsi" w:hAnsiTheme="minorHAnsi" w:cs="Calibri"/>
                <w:sz w:val="22"/>
                <w:szCs w:val="22"/>
                <w:lang w:val="it-IT"/>
              </w:rPr>
              <w:t>Dacă la punctul 1.</w:t>
            </w:r>
            <w:r w:rsidR="004E4735" w:rsidRPr="00702EE3">
              <w:rPr>
                <w:rFonts w:asciiTheme="minorHAnsi" w:hAnsiTheme="minorHAnsi" w:cs="Calibri"/>
                <w:sz w:val="22"/>
                <w:szCs w:val="22"/>
                <w:lang w:val="it-IT"/>
              </w:rPr>
              <w:t xml:space="preserve">5 </w:t>
            </w:r>
            <w:r w:rsidRPr="00702EE3">
              <w:rPr>
                <w:rFonts w:asciiTheme="minorHAnsi" w:hAnsiTheme="minorHAnsi" w:cs="Calibri"/>
                <w:sz w:val="22"/>
                <w:szCs w:val="22"/>
                <w:lang w:val="it-IT"/>
              </w:rPr>
              <w:t xml:space="preserve">din Verificarea eligibilităţii solicitantului, expertul a bifat DA, se va </w:t>
            </w:r>
            <w:proofErr w:type="gramStart"/>
            <w:r w:rsidRPr="00702EE3">
              <w:rPr>
                <w:rFonts w:asciiTheme="minorHAnsi" w:hAnsiTheme="minorHAnsi" w:cs="Calibri"/>
                <w:sz w:val="22"/>
                <w:szCs w:val="22"/>
                <w:lang w:val="it-IT"/>
              </w:rPr>
              <w:t>bifa</w:t>
            </w:r>
            <w:r w:rsidR="004E4735" w:rsidRPr="00702EE3">
              <w:rPr>
                <w:rFonts w:asciiTheme="minorHAnsi" w:hAnsiTheme="minorHAnsi" w:cs="Calibri"/>
                <w:sz w:val="22"/>
                <w:szCs w:val="22"/>
                <w:lang w:val="it-IT"/>
              </w:rPr>
              <w:t>,</w:t>
            </w:r>
            <w:r w:rsidRPr="00702EE3">
              <w:rPr>
                <w:rFonts w:asciiTheme="minorHAnsi" w:hAnsiTheme="minorHAnsi" w:cs="Calibri"/>
                <w:sz w:val="22"/>
                <w:szCs w:val="22"/>
                <w:lang w:val="it-IT"/>
              </w:rPr>
              <w:t xml:space="preserve">  </w:t>
            </w:r>
            <w:r w:rsidR="004E4735" w:rsidRPr="00702EE3">
              <w:rPr>
                <w:rFonts w:asciiTheme="minorHAnsi" w:hAnsiTheme="minorHAnsi" w:cs="Calibri"/>
                <w:sz w:val="22"/>
                <w:szCs w:val="22"/>
                <w:lang w:val="it-IT"/>
              </w:rPr>
              <w:t>și</w:t>
            </w:r>
            <w:proofErr w:type="gramEnd"/>
            <w:r w:rsidR="004E4735" w:rsidRPr="00702EE3">
              <w:rPr>
                <w:rFonts w:asciiTheme="minorHAnsi" w:hAnsiTheme="minorHAnsi" w:cs="Calibri"/>
                <w:sz w:val="22"/>
                <w:szCs w:val="22"/>
                <w:lang w:val="it-IT"/>
              </w:rPr>
              <w:t xml:space="preserve"> la acest criteriu, </w:t>
            </w:r>
            <w:r w:rsidRPr="00702EE3">
              <w:rPr>
                <w:rFonts w:asciiTheme="minorHAnsi" w:hAnsiTheme="minorHAnsi" w:cs="Calibri"/>
                <w:sz w:val="22"/>
                <w:szCs w:val="22"/>
                <w:lang w:val="it-IT"/>
              </w:rPr>
              <w:t xml:space="preserve">coloana DA cu menţiunea că </w:t>
            </w:r>
            <w:r w:rsidRPr="00702EE3">
              <w:rPr>
                <w:rFonts w:ascii="Calibri" w:hAnsi="Calibri" w:cs="Calibri"/>
                <w:bCs/>
                <w:sz w:val="22"/>
                <w:szCs w:val="22"/>
              </w:rPr>
              <w:t xml:space="preserve">verificarea îndeplinirii acestui criteriu se reia la </w:t>
            </w:r>
            <w:r w:rsidRPr="00702EE3">
              <w:rPr>
                <w:rFonts w:ascii="Calibri" w:hAnsi="Calibri" w:cs="Calibri"/>
                <w:bCs/>
                <w:sz w:val="22"/>
                <w:szCs w:val="22"/>
              </w:rPr>
              <w:lastRenderedPageBreak/>
              <w:t>etapa semnării contractului,</w:t>
            </w:r>
            <w:r w:rsidR="00414CC2" w:rsidRPr="00702EE3">
              <w:rPr>
                <w:rFonts w:ascii="Calibri" w:hAnsi="Calibri" w:cs="Calibri"/>
                <w:bCs/>
                <w:sz w:val="22"/>
                <w:szCs w:val="22"/>
              </w:rPr>
              <w:t xml:space="preserve"> când se completează aceste verificări cu analiza doc. </w:t>
            </w:r>
            <w:r w:rsidR="00A53EF3" w:rsidRPr="00702EE3">
              <w:rPr>
                <w:rFonts w:ascii="Calibri" w:hAnsi="Calibri" w:cs="Calibri"/>
                <w:bCs/>
                <w:sz w:val="22"/>
                <w:szCs w:val="22"/>
              </w:rPr>
              <w:t>6</w:t>
            </w:r>
            <w:r w:rsidR="00414CC2" w:rsidRPr="00702EE3">
              <w:rPr>
                <w:rFonts w:ascii="Calibri" w:hAnsi="Calibri" w:cs="Calibri"/>
                <w:bCs/>
                <w:sz w:val="22"/>
                <w:szCs w:val="22"/>
              </w:rPr>
              <w:t xml:space="preserve">.  </w:t>
            </w:r>
          </w:p>
          <w:p w14:paraId="0CAA2592" w14:textId="77777777" w:rsidR="00414CC2" w:rsidRPr="00702EE3" w:rsidRDefault="00414CC2" w:rsidP="00414C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HAnsi" w:hAnsiTheme="minorHAnsi" w:cs="Calibri"/>
                <w:sz w:val="22"/>
                <w:szCs w:val="22"/>
                <w:lang w:val="it-IT"/>
              </w:rPr>
            </w:pPr>
          </w:p>
          <w:p w14:paraId="766FF8D9" w14:textId="77777777" w:rsidR="002E2DC4" w:rsidRPr="00702EE3" w:rsidRDefault="00414CC2" w:rsidP="003739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HAnsi" w:hAnsiTheme="minorHAnsi" w:cstheme="minorHAnsi"/>
                <w:sz w:val="22"/>
                <w:szCs w:val="22"/>
                <w:lang w:val="it-IT"/>
              </w:rPr>
            </w:pPr>
            <w:r w:rsidRPr="00702EE3">
              <w:rPr>
                <w:rFonts w:asciiTheme="minorHAnsi" w:hAnsiTheme="minorHAnsi" w:cs="Calibri"/>
                <w:sz w:val="22"/>
                <w:szCs w:val="22"/>
                <w:lang w:val="it-IT"/>
              </w:rPr>
              <w:t>În caz contrar, dacă solicitantul a refuzat să-şi asume Declaraţia F, în urma solicitării de informaţii suplimentare, se va bifa “nu”, iar criteriul de eligibilitate se consideră neîndeplinit.</w:t>
            </w:r>
          </w:p>
        </w:tc>
      </w:tr>
    </w:tbl>
    <w:p w14:paraId="6DFA2CA3" w14:textId="1CD42C29" w:rsidR="00E31C76" w:rsidRPr="00702EE3" w:rsidRDefault="00A86D05" w:rsidP="002F29D8">
      <w:pPr>
        <w:jc w:val="both"/>
        <w:rPr>
          <w:rFonts w:asciiTheme="minorHAnsi" w:hAnsiTheme="minorHAnsi" w:cs="Calibri"/>
          <w:b/>
          <w:sz w:val="22"/>
          <w:szCs w:val="22"/>
        </w:rPr>
      </w:pPr>
      <w:r w:rsidRPr="00702EE3">
        <w:rPr>
          <w:rFonts w:ascii="Calibri" w:hAnsi="Calibri" w:cs="Calibri"/>
          <w:sz w:val="22"/>
          <w:szCs w:val="22"/>
          <w:lang w:val="ro-RO"/>
        </w:rPr>
        <w:lastRenderedPageBreak/>
        <w:t>Dacă în urma verificării efectuate în conformitate cu precizările din coloana “puncte de verificat”, expertul constată că solicitantul va asigura cofinanţarea investiţiei, bifează coloana DA.</w:t>
      </w:r>
    </w:p>
    <w:p w14:paraId="59559EF1" w14:textId="00F1EE85" w:rsidR="00E31C76" w:rsidRPr="00702EE3" w:rsidRDefault="00E31C76" w:rsidP="002F29D8">
      <w:pPr>
        <w:jc w:val="both"/>
        <w:rPr>
          <w:rFonts w:asciiTheme="minorHAnsi" w:hAnsiTheme="minorHAnsi" w:cs="Calibri"/>
          <w:b/>
          <w:sz w:val="22"/>
          <w:szCs w:val="22"/>
        </w:rPr>
      </w:pPr>
    </w:p>
    <w:p w14:paraId="7679E274" w14:textId="77777777" w:rsidR="00E31C76" w:rsidRPr="00702EE3" w:rsidRDefault="00E31C76" w:rsidP="002F29D8">
      <w:pPr>
        <w:jc w:val="both"/>
        <w:rPr>
          <w:rFonts w:asciiTheme="minorHAnsi" w:hAnsiTheme="minorHAnsi" w:cs="Calibri"/>
          <w:b/>
          <w:sz w:val="22"/>
          <w:szCs w:val="22"/>
        </w:rPr>
      </w:pPr>
    </w:p>
    <w:p w14:paraId="449927FE" w14:textId="77777777" w:rsidR="002F29D8" w:rsidRPr="00702EE3" w:rsidRDefault="002F29D8" w:rsidP="00E126D6">
      <w:pPr>
        <w:ind w:right="284"/>
        <w:jc w:val="both"/>
        <w:rPr>
          <w:rFonts w:asciiTheme="minorHAnsi" w:hAnsiTheme="minorHAnsi" w:cs="Calibri"/>
          <w:sz w:val="22"/>
          <w:szCs w:val="22"/>
          <w:lang w:val="it-IT"/>
        </w:rPr>
      </w:pPr>
      <w:r w:rsidRPr="00702EE3">
        <w:rPr>
          <w:rFonts w:asciiTheme="minorHAnsi" w:hAnsiTheme="minorHAnsi" w:cs="Calibri"/>
          <w:b/>
          <w:sz w:val="22"/>
          <w:szCs w:val="22"/>
        </w:rPr>
        <w:t xml:space="preserve">EG5 Viabilitatea economică a investiției trebuie să fie </w:t>
      </w:r>
      <w:proofErr w:type="gramStart"/>
      <w:r w:rsidRPr="00702EE3">
        <w:rPr>
          <w:rFonts w:asciiTheme="minorHAnsi" w:hAnsiTheme="minorHAnsi" w:cs="Calibri"/>
          <w:b/>
          <w:sz w:val="22"/>
          <w:szCs w:val="22"/>
        </w:rPr>
        <w:t>demonstrată  în</w:t>
      </w:r>
      <w:proofErr w:type="gramEnd"/>
      <w:r w:rsidRPr="00702EE3">
        <w:rPr>
          <w:rFonts w:asciiTheme="minorHAnsi" w:hAnsiTheme="minorHAnsi" w:cs="Calibri"/>
          <w:b/>
          <w:sz w:val="22"/>
          <w:szCs w:val="22"/>
        </w:rPr>
        <w:t xml:space="preserve"> baza documentatiei tehnico-economice</w:t>
      </w:r>
    </w:p>
    <w:p w14:paraId="42A02539" w14:textId="77777777" w:rsidR="002F29D8" w:rsidRPr="00702EE3" w:rsidRDefault="002F29D8" w:rsidP="002F29D8">
      <w:pPr>
        <w:jc w:val="both"/>
        <w:rPr>
          <w:rFonts w:asciiTheme="minorHAnsi" w:hAnsiTheme="minorHAnsi" w:cs="Calibri"/>
          <w:sz w:val="22"/>
          <w:szCs w:val="22"/>
          <w:lang w:val="it-IT"/>
        </w:rPr>
      </w:pPr>
    </w:p>
    <w:tbl>
      <w:tblPr>
        <w:tblW w:w="488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4295"/>
        <w:gridCol w:w="4284"/>
      </w:tblGrid>
      <w:tr w:rsidR="002F29D8" w:rsidRPr="00702EE3" w14:paraId="3BCAA8C3" w14:textId="77777777" w:rsidTr="00E126D6">
        <w:tc>
          <w:tcPr>
            <w:tcW w:w="2503" w:type="pct"/>
            <w:shd w:val="clear" w:color="auto" w:fill="C0C0C0"/>
          </w:tcPr>
          <w:p w14:paraId="14C0CF68" w14:textId="77777777" w:rsidR="002F29D8" w:rsidRPr="00702EE3" w:rsidRDefault="002F29D8" w:rsidP="00A82E95">
            <w:pPr>
              <w:pStyle w:val="Heading1"/>
              <w:jc w:val="both"/>
              <w:rPr>
                <w:rFonts w:asciiTheme="minorHAnsi" w:hAnsiTheme="minorHAnsi" w:cs="Calibri"/>
                <w:sz w:val="22"/>
                <w:szCs w:val="22"/>
                <w:lang w:val="ro-RO"/>
              </w:rPr>
            </w:pPr>
            <w:r w:rsidRPr="00702EE3">
              <w:rPr>
                <w:rFonts w:asciiTheme="minorHAnsi" w:hAnsiTheme="minorHAnsi" w:cs="Calibri"/>
                <w:sz w:val="22"/>
                <w:szCs w:val="22"/>
                <w:lang w:val="ro-RO"/>
              </w:rPr>
              <w:t xml:space="preserve">DOCUMENTE PREZENTATE </w:t>
            </w:r>
          </w:p>
        </w:tc>
        <w:tc>
          <w:tcPr>
            <w:tcW w:w="2497" w:type="pct"/>
            <w:shd w:val="clear" w:color="auto" w:fill="C0C0C0"/>
          </w:tcPr>
          <w:p w14:paraId="43E17823" w14:textId="77777777" w:rsidR="002F29D8" w:rsidRPr="00702EE3" w:rsidRDefault="002F29D8" w:rsidP="00A82E95">
            <w:pPr>
              <w:jc w:val="both"/>
              <w:rPr>
                <w:rFonts w:asciiTheme="minorHAnsi" w:hAnsiTheme="minorHAnsi" w:cs="Calibri"/>
                <w:b/>
                <w:sz w:val="22"/>
                <w:szCs w:val="22"/>
                <w:lang w:val="pt-BR"/>
              </w:rPr>
            </w:pPr>
            <w:r w:rsidRPr="00702EE3">
              <w:rPr>
                <w:rFonts w:asciiTheme="minorHAnsi" w:hAnsiTheme="minorHAnsi" w:cs="Calibri"/>
                <w:b/>
                <w:sz w:val="22"/>
                <w:szCs w:val="22"/>
                <w:lang w:val="pt-BR"/>
              </w:rPr>
              <w:t>PUNCTE DE VERIFICAT ÎN CADRUL DOCUMENTELOR PREZENTATE</w:t>
            </w:r>
          </w:p>
        </w:tc>
      </w:tr>
      <w:tr w:rsidR="002F29D8" w:rsidRPr="00702EE3" w14:paraId="6EE2BE95" w14:textId="77777777" w:rsidTr="00E126D6">
        <w:tc>
          <w:tcPr>
            <w:tcW w:w="2503" w:type="pct"/>
          </w:tcPr>
          <w:p w14:paraId="222D41C6" w14:textId="058091EB" w:rsidR="005767AD" w:rsidRPr="00702EE3" w:rsidRDefault="000B616E" w:rsidP="000B616E">
            <w:pPr>
              <w:spacing w:before="120" w:line="276" w:lineRule="auto"/>
              <w:jc w:val="both"/>
              <w:rPr>
                <w:rFonts w:ascii="Calibri" w:hAnsi="Calibri"/>
                <w:b/>
                <w:noProof/>
                <w:lang w:val="ro-RO"/>
              </w:rPr>
            </w:pPr>
            <w:r w:rsidRPr="00702EE3">
              <w:rPr>
                <w:rFonts w:ascii="Calibri" w:hAnsi="Calibri"/>
                <w:b/>
                <w:noProof/>
                <w:lang w:val="ro-RO"/>
              </w:rPr>
              <w:t>1.</w:t>
            </w:r>
            <w:r w:rsidR="005767AD" w:rsidRPr="00702EE3">
              <w:rPr>
                <w:rFonts w:ascii="Calibri" w:hAnsi="Calibri"/>
                <w:b/>
                <w:noProof/>
                <w:lang w:val="ro-RO"/>
              </w:rPr>
              <w:t>a</w:t>
            </w:r>
            <w:r w:rsidRPr="00702EE3">
              <w:rPr>
                <w:rFonts w:ascii="Calibri" w:hAnsi="Calibri"/>
                <w:b/>
                <w:noProof/>
                <w:lang w:val="ro-RO"/>
              </w:rPr>
              <w:t xml:space="preserve">) ANEXA C format PDF inteligent </w:t>
            </w:r>
          </w:p>
          <w:p w14:paraId="1FA8FDBD" w14:textId="05978DF2" w:rsidR="000B616E" w:rsidRPr="00702EE3" w:rsidRDefault="000B616E" w:rsidP="000B616E">
            <w:pPr>
              <w:spacing w:before="120" w:line="276" w:lineRule="auto"/>
              <w:jc w:val="both"/>
              <w:rPr>
                <w:rFonts w:ascii="Calibri" w:hAnsi="Calibri"/>
                <w:b/>
                <w:noProof/>
                <w:lang w:val="ro-RO"/>
              </w:rPr>
            </w:pPr>
            <w:r w:rsidRPr="00702EE3">
              <w:rPr>
                <w:rFonts w:ascii="Calibri" w:hAnsi="Calibri"/>
                <w:b/>
                <w:noProof/>
                <w:lang w:val="ro-RO"/>
              </w:rPr>
              <w:t>Sau</w:t>
            </w:r>
          </w:p>
          <w:p w14:paraId="311B0949" w14:textId="306A9560" w:rsidR="000C1BD3" w:rsidRPr="00702EE3" w:rsidRDefault="000B616E" w:rsidP="0037392C">
            <w:pPr>
              <w:jc w:val="both"/>
              <w:rPr>
                <w:rFonts w:asciiTheme="minorHAnsi" w:hAnsiTheme="minorHAnsi" w:cs="Calibri"/>
                <w:b/>
                <w:sz w:val="22"/>
                <w:szCs w:val="22"/>
                <w:lang w:val="pt-BR"/>
              </w:rPr>
            </w:pPr>
            <w:r w:rsidRPr="00702EE3">
              <w:rPr>
                <w:rFonts w:ascii="Calibri" w:hAnsi="Calibri"/>
                <w:b/>
                <w:noProof/>
                <w:lang w:val="ro-RO"/>
              </w:rPr>
              <w:t>1.</w:t>
            </w:r>
            <w:r w:rsidR="005767AD" w:rsidRPr="00702EE3">
              <w:rPr>
                <w:rFonts w:ascii="Calibri" w:hAnsi="Calibri"/>
                <w:b/>
                <w:noProof/>
              </w:rPr>
              <w:t>b</w:t>
            </w:r>
            <w:r w:rsidRPr="00702EE3">
              <w:rPr>
                <w:rFonts w:ascii="Calibri" w:hAnsi="Calibri"/>
                <w:b/>
                <w:noProof/>
              </w:rPr>
              <w:t>) ANEXA B</w:t>
            </w:r>
            <w:r w:rsidRPr="00702EE3">
              <w:rPr>
                <w:rFonts w:ascii="Calibri" w:hAnsi="Calibri"/>
                <w:b/>
                <w:noProof/>
                <w:lang w:val="ro-RO"/>
              </w:rPr>
              <w:t xml:space="preserve"> format PDF inteligent</w:t>
            </w:r>
            <w:r w:rsidRPr="00702EE3" w:rsidDel="000B616E">
              <w:rPr>
                <w:rFonts w:asciiTheme="minorHAnsi" w:hAnsiTheme="minorHAnsi" w:cs="Calibri"/>
                <w:b/>
                <w:sz w:val="22"/>
                <w:szCs w:val="22"/>
                <w:lang w:val="pt-BR"/>
              </w:rPr>
              <w:t xml:space="preserve"> </w:t>
            </w:r>
          </w:p>
          <w:p w14:paraId="75401640" w14:textId="77777777" w:rsidR="000C1BD3" w:rsidRPr="00702EE3" w:rsidRDefault="000C1BD3" w:rsidP="0037392C">
            <w:pPr>
              <w:jc w:val="both"/>
              <w:rPr>
                <w:rFonts w:asciiTheme="minorHAnsi" w:hAnsiTheme="minorHAnsi" w:cs="Calibri"/>
                <w:b/>
                <w:sz w:val="22"/>
                <w:szCs w:val="22"/>
                <w:lang w:val="pt-BR"/>
              </w:rPr>
            </w:pPr>
          </w:p>
          <w:p w14:paraId="36A28232" w14:textId="77777777" w:rsidR="002F29D8" w:rsidRPr="00702EE3" w:rsidRDefault="002F29D8" w:rsidP="0037392C">
            <w:pPr>
              <w:jc w:val="both"/>
              <w:rPr>
                <w:rFonts w:asciiTheme="minorHAnsi" w:hAnsiTheme="minorHAnsi" w:cs="Calibri"/>
                <w:b/>
                <w:noProof/>
                <w:sz w:val="22"/>
                <w:szCs w:val="22"/>
                <w:lang w:val="ro-RO"/>
              </w:rPr>
            </w:pPr>
            <w:r w:rsidRPr="00702EE3">
              <w:rPr>
                <w:rFonts w:asciiTheme="minorHAnsi" w:hAnsiTheme="minorHAnsi" w:cs="Calibri"/>
                <w:b/>
                <w:sz w:val="22"/>
                <w:szCs w:val="22"/>
                <w:lang w:eastAsia="fr-FR"/>
              </w:rPr>
              <w:t>Doc. 2</w:t>
            </w:r>
            <w:r w:rsidRPr="00702EE3">
              <w:rPr>
                <w:rFonts w:asciiTheme="minorHAnsi" w:hAnsiTheme="minorHAnsi" w:cs="Calibri"/>
                <w:sz w:val="22"/>
                <w:szCs w:val="22"/>
                <w:lang w:eastAsia="fr-FR"/>
              </w:rPr>
              <w:t xml:space="preserve"> </w:t>
            </w:r>
            <w:r w:rsidRPr="00702EE3">
              <w:rPr>
                <w:rFonts w:asciiTheme="minorHAnsi" w:hAnsiTheme="minorHAnsi" w:cs="Calibri"/>
                <w:b/>
                <w:noProof/>
                <w:sz w:val="22"/>
                <w:szCs w:val="22"/>
                <w:lang w:val="ro-RO"/>
              </w:rPr>
              <w:t xml:space="preserve">Situaţiile financiare (bilant </w:t>
            </w:r>
            <w:r w:rsidRPr="00702EE3">
              <w:rPr>
                <w:rFonts w:asciiTheme="minorHAnsi" w:hAnsiTheme="minorHAnsi" w:cs="Calibri"/>
                <w:noProof/>
                <w:sz w:val="22"/>
                <w:szCs w:val="22"/>
                <w:lang w:val="ro-RO"/>
              </w:rPr>
              <w:t>–formularul 10</w:t>
            </w:r>
            <w:r w:rsidRPr="00702EE3">
              <w:rPr>
                <w:rFonts w:asciiTheme="minorHAnsi" w:hAnsiTheme="minorHAnsi" w:cs="Calibri"/>
                <w:b/>
                <w:noProof/>
                <w:sz w:val="22"/>
                <w:szCs w:val="22"/>
                <w:lang w:val="ro-RO"/>
              </w:rPr>
              <w:t xml:space="preserve">, cont de profit și </w:t>
            </w:r>
            <w:r w:rsidRPr="00702EE3">
              <w:rPr>
                <w:rFonts w:asciiTheme="minorHAnsi" w:hAnsiTheme="minorHAnsi" w:cs="Calibri"/>
                <w:noProof/>
                <w:sz w:val="22"/>
                <w:szCs w:val="22"/>
                <w:lang w:val="ro-RO"/>
              </w:rPr>
              <w:t>pierderi – formularul 20</w:t>
            </w:r>
            <w:r w:rsidRPr="00702EE3">
              <w:rPr>
                <w:rFonts w:asciiTheme="minorHAnsi" w:hAnsiTheme="minorHAnsi" w:cs="Calibri"/>
                <w:b/>
                <w:noProof/>
                <w:sz w:val="22"/>
                <w:szCs w:val="22"/>
                <w:lang w:val="ro-RO"/>
              </w:rPr>
              <w:t>, formularele 30 și 40)</w:t>
            </w:r>
          </w:p>
          <w:p w14:paraId="13699634" w14:textId="77777777" w:rsidR="00FE233E" w:rsidRPr="00702EE3" w:rsidRDefault="00FE233E" w:rsidP="0037392C">
            <w:pPr>
              <w:jc w:val="both"/>
              <w:rPr>
                <w:rFonts w:asciiTheme="minorHAnsi" w:hAnsiTheme="minorHAnsi" w:cs="Calibri"/>
                <w:b/>
                <w:noProof/>
                <w:sz w:val="22"/>
                <w:szCs w:val="22"/>
                <w:lang w:val="ro-RO"/>
              </w:rPr>
            </w:pPr>
          </w:p>
          <w:p w14:paraId="54B3FACB" w14:textId="77777777" w:rsidR="00FE233E" w:rsidRPr="00702EE3" w:rsidRDefault="00FE233E" w:rsidP="0037392C">
            <w:pPr>
              <w:jc w:val="both"/>
              <w:rPr>
                <w:rFonts w:asciiTheme="minorHAnsi" w:hAnsiTheme="minorHAnsi" w:cs="Calibri"/>
                <w:b/>
                <w:noProof/>
                <w:sz w:val="22"/>
                <w:szCs w:val="22"/>
              </w:rPr>
            </w:pPr>
            <w:r w:rsidRPr="00702EE3">
              <w:rPr>
                <w:rFonts w:asciiTheme="minorHAnsi" w:hAnsiTheme="minorHAnsi" w:cs="Calibri"/>
                <w:noProof/>
                <w:sz w:val="22"/>
                <w:szCs w:val="22"/>
              </w:rPr>
              <w:t>sau</w:t>
            </w:r>
          </w:p>
          <w:p w14:paraId="17A9168A" w14:textId="77777777" w:rsidR="00FE233E" w:rsidRPr="00702EE3" w:rsidRDefault="00FE233E" w:rsidP="0037392C">
            <w:pPr>
              <w:jc w:val="both"/>
              <w:rPr>
                <w:rFonts w:asciiTheme="minorHAnsi" w:hAnsiTheme="minorHAnsi" w:cs="Calibri"/>
                <w:noProof/>
                <w:sz w:val="22"/>
                <w:szCs w:val="22"/>
              </w:rPr>
            </w:pPr>
            <w:r w:rsidRPr="00702EE3">
              <w:rPr>
                <w:rFonts w:asciiTheme="minorHAnsi" w:hAnsiTheme="minorHAnsi" w:cs="Calibri"/>
                <w:b/>
                <w:noProof/>
                <w:sz w:val="22"/>
                <w:szCs w:val="22"/>
              </w:rPr>
              <w:t xml:space="preserve">Declarația de inactivitate </w:t>
            </w:r>
            <w:r w:rsidRPr="00702EE3">
              <w:rPr>
                <w:rFonts w:asciiTheme="minorHAnsi" w:hAnsiTheme="minorHAnsi" w:cs="Calibri"/>
                <w:noProof/>
                <w:sz w:val="22"/>
                <w:szCs w:val="22"/>
              </w:rPr>
              <w:t>înregistrată la Administrația Financiară,în cazul solicitanților care nu au desfășurat activitate anterior depunerii proiectului</w:t>
            </w:r>
          </w:p>
          <w:p w14:paraId="4CD268F9" w14:textId="77777777" w:rsidR="00FE233E" w:rsidRPr="00702EE3" w:rsidRDefault="00FE233E" w:rsidP="0037392C">
            <w:pPr>
              <w:jc w:val="both"/>
              <w:rPr>
                <w:rFonts w:asciiTheme="minorHAnsi" w:hAnsiTheme="minorHAnsi" w:cs="Calibri"/>
                <w:b/>
                <w:noProof/>
                <w:sz w:val="22"/>
                <w:szCs w:val="22"/>
                <w:lang w:val="ro-RO"/>
              </w:rPr>
            </w:pPr>
          </w:p>
          <w:p w14:paraId="3F12052E" w14:textId="77777777" w:rsidR="002F29D8" w:rsidRPr="00702EE3" w:rsidRDefault="00FE233E" w:rsidP="0037392C">
            <w:pPr>
              <w:ind w:left="-90"/>
              <w:jc w:val="both"/>
              <w:rPr>
                <w:rFonts w:asciiTheme="minorHAnsi" w:hAnsiTheme="minorHAnsi" w:cs="Calibri"/>
                <w:noProof/>
                <w:sz w:val="22"/>
                <w:szCs w:val="22"/>
              </w:rPr>
            </w:pPr>
            <w:r w:rsidRPr="00702EE3">
              <w:rPr>
                <w:rFonts w:ascii="Calibri" w:hAnsi="Calibri"/>
                <w:sz w:val="22"/>
                <w:szCs w:val="22"/>
              </w:rPr>
              <w:t xml:space="preserve"> Pentru </w:t>
            </w:r>
            <w:r w:rsidRPr="00702EE3">
              <w:rPr>
                <w:rFonts w:ascii="Calibri" w:hAnsi="Calibri"/>
                <w:b/>
                <w:sz w:val="22"/>
                <w:szCs w:val="22"/>
              </w:rPr>
              <w:t>persoane fizice autorizate</w:t>
            </w:r>
            <w:r w:rsidRPr="00702EE3">
              <w:rPr>
                <w:rFonts w:ascii="Calibri" w:hAnsi="Calibri"/>
                <w:sz w:val="22"/>
                <w:szCs w:val="22"/>
              </w:rPr>
              <w:t xml:space="preserve">, </w:t>
            </w:r>
            <w:r w:rsidRPr="00702EE3">
              <w:rPr>
                <w:rFonts w:ascii="Calibri" w:hAnsi="Calibri"/>
                <w:b/>
                <w:sz w:val="22"/>
                <w:szCs w:val="22"/>
              </w:rPr>
              <w:t>intreprinderi familiale și  intreprinderi individuale</w:t>
            </w:r>
            <w:r w:rsidRPr="00702EE3">
              <w:rPr>
                <w:rFonts w:ascii="Calibri" w:hAnsi="Calibri"/>
                <w:sz w:val="22"/>
                <w:szCs w:val="22"/>
              </w:rPr>
              <w:t>:</w:t>
            </w:r>
            <w:r w:rsidR="002F29D8" w:rsidRPr="00702EE3">
              <w:rPr>
                <w:rFonts w:asciiTheme="minorHAnsi" w:hAnsiTheme="minorHAnsi" w:cs="Calibri"/>
                <w:b/>
                <w:noProof/>
                <w:sz w:val="22"/>
                <w:szCs w:val="22"/>
              </w:rPr>
              <w:t xml:space="preserve">Declarație </w:t>
            </w:r>
            <w:r w:rsidR="002F29D8" w:rsidRPr="00702EE3">
              <w:rPr>
                <w:rFonts w:asciiTheme="minorHAnsi" w:hAnsiTheme="minorHAnsi" w:cs="Calibri"/>
                <w:noProof/>
                <w:sz w:val="22"/>
                <w:szCs w:val="22"/>
              </w:rPr>
              <w:t xml:space="preserve">privind veniturile realizate în anul precedent depunerii proiectului  inregistrata la Administratia Financiara  </w:t>
            </w:r>
          </w:p>
          <w:p w14:paraId="315D7EB1" w14:textId="77777777" w:rsidR="002F29D8" w:rsidRPr="00702EE3" w:rsidRDefault="002F29D8" w:rsidP="0037392C">
            <w:pPr>
              <w:jc w:val="both"/>
              <w:rPr>
                <w:rFonts w:asciiTheme="minorHAnsi" w:hAnsiTheme="minorHAnsi" w:cs="Calibri"/>
                <w:sz w:val="22"/>
                <w:szCs w:val="22"/>
                <w:lang w:val="pt-BR"/>
              </w:rPr>
            </w:pPr>
          </w:p>
          <w:p w14:paraId="6AD222FE" w14:textId="77777777" w:rsidR="006F2F71" w:rsidRPr="00702EE3" w:rsidRDefault="006F2F71" w:rsidP="0037392C">
            <w:pPr>
              <w:pStyle w:val="NoSpacing"/>
              <w:jc w:val="both"/>
              <w:rPr>
                <w:rFonts w:ascii="Calibri" w:hAnsi="Calibri"/>
                <w:sz w:val="22"/>
                <w:szCs w:val="22"/>
              </w:rPr>
            </w:pPr>
            <w:r w:rsidRPr="00702EE3">
              <w:rPr>
                <w:rFonts w:ascii="Calibri" w:hAnsi="Calibri"/>
                <w:sz w:val="22"/>
                <w:szCs w:val="22"/>
              </w:rPr>
              <w:t xml:space="preserve">Pentru solicitantii a căror activitate a fost afectată de </w:t>
            </w:r>
            <w:r w:rsidRPr="00702EE3">
              <w:rPr>
                <w:rFonts w:ascii="Calibri" w:hAnsi="Calibri"/>
                <w:b/>
                <w:sz w:val="22"/>
                <w:szCs w:val="22"/>
              </w:rPr>
              <w:t>calamități naturale</w:t>
            </w:r>
            <w:r w:rsidRPr="00702EE3">
              <w:rPr>
                <w:rFonts w:ascii="Calibri" w:hAnsi="Calibri"/>
                <w:sz w:val="22"/>
                <w:szCs w:val="22"/>
              </w:rPr>
              <w:t xml:space="preserve"> (inundații, seceta excesivă etc) se vor prezenta:</w:t>
            </w:r>
          </w:p>
          <w:p w14:paraId="1A954A2F" w14:textId="77777777" w:rsidR="006F2F71" w:rsidRPr="00702EE3" w:rsidRDefault="006F2F71" w:rsidP="00D70F7F">
            <w:pPr>
              <w:pStyle w:val="NoSpacing"/>
              <w:numPr>
                <w:ilvl w:val="0"/>
                <w:numId w:val="5"/>
              </w:numPr>
              <w:jc w:val="both"/>
              <w:rPr>
                <w:rFonts w:ascii="Calibri" w:hAnsi="Calibri"/>
                <w:sz w:val="22"/>
                <w:szCs w:val="22"/>
              </w:rPr>
            </w:pPr>
            <w:r w:rsidRPr="00702EE3">
              <w:rPr>
                <w:rFonts w:ascii="Calibri" w:hAnsi="Calibri"/>
                <w:sz w:val="22"/>
                <w:szCs w:val="22"/>
              </w:rPr>
              <w:t>Situaţiile financiare (bilanţ – formularul 10, cont de profit și pierderi – formularul 20,  formularele 30 și 40) din unul din  ultimii trei  ani precedenți anului depunerii proiectului, în care producția nu a fost calamitată iar rezultatul operațional (rezultatul de exploatare din bilanț) să  fie pozitiv (inclusiv 0), înregistrate la Administratia Financiara .</w:t>
            </w:r>
          </w:p>
          <w:p w14:paraId="6C4BB3BB" w14:textId="03F155C7" w:rsidR="006F2F71" w:rsidRPr="00702EE3" w:rsidRDefault="006F2F71" w:rsidP="0037392C">
            <w:pPr>
              <w:pStyle w:val="NoSpacing"/>
              <w:jc w:val="both"/>
              <w:rPr>
                <w:rFonts w:ascii="Calibri" w:hAnsi="Calibri"/>
                <w:sz w:val="22"/>
                <w:szCs w:val="22"/>
              </w:rPr>
            </w:pPr>
            <w:r w:rsidRPr="00702EE3">
              <w:rPr>
                <w:rFonts w:ascii="Calibri" w:hAnsi="Calibri"/>
                <w:sz w:val="22"/>
                <w:szCs w:val="22"/>
              </w:rPr>
              <w:lastRenderedPageBreak/>
              <w:t>În cazul persoanelor fizice autorizate, întreprinderilor individuale și întreprinderilor familiale:</w:t>
            </w:r>
          </w:p>
          <w:p w14:paraId="2F3AF1CA" w14:textId="77777777" w:rsidR="006F2F71" w:rsidRPr="00702EE3" w:rsidRDefault="006F2F71" w:rsidP="0037392C">
            <w:pPr>
              <w:pStyle w:val="NoSpacing"/>
              <w:jc w:val="both"/>
              <w:rPr>
                <w:rFonts w:ascii="Calibri" w:hAnsi="Calibri"/>
                <w:sz w:val="22"/>
                <w:szCs w:val="22"/>
              </w:rPr>
            </w:pPr>
            <w:r w:rsidRPr="00702EE3">
              <w:rPr>
                <w:rFonts w:ascii="Calibri" w:hAnsi="Calibri"/>
                <w:sz w:val="22"/>
                <w:szCs w:val="22"/>
              </w:rPr>
              <w:t xml:space="preserve">Declarație privind veniturile realizate înregistrata la Administratia Financiară  </w:t>
            </w:r>
          </w:p>
          <w:p w14:paraId="27E08CF1" w14:textId="6F56D2AE" w:rsidR="002F29D8" w:rsidRPr="00702EE3" w:rsidRDefault="002F29D8" w:rsidP="0037392C">
            <w:pPr>
              <w:jc w:val="both"/>
              <w:rPr>
                <w:rFonts w:ascii="Calibri" w:hAnsi="Calibri"/>
                <w:sz w:val="22"/>
                <w:szCs w:val="22"/>
              </w:rPr>
            </w:pPr>
          </w:p>
          <w:p w14:paraId="27260767" w14:textId="5742689A" w:rsidR="00A2210F" w:rsidRPr="00702EE3" w:rsidRDefault="00A2210F" w:rsidP="0037392C">
            <w:pPr>
              <w:jc w:val="both"/>
              <w:rPr>
                <w:rFonts w:ascii="Calibri" w:hAnsi="Calibri"/>
                <w:sz w:val="22"/>
                <w:szCs w:val="22"/>
              </w:rPr>
            </w:pPr>
            <w:r w:rsidRPr="00702EE3">
              <w:rPr>
                <w:rFonts w:ascii="Calibri" w:hAnsi="Calibri"/>
                <w:sz w:val="22"/>
                <w:szCs w:val="22"/>
              </w:rPr>
              <w:t>PATRIMVEN</w:t>
            </w:r>
          </w:p>
          <w:p w14:paraId="18EB1C4C" w14:textId="26B0E612" w:rsidR="00A2210F" w:rsidRPr="00702EE3" w:rsidRDefault="00A2210F" w:rsidP="0037392C">
            <w:pPr>
              <w:jc w:val="both"/>
              <w:rPr>
                <w:rFonts w:asciiTheme="minorHAnsi" w:hAnsiTheme="minorHAnsi" w:cs="Calibri"/>
                <w:sz w:val="22"/>
                <w:szCs w:val="22"/>
                <w:lang w:val="it-IT"/>
              </w:rPr>
            </w:pPr>
            <w:r w:rsidRPr="00702EE3">
              <w:rPr>
                <w:rFonts w:ascii="Calibri" w:hAnsi="Calibri"/>
                <w:sz w:val="22"/>
                <w:szCs w:val="22"/>
              </w:rPr>
              <w:t>ONRC</w:t>
            </w:r>
          </w:p>
        </w:tc>
        <w:tc>
          <w:tcPr>
            <w:tcW w:w="2497" w:type="pct"/>
          </w:tcPr>
          <w:p w14:paraId="102618A9" w14:textId="19798009" w:rsidR="001F3E03" w:rsidRPr="00702EE3" w:rsidRDefault="002F29D8" w:rsidP="00130042">
            <w:pPr>
              <w:numPr>
                <w:ilvl w:val="12"/>
                <w:numId w:val="0"/>
              </w:numPr>
              <w:jc w:val="both"/>
              <w:rPr>
                <w:rFonts w:asciiTheme="minorHAnsi" w:hAnsiTheme="minorHAnsi" w:cs="Calibri"/>
                <w:sz w:val="22"/>
                <w:szCs w:val="22"/>
                <w:lang w:val="ro-RO"/>
              </w:rPr>
            </w:pPr>
            <w:r w:rsidRPr="00702EE3">
              <w:rPr>
                <w:rFonts w:asciiTheme="minorHAnsi" w:hAnsiTheme="minorHAnsi" w:cs="Calibri"/>
                <w:sz w:val="22"/>
                <w:szCs w:val="22"/>
                <w:lang w:val="it-IT"/>
              </w:rPr>
              <w:lastRenderedPageBreak/>
              <w:t xml:space="preserve">Expertul verifică dacă </w:t>
            </w:r>
            <w:r w:rsidRPr="00702EE3">
              <w:rPr>
                <w:rFonts w:asciiTheme="minorHAnsi" w:hAnsiTheme="minorHAnsi" w:cs="Calibri"/>
                <w:sz w:val="22"/>
                <w:szCs w:val="22"/>
                <w:lang w:val="ro-RO"/>
              </w:rPr>
              <w:t>rezultatul din exploatare din bilanţul precedent anului depunerii proiectului este pozitiv (inclusiv 0)</w:t>
            </w:r>
            <w:r w:rsidR="00B6462C" w:rsidRPr="00702EE3">
              <w:rPr>
                <w:rFonts w:asciiTheme="minorHAnsi" w:hAnsiTheme="minorHAnsi" w:cs="Calibri"/>
                <w:sz w:val="22"/>
                <w:szCs w:val="22"/>
                <w:lang w:val="ro-RO"/>
              </w:rPr>
              <w:t xml:space="preserve"> </w:t>
            </w:r>
            <w:r w:rsidR="00B6462C" w:rsidRPr="00702EE3">
              <w:rPr>
                <w:rFonts w:ascii="Calibri" w:hAnsi="Calibri" w:cs="Calibri"/>
                <w:lang w:val="ro-RO"/>
              </w:rPr>
              <w:t xml:space="preserve">sau, </w:t>
            </w:r>
            <w:r w:rsidR="00B6462C" w:rsidRPr="00702EE3">
              <w:rPr>
                <w:rFonts w:ascii="Calibri" w:hAnsi="Calibri"/>
                <w:lang w:val="en-GB"/>
              </w:rPr>
              <w:t>în cazul în care solicitantul a înregistrat pierdere din exploatare în anul anterior depunerii cererii de finanțare se verifică dacă în anii N</w:t>
            </w:r>
            <w:r w:rsidR="00B6462C" w:rsidRPr="00702EE3">
              <w:rPr>
                <w:rFonts w:ascii="Calibri" w:hAnsi="Calibri"/>
                <w:sz w:val="22"/>
                <w:szCs w:val="22"/>
                <w:lang w:val="en-GB"/>
              </w:rPr>
              <w:t>-2 și N-3 (</w:t>
            </w:r>
            <w:r w:rsidR="00B6462C" w:rsidRPr="00702EE3">
              <w:rPr>
                <w:rFonts w:ascii="Calibri" w:hAnsi="Calibri" w:cs="Calibri"/>
                <w:i/>
                <w:sz w:val="22"/>
                <w:szCs w:val="22"/>
                <w:lang w:val="en-GB"/>
              </w:rPr>
              <w:t>pentru</w:t>
            </w:r>
            <w:r w:rsidR="00B6462C" w:rsidRPr="00702EE3">
              <w:rPr>
                <w:rFonts w:ascii="Calibri" w:hAnsi="Calibri" w:cs="Calibri"/>
                <w:i/>
                <w:sz w:val="22"/>
                <w:szCs w:val="22"/>
              </w:rPr>
              <w:t xml:space="preserve"> solicitanții înființați cu cel puțin trei ani înainte de depunerea cererii de finanț</w:t>
            </w:r>
            <w:r w:rsidR="00B6462C" w:rsidRPr="00702EE3">
              <w:rPr>
                <w:rFonts w:ascii="Calibri" w:hAnsi="Calibri"/>
                <w:sz w:val="22"/>
                <w:szCs w:val="22"/>
                <w:lang w:val="en-GB"/>
              </w:rPr>
              <w:t xml:space="preserve">are) rezultatul din exploatare este pozitiv </w:t>
            </w:r>
            <w:r w:rsidR="00C8684C" w:rsidRPr="00702EE3">
              <w:rPr>
                <w:rFonts w:ascii="Calibri" w:hAnsi="Calibri"/>
                <w:sz w:val="22"/>
                <w:szCs w:val="22"/>
              </w:rPr>
              <w:t xml:space="preserve">(inclusiv 0). </w:t>
            </w:r>
            <w:r w:rsidR="00251F54" w:rsidRPr="00702EE3">
              <w:rPr>
                <w:rFonts w:asciiTheme="minorHAnsi" w:hAnsiTheme="minorHAnsi" w:cstheme="minorHAnsi"/>
                <w:sz w:val="22"/>
                <w:szCs w:val="22"/>
              </w:rPr>
              <w:t xml:space="preserve">Excepţie fac solicitanţii </w:t>
            </w:r>
            <w:r w:rsidR="001850DF" w:rsidRPr="00702EE3">
              <w:rPr>
                <w:rFonts w:asciiTheme="minorHAnsi" w:hAnsiTheme="minorHAnsi" w:cstheme="minorHAnsi"/>
                <w:sz w:val="22"/>
                <w:szCs w:val="22"/>
              </w:rPr>
              <w:t xml:space="preserve">a căror activitate a fost afectată de </w:t>
            </w:r>
            <w:r w:rsidR="001850DF" w:rsidRPr="00702EE3">
              <w:rPr>
                <w:rFonts w:asciiTheme="minorHAnsi" w:hAnsiTheme="minorHAnsi" w:cstheme="minorHAnsi"/>
                <w:b/>
                <w:sz w:val="22"/>
                <w:szCs w:val="22"/>
              </w:rPr>
              <w:t>calamități naturale</w:t>
            </w:r>
            <w:r w:rsidR="001850DF" w:rsidRPr="00702EE3">
              <w:rPr>
                <w:rFonts w:asciiTheme="minorHAnsi" w:hAnsiTheme="minorHAnsi" w:cstheme="minorHAnsi"/>
                <w:sz w:val="22"/>
                <w:szCs w:val="22"/>
              </w:rPr>
              <w:t xml:space="preserve"> </w:t>
            </w:r>
          </w:p>
          <w:p w14:paraId="208CBD60" w14:textId="77777777" w:rsidR="00B6462C" w:rsidRPr="00702EE3" w:rsidRDefault="00B6462C" w:rsidP="0037392C">
            <w:pPr>
              <w:pStyle w:val="Header"/>
              <w:tabs>
                <w:tab w:val="left" w:pos="720"/>
              </w:tabs>
              <w:jc w:val="both"/>
              <w:rPr>
                <w:rFonts w:asciiTheme="minorHAnsi" w:hAnsiTheme="minorHAnsi" w:cs="Calibri"/>
                <w:sz w:val="22"/>
                <w:szCs w:val="22"/>
                <w:lang w:val="ro-RO"/>
              </w:rPr>
            </w:pPr>
          </w:p>
          <w:p w14:paraId="5249C545" w14:textId="77777777" w:rsidR="00813F55" w:rsidRPr="00702EE3" w:rsidRDefault="00B6462C" w:rsidP="0037392C">
            <w:pPr>
              <w:pStyle w:val="Header"/>
              <w:tabs>
                <w:tab w:val="left" w:pos="720"/>
              </w:tabs>
              <w:jc w:val="both"/>
              <w:rPr>
                <w:rFonts w:asciiTheme="minorHAnsi" w:hAnsiTheme="minorHAnsi" w:cs="Calibri"/>
                <w:sz w:val="22"/>
                <w:szCs w:val="22"/>
                <w:lang w:val="ro-RO"/>
              </w:rPr>
            </w:pPr>
            <w:r w:rsidRPr="00702EE3">
              <w:rPr>
                <w:rFonts w:ascii="Calibri" w:hAnsi="Calibri" w:cs="Calibri"/>
                <w:sz w:val="22"/>
                <w:szCs w:val="22"/>
              </w:rPr>
              <w:t xml:space="preserve">În cazul în care anul precedent depunerii Cererii de Finanţare este anul înfiinţării, </w:t>
            </w:r>
            <w:r w:rsidRPr="00702EE3">
              <w:rPr>
                <w:rFonts w:asciiTheme="minorHAnsi" w:hAnsiTheme="minorHAnsi" w:cs="Calibri"/>
                <w:sz w:val="22"/>
                <w:szCs w:val="22"/>
                <w:lang w:val="ro-RO"/>
              </w:rPr>
              <w:t>n</w:t>
            </w:r>
            <w:r w:rsidR="00813F55" w:rsidRPr="00702EE3">
              <w:rPr>
                <w:rFonts w:asciiTheme="minorHAnsi" w:hAnsiTheme="minorHAnsi" w:cs="Calibri"/>
                <w:sz w:val="22"/>
                <w:szCs w:val="22"/>
                <w:lang w:val="ro-RO"/>
              </w:rPr>
              <w:t xml:space="preserve">u se analizează </w:t>
            </w:r>
            <w:r w:rsidRPr="00702EE3">
              <w:rPr>
                <w:rFonts w:ascii="Calibri" w:hAnsi="Calibri" w:cs="Calibri"/>
                <w:sz w:val="22"/>
                <w:szCs w:val="22"/>
              </w:rPr>
              <w:t>rezultatul operaţional care poate fi negativ.</w:t>
            </w:r>
          </w:p>
          <w:p w14:paraId="7321C726" w14:textId="77777777" w:rsidR="00E76998" w:rsidRPr="00702EE3" w:rsidRDefault="00E76998" w:rsidP="0037392C">
            <w:pPr>
              <w:pStyle w:val="Header"/>
              <w:tabs>
                <w:tab w:val="left" w:pos="720"/>
              </w:tabs>
              <w:jc w:val="both"/>
              <w:rPr>
                <w:rFonts w:asciiTheme="minorHAnsi" w:hAnsiTheme="minorHAnsi" w:cs="Calibri"/>
                <w:sz w:val="22"/>
                <w:szCs w:val="22"/>
                <w:lang w:val="ro-RO"/>
              </w:rPr>
            </w:pPr>
          </w:p>
          <w:p w14:paraId="71E1E9E6" w14:textId="77777777" w:rsidR="006F2F71" w:rsidRPr="00702EE3" w:rsidRDefault="006F2F71" w:rsidP="0037392C">
            <w:pPr>
              <w:pStyle w:val="Header"/>
              <w:tabs>
                <w:tab w:val="left" w:pos="720"/>
              </w:tabs>
              <w:jc w:val="both"/>
              <w:rPr>
                <w:rFonts w:ascii="Calibri" w:hAnsi="Calibri"/>
                <w:sz w:val="22"/>
                <w:szCs w:val="22"/>
              </w:rPr>
            </w:pPr>
            <w:r w:rsidRPr="00702EE3">
              <w:rPr>
                <w:rFonts w:asciiTheme="minorHAnsi" w:hAnsiTheme="minorHAnsi" w:cs="Calibri"/>
                <w:sz w:val="22"/>
                <w:szCs w:val="22"/>
                <w:lang w:val="ro-RO"/>
              </w:rPr>
              <w:t xml:space="preserve">Pentru solicitanţii </w:t>
            </w:r>
            <w:r w:rsidRPr="00702EE3">
              <w:rPr>
                <w:rFonts w:ascii="Calibri" w:hAnsi="Calibri"/>
                <w:sz w:val="22"/>
                <w:szCs w:val="22"/>
              </w:rPr>
              <w:t>a căror activitate a fost afectată de calamități naturale se verifică</w:t>
            </w:r>
            <w:r w:rsidRPr="00702EE3">
              <w:rPr>
                <w:rFonts w:ascii="Calibri" w:hAnsi="Calibri"/>
                <w:b/>
                <w:sz w:val="22"/>
                <w:szCs w:val="22"/>
              </w:rPr>
              <w:t xml:space="preserve">  </w:t>
            </w:r>
            <w:r w:rsidRPr="00702EE3">
              <w:rPr>
                <w:rFonts w:ascii="Calibri" w:hAnsi="Calibri"/>
                <w:sz w:val="22"/>
                <w:szCs w:val="22"/>
              </w:rPr>
              <w:t>documentele justificative.</w:t>
            </w:r>
          </w:p>
          <w:p w14:paraId="02D70861" w14:textId="77777777" w:rsidR="00E76998" w:rsidRPr="00702EE3" w:rsidRDefault="00E76998" w:rsidP="0037392C">
            <w:pPr>
              <w:pStyle w:val="Header"/>
              <w:tabs>
                <w:tab w:val="left" w:pos="720"/>
              </w:tabs>
              <w:jc w:val="both"/>
              <w:rPr>
                <w:rFonts w:asciiTheme="minorHAnsi" w:hAnsiTheme="minorHAnsi" w:cs="Calibri"/>
                <w:sz w:val="22"/>
                <w:szCs w:val="22"/>
                <w:lang w:val="ro-RO"/>
              </w:rPr>
            </w:pPr>
          </w:p>
          <w:p w14:paraId="0E693367" w14:textId="77777777" w:rsidR="006B0CD6" w:rsidRPr="00702EE3" w:rsidRDefault="002F29D8" w:rsidP="0037392C">
            <w:pPr>
              <w:numPr>
                <w:ilvl w:val="12"/>
                <w:numId w:val="0"/>
              </w:numPr>
              <w:jc w:val="both"/>
              <w:rPr>
                <w:rFonts w:asciiTheme="minorHAnsi" w:hAnsiTheme="minorHAnsi" w:cs="Calibri"/>
                <w:sz w:val="22"/>
                <w:szCs w:val="22"/>
                <w:lang w:val="it-IT"/>
              </w:rPr>
            </w:pPr>
            <w:r w:rsidRPr="00702EE3">
              <w:rPr>
                <w:rFonts w:asciiTheme="minorHAnsi" w:hAnsiTheme="minorHAnsi" w:cs="Calibri"/>
                <w:sz w:val="22"/>
                <w:szCs w:val="22"/>
                <w:lang w:val="it-IT"/>
              </w:rPr>
              <w:t>- indicatorii economico-financiari din cadrul secţiunii economice care trebuie să se încadreze în limitele menţionate</w:t>
            </w:r>
            <w:r w:rsidR="006B0CD6" w:rsidRPr="00702EE3">
              <w:rPr>
                <w:rFonts w:asciiTheme="minorHAnsi" w:hAnsiTheme="minorHAnsi" w:cs="Calibri"/>
                <w:sz w:val="22"/>
                <w:szCs w:val="22"/>
                <w:lang w:val="it-IT"/>
              </w:rPr>
              <w:t>, începând cu al doilea an de la data finalizării investiţiei</w:t>
            </w:r>
            <w:r w:rsidRPr="00702EE3">
              <w:rPr>
                <w:rFonts w:asciiTheme="minorHAnsi" w:hAnsiTheme="minorHAnsi" w:cs="Calibri"/>
                <w:sz w:val="22"/>
                <w:szCs w:val="22"/>
                <w:lang w:val="it-IT"/>
              </w:rPr>
              <w:t>.</w:t>
            </w:r>
          </w:p>
          <w:p w14:paraId="74E5B8CE" w14:textId="77777777" w:rsidR="008F6D9F" w:rsidRPr="00702EE3" w:rsidRDefault="002F29D8" w:rsidP="0037392C">
            <w:pPr>
              <w:numPr>
                <w:ilvl w:val="12"/>
                <w:numId w:val="0"/>
              </w:numPr>
              <w:jc w:val="both"/>
              <w:rPr>
                <w:rFonts w:asciiTheme="minorHAnsi" w:hAnsiTheme="minorHAnsi" w:cs="Calibri"/>
                <w:sz w:val="22"/>
                <w:szCs w:val="22"/>
                <w:lang w:val="it-IT"/>
              </w:rPr>
            </w:pPr>
            <w:r w:rsidRPr="00702EE3">
              <w:rPr>
                <w:rFonts w:asciiTheme="minorHAnsi" w:hAnsiTheme="minorHAnsi" w:cs="Calibri"/>
                <w:sz w:val="22"/>
                <w:szCs w:val="22"/>
                <w:lang w:val="it-IT"/>
              </w:rPr>
              <w:t>Pentru aceasta, expertul completează Matricea de evaluare a viabilitătii economice a proiectului pentru Anexa B (persoane juridice) sau Anexa C (persoane fizice autorizate, î</w:t>
            </w:r>
            <w:r w:rsidRPr="00702EE3">
              <w:rPr>
                <w:rFonts w:asciiTheme="minorHAnsi" w:hAnsiTheme="minorHAnsi" w:cs="Calibri"/>
                <w:sz w:val="22"/>
                <w:szCs w:val="22"/>
                <w:lang w:val="ro-RO"/>
              </w:rPr>
              <w:t>ntreprinderi individuale şi întreprinderi familiale</w:t>
            </w:r>
            <w:r w:rsidRPr="00702EE3">
              <w:rPr>
                <w:rFonts w:asciiTheme="minorHAnsi" w:hAnsiTheme="minorHAnsi" w:cs="Calibri"/>
                <w:sz w:val="22"/>
                <w:szCs w:val="22"/>
                <w:lang w:val="it-IT"/>
              </w:rPr>
              <w:t>).</w:t>
            </w:r>
          </w:p>
          <w:p w14:paraId="239ECB37" w14:textId="77777777" w:rsidR="00664365" w:rsidRPr="00702EE3" w:rsidRDefault="00664365" w:rsidP="0037392C">
            <w:pPr>
              <w:numPr>
                <w:ilvl w:val="12"/>
                <w:numId w:val="0"/>
              </w:numPr>
              <w:jc w:val="both"/>
              <w:rPr>
                <w:rFonts w:asciiTheme="minorHAnsi" w:hAnsiTheme="minorHAnsi" w:cs="Calibri"/>
                <w:b/>
                <w:bCs/>
                <w:sz w:val="22"/>
                <w:szCs w:val="22"/>
                <w:lang w:val="it-IT"/>
              </w:rPr>
            </w:pPr>
          </w:p>
          <w:p w14:paraId="1DE6C9DC" w14:textId="65318C72" w:rsidR="00664365" w:rsidRPr="00702EE3" w:rsidRDefault="00664365" w:rsidP="0037392C">
            <w:pPr>
              <w:numPr>
                <w:ilvl w:val="12"/>
                <w:numId w:val="0"/>
              </w:numPr>
              <w:jc w:val="both"/>
              <w:rPr>
                <w:rFonts w:asciiTheme="minorHAnsi" w:hAnsiTheme="minorHAnsi" w:cs="Calibri"/>
                <w:bCs/>
                <w:sz w:val="22"/>
                <w:szCs w:val="22"/>
                <w:lang w:val="en-GB"/>
              </w:rPr>
            </w:pPr>
            <w:r w:rsidRPr="00702EE3">
              <w:rPr>
                <w:rFonts w:asciiTheme="minorHAnsi" w:hAnsiTheme="minorHAnsi" w:cs="Calibri"/>
                <w:bCs/>
                <w:sz w:val="22"/>
                <w:szCs w:val="22"/>
                <w:lang w:val="it-IT"/>
              </w:rPr>
              <w:t xml:space="preserve">În cazul în care solicitantul are </w:t>
            </w:r>
            <w:r w:rsidR="00A46D8E" w:rsidRPr="00702EE3">
              <w:rPr>
                <w:rFonts w:asciiTheme="minorHAnsi" w:hAnsiTheme="minorHAnsi" w:cs="Calibri"/>
                <w:bCs/>
                <w:sz w:val="22"/>
                <w:szCs w:val="22"/>
                <w:lang w:val="it-IT"/>
              </w:rPr>
              <w:t xml:space="preserve">contractate unul sau </w:t>
            </w:r>
            <w:r w:rsidRPr="00702EE3">
              <w:rPr>
                <w:rFonts w:asciiTheme="minorHAnsi" w:hAnsiTheme="minorHAnsi" w:cs="Calibri"/>
                <w:bCs/>
                <w:sz w:val="22"/>
                <w:szCs w:val="22"/>
                <w:lang w:val="it-IT"/>
              </w:rPr>
              <w:t xml:space="preserve">mai multe proiecte în cadrul submăsurii </w:t>
            </w:r>
            <w:proofErr w:type="gramStart"/>
            <w:r w:rsidRPr="00702EE3">
              <w:rPr>
                <w:rFonts w:asciiTheme="minorHAnsi" w:hAnsiTheme="minorHAnsi" w:cs="Calibri"/>
                <w:bCs/>
                <w:sz w:val="22"/>
                <w:szCs w:val="22"/>
                <w:lang w:val="it-IT"/>
              </w:rPr>
              <w:lastRenderedPageBreak/>
              <w:t xml:space="preserve">4.1  </w:t>
            </w:r>
            <w:r w:rsidRPr="00702EE3">
              <w:rPr>
                <w:rFonts w:ascii="Calibri" w:hAnsi="Calibri"/>
                <w:sz w:val="22"/>
                <w:szCs w:val="22"/>
              </w:rPr>
              <w:t>indiferent</w:t>
            </w:r>
            <w:proofErr w:type="gramEnd"/>
            <w:r w:rsidRPr="00702EE3">
              <w:rPr>
                <w:rFonts w:ascii="Calibri" w:hAnsi="Calibri"/>
                <w:sz w:val="22"/>
                <w:szCs w:val="22"/>
              </w:rPr>
              <w:t xml:space="preserve"> de etapa </w:t>
            </w:r>
            <w:r w:rsidR="00A46D8E" w:rsidRPr="00702EE3">
              <w:rPr>
                <w:rFonts w:ascii="Calibri" w:hAnsi="Calibri"/>
                <w:sz w:val="22"/>
                <w:szCs w:val="22"/>
              </w:rPr>
              <w:t xml:space="preserve">sau de </w:t>
            </w:r>
            <w:r w:rsidRPr="00702EE3">
              <w:rPr>
                <w:rFonts w:ascii="Calibri" w:hAnsi="Calibri"/>
                <w:sz w:val="22"/>
                <w:szCs w:val="22"/>
              </w:rPr>
              <w:t xml:space="preserve">sesiune, expertul verifică dacă în prognozele economice sunt menționate </w:t>
            </w:r>
            <w:r w:rsidR="00A46D8E" w:rsidRPr="00702EE3">
              <w:rPr>
                <w:rFonts w:ascii="Calibri" w:hAnsi="Calibri"/>
                <w:sz w:val="22"/>
                <w:szCs w:val="22"/>
              </w:rPr>
              <w:t>valorile</w:t>
            </w:r>
            <w:r w:rsidRPr="00702EE3">
              <w:rPr>
                <w:rFonts w:ascii="Calibri" w:hAnsi="Calibri"/>
                <w:sz w:val="22"/>
                <w:szCs w:val="22"/>
              </w:rPr>
              <w:t xml:space="preserve"> aferente implementării</w:t>
            </w:r>
            <w:r w:rsidR="00A46D8E" w:rsidRPr="00702EE3">
              <w:rPr>
                <w:rFonts w:ascii="Calibri" w:hAnsi="Calibri"/>
                <w:sz w:val="22"/>
                <w:szCs w:val="22"/>
              </w:rPr>
              <w:t>/desfășurării activității după implementarea proiectului (funcție de etapa în care se găsesc celelalte proiecte).</w:t>
            </w:r>
            <w:r w:rsidR="004B1C2A" w:rsidRPr="00702EE3">
              <w:rPr>
                <w:rFonts w:ascii="Calibri" w:hAnsi="Calibri"/>
                <w:sz w:val="22"/>
                <w:szCs w:val="22"/>
              </w:rPr>
              <w:t xml:space="preserve"> În caz contrar se va solicita prin intermediul </w:t>
            </w:r>
            <w:r w:rsidR="00472F3D" w:rsidRPr="00702EE3">
              <w:rPr>
                <w:rFonts w:ascii="Calibri" w:hAnsi="Calibri"/>
                <w:sz w:val="22"/>
                <w:szCs w:val="22"/>
              </w:rPr>
              <w:t>F</w:t>
            </w:r>
            <w:r w:rsidR="004B1C2A" w:rsidRPr="00702EE3">
              <w:rPr>
                <w:rFonts w:ascii="Calibri" w:hAnsi="Calibri"/>
                <w:sz w:val="22"/>
                <w:szCs w:val="22"/>
              </w:rPr>
              <w:t>3.4 refacerea prognozelor economice.</w:t>
            </w:r>
          </w:p>
          <w:p w14:paraId="39DABE56" w14:textId="77777777" w:rsidR="00664365" w:rsidRPr="00702EE3" w:rsidRDefault="00664365" w:rsidP="0037392C">
            <w:pPr>
              <w:numPr>
                <w:ilvl w:val="12"/>
                <w:numId w:val="0"/>
              </w:numPr>
              <w:jc w:val="both"/>
              <w:rPr>
                <w:rFonts w:asciiTheme="minorHAnsi" w:hAnsiTheme="minorHAnsi" w:cs="Calibri"/>
                <w:b/>
                <w:bCs/>
                <w:sz w:val="22"/>
                <w:szCs w:val="22"/>
                <w:lang w:val="it-IT"/>
              </w:rPr>
            </w:pPr>
          </w:p>
          <w:p w14:paraId="17C4B2AD" w14:textId="77777777" w:rsidR="008F6D9F" w:rsidRPr="00702EE3" w:rsidRDefault="002F29D8" w:rsidP="0037392C">
            <w:pPr>
              <w:numPr>
                <w:ilvl w:val="12"/>
                <w:numId w:val="0"/>
              </w:numPr>
              <w:jc w:val="both"/>
              <w:rPr>
                <w:rFonts w:asciiTheme="minorHAnsi" w:hAnsiTheme="minorHAnsi" w:cs="Calibri"/>
                <w:b/>
                <w:sz w:val="22"/>
                <w:szCs w:val="22"/>
                <w:lang w:val="it-IT"/>
              </w:rPr>
            </w:pPr>
            <w:r w:rsidRPr="00702EE3">
              <w:rPr>
                <w:rFonts w:asciiTheme="minorHAnsi" w:hAnsiTheme="minorHAnsi" w:cs="Calibri"/>
                <w:b/>
                <w:sz w:val="22"/>
                <w:szCs w:val="22"/>
                <w:lang w:val="it-IT"/>
              </w:rPr>
              <w:t>Matricea de evaluare a viabilităţii economice a proiectului pentru Anexa B (persoane juridice)</w:t>
            </w:r>
          </w:p>
          <w:p w14:paraId="70074A9F" w14:textId="77777777" w:rsidR="008F6D9F" w:rsidRPr="00702EE3" w:rsidRDefault="008F6D9F" w:rsidP="0037392C">
            <w:pPr>
              <w:numPr>
                <w:ilvl w:val="12"/>
                <w:numId w:val="0"/>
              </w:numPr>
              <w:jc w:val="both"/>
              <w:rPr>
                <w:rFonts w:asciiTheme="minorHAnsi" w:hAnsiTheme="minorHAnsi" w:cs="Calibri"/>
                <w:b/>
                <w:bCs/>
                <w:sz w:val="22"/>
                <w:szCs w:val="22"/>
                <w:lang w:val="it-IT"/>
              </w:rPr>
            </w:pPr>
          </w:p>
          <w:p w14:paraId="62C6A34E" w14:textId="77777777" w:rsidR="008F6D9F" w:rsidRPr="00702EE3" w:rsidRDefault="002F29D8" w:rsidP="0037392C">
            <w:pPr>
              <w:numPr>
                <w:ilvl w:val="12"/>
                <w:numId w:val="0"/>
              </w:numPr>
              <w:jc w:val="both"/>
              <w:rPr>
                <w:rFonts w:asciiTheme="minorHAnsi" w:hAnsiTheme="minorHAnsi" w:cs="Calibri"/>
                <w:sz w:val="22"/>
                <w:szCs w:val="22"/>
                <w:lang w:val="it-IT"/>
              </w:rPr>
            </w:pPr>
            <w:r w:rsidRPr="00702EE3">
              <w:rPr>
                <w:rFonts w:asciiTheme="minorHAnsi" w:hAnsiTheme="minorHAnsi" w:cs="Calibri"/>
                <w:sz w:val="22"/>
                <w:szCs w:val="22"/>
                <w:lang w:val="it-IT"/>
              </w:rPr>
              <w:t xml:space="preserve">Verificarea indicatorilor economico-financiari constă în verificarea încadrării acestora în limitele menţionate în coloana 3 a matricei de mai jos. Limitele impuse se referă la urmatorii indicatori:  </w:t>
            </w:r>
          </w:p>
          <w:p w14:paraId="7973D6C0" w14:textId="77777777" w:rsidR="008F6D9F" w:rsidRPr="00702EE3" w:rsidRDefault="008F6D9F" w:rsidP="0037392C">
            <w:pPr>
              <w:numPr>
                <w:ilvl w:val="12"/>
                <w:numId w:val="0"/>
              </w:numPr>
              <w:jc w:val="both"/>
              <w:rPr>
                <w:rFonts w:asciiTheme="minorHAnsi" w:hAnsiTheme="minorHAnsi" w:cs="Calibri"/>
                <w:b/>
                <w:bCs/>
                <w:sz w:val="22"/>
                <w:szCs w:val="22"/>
                <w:lang w:val="it-IT"/>
              </w:rPr>
            </w:pPr>
          </w:p>
          <w:p w14:paraId="6C0287C5" w14:textId="77777777" w:rsidR="008F6D9F" w:rsidRPr="00702EE3" w:rsidRDefault="002F29D8" w:rsidP="00D70F7F">
            <w:pPr>
              <w:numPr>
                <w:ilvl w:val="0"/>
                <w:numId w:val="6"/>
              </w:numPr>
              <w:jc w:val="both"/>
              <w:rPr>
                <w:rFonts w:asciiTheme="minorHAnsi" w:hAnsiTheme="minorHAnsi" w:cs="Calibri"/>
                <w:sz w:val="22"/>
                <w:szCs w:val="22"/>
                <w:lang w:val="it-IT"/>
              </w:rPr>
            </w:pPr>
            <w:r w:rsidRPr="00702EE3">
              <w:rPr>
                <w:rFonts w:asciiTheme="minorHAnsi" w:hAnsiTheme="minorHAnsi" w:cs="Calibri"/>
                <w:sz w:val="22"/>
                <w:szCs w:val="22"/>
                <w:lang w:val="it-IT"/>
              </w:rPr>
              <w:t xml:space="preserve">Rata rezultatului din exploatare, </w:t>
            </w:r>
          </w:p>
          <w:p w14:paraId="381F92DE" w14:textId="77777777" w:rsidR="008F6D9F" w:rsidRPr="00702EE3" w:rsidRDefault="002F29D8" w:rsidP="00D70F7F">
            <w:pPr>
              <w:numPr>
                <w:ilvl w:val="0"/>
                <w:numId w:val="6"/>
              </w:numPr>
              <w:jc w:val="both"/>
              <w:rPr>
                <w:rFonts w:asciiTheme="minorHAnsi" w:hAnsiTheme="minorHAnsi" w:cs="Calibri"/>
                <w:sz w:val="22"/>
                <w:szCs w:val="22"/>
                <w:lang w:val="it-IT"/>
              </w:rPr>
            </w:pPr>
            <w:r w:rsidRPr="00702EE3">
              <w:rPr>
                <w:rFonts w:asciiTheme="minorHAnsi" w:hAnsiTheme="minorHAnsi" w:cs="Calibri"/>
                <w:sz w:val="22"/>
                <w:szCs w:val="22"/>
                <w:lang w:val="it-IT"/>
              </w:rPr>
              <w:t xml:space="preserve">Durata de recuperare a investiţiei, </w:t>
            </w:r>
          </w:p>
          <w:p w14:paraId="2E5223B2" w14:textId="77777777" w:rsidR="008F6D9F" w:rsidRPr="00702EE3" w:rsidRDefault="002F29D8" w:rsidP="00D70F7F">
            <w:pPr>
              <w:numPr>
                <w:ilvl w:val="0"/>
                <w:numId w:val="6"/>
              </w:numPr>
              <w:jc w:val="both"/>
              <w:rPr>
                <w:rFonts w:asciiTheme="minorHAnsi" w:hAnsiTheme="minorHAnsi" w:cs="Calibri"/>
                <w:sz w:val="22"/>
                <w:szCs w:val="22"/>
                <w:lang w:val="it-IT"/>
              </w:rPr>
            </w:pPr>
            <w:r w:rsidRPr="00702EE3">
              <w:rPr>
                <w:rFonts w:asciiTheme="minorHAnsi" w:hAnsiTheme="minorHAnsi" w:cs="Calibri"/>
                <w:sz w:val="22"/>
                <w:szCs w:val="22"/>
                <w:lang w:val="it-IT"/>
              </w:rPr>
              <w:t xml:space="preserve">Rata rentabilitătii capitalului investit, </w:t>
            </w:r>
          </w:p>
          <w:p w14:paraId="20301D5C" w14:textId="77777777" w:rsidR="008F6D9F" w:rsidRPr="00702EE3" w:rsidRDefault="002F29D8" w:rsidP="00D70F7F">
            <w:pPr>
              <w:numPr>
                <w:ilvl w:val="0"/>
                <w:numId w:val="6"/>
              </w:numPr>
              <w:jc w:val="both"/>
              <w:rPr>
                <w:rFonts w:asciiTheme="minorHAnsi" w:hAnsiTheme="minorHAnsi" w:cs="Calibri"/>
                <w:sz w:val="22"/>
                <w:szCs w:val="22"/>
                <w:lang w:val="pt-BR"/>
              </w:rPr>
            </w:pPr>
            <w:r w:rsidRPr="00702EE3">
              <w:rPr>
                <w:rFonts w:asciiTheme="minorHAnsi" w:hAnsiTheme="minorHAnsi" w:cs="Calibri"/>
                <w:sz w:val="22"/>
                <w:szCs w:val="22"/>
                <w:lang w:val="pt-BR"/>
              </w:rPr>
              <w:t xml:space="preserve">Rata acoperirii prin fluxul de numerar, </w:t>
            </w:r>
          </w:p>
          <w:p w14:paraId="70E32703" w14:textId="77777777" w:rsidR="008F6D9F" w:rsidRPr="00702EE3" w:rsidRDefault="002F29D8" w:rsidP="00D70F7F">
            <w:pPr>
              <w:numPr>
                <w:ilvl w:val="0"/>
                <w:numId w:val="6"/>
              </w:numPr>
              <w:jc w:val="both"/>
              <w:rPr>
                <w:rFonts w:asciiTheme="minorHAnsi" w:hAnsiTheme="minorHAnsi" w:cs="Calibri"/>
                <w:sz w:val="22"/>
                <w:szCs w:val="22"/>
                <w:lang w:val="it-IT"/>
              </w:rPr>
            </w:pPr>
            <w:r w:rsidRPr="00702EE3">
              <w:rPr>
                <w:rFonts w:asciiTheme="minorHAnsi" w:hAnsiTheme="minorHAnsi" w:cs="Calibri"/>
                <w:sz w:val="22"/>
                <w:szCs w:val="22"/>
                <w:lang w:val="it-IT"/>
              </w:rPr>
              <w:t xml:space="preserve">Rata îndatorării, </w:t>
            </w:r>
          </w:p>
          <w:p w14:paraId="555CA110" w14:textId="77777777" w:rsidR="008F6D9F" w:rsidRPr="00702EE3" w:rsidRDefault="002F29D8" w:rsidP="00D70F7F">
            <w:pPr>
              <w:numPr>
                <w:ilvl w:val="0"/>
                <w:numId w:val="6"/>
              </w:numPr>
              <w:jc w:val="both"/>
              <w:rPr>
                <w:rFonts w:asciiTheme="minorHAnsi" w:hAnsiTheme="minorHAnsi" w:cs="Calibri"/>
                <w:sz w:val="22"/>
                <w:szCs w:val="22"/>
                <w:lang w:val="it-IT"/>
              </w:rPr>
            </w:pPr>
            <w:r w:rsidRPr="00702EE3">
              <w:rPr>
                <w:rFonts w:asciiTheme="minorHAnsi" w:hAnsiTheme="minorHAnsi" w:cs="Calibri"/>
                <w:sz w:val="22"/>
                <w:szCs w:val="22"/>
                <w:lang w:val="it-IT"/>
              </w:rPr>
              <w:t xml:space="preserve">Valoarea actualizată netă (VAN), </w:t>
            </w:r>
          </w:p>
          <w:p w14:paraId="5D9BD022" w14:textId="77777777" w:rsidR="008F6D9F" w:rsidRPr="00702EE3" w:rsidRDefault="002F29D8" w:rsidP="00D70F7F">
            <w:pPr>
              <w:numPr>
                <w:ilvl w:val="0"/>
                <w:numId w:val="6"/>
              </w:numPr>
              <w:jc w:val="both"/>
              <w:rPr>
                <w:rFonts w:asciiTheme="minorHAnsi" w:hAnsiTheme="minorHAnsi" w:cs="Calibri"/>
                <w:sz w:val="22"/>
                <w:szCs w:val="22"/>
                <w:lang w:val="it-IT"/>
              </w:rPr>
            </w:pPr>
            <w:r w:rsidRPr="00702EE3">
              <w:rPr>
                <w:rFonts w:asciiTheme="minorHAnsi" w:hAnsiTheme="minorHAnsi" w:cs="Calibri"/>
                <w:sz w:val="22"/>
                <w:szCs w:val="22"/>
                <w:lang w:val="it-IT"/>
              </w:rPr>
              <w:t xml:space="preserve">Disponibil de numerar curent. </w:t>
            </w:r>
          </w:p>
          <w:p w14:paraId="3D8C82B7" w14:textId="77777777" w:rsidR="008F6D9F" w:rsidRPr="00702EE3" w:rsidRDefault="002F29D8" w:rsidP="0037392C">
            <w:pPr>
              <w:numPr>
                <w:ilvl w:val="12"/>
                <w:numId w:val="0"/>
              </w:numPr>
              <w:jc w:val="both"/>
              <w:rPr>
                <w:rFonts w:asciiTheme="minorHAnsi" w:hAnsiTheme="minorHAnsi" w:cs="Calibri"/>
                <w:sz w:val="22"/>
                <w:szCs w:val="22"/>
                <w:lang w:val="it-IT"/>
              </w:rPr>
            </w:pPr>
            <w:r w:rsidRPr="00702EE3">
              <w:rPr>
                <w:rFonts w:asciiTheme="minorHAnsi" w:hAnsiTheme="minorHAnsi" w:cs="Calibri"/>
                <w:sz w:val="22"/>
                <w:szCs w:val="22"/>
                <w:lang w:val="it-IT"/>
              </w:rPr>
              <w:t xml:space="preserve">Acei indicatori pentru care nu sunt stabilite limite maxime sau minime de variaţie au menţiunea “N/A”. </w:t>
            </w:r>
          </w:p>
          <w:p w14:paraId="527F8291" w14:textId="77777777" w:rsidR="008F6D9F" w:rsidRPr="00702EE3" w:rsidRDefault="008F6D9F" w:rsidP="0037392C">
            <w:pPr>
              <w:numPr>
                <w:ilvl w:val="12"/>
                <w:numId w:val="0"/>
              </w:numPr>
              <w:jc w:val="both"/>
              <w:rPr>
                <w:rFonts w:asciiTheme="minorHAnsi" w:hAnsiTheme="minorHAnsi" w:cs="Calibri"/>
                <w:b/>
                <w:bCs/>
                <w:sz w:val="22"/>
                <w:szCs w:val="22"/>
                <w:lang w:val="it-IT"/>
              </w:rPr>
            </w:pPr>
          </w:p>
          <w:p w14:paraId="00C0D796" w14:textId="77777777" w:rsidR="008F6D9F" w:rsidRPr="00702EE3" w:rsidRDefault="002F29D8" w:rsidP="0037392C">
            <w:pPr>
              <w:numPr>
                <w:ilvl w:val="12"/>
                <w:numId w:val="0"/>
              </w:numPr>
              <w:jc w:val="both"/>
              <w:rPr>
                <w:rFonts w:asciiTheme="minorHAnsi" w:hAnsiTheme="minorHAnsi" w:cs="Calibri"/>
                <w:sz w:val="22"/>
                <w:szCs w:val="22"/>
                <w:lang w:val="it-IT"/>
              </w:rPr>
            </w:pPr>
            <w:r w:rsidRPr="00702EE3">
              <w:rPr>
                <w:rFonts w:asciiTheme="minorHAnsi" w:hAnsiTheme="minorHAnsi" w:cs="Calibri"/>
                <w:sz w:val="22"/>
                <w:szCs w:val="22"/>
                <w:lang w:val="it-IT"/>
              </w:rPr>
              <w:t xml:space="preserve">Respectarea încadrării indicatorilor în limitele admisibile prin program se face în mod automat în coloana 11 a matricei de verificare prin apariţia mesajului “Respectă criteriul” pentru fiecare din indicatorii mentionaţi mai sus. </w:t>
            </w:r>
          </w:p>
          <w:p w14:paraId="011B3FFB" w14:textId="77777777" w:rsidR="008F6D9F" w:rsidRPr="00702EE3" w:rsidRDefault="008F6D9F" w:rsidP="0037392C">
            <w:pPr>
              <w:numPr>
                <w:ilvl w:val="12"/>
                <w:numId w:val="0"/>
              </w:numPr>
              <w:jc w:val="both"/>
              <w:rPr>
                <w:rFonts w:asciiTheme="minorHAnsi" w:hAnsiTheme="minorHAnsi" w:cs="Calibri"/>
                <w:b/>
                <w:bCs/>
                <w:sz w:val="22"/>
                <w:szCs w:val="22"/>
                <w:lang w:val="it-IT"/>
              </w:rPr>
            </w:pPr>
          </w:p>
          <w:p w14:paraId="0D72334A" w14:textId="77777777" w:rsidR="008F6D9F" w:rsidRPr="00702EE3" w:rsidRDefault="002F29D8" w:rsidP="0037392C">
            <w:pPr>
              <w:numPr>
                <w:ilvl w:val="12"/>
                <w:numId w:val="0"/>
              </w:numPr>
              <w:jc w:val="both"/>
              <w:rPr>
                <w:rFonts w:asciiTheme="minorHAnsi" w:hAnsiTheme="minorHAnsi" w:cs="Calibri"/>
                <w:sz w:val="22"/>
                <w:szCs w:val="22"/>
                <w:lang w:val="it-IT"/>
              </w:rPr>
            </w:pPr>
            <w:r w:rsidRPr="00702EE3">
              <w:rPr>
                <w:rFonts w:asciiTheme="minorHAnsi" w:hAnsiTheme="minorHAnsi" w:cs="Calibri"/>
                <w:sz w:val="22"/>
                <w:szCs w:val="22"/>
                <w:lang w:val="it-IT"/>
              </w:rPr>
              <w:t xml:space="preserve">Proiectul respectă obiectivul de viabilitate </w:t>
            </w:r>
            <w:proofErr w:type="gramStart"/>
            <w:r w:rsidRPr="00702EE3">
              <w:rPr>
                <w:rFonts w:asciiTheme="minorHAnsi" w:hAnsiTheme="minorHAnsi" w:cs="Calibri"/>
                <w:sz w:val="22"/>
                <w:szCs w:val="22"/>
                <w:lang w:val="it-IT"/>
              </w:rPr>
              <w:t>economică  dacă</w:t>
            </w:r>
            <w:proofErr w:type="gramEnd"/>
            <w:r w:rsidRPr="00702EE3">
              <w:rPr>
                <w:rFonts w:asciiTheme="minorHAnsi" w:hAnsiTheme="minorHAnsi" w:cs="Calibri"/>
                <w:sz w:val="22"/>
                <w:szCs w:val="22"/>
                <w:lang w:val="it-IT"/>
              </w:rPr>
              <w:t xml:space="preserve">, pentru perioada de proiecţie cuprinsă între anii </w:t>
            </w:r>
            <w:r w:rsidR="006C7F30" w:rsidRPr="00702EE3">
              <w:rPr>
                <w:rFonts w:asciiTheme="minorHAnsi" w:hAnsiTheme="minorHAnsi" w:cs="Calibri"/>
                <w:sz w:val="22"/>
                <w:szCs w:val="22"/>
                <w:lang w:val="it-IT"/>
              </w:rPr>
              <w:t>2</w:t>
            </w:r>
            <w:r w:rsidRPr="00702EE3">
              <w:rPr>
                <w:rFonts w:asciiTheme="minorHAnsi" w:hAnsiTheme="minorHAnsi" w:cs="Calibri"/>
                <w:sz w:val="22"/>
                <w:szCs w:val="22"/>
                <w:lang w:val="it-IT"/>
              </w:rPr>
              <w:t xml:space="preserve">-5 (de la finalizarea investiţiei şi darea acesteia în exploatare) – coloanele </w:t>
            </w:r>
            <w:r w:rsidR="006C7F30" w:rsidRPr="00702EE3">
              <w:rPr>
                <w:rFonts w:asciiTheme="minorHAnsi" w:hAnsiTheme="minorHAnsi" w:cs="Calibri"/>
                <w:sz w:val="22"/>
                <w:szCs w:val="22"/>
                <w:lang w:val="it-IT"/>
              </w:rPr>
              <w:t>6</w:t>
            </w:r>
            <w:r w:rsidRPr="00702EE3">
              <w:rPr>
                <w:rFonts w:asciiTheme="minorHAnsi" w:hAnsiTheme="minorHAnsi" w:cs="Calibri"/>
                <w:sz w:val="22"/>
                <w:szCs w:val="22"/>
                <w:lang w:val="it-IT"/>
              </w:rPr>
              <w:t xml:space="preserve">-9 din matrice - toţi indicatorii pentru care s-au stabilit limite în coloana 3 se încadrează în limitele admisibile, respectiv dacă pentru toţi aceşti indicatori în coloana 11 apare mesajul “Respectă criteriul”. </w:t>
            </w:r>
          </w:p>
          <w:p w14:paraId="41220F9C" w14:textId="77777777" w:rsidR="00CA5C85" w:rsidRPr="00702EE3" w:rsidRDefault="00CA5C85" w:rsidP="0037392C">
            <w:pPr>
              <w:numPr>
                <w:ilvl w:val="12"/>
                <w:numId w:val="0"/>
              </w:numPr>
              <w:jc w:val="both"/>
              <w:rPr>
                <w:rFonts w:asciiTheme="minorHAnsi" w:hAnsiTheme="minorHAnsi" w:cs="Calibri"/>
                <w:sz w:val="22"/>
                <w:szCs w:val="22"/>
                <w:lang w:val="it-IT"/>
              </w:rPr>
            </w:pPr>
          </w:p>
          <w:p w14:paraId="6712F541" w14:textId="77777777" w:rsidR="008F6D9F" w:rsidRPr="00702EE3" w:rsidRDefault="008F6D9F" w:rsidP="0037392C">
            <w:pPr>
              <w:jc w:val="both"/>
              <w:rPr>
                <w:rFonts w:asciiTheme="minorHAnsi" w:hAnsiTheme="minorHAnsi" w:cs="Calibri"/>
                <w:b/>
                <w:bCs/>
                <w:sz w:val="22"/>
                <w:szCs w:val="22"/>
                <w:lang w:val="it-IT"/>
              </w:rPr>
            </w:pPr>
          </w:p>
          <w:p w14:paraId="5D57BAEB" w14:textId="77777777" w:rsidR="008F6D9F" w:rsidRPr="00702EE3" w:rsidRDefault="002F29D8" w:rsidP="0037392C">
            <w:pPr>
              <w:jc w:val="both"/>
              <w:rPr>
                <w:rFonts w:asciiTheme="minorHAnsi" w:hAnsiTheme="minorHAnsi" w:cs="Calibri"/>
                <w:sz w:val="22"/>
                <w:szCs w:val="22"/>
                <w:lang w:val="ro-RO"/>
              </w:rPr>
            </w:pPr>
            <w:proofErr w:type="gramStart"/>
            <w:r w:rsidRPr="00702EE3">
              <w:rPr>
                <w:rFonts w:asciiTheme="minorHAnsi" w:hAnsiTheme="minorHAnsi" w:cs="Calibri"/>
                <w:sz w:val="22"/>
                <w:szCs w:val="22"/>
                <w:lang w:val="it-IT"/>
              </w:rPr>
              <w:t>Dacă  indicatorii</w:t>
            </w:r>
            <w:proofErr w:type="gramEnd"/>
            <w:r w:rsidRPr="00702EE3">
              <w:rPr>
                <w:rFonts w:asciiTheme="minorHAnsi" w:hAnsiTheme="minorHAnsi" w:cs="Calibri"/>
                <w:sz w:val="22"/>
                <w:szCs w:val="22"/>
                <w:lang w:val="it-IT"/>
              </w:rPr>
              <w:t xml:space="preserve"> se încadrează în limitele menţionate şi rezultatul operaţional din bilanţ este pozitiv, </w:t>
            </w:r>
            <w:r w:rsidRPr="00702EE3">
              <w:rPr>
                <w:rFonts w:asciiTheme="minorHAnsi" w:hAnsiTheme="minorHAnsi" w:cs="Calibri"/>
                <w:sz w:val="22"/>
                <w:szCs w:val="22"/>
                <w:lang w:val="ro-RO"/>
              </w:rPr>
              <w:t>expertul bifează caseta DA corespunzatoare acestui criteriu de eligibilitate.</w:t>
            </w:r>
          </w:p>
          <w:p w14:paraId="09AAB054" w14:textId="77777777" w:rsidR="008F6D9F" w:rsidRPr="00702EE3" w:rsidRDefault="008F6D9F" w:rsidP="0037392C">
            <w:pPr>
              <w:jc w:val="both"/>
              <w:rPr>
                <w:rFonts w:asciiTheme="minorHAnsi" w:hAnsiTheme="minorHAnsi" w:cs="Calibri"/>
                <w:b/>
                <w:bCs/>
                <w:iCs/>
                <w:sz w:val="22"/>
                <w:szCs w:val="22"/>
                <w:u w:val="single"/>
                <w:lang w:val="ro-RO"/>
              </w:rPr>
            </w:pPr>
          </w:p>
          <w:p w14:paraId="1CB9F324" w14:textId="7B200897" w:rsidR="008F6D9F" w:rsidRPr="00702EE3" w:rsidRDefault="002F29D8" w:rsidP="0037392C">
            <w:pPr>
              <w:jc w:val="both"/>
              <w:rPr>
                <w:rFonts w:asciiTheme="minorHAnsi" w:hAnsiTheme="minorHAnsi" w:cs="Calibri"/>
                <w:b/>
                <w:bCs/>
                <w:iCs/>
                <w:sz w:val="22"/>
                <w:szCs w:val="22"/>
                <w:u w:val="single"/>
                <w:lang w:val="ro-RO"/>
              </w:rPr>
            </w:pPr>
            <w:r w:rsidRPr="00702EE3">
              <w:rPr>
                <w:rFonts w:asciiTheme="minorHAnsi" w:hAnsiTheme="minorHAnsi" w:cs="Calibri"/>
                <w:b/>
                <w:iCs/>
                <w:sz w:val="22"/>
                <w:szCs w:val="22"/>
                <w:lang w:val="ro-RO"/>
              </w:rPr>
              <w:t>Matricea de evaluare a viabilităţii economice a proiectului pentru Anexa C (persoane fizice autorizate, î</w:t>
            </w:r>
            <w:r w:rsidRPr="00702EE3">
              <w:rPr>
                <w:rFonts w:asciiTheme="minorHAnsi" w:hAnsiTheme="minorHAnsi" w:cs="Calibri"/>
                <w:b/>
                <w:sz w:val="22"/>
                <w:szCs w:val="22"/>
                <w:lang w:val="ro-RO"/>
              </w:rPr>
              <w:t>ntreprinderi individuale, întreprinderi familiale</w:t>
            </w:r>
            <w:r w:rsidRPr="00702EE3">
              <w:rPr>
                <w:rFonts w:asciiTheme="minorHAnsi" w:hAnsiTheme="minorHAnsi" w:cs="Calibri"/>
                <w:b/>
                <w:iCs/>
                <w:sz w:val="22"/>
                <w:szCs w:val="22"/>
                <w:lang w:val="ro-RO"/>
              </w:rPr>
              <w:t>)</w:t>
            </w:r>
          </w:p>
          <w:p w14:paraId="24B16F24" w14:textId="77777777" w:rsidR="008F6D9F" w:rsidRPr="00702EE3" w:rsidRDefault="002F29D8" w:rsidP="0037392C">
            <w:pPr>
              <w:jc w:val="both"/>
              <w:rPr>
                <w:rFonts w:asciiTheme="minorHAnsi" w:hAnsiTheme="minorHAnsi" w:cs="Calibri"/>
                <w:iCs/>
                <w:sz w:val="22"/>
                <w:szCs w:val="22"/>
                <w:lang w:val="it-IT"/>
              </w:rPr>
            </w:pPr>
            <w:r w:rsidRPr="00702EE3">
              <w:rPr>
                <w:rFonts w:asciiTheme="minorHAnsi" w:hAnsiTheme="minorHAnsi" w:cs="Calibri"/>
                <w:iCs/>
                <w:sz w:val="22"/>
                <w:szCs w:val="22"/>
                <w:lang w:val="ro-RO"/>
              </w:rPr>
              <w:t xml:space="preserve">Verificarea indicatorilor  economico-financiari constă în verificarea încadrării acestora în limitele menţionate în coloana 3 a matricei de verificare. </w:t>
            </w:r>
            <w:r w:rsidRPr="00702EE3">
              <w:rPr>
                <w:rFonts w:asciiTheme="minorHAnsi" w:hAnsiTheme="minorHAnsi" w:cs="Calibri"/>
                <w:iCs/>
                <w:sz w:val="22"/>
                <w:szCs w:val="22"/>
                <w:lang w:val="it-IT"/>
              </w:rPr>
              <w:t>Limitele impuse se referă la următorii indicatori:</w:t>
            </w:r>
          </w:p>
          <w:p w14:paraId="4601815C" w14:textId="77777777" w:rsidR="008F6D9F" w:rsidRPr="00702EE3" w:rsidRDefault="008F6D9F" w:rsidP="0037392C">
            <w:pPr>
              <w:jc w:val="both"/>
              <w:rPr>
                <w:rFonts w:asciiTheme="minorHAnsi" w:hAnsiTheme="minorHAnsi" w:cs="Calibri"/>
                <w:b/>
                <w:bCs/>
                <w:iCs/>
                <w:sz w:val="22"/>
                <w:szCs w:val="22"/>
                <w:lang w:val="it-IT"/>
              </w:rPr>
            </w:pPr>
          </w:p>
          <w:p w14:paraId="42CC72A0" w14:textId="77777777" w:rsidR="008F6D9F" w:rsidRPr="00702EE3" w:rsidRDefault="002F29D8" w:rsidP="00D70F7F">
            <w:pPr>
              <w:numPr>
                <w:ilvl w:val="1"/>
                <w:numId w:val="4"/>
              </w:numPr>
              <w:tabs>
                <w:tab w:val="clear" w:pos="360"/>
                <w:tab w:val="num" w:pos="1080"/>
              </w:tabs>
              <w:jc w:val="both"/>
              <w:rPr>
                <w:rFonts w:asciiTheme="minorHAnsi" w:hAnsiTheme="minorHAnsi" w:cs="Calibri"/>
                <w:iCs/>
                <w:sz w:val="22"/>
                <w:szCs w:val="22"/>
                <w:lang w:val="it-IT"/>
              </w:rPr>
            </w:pPr>
            <w:r w:rsidRPr="00702EE3">
              <w:rPr>
                <w:rFonts w:asciiTheme="minorHAnsi" w:hAnsiTheme="minorHAnsi" w:cs="Calibri"/>
                <w:iCs/>
                <w:sz w:val="22"/>
                <w:szCs w:val="22"/>
                <w:lang w:val="it-IT"/>
              </w:rPr>
              <w:t>Durata de recuperare a investiţiei</w:t>
            </w:r>
          </w:p>
          <w:p w14:paraId="3856338D" w14:textId="77777777" w:rsidR="008F6D9F" w:rsidRPr="00702EE3" w:rsidRDefault="002F29D8" w:rsidP="00D70F7F">
            <w:pPr>
              <w:numPr>
                <w:ilvl w:val="1"/>
                <w:numId w:val="4"/>
              </w:numPr>
              <w:tabs>
                <w:tab w:val="clear" w:pos="360"/>
                <w:tab w:val="num" w:pos="1080"/>
              </w:tabs>
              <w:jc w:val="both"/>
              <w:rPr>
                <w:rFonts w:asciiTheme="minorHAnsi" w:hAnsiTheme="minorHAnsi" w:cs="Calibri"/>
                <w:iCs/>
                <w:sz w:val="22"/>
                <w:szCs w:val="22"/>
                <w:lang w:val="pt-BR"/>
              </w:rPr>
            </w:pPr>
            <w:r w:rsidRPr="00702EE3">
              <w:rPr>
                <w:rFonts w:asciiTheme="minorHAnsi" w:hAnsiTheme="minorHAnsi" w:cs="Calibri"/>
                <w:iCs/>
                <w:sz w:val="22"/>
                <w:szCs w:val="22"/>
                <w:lang w:val="pt-BR"/>
              </w:rPr>
              <w:t>Rata acoperirii prin fluxul de numerar</w:t>
            </w:r>
          </w:p>
          <w:p w14:paraId="5E047061" w14:textId="77777777" w:rsidR="008F6D9F" w:rsidRPr="00702EE3" w:rsidRDefault="002F29D8" w:rsidP="00D70F7F">
            <w:pPr>
              <w:numPr>
                <w:ilvl w:val="1"/>
                <w:numId w:val="4"/>
              </w:numPr>
              <w:tabs>
                <w:tab w:val="clear" w:pos="360"/>
                <w:tab w:val="num" w:pos="1080"/>
              </w:tabs>
              <w:jc w:val="both"/>
              <w:rPr>
                <w:rFonts w:asciiTheme="minorHAnsi" w:hAnsiTheme="minorHAnsi" w:cs="Calibri"/>
                <w:iCs/>
                <w:sz w:val="22"/>
                <w:szCs w:val="22"/>
                <w:lang w:val="it-IT"/>
              </w:rPr>
            </w:pPr>
            <w:r w:rsidRPr="00702EE3">
              <w:rPr>
                <w:rFonts w:asciiTheme="minorHAnsi" w:hAnsiTheme="minorHAnsi" w:cs="Calibri"/>
                <w:iCs/>
                <w:sz w:val="22"/>
                <w:szCs w:val="22"/>
                <w:lang w:val="it-IT"/>
              </w:rPr>
              <w:t>Valoarea actualizată neta (VAN)</w:t>
            </w:r>
          </w:p>
          <w:p w14:paraId="6B581001" w14:textId="77777777" w:rsidR="006C7F30" w:rsidRPr="00702EE3" w:rsidRDefault="006C7F30" w:rsidP="00D70F7F">
            <w:pPr>
              <w:numPr>
                <w:ilvl w:val="1"/>
                <w:numId w:val="4"/>
              </w:numPr>
              <w:tabs>
                <w:tab w:val="clear" w:pos="360"/>
                <w:tab w:val="num" w:pos="1080"/>
              </w:tabs>
              <w:jc w:val="both"/>
              <w:rPr>
                <w:rFonts w:asciiTheme="minorHAnsi" w:hAnsiTheme="minorHAnsi" w:cs="Calibri"/>
                <w:iCs/>
                <w:sz w:val="22"/>
                <w:szCs w:val="22"/>
                <w:lang w:val="it-IT"/>
              </w:rPr>
            </w:pPr>
            <w:r w:rsidRPr="00702EE3">
              <w:rPr>
                <w:rFonts w:asciiTheme="minorHAnsi" w:hAnsiTheme="minorHAnsi" w:cs="Calibri"/>
                <w:iCs/>
                <w:sz w:val="22"/>
                <w:szCs w:val="22"/>
                <w:lang w:val="it-IT"/>
              </w:rPr>
              <w:t>Excedent/Deficit</w:t>
            </w:r>
          </w:p>
          <w:p w14:paraId="2C6ADD3E" w14:textId="77777777" w:rsidR="008F6D9F" w:rsidRPr="00702EE3" w:rsidRDefault="008F6D9F" w:rsidP="0037392C">
            <w:pPr>
              <w:jc w:val="both"/>
              <w:rPr>
                <w:rFonts w:asciiTheme="minorHAnsi" w:hAnsiTheme="minorHAnsi" w:cs="Calibri"/>
                <w:b/>
                <w:bCs/>
                <w:iCs/>
                <w:sz w:val="22"/>
                <w:szCs w:val="22"/>
                <w:lang w:val="it-IT"/>
              </w:rPr>
            </w:pPr>
          </w:p>
          <w:p w14:paraId="1AB65623" w14:textId="77777777" w:rsidR="008F6D9F" w:rsidRPr="00702EE3" w:rsidRDefault="002F29D8" w:rsidP="0037392C">
            <w:pPr>
              <w:jc w:val="both"/>
              <w:rPr>
                <w:rFonts w:asciiTheme="minorHAnsi" w:hAnsiTheme="minorHAnsi" w:cs="Calibri"/>
                <w:iCs/>
                <w:sz w:val="22"/>
                <w:szCs w:val="22"/>
                <w:lang w:val="it-IT"/>
              </w:rPr>
            </w:pPr>
            <w:r w:rsidRPr="00702EE3">
              <w:rPr>
                <w:rFonts w:asciiTheme="minorHAnsi" w:hAnsiTheme="minorHAnsi" w:cs="Calibri"/>
                <w:iCs/>
                <w:sz w:val="22"/>
                <w:szCs w:val="22"/>
                <w:lang w:val="it-IT"/>
              </w:rPr>
              <w:t xml:space="preserve">Acei indicatori pentru care nu sunt stabilite limite maxime sau minime de variaţie au menţiunea “N/A”. </w:t>
            </w:r>
          </w:p>
          <w:p w14:paraId="6013428C" w14:textId="77777777" w:rsidR="008F6D9F" w:rsidRPr="00702EE3" w:rsidRDefault="002F29D8" w:rsidP="0037392C">
            <w:pPr>
              <w:jc w:val="both"/>
              <w:rPr>
                <w:rFonts w:asciiTheme="minorHAnsi" w:hAnsiTheme="minorHAnsi" w:cs="Calibri"/>
                <w:iCs/>
                <w:sz w:val="22"/>
                <w:szCs w:val="22"/>
                <w:lang w:val="it-IT"/>
              </w:rPr>
            </w:pPr>
            <w:r w:rsidRPr="00702EE3">
              <w:rPr>
                <w:rFonts w:asciiTheme="minorHAnsi" w:hAnsiTheme="minorHAnsi" w:cs="Calibri"/>
                <w:iCs/>
                <w:sz w:val="22"/>
                <w:szCs w:val="22"/>
                <w:lang w:val="it-IT"/>
              </w:rPr>
              <w:t>Respectarea încadrării indicatorilor în limitele admisibile prin program se face în mod automat în coloana 11 a matricei de verificare prin apariţia mesajului “Respectă criteriul” pentru fiecare din indicatorii mentionaţi mai sus.</w:t>
            </w:r>
          </w:p>
          <w:p w14:paraId="5DECD9C9" w14:textId="77777777" w:rsidR="008F6D9F" w:rsidRPr="00702EE3" w:rsidRDefault="008F6D9F" w:rsidP="0037392C">
            <w:pPr>
              <w:jc w:val="both"/>
              <w:rPr>
                <w:rFonts w:asciiTheme="minorHAnsi" w:hAnsiTheme="minorHAnsi" w:cs="Calibri"/>
                <w:b/>
                <w:bCs/>
                <w:iCs/>
                <w:sz w:val="22"/>
                <w:szCs w:val="22"/>
                <w:lang w:val="it-IT"/>
              </w:rPr>
            </w:pPr>
          </w:p>
          <w:p w14:paraId="626BE78F" w14:textId="77777777" w:rsidR="008F6D9F" w:rsidRPr="00702EE3" w:rsidRDefault="002F29D8" w:rsidP="0037392C">
            <w:pPr>
              <w:jc w:val="both"/>
              <w:rPr>
                <w:rFonts w:asciiTheme="minorHAnsi" w:hAnsiTheme="minorHAnsi" w:cs="Calibri"/>
                <w:iCs/>
                <w:sz w:val="22"/>
                <w:szCs w:val="22"/>
                <w:lang w:val="it-IT"/>
              </w:rPr>
            </w:pPr>
            <w:r w:rsidRPr="00702EE3">
              <w:rPr>
                <w:rFonts w:asciiTheme="minorHAnsi" w:hAnsiTheme="minorHAnsi" w:cs="Calibri"/>
                <w:iCs/>
                <w:sz w:val="22"/>
                <w:szCs w:val="22"/>
                <w:lang w:val="it-IT"/>
              </w:rPr>
              <w:t xml:space="preserve">Proiectul respectă acest </w:t>
            </w:r>
            <w:proofErr w:type="gramStart"/>
            <w:r w:rsidRPr="00702EE3">
              <w:rPr>
                <w:rFonts w:asciiTheme="minorHAnsi" w:hAnsiTheme="minorHAnsi" w:cs="Calibri"/>
                <w:iCs/>
                <w:sz w:val="22"/>
                <w:szCs w:val="22"/>
                <w:lang w:val="it-IT"/>
              </w:rPr>
              <w:t>criteriu  dacă</w:t>
            </w:r>
            <w:proofErr w:type="gramEnd"/>
            <w:r w:rsidRPr="00702EE3">
              <w:rPr>
                <w:rFonts w:asciiTheme="minorHAnsi" w:hAnsiTheme="minorHAnsi" w:cs="Calibri"/>
                <w:iCs/>
                <w:sz w:val="22"/>
                <w:szCs w:val="22"/>
                <w:lang w:val="it-IT"/>
              </w:rPr>
              <w:t xml:space="preserve"> pentru perioada de proiecţie cuprinsă între anul </w:t>
            </w:r>
            <w:r w:rsidR="006C7F30" w:rsidRPr="00702EE3">
              <w:rPr>
                <w:rFonts w:asciiTheme="minorHAnsi" w:hAnsiTheme="minorHAnsi" w:cs="Calibri"/>
                <w:iCs/>
                <w:sz w:val="22"/>
                <w:szCs w:val="22"/>
                <w:lang w:val="it-IT"/>
              </w:rPr>
              <w:t>2</w:t>
            </w:r>
            <w:r w:rsidRPr="00702EE3">
              <w:rPr>
                <w:rFonts w:asciiTheme="minorHAnsi" w:hAnsiTheme="minorHAnsi" w:cs="Calibri"/>
                <w:iCs/>
                <w:sz w:val="22"/>
                <w:szCs w:val="22"/>
                <w:lang w:val="it-IT"/>
              </w:rPr>
              <w:t>- anul 5 inclusiv (</w:t>
            </w:r>
            <w:r w:rsidR="006C7F30" w:rsidRPr="00702EE3">
              <w:rPr>
                <w:rFonts w:asciiTheme="minorHAnsi" w:hAnsiTheme="minorHAnsi" w:cs="Calibri"/>
                <w:iCs/>
                <w:sz w:val="22"/>
                <w:szCs w:val="22"/>
                <w:lang w:val="it-IT"/>
              </w:rPr>
              <w:t xml:space="preserve">anul 2 </w:t>
            </w:r>
            <w:r w:rsidRPr="00702EE3">
              <w:rPr>
                <w:rFonts w:asciiTheme="minorHAnsi" w:hAnsiTheme="minorHAnsi" w:cs="Calibri"/>
                <w:iCs/>
                <w:sz w:val="22"/>
                <w:szCs w:val="22"/>
                <w:lang w:val="it-IT"/>
              </w:rPr>
              <w:t xml:space="preserve">de la finalizarea investiţei şi darea acesteia în exploatare) – coloanele </w:t>
            </w:r>
            <w:r w:rsidR="006C7F30" w:rsidRPr="00702EE3">
              <w:rPr>
                <w:rFonts w:asciiTheme="minorHAnsi" w:hAnsiTheme="minorHAnsi" w:cs="Calibri"/>
                <w:iCs/>
                <w:sz w:val="22"/>
                <w:szCs w:val="22"/>
                <w:lang w:val="it-IT"/>
              </w:rPr>
              <w:t>6</w:t>
            </w:r>
            <w:r w:rsidRPr="00702EE3">
              <w:rPr>
                <w:rFonts w:asciiTheme="minorHAnsi" w:hAnsiTheme="minorHAnsi" w:cs="Calibri"/>
                <w:iCs/>
                <w:sz w:val="22"/>
                <w:szCs w:val="22"/>
                <w:lang w:val="it-IT"/>
              </w:rPr>
              <w:t xml:space="preserve">-9 din matrice - toţi indicatorii pentru care s-au stabilit limite în coloana 3 se încadrează în limitele admisibile, respectiv dacă pentru toţi aceşti indicatori în coloana 11 apare mesajul “Respectă criteriul”.  </w:t>
            </w:r>
          </w:p>
          <w:p w14:paraId="609F363C" w14:textId="77777777" w:rsidR="006C7F30" w:rsidRPr="00702EE3" w:rsidRDefault="006C7F30" w:rsidP="0037392C">
            <w:pPr>
              <w:jc w:val="both"/>
              <w:rPr>
                <w:rFonts w:asciiTheme="minorHAnsi" w:hAnsiTheme="minorHAnsi" w:cs="Calibri"/>
                <w:iCs/>
                <w:sz w:val="22"/>
                <w:szCs w:val="22"/>
                <w:lang w:val="it-IT"/>
              </w:rPr>
            </w:pPr>
            <w:r w:rsidRPr="00702EE3">
              <w:rPr>
                <w:rFonts w:asciiTheme="minorHAnsi" w:hAnsiTheme="minorHAnsi" w:cs="Calibri"/>
                <w:iCs/>
                <w:sz w:val="22"/>
                <w:szCs w:val="22"/>
                <w:lang w:val="it-IT"/>
              </w:rPr>
              <w:t>Deasemenea, se verifică indicatorul «Disponibil de</w:t>
            </w:r>
            <w:r w:rsidR="00FD0318" w:rsidRPr="00702EE3">
              <w:rPr>
                <w:rFonts w:asciiTheme="minorHAnsi" w:hAnsiTheme="minorHAnsi" w:cs="Calibri"/>
                <w:iCs/>
                <w:sz w:val="22"/>
                <w:szCs w:val="22"/>
                <w:lang w:val="it-IT"/>
              </w:rPr>
              <w:t xml:space="preserve"> numerar la sfârş</w:t>
            </w:r>
            <w:r w:rsidRPr="00702EE3">
              <w:rPr>
                <w:rFonts w:asciiTheme="minorHAnsi" w:hAnsiTheme="minorHAnsi" w:cs="Calibri"/>
                <w:iCs/>
                <w:sz w:val="22"/>
                <w:szCs w:val="22"/>
                <w:lang w:val="it-IT"/>
              </w:rPr>
              <w:t>itul perioadei» să nu fie negativ în nici una din lunile de implementare.</w:t>
            </w:r>
          </w:p>
          <w:p w14:paraId="052B72E0" w14:textId="01BE089F" w:rsidR="008F6D9F" w:rsidRPr="00702EE3" w:rsidRDefault="008F6D9F" w:rsidP="0037392C">
            <w:pPr>
              <w:jc w:val="both"/>
              <w:rPr>
                <w:rFonts w:asciiTheme="minorHAnsi" w:hAnsiTheme="minorHAnsi" w:cs="Calibri"/>
                <w:sz w:val="22"/>
                <w:szCs w:val="22"/>
                <w:lang w:val="it-IT"/>
              </w:rPr>
            </w:pPr>
          </w:p>
        </w:tc>
      </w:tr>
    </w:tbl>
    <w:p w14:paraId="6D4FA513" w14:textId="77777777" w:rsidR="00835274" w:rsidRPr="00702EE3" w:rsidRDefault="0034372E" w:rsidP="00E126D6">
      <w:pPr>
        <w:tabs>
          <w:tab w:val="left" w:pos="916"/>
          <w:tab w:val="left" w:pos="1832"/>
          <w:tab w:val="left" w:pos="2748"/>
          <w:tab w:val="left" w:pos="3664"/>
          <w:tab w:val="left" w:pos="4580"/>
          <w:tab w:val="left" w:pos="5496"/>
          <w:tab w:val="left" w:pos="6412"/>
          <w:tab w:val="left" w:pos="7328"/>
          <w:tab w:val="left" w:pos="8244"/>
          <w:tab w:val="left" w:pos="8931"/>
          <w:tab w:val="left" w:pos="10076"/>
          <w:tab w:val="left" w:pos="10992"/>
          <w:tab w:val="left" w:pos="11908"/>
          <w:tab w:val="left" w:pos="12824"/>
          <w:tab w:val="left" w:pos="13740"/>
          <w:tab w:val="left" w:pos="14656"/>
        </w:tabs>
        <w:ind w:right="284"/>
        <w:jc w:val="both"/>
        <w:rPr>
          <w:rFonts w:asciiTheme="minorHAnsi" w:hAnsiTheme="minorHAnsi" w:cs="Calibri"/>
          <w:color w:val="000000"/>
          <w:sz w:val="22"/>
          <w:szCs w:val="22"/>
          <w:lang w:val="ro-RO" w:eastAsia="ro-RO"/>
        </w:rPr>
      </w:pPr>
      <w:bookmarkStart w:id="3" w:name="do|ttIV|caVII|ar105|al2|pa1"/>
      <w:bookmarkEnd w:id="3"/>
      <w:r w:rsidRPr="00702EE3">
        <w:rPr>
          <w:rFonts w:asciiTheme="minorHAnsi" w:hAnsiTheme="minorHAnsi" w:cs="Calibri"/>
          <w:sz w:val="22"/>
          <w:szCs w:val="22"/>
          <w:lang w:val="it-IT"/>
        </w:rPr>
        <w:lastRenderedPageBreak/>
        <w:t xml:space="preserve">Dacă în urma verificării efectuate în conformitate cu precizările din coloana “puncte de verificat”, expertul constată că </w:t>
      </w:r>
      <w:r w:rsidRPr="00702EE3">
        <w:rPr>
          <w:rFonts w:ascii="Calibri" w:hAnsi="Calibri"/>
          <w:sz w:val="22"/>
          <w:szCs w:val="22"/>
        </w:rPr>
        <w:t>Indicatorii economico-financiari se încadre</w:t>
      </w:r>
      <w:r w:rsidR="00AB67AF" w:rsidRPr="00702EE3">
        <w:rPr>
          <w:rFonts w:ascii="Calibri" w:hAnsi="Calibri"/>
          <w:sz w:val="22"/>
          <w:szCs w:val="22"/>
        </w:rPr>
        <w:t>ază</w:t>
      </w:r>
      <w:r w:rsidRPr="00702EE3">
        <w:rPr>
          <w:rFonts w:ascii="Calibri" w:hAnsi="Calibri"/>
          <w:sz w:val="22"/>
          <w:szCs w:val="22"/>
        </w:rPr>
        <w:t xml:space="preserve"> în limitele menţionate în cadrul sectiunii </w:t>
      </w:r>
      <w:proofErr w:type="gramStart"/>
      <w:r w:rsidRPr="00702EE3">
        <w:rPr>
          <w:rFonts w:ascii="Calibri" w:hAnsi="Calibri"/>
          <w:sz w:val="22"/>
          <w:szCs w:val="22"/>
        </w:rPr>
        <w:t>economice</w:t>
      </w:r>
      <w:r w:rsidRPr="00702EE3">
        <w:rPr>
          <w:rFonts w:asciiTheme="minorHAnsi" w:hAnsiTheme="minorHAnsi" w:cs="Calibri"/>
          <w:sz w:val="22"/>
          <w:szCs w:val="22"/>
          <w:lang w:val="it-IT"/>
        </w:rPr>
        <w:t xml:space="preserve"> </w:t>
      </w:r>
      <w:r w:rsidR="00AB67AF" w:rsidRPr="00702EE3">
        <w:rPr>
          <w:rFonts w:asciiTheme="minorHAnsi" w:hAnsiTheme="minorHAnsi" w:cs="Calibri"/>
          <w:sz w:val="22"/>
          <w:szCs w:val="22"/>
          <w:lang w:val="it-IT"/>
        </w:rPr>
        <w:t xml:space="preserve"> se</w:t>
      </w:r>
      <w:proofErr w:type="gramEnd"/>
      <w:r w:rsidRPr="00702EE3">
        <w:rPr>
          <w:rFonts w:asciiTheme="minorHAnsi" w:hAnsiTheme="minorHAnsi" w:cs="Calibri"/>
          <w:sz w:val="22"/>
          <w:szCs w:val="22"/>
          <w:lang w:val="it-IT"/>
        </w:rPr>
        <w:t xml:space="preserve"> bifează coloana DA. În caz contrar</w:t>
      </w:r>
      <w:r w:rsidR="00AB67AF" w:rsidRPr="00702EE3">
        <w:rPr>
          <w:rFonts w:asciiTheme="minorHAnsi" w:hAnsiTheme="minorHAnsi" w:cs="Calibri"/>
          <w:sz w:val="22"/>
          <w:szCs w:val="22"/>
          <w:lang w:val="it-IT"/>
        </w:rPr>
        <w:t xml:space="preserve"> </w:t>
      </w:r>
      <w:r w:rsidRPr="00702EE3">
        <w:rPr>
          <w:rFonts w:asciiTheme="minorHAnsi" w:hAnsiTheme="minorHAnsi" w:cs="Calibri"/>
          <w:sz w:val="22"/>
          <w:szCs w:val="22"/>
          <w:lang w:val="it-IT"/>
        </w:rPr>
        <w:t>se va bifa “nu”, iar cererea de finanţare va fi declarată neeligibilă</w:t>
      </w:r>
      <w:r w:rsidR="00644A17" w:rsidRPr="00702EE3">
        <w:rPr>
          <w:rFonts w:asciiTheme="minorHAnsi" w:hAnsiTheme="minorHAnsi" w:cs="Calibri"/>
          <w:sz w:val="22"/>
          <w:szCs w:val="22"/>
          <w:lang w:val="it-IT"/>
        </w:rPr>
        <w:t>.</w:t>
      </w:r>
    </w:p>
    <w:p w14:paraId="107AB729" w14:textId="77777777" w:rsidR="00560F09" w:rsidRPr="00702EE3" w:rsidRDefault="00560F09" w:rsidP="00BA4E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both"/>
        <w:rPr>
          <w:rFonts w:asciiTheme="minorHAnsi" w:hAnsiTheme="minorHAnsi" w:cs="Calibri"/>
          <w:color w:val="000000"/>
          <w:sz w:val="22"/>
          <w:szCs w:val="22"/>
          <w:lang w:val="ro-RO" w:eastAsia="ro-RO"/>
        </w:rPr>
      </w:pPr>
    </w:p>
    <w:p w14:paraId="4ED14954" w14:textId="65711547" w:rsidR="002F29D8" w:rsidRPr="00702EE3" w:rsidRDefault="002F29D8" w:rsidP="00E126D6">
      <w:pPr>
        <w:tabs>
          <w:tab w:val="left" w:pos="8931"/>
        </w:tabs>
        <w:ind w:right="143"/>
        <w:jc w:val="both"/>
        <w:rPr>
          <w:rFonts w:asciiTheme="minorHAnsi" w:hAnsiTheme="minorHAnsi" w:cs="Calibri"/>
          <w:lang w:val="it-IT"/>
        </w:rPr>
      </w:pPr>
      <w:r w:rsidRPr="00702EE3">
        <w:rPr>
          <w:rFonts w:asciiTheme="minorHAnsi" w:hAnsiTheme="minorHAnsi" w:cs="Calibri"/>
          <w:b/>
        </w:rPr>
        <w:t>EG</w:t>
      </w:r>
      <w:r w:rsidR="00DB54CD" w:rsidRPr="00702EE3">
        <w:rPr>
          <w:rFonts w:asciiTheme="minorHAnsi" w:hAnsiTheme="minorHAnsi" w:cs="Calibri"/>
          <w:b/>
        </w:rPr>
        <w:t>6</w:t>
      </w:r>
      <w:r w:rsidRPr="00702EE3">
        <w:rPr>
          <w:rFonts w:asciiTheme="minorHAnsi" w:hAnsiTheme="minorHAnsi" w:cs="Calibri"/>
          <w:b/>
        </w:rPr>
        <w:t xml:space="preserve"> </w:t>
      </w:r>
      <w:proofErr w:type="gramStart"/>
      <w:r w:rsidR="00560F09" w:rsidRPr="00702EE3">
        <w:rPr>
          <w:rFonts w:asciiTheme="minorHAnsi" w:hAnsiTheme="minorHAnsi" w:cstheme="minorHAnsi"/>
          <w:b/>
        </w:rPr>
        <w:t>Solicitantul  va</w:t>
      </w:r>
      <w:proofErr w:type="gramEnd"/>
      <w:r w:rsidR="00560F09" w:rsidRPr="00702EE3">
        <w:rPr>
          <w:rFonts w:asciiTheme="minorHAnsi" w:hAnsiTheme="minorHAnsi" w:cstheme="minorHAnsi"/>
          <w:b/>
        </w:rPr>
        <w:t xml:space="preserve"> demonstra, la momentul depunerii proiectului, că a demarat  procedura de evaluare de mediu, iar dacă este necesară evaluarea impactului de mediu, procedura de evaluare va fi finalizată înainte de demararea investiției</w:t>
      </w:r>
      <w:r w:rsidRPr="00702EE3">
        <w:rPr>
          <w:rFonts w:asciiTheme="minorHAnsi" w:hAnsiTheme="minorHAnsi" w:cs="Calibri"/>
          <w:b/>
        </w:rPr>
        <w:t>, în conformitate cu legislația în vigoare menționată în cap. 8.1</w:t>
      </w:r>
    </w:p>
    <w:p w14:paraId="4DF70683" w14:textId="77777777" w:rsidR="002F29D8" w:rsidRPr="00702EE3" w:rsidRDefault="002F29D8" w:rsidP="00E126D6">
      <w:pPr>
        <w:tabs>
          <w:tab w:val="left" w:pos="8931"/>
        </w:tabs>
        <w:jc w:val="both"/>
        <w:rPr>
          <w:rFonts w:asciiTheme="minorHAnsi" w:hAnsiTheme="minorHAnsi" w:cs="Calibri"/>
          <w:sz w:val="22"/>
          <w:szCs w:val="22"/>
          <w:lang w:val="it-IT"/>
        </w:rPr>
      </w:pPr>
    </w:p>
    <w:tbl>
      <w:tblPr>
        <w:tblW w:w="488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4295"/>
        <w:gridCol w:w="4284"/>
      </w:tblGrid>
      <w:tr w:rsidR="002F29D8" w:rsidRPr="00702EE3" w14:paraId="3CF3DCD0" w14:textId="77777777" w:rsidTr="00E126D6">
        <w:tc>
          <w:tcPr>
            <w:tcW w:w="2503" w:type="pct"/>
            <w:shd w:val="clear" w:color="auto" w:fill="C0C0C0"/>
          </w:tcPr>
          <w:p w14:paraId="18C1B81E" w14:textId="77777777" w:rsidR="002F29D8" w:rsidRPr="00702EE3" w:rsidRDefault="002F29D8" w:rsidP="00A82E95">
            <w:pPr>
              <w:pStyle w:val="Heading1"/>
              <w:jc w:val="both"/>
              <w:rPr>
                <w:rFonts w:asciiTheme="minorHAnsi" w:hAnsiTheme="minorHAnsi" w:cs="Calibri"/>
                <w:sz w:val="22"/>
                <w:szCs w:val="22"/>
                <w:lang w:val="ro-RO"/>
              </w:rPr>
            </w:pPr>
            <w:r w:rsidRPr="00702EE3">
              <w:rPr>
                <w:rFonts w:asciiTheme="minorHAnsi" w:hAnsiTheme="minorHAnsi" w:cs="Calibri"/>
                <w:sz w:val="22"/>
                <w:szCs w:val="22"/>
                <w:lang w:val="ro-RO"/>
              </w:rPr>
              <w:lastRenderedPageBreak/>
              <w:t xml:space="preserve">DOCUMENTE PREZENTATE </w:t>
            </w:r>
          </w:p>
        </w:tc>
        <w:tc>
          <w:tcPr>
            <w:tcW w:w="2497" w:type="pct"/>
            <w:shd w:val="clear" w:color="auto" w:fill="C0C0C0"/>
          </w:tcPr>
          <w:p w14:paraId="5AC11949" w14:textId="77777777" w:rsidR="002F29D8" w:rsidRPr="00702EE3" w:rsidRDefault="002F29D8" w:rsidP="00A82E95">
            <w:pPr>
              <w:jc w:val="both"/>
              <w:rPr>
                <w:rFonts w:asciiTheme="minorHAnsi" w:hAnsiTheme="minorHAnsi" w:cs="Calibri"/>
                <w:b/>
                <w:sz w:val="22"/>
                <w:szCs w:val="22"/>
                <w:lang w:val="pt-BR"/>
              </w:rPr>
            </w:pPr>
            <w:r w:rsidRPr="00702EE3">
              <w:rPr>
                <w:rFonts w:asciiTheme="minorHAnsi" w:hAnsiTheme="minorHAnsi" w:cs="Calibri"/>
                <w:b/>
                <w:sz w:val="22"/>
                <w:szCs w:val="22"/>
                <w:lang w:val="pt-BR"/>
              </w:rPr>
              <w:t>PUNCTE DE VERIFICAT ÎN CADRUL DOCUMENTELOR PREZENTATE</w:t>
            </w:r>
          </w:p>
        </w:tc>
      </w:tr>
      <w:tr w:rsidR="002F29D8" w:rsidRPr="00702EE3" w14:paraId="5B9270AB" w14:textId="77777777" w:rsidTr="00E126D6">
        <w:tc>
          <w:tcPr>
            <w:tcW w:w="2503" w:type="pct"/>
          </w:tcPr>
          <w:p w14:paraId="097FC7D4" w14:textId="68C68EAB" w:rsidR="00BB78EA" w:rsidRPr="00702EE3" w:rsidRDefault="00CE0B1C" w:rsidP="00A82E95">
            <w:pPr>
              <w:jc w:val="both"/>
              <w:rPr>
                <w:rFonts w:asciiTheme="minorHAnsi" w:hAnsiTheme="minorHAnsi" w:cs="Calibri"/>
                <w:sz w:val="22"/>
                <w:szCs w:val="22"/>
                <w:lang w:eastAsia="fr-FR"/>
              </w:rPr>
            </w:pPr>
            <w:r w:rsidRPr="00702EE3">
              <w:rPr>
                <w:rFonts w:asciiTheme="minorHAnsi" w:hAnsiTheme="minorHAnsi" w:cs="Calibri"/>
                <w:sz w:val="22"/>
                <w:szCs w:val="22"/>
                <w:lang w:eastAsia="fr-FR"/>
              </w:rPr>
              <w:t>Cererea de finanțare</w:t>
            </w:r>
          </w:p>
          <w:p w14:paraId="694D28F0" w14:textId="77777777" w:rsidR="008041A5" w:rsidRPr="00702EE3" w:rsidRDefault="00560F09" w:rsidP="00A82E95">
            <w:pPr>
              <w:jc w:val="both"/>
              <w:rPr>
                <w:rFonts w:asciiTheme="minorHAnsi" w:hAnsiTheme="minorHAnsi" w:cs="Calibri"/>
                <w:b/>
                <w:sz w:val="22"/>
                <w:szCs w:val="22"/>
                <w:lang w:eastAsia="fr-FR"/>
              </w:rPr>
            </w:pPr>
            <w:r w:rsidRPr="00702EE3">
              <w:rPr>
                <w:rFonts w:asciiTheme="minorHAnsi" w:hAnsiTheme="minorHAnsi" w:cs="Calibri"/>
                <w:b/>
                <w:sz w:val="22"/>
                <w:szCs w:val="22"/>
                <w:lang w:eastAsia="fr-FR"/>
              </w:rPr>
              <w:t>Doc.</w:t>
            </w:r>
          </w:p>
          <w:p w14:paraId="3B13F258" w14:textId="1C2E388C" w:rsidR="008041A5" w:rsidRPr="00702EE3" w:rsidRDefault="008041A5" w:rsidP="00A82E95">
            <w:pPr>
              <w:jc w:val="both"/>
              <w:rPr>
                <w:rFonts w:asciiTheme="minorHAnsi" w:hAnsiTheme="minorHAnsi" w:cs="Calibri"/>
                <w:b/>
                <w:sz w:val="22"/>
                <w:szCs w:val="22"/>
                <w:lang w:eastAsia="fr-FR"/>
              </w:rPr>
            </w:pPr>
            <w:r w:rsidRPr="00702EE3">
              <w:rPr>
                <w:rFonts w:asciiTheme="minorHAnsi" w:hAnsiTheme="minorHAnsi" w:cs="Calibri"/>
                <w:b/>
                <w:sz w:val="22"/>
                <w:szCs w:val="22"/>
                <w:lang w:eastAsia="fr-FR"/>
              </w:rPr>
              <w:t>4.1 DOVADA DEPUNERII DOCUMENTAȚIEI LA  AUTORITATEA COMPETENTĂ DE MEDIU</w:t>
            </w:r>
            <w:r w:rsidR="00560F09" w:rsidRPr="00702EE3">
              <w:rPr>
                <w:rFonts w:asciiTheme="minorHAnsi" w:hAnsiTheme="minorHAnsi" w:cs="Calibri"/>
                <w:b/>
                <w:sz w:val="22"/>
                <w:szCs w:val="22"/>
                <w:lang w:eastAsia="fr-FR"/>
              </w:rPr>
              <w:t xml:space="preserve"> </w:t>
            </w:r>
          </w:p>
          <w:p w14:paraId="3E69C962" w14:textId="5A53FF3E" w:rsidR="00FB7717" w:rsidRPr="00702EE3" w:rsidRDefault="005B44CE" w:rsidP="00A82E95">
            <w:pPr>
              <w:jc w:val="both"/>
              <w:rPr>
                <w:rFonts w:ascii="Calibri" w:hAnsi="Calibri" w:cs="Calibri"/>
                <w:sz w:val="22"/>
                <w:szCs w:val="22"/>
                <w:lang w:val="ro-RO" w:eastAsia="fr-FR"/>
              </w:rPr>
            </w:pPr>
            <w:r w:rsidRPr="00702EE3">
              <w:rPr>
                <w:rFonts w:asciiTheme="minorHAnsi" w:hAnsiTheme="minorHAnsi" w:cs="Calibri"/>
                <w:b/>
                <w:sz w:val="22"/>
                <w:szCs w:val="22"/>
                <w:lang w:eastAsia="fr-FR"/>
              </w:rPr>
              <w:t>4</w:t>
            </w:r>
            <w:r w:rsidR="008041A5" w:rsidRPr="00702EE3">
              <w:rPr>
                <w:rFonts w:asciiTheme="minorHAnsi" w:hAnsiTheme="minorHAnsi" w:cs="Calibri"/>
                <w:b/>
                <w:sz w:val="22"/>
                <w:szCs w:val="22"/>
                <w:lang w:eastAsia="fr-FR"/>
              </w:rPr>
              <w:t>2</w:t>
            </w:r>
            <w:r w:rsidR="00BB78EA" w:rsidRPr="00702EE3">
              <w:rPr>
                <w:rFonts w:asciiTheme="minorHAnsi" w:hAnsiTheme="minorHAnsi" w:cs="Calibri"/>
                <w:b/>
                <w:sz w:val="22"/>
                <w:szCs w:val="22"/>
                <w:lang w:eastAsia="fr-FR"/>
              </w:rPr>
              <w:t xml:space="preserve"> </w:t>
            </w:r>
            <w:r w:rsidR="00BB78EA" w:rsidRPr="00702EE3">
              <w:rPr>
                <w:rFonts w:ascii="Calibri" w:hAnsi="Calibri" w:cs="Calibri"/>
                <w:sz w:val="22"/>
                <w:szCs w:val="22"/>
                <w:lang w:val="ro-RO" w:eastAsia="fr-FR"/>
              </w:rPr>
              <w:t>Clasarea notificării</w:t>
            </w:r>
          </w:p>
          <w:p w14:paraId="0621D195" w14:textId="37FF4D5C" w:rsidR="00BB78EA" w:rsidRPr="00702EE3" w:rsidRDefault="00FB7717" w:rsidP="00A82E95">
            <w:pPr>
              <w:jc w:val="both"/>
              <w:rPr>
                <w:rFonts w:ascii="Calibri" w:hAnsi="Calibri" w:cs="Calibri"/>
                <w:sz w:val="22"/>
                <w:szCs w:val="22"/>
              </w:rPr>
            </w:pPr>
            <w:r w:rsidRPr="00702EE3">
              <w:rPr>
                <w:rFonts w:ascii="Calibri" w:hAnsi="Calibri" w:cs="Calibri"/>
                <w:sz w:val="22"/>
                <w:szCs w:val="22"/>
                <w:lang w:val="ro-RO" w:eastAsia="fr-FR"/>
              </w:rPr>
              <w:t>4.3</w:t>
            </w:r>
            <w:r w:rsidRPr="00702EE3">
              <w:rPr>
                <w:sz w:val="22"/>
                <w:szCs w:val="22"/>
              </w:rPr>
              <w:t xml:space="preserve"> </w:t>
            </w:r>
            <w:r w:rsidRPr="00702EE3">
              <w:rPr>
                <w:rFonts w:ascii="Calibri" w:hAnsi="Calibri" w:cs="Calibri"/>
                <w:sz w:val="22"/>
                <w:szCs w:val="22"/>
              </w:rPr>
              <w:t>Decizia etapei de încadrare/ACORD DE MEDIU emis de APM județean, dacă este cazul</w:t>
            </w:r>
          </w:p>
          <w:p w14:paraId="7F66A7C6" w14:textId="4CD03460" w:rsidR="00B53C58" w:rsidRPr="00702EE3" w:rsidRDefault="00B53C58" w:rsidP="00A82E95">
            <w:pPr>
              <w:jc w:val="both"/>
              <w:rPr>
                <w:rFonts w:asciiTheme="minorHAnsi" w:hAnsiTheme="minorHAnsi" w:cs="Calibri"/>
                <w:b/>
                <w:sz w:val="22"/>
                <w:szCs w:val="22"/>
                <w:lang w:eastAsia="fr-FR"/>
              </w:rPr>
            </w:pPr>
            <w:r w:rsidRPr="00702EE3">
              <w:rPr>
                <w:rFonts w:ascii="Calibri" w:hAnsi="Calibri" w:cs="Calibri"/>
                <w:sz w:val="22"/>
                <w:szCs w:val="22"/>
              </w:rPr>
              <w:t>Doc 12</w:t>
            </w:r>
          </w:p>
          <w:p w14:paraId="0FA89C97" w14:textId="0C7E8A7E" w:rsidR="008F6D9F" w:rsidRPr="00702EE3" w:rsidRDefault="00560F09" w:rsidP="00D70F7F">
            <w:pPr>
              <w:jc w:val="both"/>
              <w:rPr>
                <w:rFonts w:asciiTheme="minorHAnsi" w:hAnsiTheme="minorHAnsi" w:cs="Calibri"/>
                <w:b/>
                <w:bCs/>
                <w:sz w:val="22"/>
                <w:szCs w:val="22"/>
                <w:lang w:val="it-IT"/>
              </w:rPr>
            </w:pPr>
            <w:r w:rsidRPr="00702EE3">
              <w:rPr>
                <w:rFonts w:asciiTheme="minorHAnsi" w:hAnsiTheme="minorHAnsi" w:cs="Calibri"/>
                <w:sz w:val="22"/>
                <w:szCs w:val="22"/>
                <w:lang w:eastAsia="fr-FR"/>
              </w:rPr>
              <w:t xml:space="preserve"> </w:t>
            </w:r>
          </w:p>
        </w:tc>
        <w:tc>
          <w:tcPr>
            <w:tcW w:w="2497" w:type="pct"/>
          </w:tcPr>
          <w:p w14:paraId="06BEB76F" w14:textId="30AC643D" w:rsidR="002F29D8" w:rsidRPr="00702EE3" w:rsidRDefault="00FB7717" w:rsidP="00A5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alibri" w:hAnsi="Calibri" w:cs="Calibri"/>
                <w:bCs/>
                <w:sz w:val="22"/>
                <w:lang w:val="en-GB"/>
              </w:rPr>
            </w:pPr>
            <w:r w:rsidRPr="00702EE3">
              <w:rPr>
                <w:rFonts w:ascii="Calibri" w:hAnsi="Calibri" w:cs="Calibri"/>
                <w:sz w:val="22"/>
                <w:lang w:val="it-IT"/>
              </w:rPr>
              <w:t xml:space="preserve">Expertul </w:t>
            </w:r>
            <w:r w:rsidR="00102C94" w:rsidRPr="00702EE3">
              <w:rPr>
                <w:rFonts w:ascii="Calibri" w:hAnsi="Calibri" w:cs="Calibri"/>
                <w:sz w:val="22"/>
                <w:lang w:val="it-IT"/>
              </w:rPr>
              <w:t>verific</w:t>
            </w:r>
            <w:r w:rsidR="00102C94" w:rsidRPr="00702EE3">
              <w:rPr>
                <w:rFonts w:ascii="Calibri" w:hAnsi="Calibri" w:cs="Calibri"/>
                <w:sz w:val="22"/>
                <w:lang w:val="en-GB"/>
              </w:rPr>
              <w:t xml:space="preserve">ă doc. </w:t>
            </w:r>
            <w:r w:rsidR="005B44CE" w:rsidRPr="00702EE3">
              <w:rPr>
                <w:rFonts w:ascii="Calibri" w:hAnsi="Calibri" w:cs="Calibri"/>
                <w:sz w:val="22"/>
                <w:lang w:val="en-GB"/>
              </w:rPr>
              <w:t>4</w:t>
            </w:r>
            <w:r w:rsidR="00102C94" w:rsidRPr="00702EE3">
              <w:rPr>
                <w:rFonts w:ascii="Calibri" w:hAnsi="Calibri" w:cs="Calibri"/>
                <w:sz w:val="22"/>
                <w:lang w:val="en-GB"/>
              </w:rPr>
              <w:t>.</w:t>
            </w:r>
            <w:r w:rsidR="00102C94" w:rsidRPr="00702EE3">
              <w:rPr>
                <w:rFonts w:ascii="Calibri" w:hAnsi="Calibri" w:cs="Calibri"/>
                <w:bCs/>
                <w:sz w:val="22"/>
              </w:rPr>
              <w:t xml:space="preserve"> </w:t>
            </w:r>
            <w:proofErr w:type="gramStart"/>
            <w:r w:rsidR="00102C94" w:rsidRPr="00702EE3">
              <w:rPr>
                <w:rFonts w:ascii="Calibri" w:hAnsi="Calibri" w:cs="Calibri"/>
                <w:bCs/>
                <w:sz w:val="22"/>
              </w:rPr>
              <w:t>dacă</w:t>
            </w:r>
            <w:proofErr w:type="gramEnd"/>
            <w:r w:rsidR="00102C94" w:rsidRPr="00702EE3">
              <w:rPr>
                <w:rFonts w:ascii="Calibri" w:hAnsi="Calibri" w:cs="Calibri"/>
                <w:bCs/>
                <w:sz w:val="22"/>
              </w:rPr>
              <w:t xml:space="preserve"> este emis pentru solicitant și dacă vizează </w:t>
            </w:r>
            <w:r w:rsidR="00102C94" w:rsidRPr="00702EE3">
              <w:rPr>
                <w:rFonts w:ascii="Calibri" w:hAnsi="Calibri" w:cs="Calibri"/>
                <w:bCs/>
                <w:sz w:val="22"/>
                <w:lang w:val="en-GB"/>
              </w:rPr>
              <w:t xml:space="preserve">investiția propusă prin proiect. </w:t>
            </w:r>
          </w:p>
          <w:p w14:paraId="24B9306F" w14:textId="7ED86C0E" w:rsidR="007715FE" w:rsidRPr="00702EE3" w:rsidRDefault="007715FE" w:rsidP="000158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alibri" w:hAnsi="Calibri" w:cs="Calibri"/>
                <w:bCs/>
                <w:sz w:val="22"/>
                <w:lang w:val="en-GB"/>
              </w:rPr>
            </w:pPr>
            <w:proofErr w:type="gramStart"/>
            <w:r w:rsidRPr="00702EE3">
              <w:rPr>
                <w:rFonts w:ascii="Calibri" w:hAnsi="Calibri" w:cs="Calibri"/>
                <w:bCs/>
                <w:sz w:val="22"/>
                <w:lang w:val="en-GB"/>
              </w:rPr>
              <w:t>Criteriul se consideră îndeplinit prin verificarea însuşirii Declaraţiei F şi în baza corelării informaţiilor din Cererea de Finanțare, şi a documentului Clasarea notificării/ Decizia etapei de evaluare inițială, emisă de Agenţia de Protecţia Mediului Judeţeană/ Administrația Rezervației Biosferei Deltei Delta Dunării ARBDD (după caz) pentru proiect din care să reiasă că a demarat procedura de evaluare de mediu (dovada depunerii documentatiei la APM sau, dupa caz, la ARBDD), urmând ca documentul final de mediu aferent proiectului să fie prezentat la contractare.</w:t>
            </w:r>
            <w:proofErr w:type="gramEnd"/>
          </w:p>
          <w:p w14:paraId="3B66F066" w14:textId="652C795B" w:rsidR="00015837" w:rsidRPr="00702EE3" w:rsidRDefault="00015837" w:rsidP="000158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alibri" w:hAnsi="Calibri" w:cs="Calibri"/>
                <w:bCs/>
                <w:sz w:val="22"/>
                <w:lang w:val="en-GB"/>
              </w:rPr>
            </w:pPr>
          </w:p>
          <w:p w14:paraId="73610E80" w14:textId="2A0470EB" w:rsidR="00015837" w:rsidRPr="00702EE3" w:rsidRDefault="00015837" w:rsidP="000158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alibri" w:hAnsi="Calibri" w:cs="Calibri"/>
                <w:bCs/>
                <w:sz w:val="22"/>
                <w:lang w:val="en-GB"/>
              </w:rPr>
            </w:pPr>
            <w:r w:rsidRPr="00702EE3">
              <w:rPr>
                <w:rFonts w:ascii="Calibri" w:hAnsi="Calibri" w:cs="Calibri"/>
                <w:bCs/>
                <w:sz w:val="22"/>
                <w:lang w:val="en-GB"/>
              </w:rPr>
              <w:t>După expirarea termenului prevăzut în Notificare pentru prezentarea documentului de mediu, contractul de finanțare nu mai poate fi semnat.</w:t>
            </w:r>
          </w:p>
          <w:p w14:paraId="2101C294" w14:textId="2B4810F1" w:rsidR="00015837" w:rsidRPr="00702EE3" w:rsidRDefault="00015837" w:rsidP="00A516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HAnsi" w:hAnsiTheme="minorHAnsi" w:cs="Calibri"/>
                <w:sz w:val="22"/>
                <w:szCs w:val="22"/>
                <w:lang w:val="it-IT"/>
              </w:rPr>
            </w:pPr>
          </w:p>
        </w:tc>
      </w:tr>
    </w:tbl>
    <w:p w14:paraId="45074348" w14:textId="70F46683" w:rsidR="00102C94" w:rsidRPr="00702EE3" w:rsidRDefault="00102C94" w:rsidP="00102C94">
      <w:pPr>
        <w:jc w:val="both"/>
        <w:rPr>
          <w:rFonts w:ascii="Calibri" w:hAnsi="Calibri" w:cs="Calibri"/>
          <w:sz w:val="22"/>
          <w:szCs w:val="22"/>
          <w:lang w:val="ro-RO"/>
        </w:rPr>
      </w:pPr>
      <w:r w:rsidRPr="00702EE3">
        <w:rPr>
          <w:rFonts w:ascii="Calibri" w:hAnsi="Calibri" w:cs="Calibri"/>
          <w:sz w:val="22"/>
          <w:szCs w:val="22"/>
          <w:lang w:val="ro-RO"/>
        </w:rPr>
        <w:t xml:space="preserve">În cazul în care doc. </w:t>
      </w:r>
      <w:r w:rsidR="00924E8B" w:rsidRPr="00702EE3">
        <w:rPr>
          <w:rFonts w:ascii="Calibri" w:hAnsi="Calibri" w:cs="Calibri"/>
          <w:sz w:val="22"/>
          <w:szCs w:val="22"/>
          <w:lang w:val="ro-RO"/>
        </w:rPr>
        <w:t>4</w:t>
      </w:r>
      <w:r w:rsidRPr="00702EE3">
        <w:rPr>
          <w:rFonts w:ascii="Calibri" w:hAnsi="Calibri" w:cs="Calibri"/>
          <w:sz w:val="22"/>
          <w:szCs w:val="22"/>
          <w:lang w:val="ro-RO"/>
        </w:rPr>
        <w:t>.</w:t>
      </w:r>
      <w:r w:rsidR="00FB7717" w:rsidRPr="00702EE3">
        <w:rPr>
          <w:rFonts w:ascii="Calibri" w:hAnsi="Calibri" w:cs="Calibri"/>
          <w:sz w:val="22"/>
          <w:szCs w:val="22"/>
          <w:lang w:val="ro-RO"/>
        </w:rPr>
        <w:t>2</w:t>
      </w:r>
      <w:r w:rsidRPr="00702EE3">
        <w:rPr>
          <w:rFonts w:ascii="Calibri" w:hAnsi="Calibri" w:cs="Calibri"/>
          <w:sz w:val="22"/>
          <w:szCs w:val="22"/>
          <w:lang w:val="ro-RO"/>
        </w:rPr>
        <w:t xml:space="preserve"> este Clasarea notificării iar în urma verificării efectuate în conformitate cu precizările din coloana “puncte de verificat”, expertul constată îndeplinirea condițiilor, se bifează căsuța “DA “ </w:t>
      </w:r>
      <w:r w:rsidRPr="00702EE3">
        <w:rPr>
          <w:rFonts w:ascii="Calibri" w:hAnsi="Calibri" w:cs="Calibri"/>
          <w:sz w:val="22"/>
          <w:szCs w:val="22"/>
          <w:lang w:val="en-GB"/>
        </w:rPr>
        <w:t>și criteriul se consideră  îndeplinit</w:t>
      </w:r>
      <w:r w:rsidRPr="00702EE3">
        <w:rPr>
          <w:rFonts w:ascii="Calibri" w:hAnsi="Calibri" w:cs="Calibri"/>
          <w:sz w:val="22"/>
          <w:szCs w:val="22"/>
          <w:lang w:val="ro-RO"/>
        </w:rPr>
        <w:t xml:space="preserve">. Dacă doc. </w:t>
      </w:r>
      <w:r w:rsidR="00924E8B" w:rsidRPr="00702EE3">
        <w:rPr>
          <w:rFonts w:ascii="Calibri" w:hAnsi="Calibri" w:cs="Calibri"/>
          <w:sz w:val="22"/>
          <w:szCs w:val="22"/>
          <w:lang w:val="ro-RO"/>
        </w:rPr>
        <w:t>4</w:t>
      </w:r>
      <w:r w:rsidRPr="00702EE3">
        <w:rPr>
          <w:rFonts w:ascii="Calibri" w:hAnsi="Calibri" w:cs="Calibri"/>
          <w:sz w:val="22"/>
          <w:szCs w:val="22"/>
          <w:lang w:val="ro-RO"/>
        </w:rPr>
        <w:t>.</w:t>
      </w:r>
      <w:r w:rsidR="00FB7717" w:rsidRPr="00702EE3">
        <w:rPr>
          <w:rFonts w:ascii="Calibri" w:hAnsi="Calibri" w:cs="Calibri"/>
          <w:sz w:val="22"/>
          <w:szCs w:val="22"/>
          <w:lang w:val="ro-RO"/>
        </w:rPr>
        <w:t>2</w:t>
      </w:r>
      <w:r w:rsidRPr="00702EE3">
        <w:rPr>
          <w:rFonts w:ascii="Calibri" w:hAnsi="Calibri" w:cs="Calibri"/>
          <w:sz w:val="22"/>
          <w:szCs w:val="22"/>
          <w:lang w:val="ro-RO"/>
        </w:rPr>
        <w:t xml:space="preserve"> nu este document final emis de APM și se constată îndeplinirea condițiilor prevăzute în coloana “puncte de verificat”se bifează căsuța “DA “ cu men</w:t>
      </w:r>
      <w:r w:rsidRPr="00702EE3">
        <w:rPr>
          <w:rFonts w:ascii="Calibri" w:hAnsi="Calibri" w:cs="Calibri"/>
          <w:sz w:val="22"/>
          <w:szCs w:val="22"/>
          <w:lang w:val="en-GB"/>
        </w:rPr>
        <w:t xml:space="preserve">ționarea la rubrica </w:t>
      </w:r>
      <w:r w:rsidRPr="00702EE3">
        <w:rPr>
          <w:rFonts w:ascii="Calibri" w:hAnsi="Calibri" w:cs="Calibri"/>
          <w:sz w:val="22"/>
          <w:szCs w:val="22"/>
          <w:lang w:val="ro-RO"/>
        </w:rPr>
        <w:t>“</w:t>
      </w:r>
      <w:r w:rsidRPr="00702EE3">
        <w:rPr>
          <w:rFonts w:ascii="Calibri" w:hAnsi="Calibri" w:cs="Calibri"/>
          <w:i/>
          <w:sz w:val="22"/>
          <w:szCs w:val="22"/>
          <w:lang w:val="en-GB"/>
        </w:rPr>
        <w:t>Observații</w:t>
      </w:r>
      <w:r w:rsidRPr="00702EE3">
        <w:rPr>
          <w:rFonts w:ascii="Calibri" w:hAnsi="Calibri" w:cs="Calibri"/>
          <w:sz w:val="22"/>
          <w:szCs w:val="22"/>
          <w:lang w:val="ro-RO"/>
        </w:rPr>
        <w:t>“</w:t>
      </w:r>
      <w:r w:rsidRPr="00702EE3">
        <w:rPr>
          <w:rFonts w:ascii="Calibri" w:hAnsi="Calibri" w:cs="Calibri"/>
          <w:sz w:val="22"/>
          <w:szCs w:val="22"/>
          <w:lang w:val="en-GB"/>
        </w:rPr>
        <w:t xml:space="preserve">, că </w:t>
      </w:r>
      <w:r w:rsidRPr="00702EE3">
        <w:rPr>
          <w:rFonts w:ascii="Calibri" w:hAnsi="Calibri" w:cs="Calibri"/>
          <w:sz w:val="22"/>
          <w:szCs w:val="22"/>
          <w:lang w:val="ro-RO"/>
        </w:rPr>
        <w:t xml:space="preserve"> evaluarea criteriului se reia la etapa încheierii contractului de finanțare, când solicitantul va prezenta doc. </w:t>
      </w:r>
      <w:r w:rsidR="00924E8B" w:rsidRPr="00702EE3">
        <w:rPr>
          <w:rFonts w:ascii="Calibri" w:hAnsi="Calibri" w:cs="Calibri"/>
          <w:sz w:val="22"/>
          <w:szCs w:val="22"/>
          <w:lang w:val="ro-RO"/>
        </w:rPr>
        <w:t>4</w:t>
      </w:r>
      <w:r w:rsidRPr="00702EE3">
        <w:rPr>
          <w:rFonts w:ascii="Calibri" w:hAnsi="Calibri" w:cs="Calibri"/>
          <w:sz w:val="22"/>
          <w:szCs w:val="22"/>
          <w:lang w:val="ro-RO"/>
        </w:rPr>
        <w:t>.</w:t>
      </w:r>
      <w:r w:rsidR="00FB7717" w:rsidRPr="00702EE3">
        <w:rPr>
          <w:rFonts w:ascii="Calibri" w:hAnsi="Calibri" w:cs="Calibri"/>
          <w:sz w:val="22"/>
          <w:szCs w:val="22"/>
          <w:lang w:val="ro-RO"/>
        </w:rPr>
        <w:t>3</w:t>
      </w:r>
      <w:r w:rsidRPr="00702EE3">
        <w:rPr>
          <w:rFonts w:ascii="Calibri" w:hAnsi="Calibri" w:cs="Calibri"/>
          <w:sz w:val="22"/>
          <w:szCs w:val="22"/>
          <w:lang w:val="ro-RO"/>
        </w:rPr>
        <w:t xml:space="preserve"> Decizia etapei de încadrare/Acordul de mediu, ca document final pentru proiect.</w:t>
      </w:r>
    </w:p>
    <w:p w14:paraId="41466B9C" w14:textId="70079C92" w:rsidR="007336D9" w:rsidRPr="00702EE3" w:rsidRDefault="007336D9" w:rsidP="002F29D8">
      <w:pPr>
        <w:jc w:val="both"/>
        <w:rPr>
          <w:rFonts w:asciiTheme="minorHAnsi" w:hAnsiTheme="minorHAnsi" w:cs="Calibri"/>
          <w:sz w:val="22"/>
          <w:szCs w:val="22"/>
          <w:lang w:val="it-IT"/>
        </w:rPr>
      </w:pPr>
    </w:p>
    <w:p w14:paraId="1090EA05" w14:textId="77777777" w:rsidR="002F29D8" w:rsidRPr="00702EE3" w:rsidRDefault="002F29D8" w:rsidP="002F29D8">
      <w:pPr>
        <w:jc w:val="both"/>
        <w:rPr>
          <w:rFonts w:asciiTheme="minorHAnsi" w:hAnsiTheme="minorHAnsi" w:cs="Calibri"/>
          <w:sz w:val="22"/>
          <w:szCs w:val="22"/>
          <w:lang w:val="it-IT"/>
        </w:rPr>
      </w:pPr>
    </w:p>
    <w:p w14:paraId="0420B576" w14:textId="77777777" w:rsidR="0019641A" w:rsidRPr="00702EE3" w:rsidRDefault="0019641A" w:rsidP="002F29D8">
      <w:pPr>
        <w:jc w:val="both"/>
        <w:rPr>
          <w:rFonts w:asciiTheme="minorHAnsi" w:hAnsiTheme="minorHAnsi" w:cs="Calibri"/>
          <w:b/>
          <w:sz w:val="22"/>
          <w:szCs w:val="22"/>
        </w:rPr>
      </w:pPr>
    </w:p>
    <w:p w14:paraId="51641274" w14:textId="2B647E3A" w:rsidR="002F29D8" w:rsidRPr="00702EE3" w:rsidRDefault="00322176" w:rsidP="00E126D6">
      <w:pPr>
        <w:ind w:right="284"/>
        <w:jc w:val="both"/>
        <w:rPr>
          <w:rFonts w:asciiTheme="minorHAnsi" w:hAnsiTheme="minorHAnsi" w:cs="Calibri"/>
          <w:lang w:val="it-IT"/>
        </w:rPr>
      </w:pPr>
      <w:r w:rsidRPr="00702EE3">
        <w:rPr>
          <w:rFonts w:asciiTheme="minorHAnsi" w:hAnsiTheme="minorHAnsi" w:cs="Calibri"/>
          <w:b/>
        </w:rPr>
        <w:t>EG</w:t>
      </w:r>
      <w:r w:rsidR="00DB54CD" w:rsidRPr="00702EE3">
        <w:rPr>
          <w:rFonts w:asciiTheme="minorHAnsi" w:hAnsiTheme="minorHAnsi" w:cs="Calibri"/>
          <w:b/>
        </w:rPr>
        <w:t>7</w:t>
      </w:r>
      <w:r w:rsidRPr="00702EE3">
        <w:rPr>
          <w:rFonts w:asciiTheme="minorHAnsi" w:hAnsiTheme="minorHAnsi" w:cs="Calibri"/>
          <w:b/>
        </w:rPr>
        <w:t xml:space="preserve"> </w:t>
      </w:r>
      <w:r w:rsidR="002F29D8" w:rsidRPr="00702EE3">
        <w:rPr>
          <w:rFonts w:asciiTheme="minorHAnsi" w:hAnsiTheme="minorHAnsi" w:cs="Calibri"/>
          <w:b/>
        </w:rPr>
        <w:t xml:space="preserve">Investiția va respecta legislaţia în vigoare (mentionată la capitolul </w:t>
      </w:r>
      <w:r w:rsidR="003E4D0E" w:rsidRPr="00702EE3">
        <w:rPr>
          <w:rFonts w:asciiTheme="minorHAnsi" w:hAnsiTheme="minorHAnsi" w:cs="Calibri"/>
          <w:b/>
        </w:rPr>
        <w:t xml:space="preserve">Trimiteri </w:t>
      </w:r>
      <w:proofErr w:type="gramStart"/>
      <w:r w:rsidR="003E4D0E" w:rsidRPr="00702EE3">
        <w:rPr>
          <w:rFonts w:asciiTheme="minorHAnsi" w:hAnsiTheme="minorHAnsi" w:cs="Calibri"/>
          <w:b/>
        </w:rPr>
        <w:t xml:space="preserve">la </w:t>
      </w:r>
      <w:r w:rsidR="002F29D8" w:rsidRPr="00702EE3">
        <w:rPr>
          <w:rFonts w:asciiTheme="minorHAnsi" w:hAnsiTheme="minorHAnsi" w:cs="Calibri"/>
          <w:b/>
        </w:rPr>
        <w:t xml:space="preserve"> alte</w:t>
      </w:r>
      <w:proofErr w:type="gramEnd"/>
      <w:r w:rsidR="002F29D8" w:rsidRPr="00702EE3">
        <w:rPr>
          <w:rFonts w:asciiTheme="minorHAnsi" w:hAnsiTheme="minorHAnsi" w:cs="Calibri"/>
          <w:b/>
        </w:rPr>
        <w:t xml:space="preserve"> </w:t>
      </w:r>
      <w:r w:rsidR="003E4D0E" w:rsidRPr="00702EE3">
        <w:rPr>
          <w:rFonts w:asciiTheme="minorHAnsi" w:hAnsiTheme="minorHAnsi" w:cs="Calibri"/>
          <w:b/>
        </w:rPr>
        <w:t xml:space="preserve">acte </w:t>
      </w:r>
      <w:r w:rsidR="002F29D8" w:rsidRPr="00702EE3">
        <w:rPr>
          <w:rFonts w:asciiTheme="minorHAnsi" w:hAnsiTheme="minorHAnsi" w:cs="Calibri"/>
          <w:b/>
        </w:rPr>
        <w:t>legislative) din domeniul: sănătății publice, sanitar-veterinar și de siguranță alimentară;</w:t>
      </w:r>
    </w:p>
    <w:tbl>
      <w:tblPr>
        <w:tblW w:w="488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948"/>
        <w:gridCol w:w="4631"/>
      </w:tblGrid>
      <w:tr w:rsidR="002F29D8" w:rsidRPr="00702EE3" w14:paraId="6ED5DD4C" w14:textId="77777777" w:rsidTr="00D70F7F">
        <w:tc>
          <w:tcPr>
            <w:tcW w:w="2301" w:type="pct"/>
            <w:shd w:val="clear" w:color="auto" w:fill="C0C0C0"/>
          </w:tcPr>
          <w:p w14:paraId="2B38E3EC" w14:textId="77777777" w:rsidR="002F29D8" w:rsidRPr="00702EE3" w:rsidRDefault="002F29D8" w:rsidP="00A82E95">
            <w:pPr>
              <w:pStyle w:val="Heading1"/>
              <w:jc w:val="both"/>
              <w:rPr>
                <w:rFonts w:asciiTheme="minorHAnsi" w:hAnsiTheme="minorHAnsi" w:cs="Calibri"/>
                <w:sz w:val="22"/>
                <w:szCs w:val="22"/>
                <w:lang w:val="ro-RO"/>
              </w:rPr>
            </w:pPr>
            <w:r w:rsidRPr="00702EE3">
              <w:rPr>
                <w:rFonts w:asciiTheme="minorHAnsi" w:hAnsiTheme="minorHAnsi" w:cs="Calibri"/>
                <w:sz w:val="22"/>
                <w:szCs w:val="22"/>
                <w:lang w:val="ro-RO"/>
              </w:rPr>
              <w:t xml:space="preserve">DOCUMENTE PREZENTATE </w:t>
            </w:r>
          </w:p>
        </w:tc>
        <w:tc>
          <w:tcPr>
            <w:tcW w:w="2699" w:type="pct"/>
            <w:shd w:val="clear" w:color="auto" w:fill="C0C0C0"/>
          </w:tcPr>
          <w:p w14:paraId="408CA655" w14:textId="77777777" w:rsidR="002F29D8" w:rsidRPr="00702EE3" w:rsidRDefault="002F29D8" w:rsidP="00A82E95">
            <w:pPr>
              <w:jc w:val="both"/>
              <w:rPr>
                <w:rFonts w:asciiTheme="minorHAnsi" w:hAnsiTheme="minorHAnsi" w:cs="Calibri"/>
                <w:b/>
                <w:sz w:val="22"/>
                <w:szCs w:val="22"/>
                <w:lang w:val="pt-BR"/>
              </w:rPr>
            </w:pPr>
            <w:r w:rsidRPr="00702EE3">
              <w:rPr>
                <w:rFonts w:asciiTheme="minorHAnsi" w:hAnsiTheme="minorHAnsi" w:cs="Calibri"/>
                <w:b/>
                <w:sz w:val="22"/>
                <w:szCs w:val="22"/>
                <w:lang w:val="pt-BR"/>
              </w:rPr>
              <w:t>PUNCTE DE VERIFICAT ÎN CADRUL DOCUMENTELOR PREZENTATE</w:t>
            </w:r>
          </w:p>
        </w:tc>
      </w:tr>
      <w:tr w:rsidR="002F29D8" w:rsidRPr="00702EE3" w14:paraId="0E82D669" w14:textId="77777777" w:rsidTr="00D70F7F">
        <w:tc>
          <w:tcPr>
            <w:tcW w:w="2301" w:type="pct"/>
          </w:tcPr>
          <w:p w14:paraId="5DAE063E" w14:textId="3955129D" w:rsidR="001D3316" w:rsidRPr="00702EE3" w:rsidRDefault="001D3316" w:rsidP="005F62E4">
            <w:pPr>
              <w:jc w:val="both"/>
              <w:rPr>
                <w:rFonts w:asciiTheme="minorHAnsi" w:hAnsiTheme="minorHAnsi" w:cs="Calibri"/>
                <w:sz w:val="22"/>
                <w:szCs w:val="22"/>
                <w:lang w:eastAsia="fr-FR"/>
              </w:rPr>
            </w:pPr>
          </w:p>
          <w:p w14:paraId="3D0D3147" w14:textId="2CDB9614" w:rsidR="001D3316" w:rsidRPr="00702EE3" w:rsidRDefault="00AC3EE1" w:rsidP="00AB0589">
            <w:pPr>
              <w:jc w:val="both"/>
              <w:rPr>
                <w:rFonts w:asciiTheme="minorHAnsi" w:hAnsiTheme="minorHAnsi" w:cs="Calibri"/>
                <w:sz w:val="22"/>
                <w:szCs w:val="22"/>
                <w:lang w:val="it-IT"/>
              </w:rPr>
            </w:pPr>
            <w:r w:rsidRPr="00702EE3">
              <w:rPr>
                <w:rFonts w:asciiTheme="minorHAnsi" w:hAnsiTheme="minorHAnsi" w:cs="Calibri"/>
                <w:sz w:val="22"/>
                <w:szCs w:val="22"/>
                <w:lang w:val="it-IT"/>
              </w:rPr>
              <w:t>Doc. 7</w:t>
            </w:r>
          </w:p>
        </w:tc>
        <w:tc>
          <w:tcPr>
            <w:tcW w:w="2699" w:type="pct"/>
          </w:tcPr>
          <w:p w14:paraId="1797EC10" w14:textId="642E23E0" w:rsidR="00AB0589" w:rsidRPr="00702EE3" w:rsidRDefault="00A1529B" w:rsidP="00AB0589">
            <w:pPr>
              <w:pStyle w:val="NoSpacing"/>
              <w:spacing w:line="276" w:lineRule="auto"/>
              <w:ind w:right="284"/>
              <w:jc w:val="both"/>
              <w:rPr>
                <w:rFonts w:asciiTheme="minorHAnsi" w:hAnsiTheme="minorHAnsi" w:cstheme="minorHAnsi"/>
                <w:b/>
                <w:sz w:val="22"/>
                <w:szCs w:val="22"/>
              </w:rPr>
            </w:pPr>
            <w:r w:rsidRPr="00702EE3">
              <w:rPr>
                <w:rFonts w:asciiTheme="minorHAnsi" w:hAnsiTheme="minorHAnsi"/>
                <w:sz w:val="22"/>
                <w:szCs w:val="22"/>
              </w:rPr>
              <w:t>P</w:t>
            </w:r>
            <w:r w:rsidR="00AB0589" w:rsidRPr="00702EE3">
              <w:rPr>
                <w:rFonts w:asciiTheme="minorHAnsi" w:hAnsiTheme="minorHAnsi" w:cstheme="minorHAnsi"/>
                <w:sz w:val="22"/>
                <w:szCs w:val="22"/>
                <w:lang w:val="it-IT"/>
              </w:rPr>
              <w:t xml:space="preserve">roiectul nu face obiectul avizării </w:t>
            </w:r>
            <w:r w:rsidR="00AB0589" w:rsidRPr="00702EE3">
              <w:rPr>
                <w:rFonts w:asciiTheme="minorHAnsi" w:hAnsiTheme="minorHAnsi" w:cstheme="minorHAnsi"/>
                <w:sz w:val="22"/>
                <w:szCs w:val="22"/>
              </w:rPr>
              <w:t xml:space="preserve">sanitare si sanitar-veterinare, Expertul bifează căsuţa Nu este cazul, având în vedere că simpla achiziție de utilaje agricole nu necesită avizare în domeniul sanitar și sanitar-veterinar. </w:t>
            </w:r>
          </w:p>
          <w:p w14:paraId="3CD33AC8" w14:textId="61A33D90" w:rsidR="002F29D8" w:rsidRPr="00702EE3" w:rsidRDefault="001D3316" w:rsidP="002629EC">
            <w:pPr>
              <w:pStyle w:val="NoSpacing"/>
              <w:jc w:val="both"/>
              <w:rPr>
                <w:rFonts w:asciiTheme="minorHAnsi" w:hAnsiTheme="minorHAnsi" w:cs="Calibri"/>
                <w:sz w:val="22"/>
                <w:szCs w:val="22"/>
                <w:lang w:val="it-IT"/>
              </w:rPr>
            </w:pPr>
            <w:r w:rsidRPr="00702EE3">
              <w:rPr>
                <w:rFonts w:ascii="Calibri" w:hAnsi="Calibri" w:cs="Calibri"/>
              </w:rPr>
              <w:t xml:space="preserve">  </w:t>
            </w:r>
          </w:p>
        </w:tc>
      </w:tr>
    </w:tbl>
    <w:p w14:paraId="5756F425" w14:textId="010BA71D" w:rsidR="001D3316" w:rsidRPr="00702EE3" w:rsidRDefault="001D3316" w:rsidP="000E63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Theme="minorHAnsi" w:hAnsiTheme="minorHAnsi" w:cstheme="minorHAnsi"/>
          <w:sz w:val="22"/>
          <w:szCs w:val="22"/>
          <w:lang w:val="ro-RO"/>
        </w:rPr>
      </w:pPr>
    </w:p>
    <w:p w14:paraId="7C61CA02" w14:textId="0E4E019E" w:rsidR="002F29D8" w:rsidRPr="00702EE3" w:rsidRDefault="002F29D8" w:rsidP="002F29D8">
      <w:pPr>
        <w:jc w:val="both"/>
        <w:rPr>
          <w:rFonts w:asciiTheme="minorHAnsi" w:hAnsiTheme="minorHAnsi" w:cs="Calibri"/>
          <w:sz w:val="22"/>
          <w:szCs w:val="22"/>
          <w:lang w:val="it-IT"/>
        </w:rPr>
      </w:pPr>
    </w:p>
    <w:p w14:paraId="1D091006" w14:textId="77777777" w:rsidR="00F9688C" w:rsidRPr="00702EE3" w:rsidRDefault="00F9688C" w:rsidP="002F29D8">
      <w:pPr>
        <w:jc w:val="both"/>
        <w:rPr>
          <w:rFonts w:asciiTheme="minorHAnsi" w:hAnsiTheme="minorHAnsi" w:cs="Calibri"/>
          <w:sz w:val="22"/>
          <w:szCs w:val="22"/>
          <w:lang w:val="it-IT"/>
        </w:rPr>
      </w:pPr>
    </w:p>
    <w:p w14:paraId="4E8FA02B" w14:textId="259BB3F0" w:rsidR="002F29D8" w:rsidRPr="00702EE3" w:rsidRDefault="00322176" w:rsidP="00615658">
      <w:pPr>
        <w:ind w:right="284"/>
        <w:jc w:val="both"/>
        <w:rPr>
          <w:rFonts w:asciiTheme="minorHAnsi" w:hAnsiTheme="minorHAnsi" w:cs="Calibri"/>
          <w:b/>
          <w:sz w:val="22"/>
          <w:szCs w:val="22"/>
        </w:rPr>
      </w:pPr>
      <w:r w:rsidRPr="00702EE3">
        <w:rPr>
          <w:rFonts w:asciiTheme="minorHAnsi" w:hAnsiTheme="minorHAnsi" w:cs="Calibri"/>
          <w:b/>
          <w:sz w:val="22"/>
          <w:szCs w:val="22"/>
        </w:rPr>
        <w:t>EG</w:t>
      </w:r>
      <w:r w:rsidR="005A1AB4" w:rsidRPr="00702EE3">
        <w:rPr>
          <w:rFonts w:asciiTheme="minorHAnsi" w:hAnsiTheme="minorHAnsi" w:cs="Calibri"/>
          <w:b/>
          <w:sz w:val="22"/>
          <w:szCs w:val="22"/>
        </w:rPr>
        <w:t>8</w:t>
      </w:r>
      <w:r w:rsidRPr="00702EE3">
        <w:rPr>
          <w:rFonts w:asciiTheme="minorHAnsi" w:hAnsiTheme="minorHAnsi" w:cs="Calibri"/>
          <w:b/>
          <w:sz w:val="22"/>
          <w:szCs w:val="22"/>
        </w:rPr>
        <w:t xml:space="preserve"> </w:t>
      </w:r>
      <w:r w:rsidR="002F29D8" w:rsidRPr="00702EE3">
        <w:rPr>
          <w:rFonts w:asciiTheme="minorHAnsi" w:hAnsiTheme="minorHAnsi" w:cs="Calibri"/>
          <w:b/>
          <w:sz w:val="22"/>
          <w:szCs w:val="22"/>
        </w:rPr>
        <w:t xml:space="preserve">Solicitantul </w:t>
      </w:r>
      <w:proofErr w:type="gramStart"/>
      <w:r w:rsidR="002F29D8" w:rsidRPr="00702EE3">
        <w:rPr>
          <w:rFonts w:asciiTheme="minorHAnsi" w:hAnsiTheme="minorHAnsi" w:cs="Calibri"/>
          <w:b/>
          <w:sz w:val="22"/>
          <w:szCs w:val="22"/>
        </w:rPr>
        <w:t>va</w:t>
      </w:r>
      <w:proofErr w:type="gramEnd"/>
      <w:r w:rsidR="002F29D8" w:rsidRPr="00702EE3">
        <w:rPr>
          <w:rFonts w:asciiTheme="minorHAnsi" w:hAnsiTheme="minorHAnsi" w:cs="Calibri"/>
          <w:b/>
          <w:sz w:val="22"/>
          <w:szCs w:val="22"/>
        </w:rPr>
        <w:t xml:space="preserve"> demonstra că profitul mediu anual (ca medie a ultimilor trei ani fiscali) nu depășește de 4 ori valoarea sprijinului solicitat.</w:t>
      </w:r>
    </w:p>
    <w:p w14:paraId="77006BC2" w14:textId="77777777" w:rsidR="002F29D8" w:rsidRPr="00702EE3" w:rsidRDefault="002F29D8" w:rsidP="002F29D8">
      <w:pPr>
        <w:jc w:val="both"/>
        <w:rPr>
          <w:rFonts w:asciiTheme="minorHAnsi" w:hAnsiTheme="minorHAnsi" w:cs="Calibri"/>
          <w:b/>
          <w:sz w:val="22"/>
          <w:szCs w:val="22"/>
        </w:rPr>
      </w:pPr>
    </w:p>
    <w:tbl>
      <w:tblPr>
        <w:tblW w:w="488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4295"/>
        <w:gridCol w:w="4284"/>
      </w:tblGrid>
      <w:tr w:rsidR="002F29D8" w:rsidRPr="00702EE3" w14:paraId="249C8576" w14:textId="77777777" w:rsidTr="00615658">
        <w:tc>
          <w:tcPr>
            <w:tcW w:w="2503" w:type="pct"/>
            <w:shd w:val="clear" w:color="auto" w:fill="C0C0C0"/>
          </w:tcPr>
          <w:p w14:paraId="6632DF05" w14:textId="77777777" w:rsidR="002F29D8" w:rsidRPr="00702EE3" w:rsidRDefault="002F29D8" w:rsidP="00A82E95">
            <w:pPr>
              <w:pStyle w:val="Heading1"/>
              <w:jc w:val="both"/>
              <w:rPr>
                <w:rFonts w:asciiTheme="minorHAnsi" w:hAnsiTheme="minorHAnsi" w:cs="Calibri"/>
                <w:szCs w:val="24"/>
                <w:lang w:val="ro-RO"/>
              </w:rPr>
            </w:pPr>
            <w:r w:rsidRPr="00702EE3">
              <w:rPr>
                <w:rFonts w:asciiTheme="minorHAnsi" w:hAnsiTheme="minorHAnsi" w:cs="Calibri"/>
                <w:szCs w:val="24"/>
                <w:lang w:val="ro-RO"/>
              </w:rPr>
              <w:lastRenderedPageBreak/>
              <w:t xml:space="preserve">DOCUMENTE PREZENTATE </w:t>
            </w:r>
          </w:p>
        </w:tc>
        <w:tc>
          <w:tcPr>
            <w:tcW w:w="2497" w:type="pct"/>
            <w:shd w:val="clear" w:color="auto" w:fill="C0C0C0"/>
          </w:tcPr>
          <w:p w14:paraId="48A2B23C" w14:textId="77777777" w:rsidR="002F29D8" w:rsidRPr="00702EE3" w:rsidRDefault="002F29D8" w:rsidP="00A82E95">
            <w:pPr>
              <w:jc w:val="both"/>
              <w:rPr>
                <w:rFonts w:asciiTheme="minorHAnsi" w:hAnsiTheme="minorHAnsi" w:cs="Calibri"/>
                <w:b/>
                <w:lang w:val="pt-BR"/>
              </w:rPr>
            </w:pPr>
            <w:r w:rsidRPr="00702EE3">
              <w:rPr>
                <w:rFonts w:asciiTheme="minorHAnsi" w:hAnsiTheme="minorHAnsi" w:cs="Calibri"/>
                <w:b/>
                <w:lang w:val="pt-BR"/>
              </w:rPr>
              <w:t>PUNCTE DE VERIFICAT ÎN CADRUL DOCUMENTELOR PREZENTATE</w:t>
            </w:r>
          </w:p>
        </w:tc>
      </w:tr>
      <w:tr w:rsidR="002F29D8" w:rsidRPr="00702EE3" w14:paraId="4903809E" w14:textId="77777777" w:rsidTr="00615658">
        <w:tc>
          <w:tcPr>
            <w:tcW w:w="2503" w:type="pct"/>
          </w:tcPr>
          <w:p w14:paraId="23B8B54B" w14:textId="77777777" w:rsidR="002F29D8" w:rsidRPr="00702EE3" w:rsidRDefault="002F29D8" w:rsidP="00D70F7F">
            <w:pPr>
              <w:jc w:val="both"/>
              <w:rPr>
                <w:rFonts w:asciiTheme="minorHAnsi" w:hAnsiTheme="minorHAnsi" w:cs="Calibri"/>
                <w:sz w:val="22"/>
                <w:szCs w:val="22"/>
                <w:lang w:eastAsia="fr-FR"/>
              </w:rPr>
            </w:pPr>
            <w:r w:rsidRPr="00702EE3">
              <w:rPr>
                <w:rFonts w:asciiTheme="minorHAnsi" w:hAnsiTheme="minorHAnsi" w:cs="Calibri"/>
                <w:sz w:val="22"/>
                <w:szCs w:val="22"/>
                <w:lang w:eastAsia="fr-FR"/>
              </w:rPr>
              <w:t>Doc. 2</w:t>
            </w:r>
          </w:p>
          <w:p w14:paraId="000FC548" w14:textId="77777777" w:rsidR="008A5FC9" w:rsidRPr="00702EE3" w:rsidRDefault="002F29D8" w:rsidP="00D70F7F">
            <w:pPr>
              <w:pStyle w:val="NoSpacing"/>
              <w:jc w:val="both"/>
              <w:rPr>
                <w:rFonts w:asciiTheme="minorHAnsi" w:hAnsiTheme="minorHAnsi"/>
                <w:sz w:val="22"/>
                <w:szCs w:val="22"/>
              </w:rPr>
            </w:pPr>
            <w:r w:rsidRPr="00702EE3">
              <w:rPr>
                <w:rFonts w:asciiTheme="minorHAnsi" w:hAnsiTheme="minorHAnsi" w:cs="Calibri"/>
                <w:b/>
                <w:noProof/>
                <w:sz w:val="22"/>
                <w:szCs w:val="22"/>
              </w:rPr>
              <w:t xml:space="preserve">Situaţiile financiare (bilant </w:t>
            </w:r>
            <w:r w:rsidRPr="00702EE3">
              <w:rPr>
                <w:rFonts w:asciiTheme="minorHAnsi" w:hAnsiTheme="minorHAnsi" w:cs="Calibri"/>
                <w:noProof/>
                <w:sz w:val="22"/>
                <w:szCs w:val="22"/>
              </w:rPr>
              <w:t>–formularul 10</w:t>
            </w:r>
            <w:r w:rsidRPr="00702EE3">
              <w:rPr>
                <w:rFonts w:asciiTheme="minorHAnsi" w:hAnsiTheme="minorHAnsi" w:cs="Calibri"/>
                <w:b/>
                <w:noProof/>
                <w:sz w:val="22"/>
                <w:szCs w:val="22"/>
              </w:rPr>
              <w:t xml:space="preserve">, cont de profit și </w:t>
            </w:r>
            <w:r w:rsidRPr="00702EE3">
              <w:rPr>
                <w:rFonts w:asciiTheme="minorHAnsi" w:hAnsiTheme="minorHAnsi" w:cs="Calibri"/>
                <w:noProof/>
                <w:sz w:val="22"/>
                <w:szCs w:val="22"/>
              </w:rPr>
              <w:t>pierderi – formularul 20</w:t>
            </w:r>
            <w:r w:rsidRPr="00702EE3">
              <w:rPr>
                <w:rFonts w:asciiTheme="minorHAnsi" w:hAnsiTheme="minorHAnsi" w:cs="Calibri"/>
                <w:b/>
                <w:noProof/>
                <w:sz w:val="22"/>
                <w:szCs w:val="22"/>
              </w:rPr>
              <w:t xml:space="preserve">, formularele 30 și 40) </w:t>
            </w:r>
            <w:r w:rsidRPr="00702EE3">
              <w:rPr>
                <w:rFonts w:asciiTheme="minorHAnsi" w:hAnsiTheme="minorHAnsi" w:cs="Calibri"/>
                <w:noProof/>
                <w:sz w:val="22"/>
                <w:szCs w:val="22"/>
              </w:rPr>
              <w:t xml:space="preserve">precedente anului depunerii proiectului inregistrate la Administratia Financiară. </w:t>
            </w:r>
          </w:p>
          <w:p w14:paraId="7810161F" w14:textId="77777777" w:rsidR="002F29D8" w:rsidRPr="00702EE3" w:rsidRDefault="002F29D8" w:rsidP="00D70F7F">
            <w:pPr>
              <w:pStyle w:val="Header"/>
              <w:tabs>
                <w:tab w:val="left" w:pos="720"/>
              </w:tabs>
              <w:jc w:val="both"/>
              <w:rPr>
                <w:rFonts w:asciiTheme="minorHAnsi" w:hAnsiTheme="minorHAnsi" w:cs="Calibri"/>
                <w:noProof/>
                <w:sz w:val="22"/>
                <w:szCs w:val="22"/>
                <w:lang w:val="ro-RO"/>
              </w:rPr>
            </w:pPr>
          </w:p>
          <w:p w14:paraId="1C2DA198" w14:textId="77777777" w:rsidR="002F29D8" w:rsidRPr="00702EE3" w:rsidRDefault="002F29D8" w:rsidP="00D70F7F">
            <w:pPr>
              <w:pStyle w:val="Header"/>
              <w:tabs>
                <w:tab w:val="left" w:pos="720"/>
              </w:tabs>
              <w:jc w:val="both"/>
              <w:rPr>
                <w:rFonts w:asciiTheme="minorHAnsi" w:hAnsiTheme="minorHAnsi" w:cs="Calibri"/>
                <w:b/>
                <w:noProof/>
                <w:sz w:val="22"/>
                <w:szCs w:val="22"/>
                <w:lang w:val="ro-RO"/>
              </w:rPr>
            </w:pPr>
            <w:r w:rsidRPr="00702EE3">
              <w:rPr>
                <w:rFonts w:asciiTheme="minorHAnsi" w:hAnsiTheme="minorHAnsi" w:cs="Calibri"/>
                <w:b/>
                <w:noProof/>
                <w:sz w:val="22"/>
                <w:szCs w:val="22"/>
                <w:lang w:val="ro-RO"/>
              </w:rPr>
              <w:t xml:space="preserve">sau </w:t>
            </w:r>
          </w:p>
          <w:p w14:paraId="1D9D0EED" w14:textId="77777777" w:rsidR="002C7153" w:rsidRPr="00702EE3" w:rsidRDefault="002C7153" w:rsidP="00D70F7F">
            <w:pPr>
              <w:jc w:val="both"/>
              <w:rPr>
                <w:rFonts w:asciiTheme="minorHAnsi" w:hAnsiTheme="minorHAnsi" w:cs="Calibri"/>
                <w:noProof/>
                <w:sz w:val="22"/>
                <w:szCs w:val="22"/>
              </w:rPr>
            </w:pPr>
            <w:r w:rsidRPr="00702EE3">
              <w:rPr>
                <w:rFonts w:asciiTheme="minorHAnsi" w:hAnsiTheme="minorHAnsi" w:cs="Calibri"/>
                <w:b/>
                <w:noProof/>
                <w:sz w:val="22"/>
                <w:szCs w:val="22"/>
              </w:rPr>
              <w:t xml:space="preserve">Declarația de inactivitate </w:t>
            </w:r>
            <w:r w:rsidRPr="00702EE3">
              <w:rPr>
                <w:rFonts w:asciiTheme="minorHAnsi" w:hAnsiTheme="minorHAnsi" w:cs="Calibri"/>
                <w:noProof/>
                <w:sz w:val="22"/>
                <w:szCs w:val="22"/>
              </w:rPr>
              <w:t>înregistrată la Administrația Financiară,în cazul solicitanților care nu au desfășurat activitate anterior depunerii proiectului</w:t>
            </w:r>
          </w:p>
          <w:p w14:paraId="2D52513F" w14:textId="77777777" w:rsidR="002C7153" w:rsidRPr="00702EE3" w:rsidRDefault="002C7153" w:rsidP="00D70F7F">
            <w:pPr>
              <w:pStyle w:val="Header"/>
              <w:tabs>
                <w:tab w:val="left" w:pos="720"/>
              </w:tabs>
              <w:jc w:val="both"/>
              <w:rPr>
                <w:rFonts w:asciiTheme="minorHAnsi" w:hAnsiTheme="minorHAnsi" w:cs="Calibri"/>
                <w:b/>
                <w:noProof/>
                <w:sz w:val="22"/>
                <w:szCs w:val="22"/>
                <w:lang w:val="ro-RO"/>
              </w:rPr>
            </w:pPr>
          </w:p>
          <w:p w14:paraId="4A03ABBD" w14:textId="77777777" w:rsidR="002F29D8" w:rsidRPr="00702EE3" w:rsidRDefault="002F29D8" w:rsidP="00D70F7F">
            <w:pPr>
              <w:pStyle w:val="Header"/>
              <w:tabs>
                <w:tab w:val="left" w:pos="720"/>
              </w:tabs>
              <w:jc w:val="both"/>
              <w:rPr>
                <w:rFonts w:asciiTheme="minorHAnsi" w:hAnsiTheme="minorHAnsi" w:cs="Calibri"/>
                <w:i/>
                <w:noProof/>
                <w:sz w:val="22"/>
                <w:szCs w:val="22"/>
                <w:lang w:val="ro-RO"/>
              </w:rPr>
            </w:pPr>
            <w:r w:rsidRPr="00702EE3">
              <w:rPr>
                <w:rFonts w:asciiTheme="minorHAnsi" w:hAnsiTheme="minorHAnsi" w:cs="Calibri"/>
                <w:i/>
                <w:noProof/>
                <w:sz w:val="22"/>
                <w:szCs w:val="22"/>
                <w:lang w:val="ro-RO"/>
              </w:rPr>
              <w:t>Pentru persoane fizice autorizate,întreprinderi individuale și intreprinderi familiale:</w:t>
            </w:r>
          </w:p>
          <w:p w14:paraId="09E040F0" w14:textId="77777777" w:rsidR="002F29D8" w:rsidRPr="00702EE3" w:rsidRDefault="002F29D8" w:rsidP="00D70F7F">
            <w:pPr>
              <w:jc w:val="both"/>
              <w:rPr>
                <w:rFonts w:asciiTheme="minorHAnsi" w:hAnsiTheme="minorHAnsi" w:cs="Calibri"/>
                <w:b/>
                <w:noProof/>
                <w:sz w:val="22"/>
                <w:szCs w:val="22"/>
              </w:rPr>
            </w:pPr>
          </w:p>
          <w:p w14:paraId="7B27F167" w14:textId="155FE69D" w:rsidR="002F29D8" w:rsidRPr="00702EE3" w:rsidRDefault="002F29D8" w:rsidP="008A3FAB">
            <w:pPr>
              <w:jc w:val="both"/>
              <w:rPr>
                <w:rFonts w:asciiTheme="minorHAnsi" w:hAnsiTheme="minorHAnsi" w:cs="Calibri"/>
                <w:lang w:val="it-IT"/>
              </w:rPr>
            </w:pPr>
            <w:r w:rsidRPr="00702EE3">
              <w:rPr>
                <w:rFonts w:asciiTheme="minorHAnsi" w:hAnsiTheme="minorHAnsi" w:cs="Calibri"/>
                <w:b/>
                <w:noProof/>
                <w:sz w:val="22"/>
                <w:szCs w:val="22"/>
              </w:rPr>
              <w:t xml:space="preserve">Declarație </w:t>
            </w:r>
            <w:r w:rsidRPr="00702EE3">
              <w:rPr>
                <w:rFonts w:asciiTheme="minorHAnsi" w:hAnsiTheme="minorHAnsi" w:cs="Calibri"/>
                <w:noProof/>
                <w:sz w:val="22"/>
                <w:szCs w:val="22"/>
              </w:rPr>
              <w:t xml:space="preserve">privind veniturile realizate în anul precedent depunerii proiectului  inregistrata la Administratia Financiara </w:t>
            </w:r>
          </w:p>
        </w:tc>
        <w:tc>
          <w:tcPr>
            <w:tcW w:w="2497" w:type="pct"/>
          </w:tcPr>
          <w:p w14:paraId="466501CA" w14:textId="77777777" w:rsidR="002F29D8" w:rsidRPr="00702EE3" w:rsidRDefault="002F29D8" w:rsidP="00D70F7F">
            <w:pPr>
              <w:jc w:val="both"/>
              <w:rPr>
                <w:rFonts w:asciiTheme="minorHAnsi" w:hAnsiTheme="minorHAnsi" w:cs="Calibri"/>
                <w:sz w:val="22"/>
                <w:szCs w:val="22"/>
              </w:rPr>
            </w:pPr>
            <w:r w:rsidRPr="00702EE3">
              <w:rPr>
                <w:rFonts w:asciiTheme="minorHAnsi" w:hAnsiTheme="minorHAnsi" w:cs="Calibri"/>
                <w:sz w:val="22"/>
                <w:szCs w:val="22"/>
              </w:rPr>
              <w:t>Cu excepţia solicitanţilor PFA, II, IF şi a celor înfiinţati cu cel mult doi ani fiscali înainte de depunerea cererii de finanţare, expertul calculează media profitului mediu anual pe ultimii trei ani fiscali.</w:t>
            </w:r>
          </w:p>
          <w:p w14:paraId="2C028883" w14:textId="77777777" w:rsidR="00DC4061" w:rsidRPr="00702EE3" w:rsidRDefault="00DC4061" w:rsidP="00D70F7F">
            <w:pPr>
              <w:jc w:val="both"/>
              <w:rPr>
                <w:rFonts w:asciiTheme="minorHAnsi" w:hAnsiTheme="minorHAnsi" w:cs="Calibri"/>
                <w:sz w:val="22"/>
                <w:szCs w:val="22"/>
              </w:rPr>
            </w:pPr>
          </w:p>
          <w:p w14:paraId="02164290" w14:textId="05CBB3E7" w:rsidR="000E63E9" w:rsidRPr="00702EE3" w:rsidRDefault="00DC4061" w:rsidP="00D70F7F">
            <w:pPr>
              <w:jc w:val="both"/>
              <w:rPr>
                <w:rFonts w:ascii="Calibri" w:hAnsi="Calibri" w:cs="Calibri"/>
                <w:sz w:val="22"/>
                <w:szCs w:val="22"/>
                <w:lang w:val="ro-RO"/>
              </w:rPr>
            </w:pPr>
            <w:r w:rsidRPr="00702EE3">
              <w:rPr>
                <w:rFonts w:asciiTheme="minorHAnsi" w:hAnsiTheme="minorHAnsi"/>
                <w:sz w:val="22"/>
                <w:szCs w:val="22"/>
              </w:rPr>
              <w:t>Se verifică, în baza situaţiilor financiare aferente ultimilor trei ani fiscali, dacă profitul net mediu pe ultimii trei ani fiscali, în euro, nu depăşeşte de patru ori valoarea sprijinului solicitat</w:t>
            </w:r>
            <w:r w:rsidR="000E63E9" w:rsidRPr="00702EE3">
              <w:rPr>
                <w:rFonts w:asciiTheme="minorHAnsi" w:hAnsiTheme="minorHAnsi"/>
                <w:sz w:val="22"/>
                <w:szCs w:val="22"/>
              </w:rPr>
              <w:t xml:space="preserve"> </w:t>
            </w:r>
            <w:r w:rsidR="000E63E9" w:rsidRPr="00702EE3">
              <w:rPr>
                <w:rFonts w:ascii="Calibri" w:hAnsi="Calibri" w:cs="Calibri"/>
                <w:sz w:val="22"/>
                <w:szCs w:val="22"/>
                <w:lang w:val="ro-RO"/>
              </w:rPr>
              <w:t>menţionat în Cererea de finanţare</w:t>
            </w:r>
            <w:r w:rsidR="002930A8" w:rsidRPr="00702EE3">
              <w:rPr>
                <w:rFonts w:ascii="Calibri" w:hAnsi="Calibri" w:cs="Calibri"/>
                <w:sz w:val="22"/>
                <w:szCs w:val="22"/>
                <w:lang w:val="ro-RO"/>
              </w:rPr>
              <w:t xml:space="preserve"> și în</w:t>
            </w:r>
            <w:r w:rsidR="000E63E9" w:rsidRPr="00702EE3">
              <w:rPr>
                <w:rFonts w:ascii="Calibri" w:hAnsi="Calibri" w:cs="Calibri"/>
                <w:sz w:val="22"/>
                <w:szCs w:val="22"/>
                <w:lang w:val="ro-RO"/>
              </w:rPr>
              <w:t xml:space="preserve"> Plan</w:t>
            </w:r>
            <w:r w:rsidR="002930A8" w:rsidRPr="00702EE3">
              <w:rPr>
                <w:rFonts w:ascii="Calibri" w:hAnsi="Calibri" w:cs="Calibri"/>
                <w:sz w:val="22"/>
                <w:szCs w:val="22"/>
                <w:lang w:val="ro-RO"/>
              </w:rPr>
              <w:t>ul</w:t>
            </w:r>
            <w:r w:rsidR="000E63E9" w:rsidRPr="00702EE3">
              <w:rPr>
                <w:rFonts w:ascii="Calibri" w:hAnsi="Calibri" w:cs="Calibri"/>
                <w:sz w:val="22"/>
                <w:szCs w:val="22"/>
                <w:lang w:val="ro-RO"/>
              </w:rPr>
              <w:t xml:space="preserve"> financiar</w:t>
            </w:r>
            <w:r w:rsidR="00BB6BDC" w:rsidRPr="00702EE3">
              <w:rPr>
                <w:rFonts w:ascii="Calibri" w:hAnsi="Calibri" w:cs="Calibri"/>
                <w:sz w:val="22"/>
                <w:szCs w:val="22"/>
                <w:lang w:val="ro-RO"/>
              </w:rPr>
              <w:t>.</w:t>
            </w:r>
            <w:r w:rsidR="000E63E9" w:rsidRPr="00702EE3">
              <w:rPr>
                <w:rFonts w:ascii="Calibri" w:hAnsi="Calibri" w:cs="Calibri"/>
                <w:sz w:val="22"/>
                <w:szCs w:val="22"/>
                <w:lang w:val="ro-RO"/>
              </w:rPr>
              <w:t>. În situația în care pe parcursul unuia din cei trei ani fiscali analizați, solicitantul a înregistrat pierdere, această valoare se va lua în considerare cu semnul minus, respectiv se va scădea.</w:t>
            </w:r>
          </w:p>
          <w:p w14:paraId="783BD32B" w14:textId="33011EF4" w:rsidR="002F29D8" w:rsidRPr="00702EE3" w:rsidRDefault="002364D8" w:rsidP="00D70F7F">
            <w:pPr>
              <w:jc w:val="both"/>
              <w:rPr>
                <w:rFonts w:asciiTheme="minorHAnsi" w:hAnsiTheme="minorHAnsi" w:cs="Calibri"/>
                <w:sz w:val="22"/>
                <w:szCs w:val="22"/>
              </w:rPr>
            </w:pPr>
            <w:r w:rsidRPr="00702EE3">
              <w:rPr>
                <w:rFonts w:asciiTheme="minorHAnsi" w:hAnsiTheme="minorHAnsi"/>
                <w:sz w:val="22"/>
                <w:szCs w:val="22"/>
              </w:rPr>
              <w:t xml:space="preserve"> </w:t>
            </w:r>
            <w:r w:rsidRPr="00702EE3">
              <w:rPr>
                <w:rFonts w:ascii="Calibri" w:hAnsi="Calibri"/>
                <w:sz w:val="22"/>
                <w:szCs w:val="22"/>
              </w:rPr>
              <w:t xml:space="preserve">Cursul euro va fi cursul BNR din ultima zi bancară a </w:t>
            </w:r>
            <w:r w:rsidR="00DE3817" w:rsidRPr="00702EE3">
              <w:rPr>
                <w:rFonts w:ascii="Calibri" w:hAnsi="Calibri"/>
                <w:sz w:val="22"/>
                <w:szCs w:val="22"/>
              </w:rPr>
              <w:t xml:space="preserve">fiecărui </w:t>
            </w:r>
            <w:proofErr w:type="gramStart"/>
            <w:r w:rsidRPr="00702EE3">
              <w:rPr>
                <w:rFonts w:ascii="Calibri" w:hAnsi="Calibri"/>
                <w:sz w:val="22"/>
                <w:szCs w:val="22"/>
              </w:rPr>
              <w:t>an</w:t>
            </w:r>
            <w:proofErr w:type="gramEnd"/>
            <w:r w:rsidR="00DE3817" w:rsidRPr="00702EE3">
              <w:rPr>
                <w:rFonts w:ascii="Calibri" w:hAnsi="Calibri"/>
                <w:sz w:val="22"/>
                <w:szCs w:val="22"/>
              </w:rPr>
              <w:t xml:space="preserve"> </w:t>
            </w:r>
            <w:r w:rsidRPr="00702EE3">
              <w:rPr>
                <w:rFonts w:ascii="Calibri" w:hAnsi="Calibri"/>
                <w:sz w:val="22"/>
                <w:szCs w:val="22"/>
              </w:rPr>
              <w:t>financiar pentru care se analizează profitul.</w:t>
            </w:r>
          </w:p>
          <w:p w14:paraId="2A2100B3" w14:textId="77777777" w:rsidR="002F29D8" w:rsidRPr="00702EE3" w:rsidRDefault="002F29D8" w:rsidP="00D70F7F">
            <w:pPr>
              <w:jc w:val="both"/>
              <w:rPr>
                <w:rFonts w:asciiTheme="minorHAnsi" w:hAnsiTheme="minorHAnsi" w:cs="Calibri"/>
                <w:sz w:val="22"/>
                <w:szCs w:val="22"/>
              </w:rPr>
            </w:pPr>
            <w:r w:rsidRPr="00702EE3">
              <w:rPr>
                <w:rFonts w:asciiTheme="minorHAnsi" w:hAnsiTheme="minorHAnsi" w:cs="Calibri"/>
                <w:sz w:val="22"/>
                <w:szCs w:val="22"/>
              </w:rPr>
              <w:t xml:space="preserve">Dacă acesta nu depăşeşte de patru ori valoarea sprijinului solicitat, criteriul este îndeplinit. </w:t>
            </w:r>
          </w:p>
          <w:p w14:paraId="4F24920B" w14:textId="77777777" w:rsidR="002F29D8" w:rsidRPr="00702EE3" w:rsidRDefault="002F29D8" w:rsidP="00D70F7F">
            <w:pPr>
              <w:jc w:val="both"/>
              <w:rPr>
                <w:rFonts w:asciiTheme="minorHAnsi" w:hAnsiTheme="minorHAnsi" w:cs="Calibri"/>
                <w:lang w:val="it-IT"/>
              </w:rPr>
            </w:pPr>
          </w:p>
        </w:tc>
      </w:tr>
    </w:tbl>
    <w:p w14:paraId="266A1853" w14:textId="72C16847" w:rsidR="00401DF6" w:rsidRPr="00702EE3" w:rsidRDefault="00401DF6" w:rsidP="00615658">
      <w:pPr>
        <w:ind w:right="284"/>
        <w:jc w:val="both"/>
        <w:rPr>
          <w:rFonts w:asciiTheme="minorHAnsi" w:hAnsiTheme="minorHAnsi" w:cs="Calibri"/>
          <w:sz w:val="22"/>
          <w:szCs w:val="22"/>
          <w:lang w:val="it-IT"/>
        </w:rPr>
      </w:pPr>
      <w:r w:rsidRPr="00702EE3">
        <w:rPr>
          <w:rFonts w:asciiTheme="minorHAnsi" w:hAnsiTheme="minorHAnsi" w:cs="Calibri"/>
          <w:sz w:val="22"/>
          <w:szCs w:val="22"/>
        </w:rPr>
        <w:t xml:space="preserve">Dacă solicitantul </w:t>
      </w:r>
      <w:proofErr w:type="gramStart"/>
      <w:r w:rsidRPr="00702EE3">
        <w:rPr>
          <w:rFonts w:asciiTheme="minorHAnsi" w:hAnsiTheme="minorHAnsi" w:cs="Calibri"/>
          <w:sz w:val="22"/>
          <w:szCs w:val="22"/>
        </w:rPr>
        <w:t>este</w:t>
      </w:r>
      <w:proofErr w:type="gramEnd"/>
      <w:r w:rsidRPr="00702EE3">
        <w:rPr>
          <w:rFonts w:asciiTheme="minorHAnsi" w:hAnsiTheme="minorHAnsi" w:cs="Calibri"/>
          <w:sz w:val="22"/>
          <w:szCs w:val="22"/>
        </w:rPr>
        <w:t xml:space="preserve"> PFA, II, IF sau este înfiinţat cu cel mult doi ani fiscali înainte de depunerea cererii de finanţare, expertul bifează căsuţa Nu este cazul.  În cazul celorlalte categorii de solicitanţi,</w:t>
      </w:r>
      <w:r w:rsidR="00FD64F3" w:rsidRPr="00702EE3">
        <w:rPr>
          <w:rFonts w:asciiTheme="minorHAnsi" w:hAnsiTheme="minorHAnsi" w:cs="Calibri"/>
          <w:sz w:val="22"/>
          <w:szCs w:val="22"/>
        </w:rPr>
        <w:t xml:space="preserve"> dacă</w:t>
      </w:r>
      <w:r w:rsidRPr="00702EE3">
        <w:rPr>
          <w:rFonts w:asciiTheme="minorHAnsi" w:hAnsiTheme="minorHAnsi" w:cs="Calibri"/>
          <w:sz w:val="22"/>
          <w:szCs w:val="22"/>
        </w:rPr>
        <w:t>se constată,</w:t>
      </w:r>
      <w:r w:rsidR="00FD64F3" w:rsidRPr="00702EE3">
        <w:rPr>
          <w:rFonts w:asciiTheme="minorHAnsi" w:hAnsiTheme="minorHAnsi" w:cs="Calibri"/>
          <w:sz w:val="22"/>
          <w:szCs w:val="22"/>
        </w:rPr>
        <w:t xml:space="preserve"> </w:t>
      </w:r>
      <w:r w:rsidRPr="00702EE3">
        <w:rPr>
          <w:rFonts w:asciiTheme="minorHAnsi" w:hAnsiTheme="minorHAnsi" w:cs="Calibri"/>
          <w:sz w:val="22"/>
          <w:szCs w:val="22"/>
          <w:lang w:val="it-IT"/>
        </w:rPr>
        <w:t xml:space="preserve">în urma verificării efectuate în conformitate cu precizările din coloana “puncte de verificat”, că criteriul este îndeplinit, expertul bifează căsuţa Da. În caz contrar bifează căsuţa Nu iar cererea de finanţare va fi declarată neeligibilă. </w:t>
      </w:r>
    </w:p>
    <w:p w14:paraId="5EF03640" w14:textId="77777777" w:rsidR="002B59D3" w:rsidRPr="00702EE3" w:rsidRDefault="002B59D3" w:rsidP="00615658">
      <w:pPr>
        <w:ind w:right="284"/>
        <w:jc w:val="both"/>
        <w:rPr>
          <w:rFonts w:asciiTheme="minorHAnsi" w:hAnsiTheme="minorHAnsi" w:cs="Calibri"/>
          <w:b/>
        </w:rPr>
      </w:pPr>
    </w:p>
    <w:p w14:paraId="204DE43A" w14:textId="77777777" w:rsidR="003E4D0E" w:rsidRPr="00702EE3" w:rsidRDefault="003E4D0E" w:rsidP="002F29D8">
      <w:pPr>
        <w:jc w:val="both"/>
        <w:rPr>
          <w:rFonts w:asciiTheme="minorHAnsi" w:hAnsiTheme="minorHAnsi" w:cs="Calibri"/>
          <w:b/>
          <w:sz w:val="22"/>
          <w:szCs w:val="22"/>
        </w:rPr>
      </w:pPr>
    </w:p>
    <w:p w14:paraId="673943DC" w14:textId="52710DE8" w:rsidR="003E4D0E" w:rsidRPr="00702EE3" w:rsidRDefault="003E4D0E" w:rsidP="003E4D0E">
      <w:pPr>
        <w:spacing w:after="240"/>
        <w:jc w:val="both"/>
        <w:rPr>
          <w:rFonts w:ascii="Calibri" w:hAnsi="Calibri" w:cs="Calibri"/>
          <w:b/>
        </w:rPr>
      </w:pPr>
      <w:r w:rsidRPr="00702EE3">
        <w:rPr>
          <w:rFonts w:ascii="Calibri" w:hAnsi="Calibri" w:cs="Calibri"/>
          <w:b/>
          <w:lang w:val="ro-RO"/>
        </w:rPr>
        <w:t xml:space="preserve">EG </w:t>
      </w:r>
      <w:r w:rsidR="005A1AB4" w:rsidRPr="00702EE3">
        <w:rPr>
          <w:rFonts w:ascii="Calibri" w:hAnsi="Calibri" w:cs="Calibri"/>
          <w:b/>
          <w:lang w:val="ro-RO"/>
        </w:rPr>
        <w:t>9</w:t>
      </w:r>
      <w:r w:rsidRPr="00702EE3">
        <w:rPr>
          <w:rFonts w:ascii="Calibri" w:hAnsi="Calibri" w:cs="Calibri"/>
          <w:b/>
          <w:lang w:val="ro-RO"/>
        </w:rPr>
        <w:t xml:space="preserve">  </w:t>
      </w:r>
      <w:r w:rsidRPr="00702EE3">
        <w:rPr>
          <w:rFonts w:ascii="Calibri" w:hAnsi="Calibri" w:cs="Calibri"/>
          <w:b/>
        </w:rPr>
        <w:t>În cazul proiectelor din aria de aplicabilitate a ITI Delta Dunării, solicitantul va prezenta avizul de conformitate cu obiectivele SIDD DD.</w:t>
      </w:r>
    </w:p>
    <w:tbl>
      <w:tblPr>
        <w:tblW w:w="488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4295"/>
        <w:gridCol w:w="4284"/>
      </w:tblGrid>
      <w:tr w:rsidR="003E4D0E" w:rsidRPr="00702EE3" w14:paraId="2BE004F4" w14:textId="77777777" w:rsidTr="00C932CC">
        <w:tc>
          <w:tcPr>
            <w:tcW w:w="2503" w:type="pct"/>
            <w:shd w:val="clear" w:color="auto" w:fill="C0C0C0"/>
          </w:tcPr>
          <w:p w14:paraId="1AED3101" w14:textId="77777777" w:rsidR="003E4D0E" w:rsidRPr="00702EE3" w:rsidRDefault="003E4D0E" w:rsidP="00C932CC">
            <w:pPr>
              <w:pStyle w:val="Heading1"/>
              <w:jc w:val="both"/>
              <w:rPr>
                <w:rFonts w:asciiTheme="minorHAnsi" w:hAnsiTheme="minorHAnsi" w:cs="Calibri"/>
                <w:szCs w:val="24"/>
                <w:lang w:val="ro-RO"/>
              </w:rPr>
            </w:pPr>
            <w:r w:rsidRPr="00702EE3">
              <w:rPr>
                <w:rFonts w:asciiTheme="minorHAnsi" w:hAnsiTheme="minorHAnsi" w:cs="Calibri"/>
                <w:szCs w:val="24"/>
                <w:lang w:val="ro-RO"/>
              </w:rPr>
              <w:t xml:space="preserve">DOCUMENTE PREZENTATE </w:t>
            </w:r>
          </w:p>
        </w:tc>
        <w:tc>
          <w:tcPr>
            <w:tcW w:w="2497" w:type="pct"/>
            <w:shd w:val="clear" w:color="auto" w:fill="C0C0C0"/>
          </w:tcPr>
          <w:p w14:paraId="187DC44A" w14:textId="77777777" w:rsidR="003E4D0E" w:rsidRPr="00702EE3" w:rsidRDefault="003E4D0E" w:rsidP="00C932CC">
            <w:pPr>
              <w:jc w:val="both"/>
              <w:rPr>
                <w:rFonts w:asciiTheme="minorHAnsi" w:hAnsiTheme="minorHAnsi" w:cs="Calibri"/>
                <w:b/>
                <w:lang w:val="pt-BR"/>
              </w:rPr>
            </w:pPr>
            <w:r w:rsidRPr="00702EE3">
              <w:rPr>
                <w:rFonts w:asciiTheme="minorHAnsi" w:hAnsiTheme="minorHAnsi" w:cs="Calibri"/>
                <w:b/>
                <w:lang w:val="pt-BR"/>
              </w:rPr>
              <w:t>PUNCTE DE VERIFICAT ÎN CADRUL DOCUMENTELOR PREZENTATE</w:t>
            </w:r>
          </w:p>
        </w:tc>
      </w:tr>
      <w:tr w:rsidR="003E4D0E" w:rsidRPr="00702EE3" w14:paraId="3AB48251" w14:textId="77777777" w:rsidTr="00C932CC">
        <w:tc>
          <w:tcPr>
            <w:tcW w:w="2503" w:type="pct"/>
          </w:tcPr>
          <w:p w14:paraId="4C2AD5B6" w14:textId="53EAA7F7" w:rsidR="003E4D0E" w:rsidRPr="00702EE3" w:rsidRDefault="003E4D0E" w:rsidP="00C932CC">
            <w:pPr>
              <w:jc w:val="both"/>
              <w:rPr>
                <w:rFonts w:asciiTheme="minorHAnsi" w:hAnsiTheme="minorHAnsi" w:cs="Calibri"/>
                <w:sz w:val="22"/>
                <w:lang w:eastAsia="fr-FR"/>
              </w:rPr>
            </w:pPr>
          </w:p>
          <w:p w14:paraId="33E1C5E6" w14:textId="1B12583A" w:rsidR="00391BAB" w:rsidRPr="00702EE3" w:rsidRDefault="00391BAB" w:rsidP="00C932CC">
            <w:pPr>
              <w:jc w:val="both"/>
              <w:rPr>
                <w:rFonts w:asciiTheme="minorHAnsi" w:hAnsiTheme="minorHAnsi" w:cs="Calibri"/>
                <w:sz w:val="22"/>
                <w:lang w:eastAsia="fr-FR"/>
              </w:rPr>
            </w:pPr>
            <w:r w:rsidRPr="00702EE3">
              <w:rPr>
                <w:rFonts w:asciiTheme="minorHAnsi" w:hAnsiTheme="minorHAnsi" w:cs="Calibri"/>
                <w:sz w:val="22"/>
                <w:lang w:eastAsia="fr-FR"/>
              </w:rPr>
              <w:t>Doc. CF</w:t>
            </w:r>
          </w:p>
          <w:p w14:paraId="2255957D" w14:textId="77777777" w:rsidR="003E4D0E" w:rsidRPr="00702EE3" w:rsidRDefault="003E4D0E" w:rsidP="00C932CC">
            <w:pPr>
              <w:jc w:val="both"/>
              <w:rPr>
                <w:rFonts w:asciiTheme="minorHAnsi" w:hAnsiTheme="minorHAnsi" w:cs="Calibri"/>
                <w:sz w:val="22"/>
                <w:lang w:eastAsia="fr-FR"/>
              </w:rPr>
            </w:pPr>
          </w:p>
          <w:p w14:paraId="0F334DF8" w14:textId="1BF521F5" w:rsidR="000E63E9" w:rsidRPr="00702EE3" w:rsidRDefault="003E4D0E" w:rsidP="000E63E9">
            <w:pPr>
              <w:pStyle w:val="NoSpacing"/>
              <w:spacing w:line="276" w:lineRule="auto"/>
              <w:jc w:val="both"/>
              <w:rPr>
                <w:rFonts w:ascii="Calibri" w:hAnsi="Calibri" w:cs="Calibri"/>
                <w:bCs/>
                <w:noProof/>
                <w:sz w:val="22"/>
                <w:szCs w:val="24"/>
              </w:rPr>
            </w:pPr>
            <w:r w:rsidRPr="00702EE3">
              <w:rPr>
                <w:rFonts w:asciiTheme="minorHAnsi" w:hAnsiTheme="minorHAnsi" w:cs="Calibri"/>
                <w:b/>
                <w:sz w:val="22"/>
                <w:szCs w:val="24"/>
                <w:lang w:val="it-IT"/>
              </w:rPr>
              <w:t>Doc</w:t>
            </w:r>
            <w:r w:rsidR="000E63E9" w:rsidRPr="00702EE3">
              <w:rPr>
                <w:rFonts w:asciiTheme="minorHAnsi" w:hAnsiTheme="minorHAnsi" w:cs="Calibri"/>
                <w:b/>
                <w:sz w:val="22"/>
                <w:szCs w:val="24"/>
                <w:lang w:val="it-IT"/>
              </w:rPr>
              <w:t>.</w:t>
            </w:r>
            <w:r w:rsidRPr="00702EE3">
              <w:rPr>
                <w:rFonts w:asciiTheme="minorHAnsi" w:hAnsiTheme="minorHAnsi" w:cs="Calibri"/>
                <w:b/>
                <w:sz w:val="22"/>
                <w:szCs w:val="24"/>
                <w:lang w:val="it-IT"/>
              </w:rPr>
              <w:t xml:space="preserve"> </w:t>
            </w:r>
            <w:r w:rsidR="00391BAB" w:rsidRPr="00702EE3">
              <w:rPr>
                <w:rFonts w:asciiTheme="minorHAnsi" w:hAnsiTheme="minorHAnsi" w:cs="Calibri"/>
                <w:b/>
                <w:sz w:val="22"/>
                <w:szCs w:val="24"/>
                <w:lang w:val="it-IT"/>
              </w:rPr>
              <w:t>12</w:t>
            </w:r>
            <w:r w:rsidR="000E63E9" w:rsidRPr="00702EE3">
              <w:rPr>
                <w:rFonts w:asciiTheme="minorHAnsi" w:hAnsiTheme="minorHAnsi" w:cs="Calibri"/>
                <w:sz w:val="22"/>
                <w:szCs w:val="24"/>
                <w:lang w:val="it-IT"/>
              </w:rPr>
              <w:t xml:space="preserve"> </w:t>
            </w:r>
            <w:r w:rsidR="000E63E9" w:rsidRPr="00702EE3">
              <w:rPr>
                <w:rFonts w:ascii="Calibri" w:hAnsi="Calibri" w:cs="Calibri"/>
                <w:bCs/>
                <w:noProof/>
                <w:sz w:val="22"/>
                <w:szCs w:val="24"/>
              </w:rPr>
              <w:t>Aviz de conformitate proiect cu obiectivele STRATEGIEI INTEGRATE DE DEZVOLTARE DURABILĂ A DELTEI DUNĂRII emis de Asociația pentru Dezvoltare Intercomunitară - ITI Delta Dunării</w:t>
            </w:r>
          </w:p>
          <w:p w14:paraId="4854A53E" w14:textId="23A8495E" w:rsidR="003E4D0E" w:rsidRPr="00702EE3" w:rsidRDefault="003E4D0E" w:rsidP="000E63E9">
            <w:pPr>
              <w:jc w:val="both"/>
              <w:rPr>
                <w:rFonts w:asciiTheme="minorHAnsi" w:hAnsiTheme="minorHAnsi" w:cs="Calibri"/>
                <w:sz w:val="22"/>
                <w:lang w:val="it-IT"/>
              </w:rPr>
            </w:pPr>
            <w:r w:rsidRPr="00702EE3">
              <w:rPr>
                <w:rFonts w:asciiTheme="minorHAnsi" w:hAnsiTheme="minorHAnsi" w:cs="Calibri"/>
                <w:sz w:val="22"/>
                <w:lang w:val="it-IT"/>
              </w:rPr>
              <w:t xml:space="preserve"> </w:t>
            </w:r>
          </w:p>
        </w:tc>
        <w:tc>
          <w:tcPr>
            <w:tcW w:w="2497" w:type="pct"/>
          </w:tcPr>
          <w:p w14:paraId="72540447" w14:textId="77777777" w:rsidR="008A5B0C" w:rsidRPr="00702EE3" w:rsidRDefault="008A5B0C" w:rsidP="008A5B0C">
            <w:pPr>
              <w:jc w:val="both"/>
              <w:rPr>
                <w:rFonts w:ascii="Calibri" w:hAnsi="Calibri" w:cs="Calibri"/>
                <w:sz w:val="22"/>
                <w:lang w:val="ro-RO" w:eastAsia="x-none"/>
              </w:rPr>
            </w:pPr>
            <w:r w:rsidRPr="00702EE3">
              <w:rPr>
                <w:rFonts w:ascii="Calibri" w:hAnsi="Calibri" w:cs="Calibri"/>
                <w:sz w:val="22"/>
                <w:lang w:val="ro-RO" w:eastAsia="x-none"/>
              </w:rPr>
              <w:t>În cazul în care:</w:t>
            </w:r>
          </w:p>
          <w:p w14:paraId="1C34FFF2" w14:textId="77777777" w:rsidR="008A5B0C" w:rsidRPr="00702EE3" w:rsidRDefault="008A5B0C" w:rsidP="008A5B0C">
            <w:pPr>
              <w:jc w:val="both"/>
              <w:rPr>
                <w:rFonts w:ascii="Calibri" w:hAnsi="Calibri" w:cs="Calibri"/>
                <w:sz w:val="22"/>
                <w:lang w:eastAsia="x-none"/>
              </w:rPr>
            </w:pPr>
            <w:r w:rsidRPr="00702EE3">
              <w:rPr>
                <w:rFonts w:ascii="Calibri" w:hAnsi="Calibri" w:cs="Calibri"/>
                <w:sz w:val="22"/>
                <w:lang w:val="ro-RO" w:eastAsia="x-none"/>
              </w:rPr>
              <w:t xml:space="preserve">- </w:t>
            </w:r>
            <w:r w:rsidR="003E4D0E" w:rsidRPr="00702EE3">
              <w:rPr>
                <w:rFonts w:ascii="Calibri" w:hAnsi="Calibri" w:cs="Calibri"/>
                <w:sz w:val="22"/>
                <w:lang w:eastAsia="x-none"/>
              </w:rPr>
              <w:t>solicitan</w:t>
            </w:r>
            <w:r w:rsidRPr="00702EE3">
              <w:rPr>
                <w:rFonts w:ascii="Calibri" w:hAnsi="Calibri" w:cs="Calibri"/>
                <w:sz w:val="22"/>
                <w:lang w:val="en-GB" w:eastAsia="x-none"/>
              </w:rPr>
              <w:t>tul</w:t>
            </w:r>
            <w:r w:rsidR="003E4D0E" w:rsidRPr="00702EE3">
              <w:rPr>
                <w:rFonts w:ascii="Calibri" w:hAnsi="Calibri" w:cs="Calibri"/>
                <w:sz w:val="22"/>
                <w:lang w:val="en-GB" w:eastAsia="x-none"/>
              </w:rPr>
              <w:t xml:space="preserve"> </w:t>
            </w:r>
            <w:r w:rsidRPr="00702EE3">
              <w:rPr>
                <w:rFonts w:ascii="Calibri" w:hAnsi="Calibri" w:cs="Calibri"/>
                <w:sz w:val="22"/>
                <w:lang w:val="en-GB" w:eastAsia="x-none"/>
              </w:rPr>
              <w:t>are</w:t>
            </w:r>
            <w:r w:rsidR="003E4D0E" w:rsidRPr="00702EE3">
              <w:rPr>
                <w:rFonts w:ascii="Calibri" w:hAnsi="Calibri" w:cs="Calibri"/>
                <w:sz w:val="22"/>
                <w:lang w:val="en-GB" w:eastAsia="x-none"/>
              </w:rPr>
              <w:t xml:space="preserve"> sediul social</w:t>
            </w:r>
            <w:r w:rsidRPr="00702EE3">
              <w:rPr>
                <w:rFonts w:ascii="Calibri" w:hAnsi="Calibri" w:cs="Calibri"/>
                <w:sz w:val="22"/>
                <w:lang w:val="en-GB" w:eastAsia="x-none"/>
              </w:rPr>
              <w:t xml:space="preserve">, </w:t>
            </w:r>
            <w:r w:rsidRPr="00702EE3">
              <w:rPr>
                <w:rFonts w:ascii="Calibri" w:hAnsi="Calibri" w:cs="Calibri"/>
                <w:sz w:val="22"/>
                <w:lang w:eastAsia="x-none"/>
              </w:rPr>
              <w:t>în</w:t>
            </w:r>
            <w:r w:rsidR="003E4D0E" w:rsidRPr="00702EE3">
              <w:rPr>
                <w:rFonts w:ascii="Calibri" w:hAnsi="Calibri" w:cs="Calibri"/>
                <w:sz w:val="22"/>
                <w:lang w:eastAsia="x-none"/>
              </w:rPr>
              <w:t xml:space="preserve"> </w:t>
            </w:r>
            <w:r w:rsidRPr="00702EE3">
              <w:rPr>
                <w:rFonts w:ascii="Calibri" w:hAnsi="Calibri" w:cs="Calibri"/>
                <w:sz w:val="22"/>
                <w:lang w:eastAsia="x-none"/>
              </w:rPr>
              <w:t xml:space="preserve">raza </w:t>
            </w:r>
            <w:r w:rsidR="003E4D0E" w:rsidRPr="00702EE3">
              <w:rPr>
                <w:rFonts w:ascii="Calibri" w:hAnsi="Calibri" w:cs="Calibri"/>
                <w:sz w:val="22"/>
                <w:lang w:eastAsia="x-none"/>
              </w:rPr>
              <w:t>teritoriul</w:t>
            </w:r>
            <w:r w:rsidRPr="00702EE3">
              <w:rPr>
                <w:rFonts w:ascii="Calibri" w:hAnsi="Calibri" w:cs="Calibri"/>
                <w:sz w:val="22"/>
                <w:lang w:eastAsia="x-none"/>
              </w:rPr>
              <w:t>ui</w:t>
            </w:r>
            <w:r w:rsidR="003E4D0E" w:rsidRPr="00702EE3">
              <w:rPr>
                <w:rFonts w:ascii="Calibri" w:hAnsi="Calibri" w:cs="Calibri"/>
                <w:sz w:val="22"/>
                <w:lang w:eastAsia="x-none"/>
              </w:rPr>
              <w:t xml:space="preserve"> ITI</w:t>
            </w:r>
            <w:r w:rsidRPr="00702EE3">
              <w:rPr>
                <w:rFonts w:ascii="Calibri" w:hAnsi="Calibri" w:cs="Calibri"/>
                <w:b/>
                <w:sz w:val="22"/>
              </w:rPr>
              <w:t xml:space="preserve"> </w:t>
            </w:r>
            <w:r w:rsidRPr="00702EE3">
              <w:rPr>
                <w:rFonts w:ascii="Calibri" w:hAnsi="Calibri" w:cs="Calibri"/>
                <w:sz w:val="22"/>
              </w:rPr>
              <w:t>Delta Dunării</w:t>
            </w:r>
            <w:r w:rsidR="003E4D0E" w:rsidRPr="00702EE3">
              <w:rPr>
                <w:rFonts w:ascii="Calibri" w:hAnsi="Calibri" w:cs="Calibri"/>
                <w:sz w:val="22"/>
                <w:lang w:eastAsia="x-none"/>
              </w:rPr>
              <w:t xml:space="preserve">, </w:t>
            </w:r>
          </w:p>
          <w:p w14:paraId="384BACF9" w14:textId="77777777" w:rsidR="003E4D0E" w:rsidRPr="00702EE3" w:rsidRDefault="008A5B0C" w:rsidP="008A5B0C">
            <w:pPr>
              <w:jc w:val="both"/>
              <w:rPr>
                <w:rFonts w:ascii="Calibri" w:hAnsi="Calibri" w:cs="Calibri"/>
                <w:b/>
                <w:sz w:val="22"/>
              </w:rPr>
            </w:pPr>
            <w:r w:rsidRPr="00702EE3">
              <w:rPr>
                <w:rFonts w:ascii="Calibri" w:hAnsi="Calibri" w:cs="Calibri"/>
                <w:sz w:val="22"/>
                <w:lang w:eastAsia="x-none"/>
              </w:rPr>
              <w:t xml:space="preserve">- investiția propusă va fi amplasată pe </w:t>
            </w:r>
            <w:r w:rsidRPr="00702EE3">
              <w:rPr>
                <w:rFonts w:ascii="Calibri" w:hAnsi="Calibri" w:cs="Calibri"/>
                <w:sz w:val="22"/>
              </w:rPr>
              <w:t>teritoriul ITI Delta Dunării</w:t>
            </w:r>
            <w:r w:rsidRPr="00702EE3">
              <w:rPr>
                <w:rFonts w:ascii="Calibri" w:hAnsi="Calibri" w:cs="Calibri"/>
                <w:b/>
                <w:sz w:val="22"/>
              </w:rPr>
              <w:t>,</w:t>
            </w:r>
          </w:p>
          <w:p w14:paraId="4A379FED" w14:textId="77777777" w:rsidR="008A5B0C" w:rsidRPr="00702EE3" w:rsidRDefault="008A5B0C" w:rsidP="008A5B0C">
            <w:pPr>
              <w:jc w:val="both"/>
              <w:rPr>
                <w:rFonts w:ascii="Calibri" w:hAnsi="Calibri" w:cs="Calibri"/>
                <w:bCs/>
                <w:sz w:val="22"/>
              </w:rPr>
            </w:pPr>
            <w:r w:rsidRPr="00702EE3">
              <w:rPr>
                <w:rFonts w:ascii="Calibri" w:hAnsi="Calibri" w:cs="Calibri"/>
                <w:bCs/>
                <w:sz w:val="22"/>
              </w:rPr>
              <w:t xml:space="preserve">- </w:t>
            </w:r>
            <w:r w:rsidRPr="00702EE3">
              <w:rPr>
                <w:rFonts w:ascii="Calibri" w:hAnsi="Calibri" w:cs="Calibri"/>
                <w:sz w:val="22"/>
              </w:rPr>
              <w:t>peste 50% din terenurile agricole ale exploataţiei,  se regăsesc în teritoriul ITI Delta Dunării,</w:t>
            </w:r>
          </w:p>
          <w:p w14:paraId="52FF2E46" w14:textId="77777777" w:rsidR="008A5B0C" w:rsidRPr="00702EE3" w:rsidRDefault="008A5B0C" w:rsidP="003E4D0E">
            <w:pPr>
              <w:jc w:val="both"/>
              <w:rPr>
                <w:rFonts w:ascii="Calibri" w:hAnsi="Calibri" w:cs="Calibri"/>
                <w:sz w:val="22"/>
                <w:lang w:val="ro-RO" w:eastAsia="x-none"/>
              </w:rPr>
            </w:pPr>
          </w:p>
          <w:p w14:paraId="229F11D7" w14:textId="2E456295" w:rsidR="003E4D0E" w:rsidRPr="00702EE3" w:rsidRDefault="009966E5" w:rsidP="003E4D0E">
            <w:pPr>
              <w:jc w:val="both"/>
              <w:rPr>
                <w:rFonts w:ascii="Calibri" w:hAnsi="Calibri" w:cs="Calibri"/>
                <w:bCs/>
                <w:sz w:val="22"/>
              </w:rPr>
            </w:pPr>
            <w:r w:rsidRPr="00702EE3">
              <w:rPr>
                <w:rFonts w:ascii="Calibri" w:hAnsi="Calibri" w:cs="Calibri"/>
                <w:sz w:val="22"/>
                <w:lang w:val="ro-RO" w:eastAsia="x-none"/>
              </w:rPr>
              <w:t>E</w:t>
            </w:r>
            <w:r w:rsidR="003E4D0E" w:rsidRPr="00702EE3">
              <w:rPr>
                <w:rFonts w:ascii="Calibri" w:hAnsi="Calibri" w:cs="Calibri"/>
                <w:sz w:val="22"/>
                <w:lang w:val="ro-RO" w:eastAsia="x-none"/>
              </w:rPr>
              <w:t xml:space="preserve">xpertul verifică </w:t>
            </w:r>
            <w:r w:rsidR="003E4D0E" w:rsidRPr="00702EE3">
              <w:rPr>
                <w:rFonts w:ascii="Calibri" w:hAnsi="Calibri" w:cs="Calibri"/>
                <w:sz w:val="22"/>
              </w:rPr>
              <w:t>avizarea de catre ADI-ITI cu privire la respectarea strategiei ITI prin investitia propusa prin proiect, în cadrul documentului</w:t>
            </w:r>
            <w:r w:rsidR="003E4D0E" w:rsidRPr="00702EE3">
              <w:rPr>
                <w:rFonts w:ascii="Calibri" w:hAnsi="Calibri" w:cs="Calibri"/>
                <w:b/>
                <w:bCs/>
                <w:sz w:val="22"/>
              </w:rPr>
              <w:t xml:space="preserve"> </w:t>
            </w:r>
            <w:r w:rsidR="00391BAB" w:rsidRPr="00702EE3">
              <w:rPr>
                <w:rFonts w:ascii="Calibri" w:hAnsi="Calibri" w:cs="Calibri"/>
                <w:b/>
                <w:bCs/>
                <w:sz w:val="22"/>
              </w:rPr>
              <w:t>12</w:t>
            </w:r>
            <w:r w:rsidR="003D4C50" w:rsidRPr="00702EE3">
              <w:rPr>
                <w:rFonts w:ascii="Calibri" w:hAnsi="Calibri" w:cs="Calibri"/>
                <w:b/>
                <w:bCs/>
                <w:sz w:val="22"/>
              </w:rPr>
              <w:t xml:space="preserve"> </w:t>
            </w:r>
            <w:r w:rsidR="003E4D0E" w:rsidRPr="00702EE3">
              <w:rPr>
                <w:rFonts w:ascii="Calibri" w:hAnsi="Calibri" w:cs="Calibri"/>
                <w:sz w:val="22"/>
              </w:rPr>
              <w:t>emis de Asociația pentru Dezvoltare Intercomunitară Delta Dunării</w:t>
            </w:r>
            <w:r w:rsidR="003E4D0E" w:rsidRPr="00702EE3">
              <w:rPr>
                <w:rFonts w:ascii="Calibri" w:hAnsi="Calibri" w:cs="Calibri"/>
                <w:bCs/>
                <w:sz w:val="22"/>
                <w:u w:val="single"/>
              </w:rPr>
              <w:t xml:space="preserve"> </w:t>
            </w:r>
            <w:r w:rsidR="003E4D0E" w:rsidRPr="00702EE3">
              <w:rPr>
                <w:rFonts w:ascii="Calibri" w:hAnsi="Calibri" w:cs="Calibri"/>
                <w:bCs/>
                <w:sz w:val="22"/>
              </w:rPr>
              <w:t xml:space="preserve">pe numele solicitantului şi pentru investiţia propusă. </w:t>
            </w:r>
          </w:p>
          <w:p w14:paraId="4B7C39D9" w14:textId="3912A498" w:rsidR="003E4D0E" w:rsidRPr="00702EE3" w:rsidRDefault="003E4D0E" w:rsidP="003E4D0E">
            <w:pPr>
              <w:jc w:val="both"/>
              <w:rPr>
                <w:rFonts w:ascii="Calibri" w:hAnsi="Calibri" w:cs="Calibri"/>
                <w:bCs/>
                <w:sz w:val="22"/>
              </w:rPr>
            </w:pPr>
            <w:r w:rsidRPr="00702EE3">
              <w:rPr>
                <w:rFonts w:ascii="Calibri" w:hAnsi="Calibri" w:cs="Calibri"/>
                <w:bCs/>
                <w:sz w:val="22"/>
              </w:rPr>
              <w:lastRenderedPageBreak/>
              <w:t xml:space="preserve">Dacă se confirmă cele de mai sus, expertul bifează căsuța DA, în caz </w:t>
            </w:r>
            <w:proofErr w:type="gramStart"/>
            <w:r w:rsidRPr="00702EE3">
              <w:rPr>
                <w:rFonts w:ascii="Calibri" w:hAnsi="Calibri" w:cs="Calibri"/>
                <w:bCs/>
                <w:sz w:val="22"/>
              </w:rPr>
              <w:t>contrar  expertul</w:t>
            </w:r>
            <w:proofErr w:type="gramEnd"/>
            <w:r w:rsidRPr="00702EE3">
              <w:rPr>
                <w:rFonts w:ascii="Calibri" w:hAnsi="Calibri" w:cs="Calibri"/>
                <w:bCs/>
                <w:sz w:val="22"/>
              </w:rPr>
              <w:t xml:space="preserve"> bifează căsuța NU. Dacă solicitantul nu a prezentat doc. </w:t>
            </w:r>
            <w:r w:rsidR="00391BAB" w:rsidRPr="00702EE3">
              <w:rPr>
                <w:rFonts w:ascii="Calibri" w:hAnsi="Calibri" w:cs="Calibri"/>
                <w:bCs/>
                <w:sz w:val="22"/>
              </w:rPr>
              <w:t>12</w:t>
            </w:r>
            <w:r w:rsidRPr="00702EE3">
              <w:rPr>
                <w:rFonts w:ascii="Calibri" w:hAnsi="Calibri" w:cs="Calibri"/>
                <w:bCs/>
                <w:sz w:val="22"/>
              </w:rPr>
              <w:t>, acesta se solicită prin intermediul informațiilor suplimentare.</w:t>
            </w:r>
          </w:p>
          <w:p w14:paraId="77C42461" w14:textId="77777777" w:rsidR="003E4D0E" w:rsidRPr="00702EE3" w:rsidRDefault="003E4D0E" w:rsidP="008A5B0C">
            <w:pPr>
              <w:spacing w:line="276" w:lineRule="auto"/>
              <w:jc w:val="both"/>
              <w:rPr>
                <w:rFonts w:asciiTheme="minorHAnsi" w:hAnsiTheme="minorHAnsi" w:cs="Calibri"/>
                <w:sz w:val="22"/>
                <w:lang w:val="it-IT"/>
              </w:rPr>
            </w:pPr>
            <w:r w:rsidRPr="00702EE3">
              <w:rPr>
                <w:rFonts w:ascii="Calibri" w:hAnsi="Calibri" w:cs="Calibri"/>
                <w:color w:val="000000"/>
                <w:sz w:val="22"/>
                <w:lang w:val="en-GB" w:eastAsia="ro-RO"/>
              </w:rPr>
              <w:t xml:space="preserve">În cazul în care </w:t>
            </w:r>
            <w:r w:rsidR="008A5B0C" w:rsidRPr="00702EE3">
              <w:rPr>
                <w:rFonts w:ascii="Calibri" w:hAnsi="Calibri" w:cs="Calibri"/>
                <w:color w:val="000000"/>
                <w:sz w:val="22"/>
                <w:lang w:val="en-GB" w:eastAsia="ro-RO"/>
              </w:rPr>
              <w:t xml:space="preserve">nu sunt îndeplinite condițiile de mai sus, </w:t>
            </w:r>
            <w:r w:rsidRPr="00702EE3">
              <w:rPr>
                <w:rFonts w:ascii="Calibri" w:hAnsi="Calibri" w:cs="Calibri"/>
                <w:color w:val="000000"/>
                <w:sz w:val="22"/>
                <w:lang w:val="en-GB" w:eastAsia="ro-RO"/>
              </w:rPr>
              <w:t>expertul bifează căsuța “Nu este cazul”</w:t>
            </w:r>
          </w:p>
        </w:tc>
      </w:tr>
    </w:tbl>
    <w:p w14:paraId="6B34974B" w14:textId="65B38C5F" w:rsidR="003E4D0E" w:rsidRPr="00702EE3" w:rsidRDefault="003E4D0E" w:rsidP="002F29D8">
      <w:pPr>
        <w:jc w:val="both"/>
        <w:rPr>
          <w:rFonts w:asciiTheme="minorHAnsi" w:hAnsiTheme="minorHAnsi" w:cs="Calibri"/>
          <w:b/>
          <w:sz w:val="22"/>
          <w:szCs w:val="22"/>
        </w:rPr>
      </w:pPr>
    </w:p>
    <w:p w14:paraId="439B93A9" w14:textId="185A37CF" w:rsidR="00EF4AE8" w:rsidRPr="00702EE3" w:rsidRDefault="00EF4AE8" w:rsidP="002F29D8">
      <w:pPr>
        <w:jc w:val="both"/>
        <w:rPr>
          <w:rFonts w:asciiTheme="minorHAnsi" w:hAnsiTheme="minorHAnsi" w:cs="Calibri"/>
          <w:b/>
          <w:bCs/>
          <w:sz w:val="22"/>
          <w:szCs w:val="22"/>
          <w:u w:val="single"/>
          <w:lang w:val="ro-RO"/>
        </w:rPr>
      </w:pPr>
    </w:p>
    <w:p w14:paraId="581BC1C3" w14:textId="2CDDEEAB" w:rsidR="00A1529B" w:rsidRPr="00702EE3" w:rsidRDefault="00A1529B" w:rsidP="002F29D8">
      <w:pPr>
        <w:jc w:val="both"/>
        <w:rPr>
          <w:rFonts w:asciiTheme="minorHAnsi" w:hAnsiTheme="minorHAnsi" w:cs="Calibri"/>
          <w:b/>
          <w:bCs/>
          <w:sz w:val="22"/>
          <w:szCs w:val="22"/>
          <w:u w:val="single"/>
          <w:lang w:val="ro-RO"/>
        </w:rPr>
      </w:pPr>
    </w:p>
    <w:p w14:paraId="5919F368" w14:textId="4606EC63" w:rsidR="00A1529B" w:rsidRPr="00702EE3" w:rsidRDefault="00A1529B" w:rsidP="002F29D8">
      <w:pPr>
        <w:jc w:val="both"/>
        <w:rPr>
          <w:rFonts w:asciiTheme="minorHAnsi" w:hAnsiTheme="minorHAnsi" w:cs="Calibri"/>
          <w:b/>
          <w:bCs/>
          <w:sz w:val="22"/>
          <w:szCs w:val="22"/>
          <w:u w:val="single"/>
          <w:lang w:val="ro-RO"/>
        </w:rPr>
      </w:pPr>
    </w:p>
    <w:p w14:paraId="12A7601E" w14:textId="247EE2AC" w:rsidR="003D4C50" w:rsidRPr="00702EE3" w:rsidRDefault="003D4C50" w:rsidP="002F29D8">
      <w:pPr>
        <w:jc w:val="both"/>
        <w:rPr>
          <w:rFonts w:asciiTheme="minorHAnsi" w:hAnsiTheme="minorHAnsi" w:cs="Calibri"/>
          <w:b/>
          <w:bCs/>
          <w:sz w:val="22"/>
          <w:szCs w:val="22"/>
          <w:u w:val="single"/>
          <w:lang w:val="ro-RO"/>
        </w:rPr>
      </w:pPr>
    </w:p>
    <w:p w14:paraId="32CA9F47" w14:textId="1338E31D" w:rsidR="003D4C50" w:rsidRPr="00702EE3" w:rsidRDefault="003D4C50" w:rsidP="002F29D8">
      <w:pPr>
        <w:jc w:val="both"/>
        <w:rPr>
          <w:rFonts w:asciiTheme="minorHAnsi" w:hAnsiTheme="minorHAnsi" w:cs="Calibri"/>
          <w:b/>
          <w:bCs/>
          <w:sz w:val="22"/>
          <w:szCs w:val="22"/>
          <w:u w:val="single"/>
          <w:lang w:val="ro-RO"/>
        </w:rPr>
      </w:pPr>
    </w:p>
    <w:p w14:paraId="086D9213" w14:textId="77777777" w:rsidR="003D4C50" w:rsidRPr="00702EE3" w:rsidRDefault="003D4C50" w:rsidP="002F29D8">
      <w:pPr>
        <w:jc w:val="both"/>
        <w:rPr>
          <w:rFonts w:asciiTheme="minorHAnsi" w:hAnsiTheme="minorHAnsi" w:cs="Calibri"/>
          <w:b/>
          <w:bCs/>
          <w:sz w:val="22"/>
          <w:szCs w:val="22"/>
          <w:u w:val="single"/>
          <w:lang w:val="ro-RO"/>
        </w:rPr>
      </w:pPr>
    </w:p>
    <w:p w14:paraId="0AB18728" w14:textId="77777777" w:rsidR="00A1529B" w:rsidRPr="00702EE3" w:rsidRDefault="00A1529B" w:rsidP="002F29D8">
      <w:pPr>
        <w:jc w:val="both"/>
        <w:rPr>
          <w:rFonts w:asciiTheme="minorHAnsi" w:hAnsiTheme="minorHAnsi" w:cs="Calibri"/>
          <w:b/>
          <w:bCs/>
          <w:sz w:val="22"/>
          <w:szCs w:val="22"/>
          <w:u w:val="single"/>
          <w:lang w:val="ro-RO"/>
        </w:rPr>
      </w:pPr>
    </w:p>
    <w:p w14:paraId="5B9D1394" w14:textId="18B3C50F" w:rsidR="002F29D8" w:rsidRPr="00702EE3" w:rsidRDefault="00E622F3" w:rsidP="002F29D8">
      <w:pPr>
        <w:jc w:val="both"/>
        <w:rPr>
          <w:rFonts w:asciiTheme="minorHAnsi" w:hAnsiTheme="minorHAnsi" w:cs="Calibri"/>
          <w:b/>
          <w:bCs/>
          <w:sz w:val="22"/>
          <w:szCs w:val="22"/>
          <w:u w:val="single"/>
          <w:lang w:val="ro-RO"/>
        </w:rPr>
      </w:pPr>
      <w:r w:rsidRPr="00702EE3">
        <w:rPr>
          <w:rFonts w:asciiTheme="minorHAnsi" w:hAnsiTheme="minorHAnsi" w:cs="Calibri"/>
          <w:b/>
          <w:bCs/>
          <w:sz w:val="22"/>
          <w:szCs w:val="22"/>
          <w:u w:val="single"/>
          <w:lang w:val="ro-RO"/>
        </w:rPr>
        <w:t>3</w:t>
      </w:r>
      <w:r w:rsidR="002F29D8" w:rsidRPr="00702EE3">
        <w:rPr>
          <w:rFonts w:asciiTheme="minorHAnsi" w:hAnsiTheme="minorHAnsi" w:cs="Calibri"/>
          <w:b/>
          <w:bCs/>
          <w:sz w:val="22"/>
          <w:szCs w:val="22"/>
          <w:u w:val="single"/>
          <w:lang w:val="ro-RO"/>
        </w:rPr>
        <w:t>. Verificarea bugetului indicativ</w:t>
      </w:r>
    </w:p>
    <w:p w14:paraId="340504EF" w14:textId="77777777" w:rsidR="002F29D8" w:rsidRPr="00702EE3" w:rsidRDefault="002F29D8" w:rsidP="002F29D8">
      <w:pPr>
        <w:ind w:left="720"/>
        <w:jc w:val="both"/>
        <w:rPr>
          <w:rFonts w:asciiTheme="minorHAnsi" w:hAnsiTheme="minorHAnsi" w:cs="Calibri"/>
          <w:sz w:val="22"/>
          <w:szCs w:val="22"/>
          <w:lang w:val="ro-RO"/>
        </w:rPr>
      </w:pPr>
    </w:p>
    <w:p w14:paraId="3F9B1B71" w14:textId="13CF651B" w:rsidR="002F29D8" w:rsidRPr="00702EE3" w:rsidRDefault="002F29D8" w:rsidP="009C7830">
      <w:pPr>
        <w:ind w:right="284"/>
        <w:jc w:val="both"/>
        <w:rPr>
          <w:rFonts w:asciiTheme="minorHAnsi" w:hAnsiTheme="minorHAnsi" w:cs="Calibri"/>
          <w:sz w:val="22"/>
          <w:szCs w:val="22"/>
          <w:lang w:val="ro-RO"/>
        </w:rPr>
      </w:pPr>
      <w:r w:rsidRPr="00702EE3">
        <w:rPr>
          <w:rFonts w:asciiTheme="minorHAnsi" w:hAnsiTheme="minorHAnsi" w:cs="Calibri"/>
          <w:sz w:val="22"/>
          <w:szCs w:val="22"/>
          <w:lang w:val="ro-RO"/>
        </w:rPr>
        <w:t>Verificarea constă în asigurarea că toate costurile de investiţii propuse pentru finanţare sunt eligibile şi calculele sunt corecte.</w:t>
      </w:r>
    </w:p>
    <w:p w14:paraId="3C7896FE" w14:textId="77777777" w:rsidR="002F29D8" w:rsidRPr="00702EE3" w:rsidRDefault="002F29D8" w:rsidP="002F29D8">
      <w:pPr>
        <w:jc w:val="both"/>
        <w:rPr>
          <w:rFonts w:asciiTheme="minorHAnsi" w:hAnsiTheme="minorHAnsi" w:cs="Calibri"/>
          <w:sz w:val="22"/>
          <w:szCs w:val="22"/>
          <w:lang w:val="ro-RO"/>
        </w:rPr>
      </w:pPr>
    </w:p>
    <w:tbl>
      <w:tblPr>
        <w:tblW w:w="488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4322"/>
        <w:gridCol w:w="4257"/>
      </w:tblGrid>
      <w:tr w:rsidR="002F29D8" w:rsidRPr="00702EE3" w14:paraId="748A90B1" w14:textId="77777777" w:rsidTr="009C7830">
        <w:tc>
          <w:tcPr>
            <w:tcW w:w="2519" w:type="pct"/>
            <w:shd w:val="clear" w:color="auto" w:fill="C0C0C0"/>
          </w:tcPr>
          <w:p w14:paraId="7945590C" w14:textId="77777777" w:rsidR="002F29D8" w:rsidRPr="00702EE3" w:rsidRDefault="002F29D8" w:rsidP="00A82E95">
            <w:pPr>
              <w:pStyle w:val="Heading1"/>
              <w:jc w:val="both"/>
              <w:rPr>
                <w:rFonts w:asciiTheme="minorHAnsi" w:hAnsiTheme="minorHAnsi" w:cs="Calibri"/>
                <w:b w:val="0"/>
                <w:sz w:val="22"/>
                <w:szCs w:val="22"/>
                <w:lang w:val="ro-RO"/>
              </w:rPr>
            </w:pPr>
            <w:r w:rsidRPr="00702EE3">
              <w:rPr>
                <w:rFonts w:asciiTheme="minorHAnsi" w:hAnsiTheme="minorHAnsi" w:cs="Calibri"/>
                <w:b w:val="0"/>
                <w:sz w:val="22"/>
                <w:szCs w:val="22"/>
                <w:lang w:val="ro-RO"/>
              </w:rPr>
              <w:t xml:space="preserve">DOCUMENTE PREZENTATE </w:t>
            </w:r>
          </w:p>
        </w:tc>
        <w:tc>
          <w:tcPr>
            <w:tcW w:w="2481" w:type="pct"/>
            <w:shd w:val="clear" w:color="auto" w:fill="C0C0C0"/>
          </w:tcPr>
          <w:p w14:paraId="74762C33" w14:textId="77777777" w:rsidR="002F29D8" w:rsidRPr="00702EE3" w:rsidRDefault="002F29D8" w:rsidP="00A82E95">
            <w:pPr>
              <w:jc w:val="both"/>
              <w:rPr>
                <w:rFonts w:asciiTheme="minorHAnsi" w:hAnsiTheme="minorHAnsi" w:cs="Calibri"/>
                <w:sz w:val="22"/>
                <w:szCs w:val="22"/>
                <w:lang w:val="pt-BR"/>
              </w:rPr>
            </w:pPr>
            <w:r w:rsidRPr="00702EE3">
              <w:rPr>
                <w:rFonts w:asciiTheme="minorHAnsi" w:hAnsiTheme="minorHAnsi" w:cs="Calibri"/>
                <w:sz w:val="22"/>
                <w:szCs w:val="22"/>
                <w:lang w:val="pt-BR"/>
              </w:rPr>
              <w:t>PUNCTE DE VERIFICAT ÎN CADRUL DOCUMENTELOR PREZENTATE</w:t>
            </w:r>
          </w:p>
        </w:tc>
      </w:tr>
      <w:tr w:rsidR="002F29D8" w:rsidRPr="00702EE3" w14:paraId="4F0215D3" w14:textId="77777777" w:rsidTr="009C7830">
        <w:tc>
          <w:tcPr>
            <w:tcW w:w="2519" w:type="pct"/>
          </w:tcPr>
          <w:p w14:paraId="02DDD35C" w14:textId="77777777" w:rsidR="002F29D8" w:rsidRPr="00702EE3" w:rsidRDefault="002F29D8" w:rsidP="00A82E95">
            <w:pPr>
              <w:jc w:val="both"/>
              <w:rPr>
                <w:rFonts w:asciiTheme="minorHAnsi" w:hAnsiTheme="minorHAnsi" w:cs="Calibri"/>
                <w:sz w:val="22"/>
                <w:szCs w:val="22"/>
                <w:lang w:val="pt-BR"/>
              </w:rPr>
            </w:pPr>
          </w:p>
          <w:p w14:paraId="13022A0B" w14:textId="539A5330" w:rsidR="002F29D8" w:rsidRPr="00702EE3" w:rsidRDefault="002F29D8" w:rsidP="00A82E95">
            <w:pPr>
              <w:jc w:val="both"/>
              <w:rPr>
                <w:rFonts w:asciiTheme="minorHAnsi" w:hAnsiTheme="minorHAnsi" w:cs="Calibri"/>
                <w:bCs/>
                <w:sz w:val="22"/>
                <w:szCs w:val="22"/>
              </w:rPr>
            </w:pPr>
            <w:r w:rsidRPr="00702EE3">
              <w:rPr>
                <w:rFonts w:asciiTheme="minorHAnsi" w:hAnsiTheme="minorHAnsi" w:cs="Calibri"/>
                <w:sz w:val="22"/>
                <w:szCs w:val="22"/>
              </w:rPr>
              <w:t xml:space="preserve">1  </w:t>
            </w:r>
            <w:r w:rsidR="006C471F" w:rsidRPr="00702EE3">
              <w:rPr>
                <w:rFonts w:asciiTheme="minorHAnsi" w:hAnsiTheme="minorHAnsi" w:cs="Calibri"/>
                <w:bCs/>
                <w:sz w:val="22"/>
                <w:szCs w:val="22"/>
              </w:rPr>
              <w:t>Cererea de finanțare</w:t>
            </w:r>
          </w:p>
          <w:p w14:paraId="5513B5A0" w14:textId="77777777" w:rsidR="002F29D8" w:rsidRPr="00702EE3" w:rsidRDefault="002F29D8" w:rsidP="00A82E95">
            <w:pPr>
              <w:jc w:val="both"/>
              <w:rPr>
                <w:rFonts w:asciiTheme="minorHAnsi" w:hAnsiTheme="minorHAnsi" w:cs="Calibri"/>
                <w:sz w:val="22"/>
                <w:szCs w:val="22"/>
              </w:rPr>
            </w:pPr>
          </w:p>
        </w:tc>
        <w:tc>
          <w:tcPr>
            <w:tcW w:w="2481" w:type="pct"/>
          </w:tcPr>
          <w:p w14:paraId="702B8C7F" w14:textId="76A027A4" w:rsidR="002F29D8" w:rsidRPr="00702EE3" w:rsidRDefault="002F29D8" w:rsidP="00A82E95">
            <w:pPr>
              <w:jc w:val="both"/>
              <w:rPr>
                <w:rFonts w:asciiTheme="minorHAnsi" w:hAnsiTheme="minorHAnsi" w:cs="Calibri"/>
                <w:sz w:val="22"/>
                <w:szCs w:val="22"/>
                <w:lang w:val="it-IT"/>
              </w:rPr>
            </w:pPr>
            <w:r w:rsidRPr="00702EE3">
              <w:rPr>
                <w:rFonts w:asciiTheme="minorHAnsi" w:hAnsiTheme="minorHAnsi" w:cs="Calibri"/>
                <w:sz w:val="22"/>
                <w:szCs w:val="22"/>
                <w:lang w:val="it-IT"/>
              </w:rPr>
              <w:t>- Se verific</w:t>
            </w:r>
            <w:r w:rsidR="000E2816" w:rsidRPr="00702EE3">
              <w:rPr>
                <w:rFonts w:asciiTheme="minorHAnsi" w:hAnsiTheme="minorHAnsi" w:cs="Calibri"/>
                <w:sz w:val="22"/>
                <w:szCs w:val="22"/>
                <w:lang w:val="it-IT"/>
              </w:rPr>
              <w:t>ă</w:t>
            </w:r>
            <w:r w:rsidRPr="00702EE3">
              <w:rPr>
                <w:rFonts w:asciiTheme="minorHAnsi" w:hAnsiTheme="minorHAnsi" w:cs="Calibri"/>
                <w:sz w:val="22"/>
                <w:szCs w:val="22"/>
                <w:lang w:val="it-IT"/>
              </w:rPr>
              <w:t xml:space="preserve"> Bugetul indicativ prin corelarea informaţiilor mentionate de solicitant </w:t>
            </w:r>
            <w:r w:rsidR="000E2816" w:rsidRPr="00702EE3">
              <w:rPr>
                <w:rFonts w:asciiTheme="minorHAnsi" w:hAnsiTheme="minorHAnsi" w:cs="Calibri"/>
                <w:sz w:val="22"/>
                <w:szCs w:val="22"/>
                <w:lang w:val="it-IT"/>
              </w:rPr>
              <w:t>î</w:t>
            </w:r>
            <w:r w:rsidRPr="00702EE3">
              <w:rPr>
                <w:rFonts w:asciiTheme="minorHAnsi" w:hAnsiTheme="minorHAnsi" w:cs="Calibri"/>
                <w:sz w:val="22"/>
                <w:szCs w:val="22"/>
                <w:lang w:val="it-IT"/>
              </w:rPr>
              <w:t>n liniile bugetare cu prevederile fisei sub- măsurii 4.1</w:t>
            </w:r>
          </w:p>
          <w:p w14:paraId="51B9C804" w14:textId="627637F8" w:rsidR="002F29D8" w:rsidRPr="00702EE3" w:rsidRDefault="002F29D8" w:rsidP="00A82E95">
            <w:pPr>
              <w:jc w:val="both"/>
              <w:rPr>
                <w:rFonts w:asciiTheme="minorHAnsi" w:hAnsiTheme="minorHAnsi" w:cs="Calibri"/>
                <w:sz w:val="22"/>
                <w:szCs w:val="22"/>
                <w:lang w:val="it-IT"/>
              </w:rPr>
            </w:pPr>
            <w:r w:rsidRPr="00702EE3">
              <w:rPr>
                <w:rFonts w:asciiTheme="minorHAnsi" w:hAnsiTheme="minorHAnsi" w:cs="Calibri"/>
                <w:sz w:val="22"/>
                <w:szCs w:val="22"/>
                <w:lang w:val="it-IT"/>
              </w:rPr>
              <w:t>- Se va verifica dacă tipurile de cheltuieli şi sumele înscrise sunt corecte</w:t>
            </w:r>
            <w:proofErr w:type="gramStart"/>
            <w:r w:rsidR="006C471F" w:rsidRPr="00702EE3">
              <w:rPr>
                <w:rFonts w:asciiTheme="minorHAnsi" w:hAnsiTheme="minorHAnsi" w:cs="Calibri"/>
                <w:sz w:val="22"/>
                <w:szCs w:val="22"/>
                <w:lang w:val="it-IT"/>
              </w:rPr>
              <w:t>.</w:t>
            </w:r>
            <w:r w:rsidRPr="00702EE3">
              <w:rPr>
                <w:rFonts w:asciiTheme="minorHAnsi" w:hAnsiTheme="minorHAnsi" w:cs="Calibri"/>
                <w:sz w:val="22"/>
                <w:szCs w:val="22"/>
                <w:lang w:val="it-IT"/>
              </w:rPr>
              <w:t xml:space="preserve"> .</w:t>
            </w:r>
            <w:proofErr w:type="gramEnd"/>
            <w:r w:rsidRPr="00702EE3">
              <w:rPr>
                <w:rFonts w:asciiTheme="minorHAnsi" w:hAnsiTheme="minorHAnsi" w:cs="Calibri"/>
                <w:sz w:val="22"/>
                <w:szCs w:val="22"/>
                <w:lang w:val="it-IT"/>
              </w:rPr>
              <w:t xml:space="preserve"> </w:t>
            </w:r>
          </w:p>
          <w:p w14:paraId="5F3B203C" w14:textId="791DB137" w:rsidR="002F29D8" w:rsidRPr="00702EE3" w:rsidRDefault="002F29D8" w:rsidP="00A82E95">
            <w:pPr>
              <w:jc w:val="both"/>
              <w:rPr>
                <w:rFonts w:asciiTheme="minorHAnsi" w:hAnsiTheme="minorHAnsi" w:cs="Calibri"/>
                <w:sz w:val="22"/>
                <w:szCs w:val="22"/>
                <w:lang w:val="it-IT"/>
              </w:rPr>
            </w:pPr>
            <w:r w:rsidRPr="00702EE3">
              <w:rPr>
                <w:rFonts w:asciiTheme="minorHAnsi" w:hAnsiTheme="minorHAnsi" w:cs="Calibri"/>
                <w:sz w:val="22"/>
                <w:szCs w:val="22"/>
                <w:lang w:val="it-IT"/>
              </w:rPr>
              <w:t>- Bugetul indicativ se verific</w:t>
            </w:r>
            <w:r w:rsidR="000E2816" w:rsidRPr="00702EE3">
              <w:rPr>
                <w:rFonts w:asciiTheme="minorHAnsi" w:hAnsiTheme="minorHAnsi" w:cs="Calibri"/>
                <w:sz w:val="22"/>
                <w:szCs w:val="22"/>
                <w:lang w:val="it-IT"/>
              </w:rPr>
              <w:t>ă</w:t>
            </w:r>
            <w:r w:rsidRPr="00702EE3">
              <w:rPr>
                <w:rFonts w:asciiTheme="minorHAnsi" w:hAnsiTheme="minorHAnsi" w:cs="Calibri"/>
                <w:sz w:val="22"/>
                <w:szCs w:val="22"/>
                <w:lang w:val="it-IT"/>
              </w:rPr>
              <w:t xml:space="preserve"> astfel:</w:t>
            </w:r>
          </w:p>
          <w:p w14:paraId="7A509561" w14:textId="77777777" w:rsidR="002F29D8" w:rsidRPr="00702EE3" w:rsidRDefault="002F29D8" w:rsidP="00A82E95">
            <w:pPr>
              <w:ind w:left="740" w:hanging="360"/>
              <w:jc w:val="both"/>
              <w:rPr>
                <w:rFonts w:asciiTheme="minorHAnsi" w:hAnsiTheme="minorHAnsi" w:cs="Calibri"/>
                <w:sz w:val="22"/>
                <w:szCs w:val="22"/>
                <w:lang w:val="it-IT"/>
              </w:rPr>
            </w:pPr>
            <w:r w:rsidRPr="00702EE3">
              <w:rPr>
                <w:rFonts w:asciiTheme="minorHAnsi" w:hAnsiTheme="minorHAnsi" w:cs="Calibri"/>
                <w:sz w:val="22"/>
                <w:szCs w:val="22"/>
                <w:lang w:val="it-IT"/>
              </w:rPr>
              <w:t>-   valoarea eligibilă pentru fiecare capitol să fie egală cu valoarea eligibilă din devize;</w:t>
            </w:r>
          </w:p>
          <w:p w14:paraId="007FA68C" w14:textId="032487E4" w:rsidR="002F29D8" w:rsidRPr="00702EE3" w:rsidRDefault="002F29D8" w:rsidP="00D70F7F">
            <w:pPr>
              <w:numPr>
                <w:ilvl w:val="1"/>
                <w:numId w:val="7"/>
              </w:numPr>
              <w:jc w:val="both"/>
              <w:rPr>
                <w:rFonts w:asciiTheme="minorHAnsi" w:hAnsiTheme="minorHAnsi" w:cs="Calibri"/>
                <w:sz w:val="22"/>
                <w:szCs w:val="22"/>
                <w:lang w:val="it-IT"/>
              </w:rPr>
            </w:pPr>
            <w:r w:rsidRPr="00702EE3">
              <w:rPr>
                <w:rFonts w:asciiTheme="minorHAnsi" w:hAnsiTheme="minorHAnsi" w:cs="Calibri"/>
                <w:sz w:val="22"/>
                <w:szCs w:val="22"/>
                <w:lang w:val="it-IT"/>
              </w:rPr>
              <w:t xml:space="preserve">valoarea pentru fiecare capitol sa fie </w:t>
            </w:r>
            <w:r w:rsidR="000E2816" w:rsidRPr="00702EE3">
              <w:rPr>
                <w:rFonts w:asciiTheme="minorHAnsi" w:hAnsiTheme="minorHAnsi" w:cs="Calibri"/>
                <w:sz w:val="22"/>
                <w:szCs w:val="22"/>
                <w:lang w:val="it-IT"/>
              </w:rPr>
              <w:t xml:space="preserve">egală </w:t>
            </w:r>
            <w:r w:rsidRPr="00702EE3">
              <w:rPr>
                <w:rFonts w:asciiTheme="minorHAnsi" w:hAnsiTheme="minorHAnsi" w:cs="Calibri"/>
                <w:sz w:val="22"/>
                <w:szCs w:val="22"/>
                <w:lang w:val="it-IT"/>
              </w:rPr>
              <w:t>cu valoarea din devizul general, fara TVA;</w:t>
            </w:r>
          </w:p>
          <w:p w14:paraId="1FBD029F" w14:textId="77777777" w:rsidR="002F29D8" w:rsidRPr="00702EE3" w:rsidRDefault="002F29D8" w:rsidP="00A82E95">
            <w:pPr>
              <w:ind w:left="360"/>
              <w:jc w:val="both"/>
              <w:rPr>
                <w:rFonts w:asciiTheme="minorHAnsi" w:hAnsiTheme="minorHAnsi" w:cs="Calibri"/>
                <w:sz w:val="22"/>
                <w:szCs w:val="22"/>
              </w:rPr>
            </w:pPr>
          </w:p>
          <w:p w14:paraId="311A4955" w14:textId="043F3A33" w:rsidR="002F29D8" w:rsidRPr="00702EE3" w:rsidRDefault="002F29D8" w:rsidP="00A82E95">
            <w:pPr>
              <w:jc w:val="both"/>
              <w:rPr>
                <w:rFonts w:asciiTheme="minorHAnsi" w:hAnsiTheme="minorHAnsi" w:cs="Calibri"/>
                <w:sz w:val="22"/>
                <w:szCs w:val="22"/>
                <w:lang w:val="pt-BR"/>
              </w:rPr>
            </w:pPr>
            <w:r w:rsidRPr="00702EE3">
              <w:rPr>
                <w:rFonts w:asciiTheme="minorHAnsi" w:hAnsiTheme="minorHAnsi" w:cs="Calibri"/>
                <w:sz w:val="22"/>
                <w:szCs w:val="22"/>
                <w:lang w:val="pt-BR"/>
              </w:rPr>
              <w:t>Cheile de verificare sunt urm</w:t>
            </w:r>
            <w:r w:rsidR="000E2816" w:rsidRPr="00702EE3">
              <w:rPr>
                <w:rFonts w:asciiTheme="minorHAnsi" w:hAnsiTheme="minorHAnsi" w:cs="Calibri"/>
                <w:sz w:val="22"/>
                <w:szCs w:val="22"/>
                <w:lang w:val="pt-BR"/>
              </w:rPr>
              <w:t>ă</w:t>
            </w:r>
            <w:r w:rsidRPr="00702EE3">
              <w:rPr>
                <w:rFonts w:asciiTheme="minorHAnsi" w:hAnsiTheme="minorHAnsi" w:cs="Calibri"/>
                <w:sz w:val="22"/>
                <w:szCs w:val="22"/>
                <w:lang w:val="pt-BR"/>
              </w:rPr>
              <w:t>toarele</w:t>
            </w:r>
            <w:r w:rsidR="005115C3" w:rsidRPr="00702EE3">
              <w:rPr>
                <w:rFonts w:asciiTheme="minorHAnsi" w:hAnsiTheme="minorHAnsi" w:cs="Calibri"/>
                <w:sz w:val="22"/>
                <w:szCs w:val="22"/>
                <w:lang w:val="pt-BR"/>
              </w:rPr>
              <w:t xml:space="preserve"> și sunt aplicabile Bugetului Indicativ Totalizator:</w:t>
            </w:r>
          </w:p>
          <w:p w14:paraId="587C04DD" w14:textId="61948BE9" w:rsidR="002F29D8" w:rsidRPr="00702EE3" w:rsidRDefault="002F29D8" w:rsidP="00A82E95">
            <w:pPr>
              <w:jc w:val="both"/>
              <w:rPr>
                <w:rFonts w:asciiTheme="minorHAnsi" w:hAnsiTheme="minorHAnsi" w:cs="Calibri"/>
                <w:sz w:val="22"/>
                <w:szCs w:val="22"/>
                <w:lang w:val="it-IT"/>
              </w:rPr>
            </w:pPr>
            <w:r w:rsidRPr="00702EE3">
              <w:rPr>
                <w:rFonts w:asciiTheme="minorHAnsi" w:hAnsiTheme="minorHAnsi" w:cs="Calibri"/>
                <w:sz w:val="22"/>
                <w:szCs w:val="22"/>
                <w:lang w:val="it-IT"/>
              </w:rPr>
              <w:t xml:space="preserve">valoarea cheltuielilor eligibile de la Cap. 3 </w:t>
            </w:r>
            <w:proofErr w:type="gramStart"/>
            <w:r w:rsidRPr="00702EE3">
              <w:rPr>
                <w:rFonts w:asciiTheme="minorHAnsi" w:hAnsiTheme="minorHAnsi" w:cs="Calibri"/>
                <w:sz w:val="22"/>
                <w:szCs w:val="22"/>
                <w:lang w:val="it-IT"/>
              </w:rPr>
              <w:t>&lt;  5</w:t>
            </w:r>
            <w:proofErr w:type="gramEnd"/>
            <w:r w:rsidRPr="00702EE3">
              <w:rPr>
                <w:rFonts w:asciiTheme="minorHAnsi" w:hAnsiTheme="minorHAnsi" w:cs="Calibri"/>
                <w:sz w:val="22"/>
                <w:szCs w:val="22"/>
                <w:lang w:val="it-IT"/>
              </w:rPr>
              <w:t xml:space="preserve">% din Cap.4) </w:t>
            </w:r>
          </w:p>
          <w:p w14:paraId="7A2D605F" w14:textId="4DFD3D6C" w:rsidR="002F29D8" w:rsidRPr="00702EE3" w:rsidRDefault="002F29D8" w:rsidP="001074F2">
            <w:pPr>
              <w:tabs>
                <w:tab w:val="num" w:pos="0"/>
              </w:tabs>
              <w:jc w:val="both"/>
              <w:rPr>
                <w:rFonts w:asciiTheme="minorHAnsi" w:hAnsiTheme="minorHAnsi" w:cs="Calibri"/>
                <w:sz w:val="22"/>
                <w:szCs w:val="22"/>
                <w:lang w:val="it-IT"/>
              </w:rPr>
            </w:pPr>
            <w:r w:rsidRPr="00702EE3">
              <w:rPr>
                <w:rFonts w:asciiTheme="minorHAnsi" w:hAnsiTheme="minorHAnsi" w:cs="Calibri"/>
                <w:sz w:val="22"/>
                <w:szCs w:val="22"/>
                <w:lang w:val="it-IT"/>
              </w:rPr>
              <w:t xml:space="preserve">- </w:t>
            </w:r>
          </w:p>
          <w:p w14:paraId="39D707E2" w14:textId="77777777" w:rsidR="002F29D8" w:rsidRPr="00702EE3" w:rsidRDefault="002F29D8" w:rsidP="00A82E95">
            <w:pPr>
              <w:jc w:val="both"/>
              <w:rPr>
                <w:rFonts w:asciiTheme="minorHAnsi" w:hAnsiTheme="minorHAnsi" w:cs="Calibri"/>
                <w:sz w:val="22"/>
                <w:szCs w:val="22"/>
                <w:lang w:val="it-IT"/>
              </w:rPr>
            </w:pPr>
            <w:r w:rsidRPr="00702EE3">
              <w:rPr>
                <w:rFonts w:asciiTheme="minorHAnsi" w:hAnsiTheme="minorHAnsi" w:cs="Calibri"/>
                <w:sz w:val="22"/>
                <w:szCs w:val="22"/>
                <w:lang w:val="it-IT"/>
              </w:rPr>
              <w:t xml:space="preserve">Se verifică corectitudinea calculului. </w:t>
            </w:r>
          </w:p>
          <w:p w14:paraId="09564E2F" w14:textId="49AAF4B5" w:rsidR="002F29D8" w:rsidRPr="00702EE3" w:rsidRDefault="002F29D8" w:rsidP="00A82E95">
            <w:pPr>
              <w:jc w:val="both"/>
              <w:rPr>
                <w:rFonts w:asciiTheme="minorHAnsi" w:hAnsiTheme="minorHAnsi" w:cs="Calibri"/>
                <w:sz w:val="22"/>
                <w:szCs w:val="22"/>
                <w:lang w:val="it-IT"/>
              </w:rPr>
            </w:pPr>
          </w:p>
        </w:tc>
      </w:tr>
    </w:tbl>
    <w:p w14:paraId="1E0C14B3" w14:textId="77777777" w:rsidR="002F29D8" w:rsidRPr="00702EE3" w:rsidRDefault="002F29D8" w:rsidP="002F29D8">
      <w:pPr>
        <w:jc w:val="both"/>
        <w:rPr>
          <w:rFonts w:asciiTheme="minorHAnsi" w:hAnsiTheme="minorHAnsi" w:cs="Calibri"/>
          <w:sz w:val="22"/>
          <w:szCs w:val="22"/>
          <w:lang w:val="ro-RO"/>
        </w:rPr>
      </w:pPr>
    </w:p>
    <w:p w14:paraId="5082D0B9" w14:textId="5F2EE6AB" w:rsidR="002F29D8" w:rsidRPr="00702EE3" w:rsidRDefault="00E622F3" w:rsidP="009C7830">
      <w:pPr>
        <w:ind w:right="284"/>
        <w:jc w:val="both"/>
        <w:rPr>
          <w:rFonts w:asciiTheme="minorHAnsi" w:hAnsiTheme="minorHAnsi" w:cs="Calibri"/>
          <w:sz w:val="22"/>
          <w:szCs w:val="22"/>
          <w:u w:val="single"/>
          <w:lang w:val="ro-RO"/>
        </w:rPr>
      </w:pPr>
      <w:r w:rsidRPr="00702EE3">
        <w:rPr>
          <w:rFonts w:asciiTheme="minorHAnsi" w:hAnsiTheme="minorHAnsi" w:cs="Calibri"/>
          <w:sz w:val="22"/>
          <w:szCs w:val="22"/>
          <w:u w:val="single"/>
          <w:lang w:val="ro-RO"/>
        </w:rPr>
        <w:t>3</w:t>
      </w:r>
      <w:r w:rsidR="002F29D8" w:rsidRPr="00702EE3">
        <w:rPr>
          <w:rFonts w:asciiTheme="minorHAnsi" w:hAnsiTheme="minorHAnsi" w:cs="Calibri"/>
          <w:sz w:val="22"/>
          <w:szCs w:val="22"/>
          <w:u w:val="single"/>
          <w:lang w:val="ro-RO"/>
        </w:rPr>
        <w:t xml:space="preserve">.1. Informaţiile furnizate în cadrul bugetului indicativ din cererea de finanţare sunt corecte şi sunt în conformitate cu </w:t>
      </w:r>
      <w:r w:rsidR="00654817" w:rsidRPr="00702EE3">
        <w:rPr>
          <w:rFonts w:asciiTheme="minorHAnsi" w:hAnsiTheme="minorHAnsi" w:cs="Calibri"/>
          <w:sz w:val="22"/>
          <w:szCs w:val="22"/>
          <w:u w:val="single"/>
          <w:lang w:val="ro-RO"/>
        </w:rPr>
        <w:t>documentele prezentate</w:t>
      </w:r>
      <w:r w:rsidR="002F29D8" w:rsidRPr="00702EE3">
        <w:rPr>
          <w:rFonts w:asciiTheme="minorHAnsi" w:hAnsiTheme="minorHAnsi" w:cs="Calibri"/>
          <w:sz w:val="22"/>
          <w:szCs w:val="22"/>
          <w:u w:val="single"/>
          <w:lang w:val="ro-RO"/>
        </w:rPr>
        <w:t xml:space="preserve"> ?</w:t>
      </w:r>
    </w:p>
    <w:p w14:paraId="458E1DCD" w14:textId="77777777" w:rsidR="002F29D8" w:rsidRPr="00702EE3" w:rsidRDefault="002F29D8" w:rsidP="002F29D8">
      <w:pPr>
        <w:ind w:left="-284" w:firstLine="993"/>
        <w:jc w:val="both"/>
        <w:rPr>
          <w:rFonts w:asciiTheme="minorHAnsi" w:hAnsiTheme="minorHAnsi" w:cs="Calibri"/>
          <w:b/>
          <w:i/>
          <w:sz w:val="22"/>
          <w:szCs w:val="22"/>
          <w:lang w:val="ro-RO"/>
        </w:rPr>
      </w:pPr>
    </w:p>
    <w:p w14:paraId="781A1E15" w14:textId="2978F833" w:rsidR="002F29D8" w:rsidRPr="00702EE3" w:rsidRDefault="002F29D8" w:rsidP="009C7830">
      <w:pPr>
        <w:ind w:right="284"/>
        <w:jc w:val="both"/>
        <w:rPr>
          <w:rFonts w:asciiTheme="minorHAnsi" w:hAnsiTheme="minorHAnsi" w:cs="Calibri"/>
          <w:sz w:val="22"/>
          <w:szCs w:val="22"/>
          <w:lang w:val="ro-RO"/>
        </w:rPr>
      </w:pPr>
      <w:r w:rsidRPr="00702EE3">
        <w:rPr>
          <w:rFonts w:asciiTheme="minorHAnsi" w:hAnsiTheme="minorHAnsi" w:cs="Calibri"/>
          <w:sz w:val="22"/>
          <w:szCs w:val="22"/>
          <w:lang w:val="ro-RO"/>
        </w:rPr>
        <w:t>După completarea matricei de verificare a Bugetului indicativ, dac</w:t>
      </w:r>
      <w:r w:rsidR="000510CF" w:rsidRPr="00702EE3">
        <w:rPr>
          <w:rFonts w:asciiTheme="minorHAnsi" w:hAnsiTheme="minorHAnsi" w:cs="Calibri"/>
          <w:sz w:val="22"/>
          <w:szCs w:val="22"/>
          <w:lang w:val="ro-RO"/>
        </w:rPr>
        <w:t>ă</w:t>
      </w:r>
      <w:r w:rsidRPr="00702EE3">
        <w:rPr>
          <w:rFonts w:asciiTheme="minorHAnsi" w:hAnsiTheme="minorHAnsi" w:cs="Calibri"/>
          <w:sz w:val="22"/>
          <w:szCs w:val="22"/>
          <w:lang w:val="ro-RO"/>
        </w:rPr>
        <w:t xml:space="preserve"> cheltuielile </w:t>
      </w:r>
      <w:r w:rsidR="006C471F" w:rsidRPr="00702EE3">
        <w:rPr>
          <w:rFonts w:asciiTheme="minorHAnsi" w:hAnsiTheme="minorHAnsi" w:cs="Calibri"/>
          <w:sz w:val="22"/>
          <w:szCs w:val="22"/>
          <w:lang w:val="ro-RO"/>
        </w:rPr>
        <w:t xml:space="preserve">și valorile </w:t>
      </w:r>
      <w:r w:rsidRPr="00702EE3">
        <w:rPr>
          <w:rFonts w:asciiTheme="minorHAnsi" w:hAnsiTheme="minorHAnsi" w:cs="Calibri"/>
          <w:sz w:val="22"/>
          <w:szCs w:val="22"/>
          <w:lang w:val="ro-RO"/>
        </w:rPr>
        <w:t xml:space="preserve">din cererea de finanţare corespund cu cele </w:t>
      </w:r>
      <w:r w:rsidR="006C471F" w:rsidRPr="00702EE3">
        <w:rPr>
          <w:rFonts w:asciiTheme="minorHAnsi" w:hAnsiTheme="minorHAnsi" w:cs="Calibri"/>
          <w:sz w:val="22"/>
          <w:szCs w:val="22"/>
          <w:lang w:val="ro-RO"/>
        </w:rPr>
        <w:t>prezentate în documentele anexate cererii de finanțare</w:t>
      </w:r>
      <w:r w:rsidRPr="00702EE3">
        <w:rPr>
          <w:rFonts w:asciiTheme="minorHAnsi" w:hAnsiTheme="minorHAnsi" w:cs="Calibri"/>
          <w:sz w:val="22"/>
          <w:szCs w:val="22"/>
          <w:lang w:val="ro-RO"/>
        </w:rPr>
        <w:t xml:space="preserve">, expertul bifează caseta corespunzatoare DA. </w:t>
      </w:r>
    </w:p>
    <w:p w14:paraId="1D00F8F4" w14:textId="77777777" w:rsidR="002F29D8" w:rsidRPr="00702EE3" w:rsidRDefault="002F29D8" w:rsidP="002F29D8">
      <w:pPr>
        <w:jc w:val="both"/>
        <w:rPr>
          <w:rFonts w:asciiTheme="minorHAnsi" w:hAnsiTheme="minorHAnsi" w:cs="Calibri"/>
          <w:sz w:val="22"/>
          <w:szCs w:val="22"/>
          <w:lang w:val="ro-RO"/>
        </w:rPr>
      </w:pPr>
    </w:p>
    <w:p w14:paraId="1409F9D0" w14:textId="77777777" w:rsidR="002F29D8" w:rsidRPr="00702EE3" w:rsidRDefault="002F29D8" w:rsidP="002F29D8">
      <w:pPr>
        <w:jc w:val="both"/>
        <w:rPr>
          <w:rFonts w:asciiTheme="minorHAnsi" w:hAnsiTheme="minorHAnsi" w:cs="Calibri"/>
          <w:sz w:val="22"/>
          <w:szCs w:val="22"/>
          <w:lang w:val="ro-RO"/>
        </w:rPr>
      </w:pPr>
    </w:p>
    <w:p w14:paraId="5DC15024" w14:textId="77777777" w:rsidR="002F29D8" w:rsidRPr="00702EE3" w:rsidRDefault="002F29D8" w:rsidP="009C7830">
      <w:pPr>
        <w:ind w:right="284"/>
        <w:jc w:val="both"/>
        <w:rPr>
          <w:rFonts w:asciiTheme="minorHAnsi" w:hAnsiTheme="minorHAnsi" w:cs="Calibri"/>
          <w:b/>
          <w:sz w:val="22"/>
          <w:szCs w:val="22"/>
          <w:lang w:val="ro-RO"/>
        </w:rPr>
      </w:pPr>
      <w:r w:rsidRPr="00702EE3">
        <w:rPr>
          <w:rFonts w:asciiTheme="minorHAnsi" w:hAnsiTheme="minorHAnsi" w:cs="Calibri"/>
          <w:b/>
          <w:sz w:val="22"/>
          <w:szCs w:val="22"/>
          <w:lang w:val="ro-RO"/>
        </w:rPr>
        <w:lastRenderedPageBreak/>
        <w:t>Nu este nevoie ca solicitantul sa prezinte pentru fiecare utilaj şi echipament cate un deviz pe obiect!</w:t>
      </w:r>
    </w:p>
    <w:p w14:paraId="5C2C5C07" w14:textId="77777777" w:rsidR="002F29D8" w:rsidRPr="00702EE3" w:rsidRDefault="002F29D8" w:rsidP="002F29D8">
      <w:pPr>
        <w:jc w:val="both"/>
        <w:rPr>
          <w:rFonts w:asciiTheme="minorHAnsi" w:hAnsiTheme="minorHAnsi" w:cs="Calibri"/>
          <w:b/>
          <w:sz w:val="22"/>
          <w:szCs w:val="22"/>
          <w:lang w:val="ro-RO"/>
        </w:rPr>
      </w:pPr>
    </w:p>
    <w:p w14:paraId="2CD3686A" w14:textId="1F41CE4A" w:rsidR="002F29D8" w:rsidRPr="00702EE3" w:rsidRDefault="002F29D8" w:rsidP="00D70F7F">
      <w:pPr>
        <w:numPr>
          <w:ilvl w:val="0"/>
          <w:numId w:val="8"/>
        </w:numPr>
        <w:ind w:right="284"/>
        <w:jc w:val="both"/>
        <w:rPr>
          <w:rFonts w:asciiTheme="minorHAnsi" w:hAnsiTheme="minorHAnsi" w:cs="Calibri"/>
          <w:b/>
          <w:sz w:val="22"/>
          <w:szCs w:val="22"/>
          <w:lang w:val="ro-RO"/>
        </w:rPr>
      </w:pPr>
      <w:r w:rsidRPr="00702EE3">
        <w:rPr>
          <w:rFonts w:asciiTheme="minorHAnsi" w:hAnsiTheme="minorHAnsi" w:cs="Calibri"/>
          <w:sz w:val="22"/>
          <w:szCs w:val="22"/>
          <w:lang w:val="ro-RO"/>
        </w:rPr>
        <w:t>Dac</w:t>
      </w:r>
      <w:r w:rsidR="000510CF" w:rsidRPr="00702EE3">
        <w:rPr>
          <w:rFonts w:asciiTheme="minorHAnsi" w:hAnsiTheme="minorHAnsi" w:cs="Calibri"/>
          <w:sz w:val="22"/>
          <w:szCs w:val="22"/>
          <w:lang w:val="ro-RO"/>
        </w:rPr>
        <w:t>ă</w:t>
      </w:r>
      <w:r w:rsidRPr="00702EE3">
        <w:rPr>
          <w:rFonts w:asciiTheme="minorHAnsi" w:hAnsiTheme="minorHAnsi" w:cs="Calibri"/>
          <w:sz w:val="22"/>
          <w:szCs w:val="22"/>
          <w:lang w:val="ro-RO"/>
        </w:rPr>
        <w:t xml:space="preserve"> exist</w:t>
      </w:r>
      <w:r w:rsidR="000510CF" w:rsidRPr="00702EE3">
        <w:rPr>
          <w:rFonts w:asciiTheme="minorHAnsi" w:hAnsiTheme="minorHAnsi" w:cs="Calibri"/>
          <w:sz w:val="22"/>
          <w:szCs w:val="22"/>
          <w:lang w:val="ro-RO"/>
        </w:rPr>
        <w:t>ă</w:t>
      </w:r>
      <w:r w:rsidRPr="00702EE3">
        <w:rPr>
          <w:rFonts w:asciiTheme="minorHAnsi" w:hAnsiTheme="minorHAnsi" w:cs="Calibri"/>
          <w:sz w:val="22"/>
          <w:szCs w:val="22"/>
          <w:lang w:val="ro-RO"/>
        </w:rPr>
        <w:t xml:space="preserve"> diferen</w:t>
      </w:r>
      <w:r w:rsidR="000510CF" w:rsidRPr="00702EE3">
        <w:rPr>
          <w:rFonts w:asciiTheme="minorHAnsi" w:hAnsiTheme="minorHAnsi" w:cs="Calibri"/>
          <w:sz w:val="22"/>
          <w:szCs w:val="22"/>
          <w:lang w:val="ro-RO"/>
        </w:rPr>
        <w:t>ț</w:t>
      </w:r>
      <w:r w:rsidRPr="00702EE3">
        <w:rPr>
          <w:rFonts w:asciiTheme="minorHAnsi" w:hAnsiTheme="minorHAnsi" w:cs="Calibri"/>
          <w:sz w:val="22"/>
          <w:szCs w:val="22"/>
          <w:lang w:val="ro-RO"/>
        </w:rPr>
        <w:t xml:space="preserve">e de </w:t>
      </w:r>
      <w:r w:rsidR="000510CF" w:rsidRPr="00702EE3">
        <w:rPr>
          <w:rFonts w:asciiTheme="minorHAnsi" w:hAnsiTheme="minorHAnsi" w:cs="Calibri"/>
          <w:sz w:val="22"/>
          <w:szCs w:val="22"/>
          <w:lang w:val="ro-RO"/>
        </w:rPr>
        <w:t>î</w:t>
      </w:r>
      <w:r w:rsidRPr="00702EE3">
        <w:rPr>
          <w:rFonts w:asciiTheme="minorHAnsi" w:hAnsiTheme="minorHAnsi" w:cs="Calibri"/>
          <w:sz w:val="22"/>
          <w:szCs w:val="22"/>
          <w:lang w:val="ro-RO"/>
        </w:rPr>
        <w:t xml:space="preserve">ncadrare, </w:t>
      </w:r>
      <w:r w:rsidR="000510CF" w:rsidRPr="00702EE3">
        <w:rPr>
          <w:rFonts w:asciiTheme="minorHAnsi" w:hAnsiTheme="minorHAnsi" w:cs="Calibri"/>
          <w:sz w:val="22"/>
          <w:szCs w:val="22"/>
          <w:lang w:val="ro-RO"/>
        </w:rPr>
        <w:t>î</w:t>
      </w:r>
      <w:r w:rsidRPr="00702EE3">
        <w:rPr>
          <w:rFonts w:asciiTheme="minorHAnsi" w:hAnsiTheme="minorHAnsi" w:cs="Calibri"/>
          <w:sz w:val="22"/>
          <w:szCs w:val="22"/>
          <w:lang w:val="ro-RO"/>
        </w:rPr>
        <w:t>n sensul c</w:t>
      </w:r>
      <w:r w:rsidR="000510CF" w:rsidRPr="00702EE3">
        <w:rPr>
          <w:rFonts w:asciiTheme="minorHAnsi" w:hAnsiTheme="minorHAnsi" w:cs="Calibri"/>
          <w:sz w:val="22"/>
          <w:szCs w:val="22"/>
          <w:lang w:val="ro-RO"/>
        </w:rPr>
        <w:t>ă</w:t>
      </w:r>
      <w:r w:rsidRPr="00702EE3">
        <w:rPr>
          <w:rFonts w:asciiTheme="minorHAnsi" w:hAnsiTheme="minorHAnsi" w:cs="Calibri"/>
          <w:sz w:val="22"/>
          <w:szCs w:val="22"/>
          <w:lang w:val="ro-RO"/>
        </w:rPr>
        <w:t xml:space="preserve"> unele cheltuieli neeligibile sunt trecute </w:t>
      </w:r>
      <w:r w:rsidR="000510CF" w:rsidRPr="00702EE3">
        <w:rPr>
          <w:rFonts w:asciiTheme="minorHAnsi" w:hAnsiTheme="minorHAnsi" w:cs="Calibri"/>
          <w:sz w:val="22"/>
          <w:szCs w:val="22"/>
          <w:lang w:val="ro-RO"/>
        </w:rPr>
        <w:t>î</w:t>
      </w:r>
      <w:r w:rsidRPr="00702EE3">
        <w:rPr>
          <w:rFonts w:asciiTheme="minorHAnsi" w:hAnsiTheme="minorHAnsi" w:cs="Calibri"/>
          <w:sz w:val="22"/>
          <w:szCs w:val="22"/>
          <w:lang w:val="ro-RO"/>
        </w:rPr>
        <w:t>n categoria cheltuielilor eligibile, expertul bifează caseta corespunzatoare NU şi îşi motivează poziţia în linia prevăzută în acest scop.</w:t>
      </w:r>
    </w:p>
    <w:p w14:paraId="45596540" w14:textId="6BEF622C" w:rsidR="002F29D8" w:rsidRPr="00702EE3" w:rsidRDefault="000510CF" w:rsidP="009C7830">
      <w:pPr>
        <w:pStyle w:val="BodyText"/>
        <w:ind w:right="284"/>
        <w:jc w:val="both"/>
        <w:rPr>
          <w:rFonts w:asciiTheme="minorHAnsi" w:hAnsiTheme="minorHAnsi" w:cs="Calibri"/>
          <w:sz w:val="22"/>
          <w:szCs w:val="22"/>
        </w:rPr>
      </w:pPr>
      <w:r w:rsidRPr="00702EE3">
        <w:rPr>
          <w:rFonts w:asciiTheme="minorHAnsi" w:hAnsiTheme="minorHAnsi" w:cs="Calibri"/>
          <w:sz w:val="22"/>
          <w:szCs w:val="22"/>
        </w:rPr>
        <w:t>Î</w:t>
      </w:r>
      <w:r w:rsidR="002F29D8" w:rsidRPr="00702EE3">
        <w:rPr>
          <w:rFonts w:asciiTheme="minorHAnsi" w:hAnsiTheme="minorHAnsi" w:cs="Calibri"/>
          <w:sz w:val="22"/>
          <w:szCs w:val="22"/>
        </w:rPr>
        <w:t xml:space="preserve">n acest caz bugetul </w:t>
      </w:r>
      <w:proofErr w:type="gramStart"/>
      <w:r w:rsidR="002F29D8" w:rsidRPr="00702EE3">
        <w:rPr>
          <w:rFonts w:asciiTheme="minorHAnsi" w:hAnsiTheme="minorHAnsi" w:cs="Calibri"/>
          <w:sz w:val="22"/>
          <w:szCs w:val="22"/>
        </w:rPr>
        <w:t>este</w:t>
      </w:r>
      <w:proofErr w:type="gramEnd"/>
      <w:r w:rsidR="002F29D8" w:rsidRPr="00702EE3">
        <w:rPr>
          <w:rFonts w:asciiTheme="minorHAnsi" w:hAnsiTheme="minorHAnsi" w:cs="Calibri"/>
          <w:sz w:val="22"/>
          <w:szCs w:val="22"/>
        </w:rPr>
        <w:t xml:space="preserve"> retransmis solicitantului pentru recalculare, prin Fi</w:t>
      </w:r>
      <w:r w:rsidRPr="00702EE3">
        <w:rPr>
          <w:rFonts w:asciiTheme="minorHAnsi" w:hAnsiTheme="minorHAnsi" w:cs="Calibri"/>
          <w:sz w:val="22"/>
          <w:szCs w:val="22"/>
        </w:rPr>
        <w:t>ș</w:t>
      </w:r>
      <w:r w:rsidR="002F29D8" w:rsidRPr="00702EE3">
        <w:rPr>
          <w:rFonts w:asciiTheme="minorHAnsi" w:hAnsiTheme="minorHAnsi" w:cs="Calibri"/>
          <w:sz w:val="22"/>
          <w:szCs w:val="22"/>
        </w:rPr>
        <w:t xml:space="preserve">a de solicitare a informaţiilor suplimentare </w:t>
      </w:r>
      <w:r w:rsidR="00726E98" w:rsidRPr="00702EE3">
        <w:rPr>
          <w:rFonts w:asciiTheme="minorHAnsi" w:hAnsiTheme="minorHAnsi" w:cs="Calibri"/>
          <w:sz w:val="22"/>
          <w:szCs w:val="22"/>
        </w:rPr>
        <w:t>F</w:t>
      </w:r>
      <w:r w:rsidR="002F29D8" w:rsidRPr="00702EE3">
        <w:rPr>
          <w:rFonts w:asciiTheme="minorHAnsi" w:hAnsiTheme="minorHAnsi" w:cs="Calibri"/>
          <w:sz w:val="22"/>
          <w:szCs w:val="22"/>
        </w:rPr>
        <w:t xml:space="preserve">3.4. Expertul </w:t>
      </w:r>
      <w:proofErr w:type="gramStart"/>
      <w:r w:rsidR="002F29D8" w:rsidRPr="00702EE3">
        <w:rPr>
          <w:rFonts w:asciiTheme="minorHAnsi" w:hAnsiTheme="minorHAnsi" w:cs="Calibri"/>
          <w:sz w:val="22"/>
          <w:szCs w:val="22"/>
        </w:rPr>
        <w:t>va</w:t>
      </w:r>
      <w:proofErr w:type="gramEnd"/>
      <w:r w:rsidR="002F29D8" w:rsidRPr="00702EE3">
        <w:rPr>
          <w:rFonts w:asciiTheme="minorHAnsi" w:hAnsiTheme="minorHAnsi" w:cs="Calibri"/>
          <w:sz w:val="22"/>
          <w:szCs w:val="22"/>
        </w:rPr>
        <w:t xml:space="preserve"> modifica bugetul prin mic</w:t>
      </w:r>
      <w:r w:rsidRPr="00702EE3">
        <w:rPr>
          <w:rFonts w:asciiTheme="minorHAnsi" w:hAnsiTheme="minorHAnsi" w:cs="Calibri"/>
          <w:sz w:val="22"/>
          <w:szCs w:val="22"/>
        </w:rPr>
        <w:t>ș</w:t>
      </w:r>
      <w:r w:rsidR="002F29D8" w:rsidRPr="00702EE3">
        <w:rPr>
          <w:rFonts w:asciiTheme="minorHAnsi" w:hAnsiTheme="minorHAnsi" w:cs="Calibri"/>
          <w:sz w:val="22"/>
          <w:szCs w:val="22"/>
        </w:rPr>
        <w:t>orarea valorii totale eligibile a proiectului cu valoarea identificat</w:t>
      </w:r>
      <w:r w:rsidRPr="00702EE3">
        <w:rPr>
          <w:rFonts w:asciiTheme="minorHAnsi" w:hAnsiTheme="minorHAnsi" w:cs="Calibri"/>
          <w:sz w:val="22"/>
          <w:szCs w:val="22"/>
        </w:rPr>
        <w:t>ă</w:t>
      </w:r>
      <w:r w:rsidR="002F29D8" w:rsidRPr="00702EE3">
        <w:rPr>
          <w:rFonts w:asciiTheme="minorHAnsi" w:hAnsiTheme="minorHAnsi" w:cs="Calibri"/>
          <w:sz w:val="22"/>
          <w:szCs w:val="22"/>
        </w:rPr>
        <w:t xml:space="preserve"> ca fiind neeligibil</w:t>
      </w:r>
      <w:r w:rsidRPr="00702EE3">
        <w:rPr>
          <w:rFonts w:asciiTheme="minorHAnsi" w:hAnsiTheme="minorHAnsi" w:cs="Calibri"/>
          <w:sz w:val="22"/>
          <w:szCs w:val="22"/>
        </w:rPr>
        <w:t>ă</w:t>
      </w:r>
      <w:r w:rsidR="002F29D8" w:rsidRPr="00702EE3">
        <w:rPr>
          <w:rFonts w:asciiTheme="minorHAnsi" w:hAnsiTheme="minorHAnsi" w:cs="Calibri"/>
          <w:sz w:val="22"/>
          <w:szCs w:val="22"/>
        </w:rPr>
        <w:t xml:space="preserve">. Expertul </w:t>
      </w:r>
      <w:proofErr w:type="gramStart"/>
      <w:r w:rsidR="002F29D8" w:rsidRPr="00702EE3">
        <w:rPr>
          <w:rFonts w:asciiTheme="minorHAnsi" w:hAnsiTheme="minorHAnsi" w:cs="Calibri"/>
          <w:sz w:val="22"/>
          <w:szCs w:val="22"/>
        </w:rPr>
        <w:t>va</w:t>
      </w:r>
      <w:proofErr w:type="gramEnd"/>
      <w:r w:rsidR="002F29D8" w:rsidRPr="00702EE3">
        <w:rPr>
          <w:rFonts w:asciiTheme="minorHAnsi" w:hAnsiTheme="minorHAnsi" w:cs="Calibri"/>
          <w:sz w:val="22"/>
          <w:szCs w:val="22"/>
        </w:rPr>
        <w:t xml:space="preserve"> motiva poziţia cu explicatii în linia prevăzută în acest scop la rubrica Observaţii</w:t>
      </w:r>
      <w:r w:rsidR="004462D3" w:rsidRPr="00702EE3">
        <w:rPr>
          <w:rFonts w:asciiTheme="minorHAnsi" w:hAnsiTheme="minorHAnsi" w:cs="Calibri"/>
          <w:sz w:val="22"/>
          <w:szCs w:val="22"/>
        </w:rPr>
        <w:t xml:space="preserve"> și se va bifa </w:t>
      </w:r>
      <w:r w:rsidR="002F29D8" w:rsidRPr="00702EE3">
        <w:rPr>
          <w:rFonts w:asciiTheme="minorHAnsi" w:hAnsiTheme="minorHAnsi" w:cs="Calibri"/>
          <w:sz w:val="22"/>
          <w:szCs w:val="22"/>
        </w:rPr>
        <w:t>c</w:t>
      </w:r>
      <w:r w:rsidR="004462D3" w:rsidRPr="00702EE3">
        <w:rPr>
          <w:rFonts w:asciiTheme="minorHAnsi" w:hAnsiTheme="minorHAnsi" w:cs="Calibri"/>
          <w:sz w:val="22"/>
          <w:szCs w:val="22"/>
        </w:rPr>
        <w:t>ă</w:t>
      </w:r>
      <w:r w:rsidR="002F29D8" w:rsidRPr="00702EE3">
        <w:rPr>
          <w:rFonts w:asciiTheme="minorHAnsi" w:hAnsiTheme="minorHAnsi" w:cs="Calibri"/>
          <w:sz w:val="22"/>
          <w:szCs w:val="22"/>
        </w:rPr>
        <w:t>su</w:t>
      </w:r>
      <w:r w:rsidR="004462D3" w:rsidRPr="00702EE3">
        <w:rPr>
          <w:rFonts w:asciiTheme="minorHAnsi" w:hAnsiTheme="minorHAnsi" w:cs="Calibri"/>
          <w:sz w:val="22"/>
          <w:szCs w:val="22"/>
        </w:rPr>
        <w:t>ța</w:t>
      </w:r>
      <w:r w:rsidR="002F29D8" w:rsidRPr="00702EE3">
        <w:rPr>
          <w:rFonts w:asciiTheme="minorHAnsi" w:hAnsiTheme="minorHAnsi" w:cs="Calibri"/>
          <w:sz w:val="22"/>
          <w:szCs w:val="22"/>
        </w:rPr>
        <w:t xml:space="preserve"> corespunzatoare </w:t>
      </w:r>
      <w:r w:rsidR="002F29D8" w:rsidRPr="00702EE3">
        <w:rPr>
          <w:rFonts w:asciiTheme="minorHAnsi" w:hAnsiTheme="minorHAnsi" w:cs="Calibri"/>
          <w:i/>
          <w:sz w:val="22"/>
          <w:szCs w:val="22"/>
        </w:rPr>
        <w:t>DA cu diferen</w:t>
      </w:r>
      <w:r w:rsidR="004462D3" w:rsidRPr="00702EE3">
        <w:rPr>
          <w:rFonts w:asciiTheme="minorHAnsi" w:hAnsiTheme="minorHAnsi" w:cs="Calibri"/>
          <w:i/>
          <w:sz w:val="22"/>
          <w:szCs w:val="22"/>
        </w:rPr>
        <w:t>ț</w:t>
      </w:r>
      <w:r w:rsidR="002F29D8" w:rsidRPr="00702EE3">
        <w:rPr>
          <w:rFonts w:asciiTheme="minorHAnsi" w:hAnsiTheme="minorHAnsi" w:cs="Calibri"/>
          <w:i/>
          <w:sz w:val="22"/>
          <w:szCs w:val="22"/>
        </w:rPr>
        <w:t>e</w:t>
      </w:r>
      <w:r w:rsidR="002F29D8" w:rsidRPr="00702EE3">
        <w:rPr>
          <w:rFonts w:asciiTheme="minorHAnsi" w:hAnsiTheme="minorHAnsi" w:cs="Calibri"/>
          <w:sz w:val="22"/>
          <w:szCs w:val="22"/>
        </w:rPr>
        <w:t xml:space="preserve">. </w:t>
      </w:r>
    </w:p>
    <w:p w14:paraId="118E31AD" w14:textId="77777777" w:rsidR="002F29D8" w:rsidRPr="00702EE3" w:rsidRDefault="002F29D8" w:rsidP="002F29D8">
      <w:pPr>
        <w:jc w:val="both"/>
        <w:rPr>
          <w:rFonts w:asciiTheme="minorHAnsi" w:hAnsiTheme="minorHAnsi" w:cs="Calibri"/>
          <w:sz w:val="22"/>
          <w:szCs w:val="22"/>
          <w:lang w:val="ro-RO"/>
        </w:rPr>
      </w:pPr>
    </w:p>
    <w:p w14:paraId="17148321" w14:textId="7668F569" w:rsidR="002F29D8" w:rsidRPr="00702EE3" w:rsidRDefault="002F29D8" w:rsidP="00D70F7F">
      <w:pPr>
        <w:pStyle w:val="BodyText2"/>
        <w:numPr>
          <w:ilvl w:val="0"/>
          <w:numId w:val="8"/>
        </w:numPr>
        <w:spacing w:after="0" w:line="240" w:lineRule="auto"/>
        <w:ind w:right="284"/>
        <w:jc w:val="both"/>
        <w:rPr>
          <w:rFonts w:asciiTheme="minorHAnsi" w:hAnsiTheme="minorHAnsi" w:cs="Calibri"/>
          <w:sz w:val="22"/>
          <w:szCs w:val="22"/>
          <w:lang w:val="ro-RO"/>
        </w:rPr>
      </w:pPr>
      <w:r w:rsidRPr="00702EE3">
        <w:rPr>
          <w:rFonts w:asciiTheme="minorHAnsi" w:hAnsiTheme="minorHAnsi" w:cs="Calibri"/>
          <w:sz w:val="22"/>
          <w:szCs w:val="22"/>
          <w:lang w:val="ro-RO"/>
        </w:rPr>
        <w:t>Dac</w:t>
      </w:r>
      <w:r w:rsidR="00443609" w:rsidRPr="00702EE3">
        <w:rPr>
          <w:rFonts w:asciiTheme="minorHAnsi" w:hAnsiTheme="minorHAnsi" w:cs="Calibri"/>
          <w:sz w:val="22"/>
          <w:szCs w:val="22"/>
          <w:lang w:val="ro-RO"/>
        </w:rPr>
        <w:t>ă</w:t>
      </w:r>
      <w:r w:rsidRPr="00702EE3">
        <w:rPr>
          <w:rFonts w:asciiTheme="minorHAnsi" w:hAnsiTheme="minorHAnsi" w:cs="Calibri"/>
          <w:sz w:val="22"/>
          <w:szCs w:val="22"/>
          <w:lang w:val="ro-RO"/>
        </w:rPr>
        <w:t xml:space="preserve"> exist</w:t>
      </w:r>
      <w:r w:rsidR="00443609" w:rsidRPr="00702EE3">
        <w:rPr>
          <w:rFonts w:asciiTheme="minorHAnsi" w:hAnsiTheme="minorHAnsi" w:cs="Calibri"/>
          <w:sz w:val="22"/>
          <w:szCs w:val="22"/>
          <w:lang w:val="ro-RO"/>
        </w:rPr>
        <w:t>ă</w:t>
      </w:r>
      <w:r w:rsidRPr="00702EE3">
        <w:rPr>
          <w:rFonts w:asciiTheme="minorHAnsi" w:hAnsiTheme="minorHAnsi" w:cs="Calibri"/>
          <w:sz w:val="22"/>
          <w:szCs w:val="22"/>
          <w:lang w:val="ro-RO"/>
        </w:rPr>
        <w:t xml:space="preserve"> mici diferen</w:t>
      </w:r>
      <w:r w:rsidR="00443609" w:rsidRPr="00702EE3">
        <w:rPr>
          <w:rFonts w:asciiTheme="minorHAnsi" w:hAnsiTheme="minorHAnsi" w:cs="Calibri"/>
          <w:sz w:val="22"/>
          <w:szCs w:val="22"/>
          <w:lang w:val="ro-RO"/>
        </w:rPr>
        <w:t>ț</w:t>
      </w:r>
      <w:r w:rsidRPr="00702EE3">
        <w:rPr>
          <w:rFonts w:asciiTheme="minorHAnsi" w:hAnsiTheme="minorHAnsi" w:cs="Calibri"/>
          <w:sz w:val="22"/>
          <w:szCs w:val="22"/>
          <w:lang w:val="ro-RO"/>
        </w:rPr>
        <w:t xml:space="preserve">e de calcul </w:t>
      </w:r>
      <w:r w:rsidR="00443609" w:rsidRPr="00702EE3">
        <w:rPr>
          <w:rFonts w:asciiTheme="minorHAnsi" w:hAnsiTheme="minorHAnsi" w:cs="Calibri"/>
          <w:sz w:val="22"/>
          <w:szCs w:val="22"/>
          <w:lang w:val="ro-RO"/>
        </w:rPr>
        <w:t>î</w:t>
      </w:r>
      <w:r w:rsidRPr="00702EE3">
        <w:rPr>
          <w:rFonts w:asciiTheme="minorHAnsi" w:hAnsiTheme="minorHAnsi" w:cs="Calibri"/>
          <w:sz w:val="22"/>
          <w:szCs w:val="22"/>
          <w:lang w:val="ro-RO"/>
        </w:rPr>
        <w:t>n cererea de finanţare expertul efectueaz</w:t>
      </w:r>
      <w:r w:rsidR="00443609" w:rsidRPr="00702EE3">
        <w:rPr>
          <w:rFonts w:asciiTheme="minorHAnsi" w:hAnsiTheme="minorHAnsi" w:cs="Calibri"/>
          <w:sz w:val="22"/>
          <w:szCs w:val="22"/>
          <w:lang w:val="ro-RO"/>
        </w:rPr>
        <w:t>ă</w:t>
      </w:r>
      <w:r w:rsidRPr="00702EE3">
        <w:rPr>
          <w:rFonts w:asciiTheme="minorHAnsi" w:hAnsiTheme="minorHAnsi" w:cs="Calibri"/>
          <w:sz w:val="22"/>
          <w:szCs w:val="22"/>
          <w:lang w:val="ro-RO"/>
        </w:rPr>
        <w:t xml:space="preserve"> modificarile </w:t>
      </w:r>
      <w:r w:rsidR="00443609" w:rsidRPr="00702EE3">
        <w:rPr>
          <w:rFonts w:asciiTheme="minorHAnsi" w:hAnsiTheme="minorHAnsi" w:cs="Calibri"/>
          <w:sz w:val="22"/>
          <w:szCs w:val="22"/>
          <w:lang w:val="ro-RO"/>
        </w:rPr>
        <w:t>î</w:t>
      </w:r>
      <w:r w:rsidRPr="00702EE3">
        <w:rPr>
          <w:rFonts w:asciiTheme="minorHAnsi" w:hAnsiTheme="minorHAnsi" w:cs="Calibri"/>
          <w:sz w:val="22"/>
          <w:szCs w:val="22"/>
          <w:lang w:val="ro-RO"/>
        </w:rPr>
        <w:t xml:space="preserve">n buget şi </w:t>
      </w:r>
      <w:r w:rsidR="00443609" w:rsidRPr="00702EE3">
        <w:rPr>
          <w:rFonts w:asciiTheme="minorHAnsi" w:hAnsiTheme="minorHAnsi" w:cs="Calibri"/>
          <w:sz w:val="22"/>
          <w:szCs w:val="22"/>
          <w:lang w:val="ro-RO"/>
        </w:rPr>
        <w:t>î</w:t>
      </w:r>
      <w:r w:rsidRPr="00702EE3">
        <w:rPr>
          <w:rFonts w:asciiTheme="minorHAnsi" w:hAnsiTheme="minorHAnsi" w:cs="Calibri"/>
          <w:sz w:val="22"/>
          <w:szCs w:val="22"/>
          <w:lang w:val="ro-RO"/>
        </w:rPr>
        <w:t>n matricea de verificare a Bugetului indicativ</w:t>
      </w:r>
      <w:r w:rsidR="00443609" w:rsidRPr="00702EE3">
        <w:rPr>
          <w:rFonts w:asciiTheme="minorHAnsi" w:hAnsiTheme="minorHAnsi" w:cs="Calibri"/>
          <w:sz w:val="22"/>
          <w:szCs w:val="22"/>
          <w:lang w:val="ro-RO"/>
        </w:rPr>
        <w:t xml:space="preserve"> și</w:t>
      </w:r>
      <w:r w:rsidRPr="00702EE3">
        <w:rPr>
          <w:rFonts w:asciiTheme="minorHAnsi" w:hAnsiTheme="minorHAnsi" w:cs="Calibri"/>
          <w:sz w:val="22"/>
          <w:szCs w:val="22"/>
          <w:lang w:val="ro-RO"/>
        </w:rPr>
        <w:t xml:space="preserve"> bifează caseta corespunzatoare </w:t>
      </w:r>
      <w:r w:rsidRPr="00702EE3">
        <w:rPr>
          <w:rFonts w:asciiTheme="minorHAnsi" w:hAnsiTheme="minorHAnsi" w:cs="Calibri"/>
          <w:i/>
          <w:sz w:val="22"/>
          <w:szCs w:val="22"/>
          <w:lang w:val="ro-RO"/>
        </w:rPr>
        <w:t>DA cu diferen</w:t>
      </w:r>
      <w:r w:rsidR="00443609" w:rsidRPr="00702EE3">
        <w:rPr>
          <w:rFonts w:asciiTheme="minorHAnsi" w:hAnsiTheme="minorHAnsi" w:cs="Calibri"/>
          <w:i/>
          <w:sz w:val="22"/>
          <w:szCs w:val="22"/>
          <w:lang w:val="ro-RO"/>
        </w:rPr>
        <w:t>ț</w:t>
      </w:r>
      <w:r w:rsidRPr="00702EE3">
        <w:rPr>
          <w:rFonts w:asciiTheme="minorHAnsi" w:hAnsiTheme="minorHAnsi" w:cs="Calibri"/>
          <w:i/>
          <w:sz w:val="22"/>
          <w:szCs w:val="22"/>
          <w:lang w:val="ro-RO"/>
        </w:rPr>
        <w:t>e</w:t>
      </w:r>
      <w:r w:rsidRPr="00702EE3">
        <w:rPr>
          <w:rFonts w:asciiTheme="minorHAnsi" w:hAnsiTheme="minorHAnsi" w:cs="Calibri"/>
          <w:sz w:val="22"/>
          <w:szCs w:val="22"/>
          <w:lang w:val="ro-RO"/>
        </w:rPr>
        <w:t xml:space="preserve">. În acest caz se vor oferi explicaţii în rubrica Observaţii. </w:t>
      </w:r>
    </w:p>
    <w:p w14:paraId="53A1E0DA" w14:textId="77777777" w:rsidR="00851620" w:rsidRPr="00702EE3" w:rsidRDefault="00851620" w:rsidP="009C7830">
      <w:pPr>
        <w:ind w:right="284"/>
        <w:jc w:val="both"/>
        <w:rPr>
          <w:rFonts w:asciiTheme="minorHAnsi" w:hAnsiTheme="minorHAnsi" w:cs="Calibri"/>
          <w:sz w:val="22"/>
          <w:szCs w:val="22"/>
          <w:lang w:val="ro-RO"/>
        </w:rPr>
      </w:pPr>
    </w:p>
    <w:p w14:paraId="08F75532" w14:textId="339BC5BD" w:rsidR="002F29D8" w:rsidRPr="00702EE3" w:rsidRDefault="002F29D8" w:rsidP="009C7830">
      <w:pPr>
        <w:ind w:right="284"/>
        <w:jc w:val="both"/>
        <w:rPr>
          <w:rFonts w:asciiTheme="minorHAnsi" w:hAnsiTheme="minorHAnsi" w:cs="Calibri"/>
          <w:sz w:val="22"/>
          <w:szCs w:val="22"/>
          <w:lang w:val="ro-RO"/>
        </w:rPr>
      </w:pPr>
      <w:r w:rsidRPr="00702EE3">
        <w:rPr>
          <w:rFonts w:asciiTheme="minorHAnsi" w:hAnsiTheme="minorHAnsi" w:cs="Calibri"/>
          <w:sz w:val="22"/>
          <w:szCs w:val="22"/>
          <w:lang w:val="ro-RO"/>
        </w:rPr>
        <w:t xml:space="preserve">Şi </w:t>
      </w:r>
      <w:r w:rsidR="00443609" w:rsidRPr="00702EE3">
        <w:rPr>
          <w:rFonts w:asciiTheme="minorHAnsi" w:hAnsiTheme="minorHAnsi" w:cs="Calibri"/>
          <w:sz w:val="22"/>
          <w:szCs w:val="22"/>
          <w:lang w:val="ro-RO"/>
        </w:rPr>
        <w:t>î</w:t>
      </w:r>
      <w:r w:rsidRPr="00702EE3">
        <w:rPr>
          <w:rFonts w:asciiTheme="minorHAnsi" w:hAnsiTheme="minorHAnsi" w:cs="Calibri"/>
          <w:sz w:val="22"/>
          <w:szCs w:val="22"/>
          <w:lang w:val="ro-RO"/>
        </w:rPr>
        <w:t>n acest caz</w:t>
      </w:r>
      <w:r w:rsidR="00443609" w:rsidRPr="00702EE3">
        <w:rPr>
          <w:rFonts w:asciiTheme="minorHAnsi" w:hAnsiTheme="minorHAnsi" w:cs="Calibri"/>
          <w:sz w:val="22"/>
          <w:szCs w:val="22"/>
          <w:lang w:val="ro-RO"/>
        </w:rPr>
        <w:t>,</w:t>
      </w:r>
      <w:r w:rsidRPr="00702EE3">
        <w:rPr>
          <w:rFonts w:asciiTheme="minorHAnsi" w:hAnsiTheme="minorHAnsi" w:cs="Calibri"/>
          <w:sz w:val="22"/>
          <w:szCs w:val="22"/>
          <w:lang w:val="ro-RO"/>
        </w:rPr>
        <w:t xml:space="preserve"> bugetul modificat de expert este retransmis solicitantului pentru luare la cuno</w:t>
      </w:r>
      <w:r w:rsidR="00443609" w:rsidRPr="00702EE3">
        <w:rPr>
          <w:rFonts w:asciiTheme="minorHAnsi" w:hAnsiTheme="minorHAnsi" w:cs="Calibri"/>
          <w:sz w:val="22"/>
          <w:szCs w:val="22"/>
          <w:lang w:val="ro-RO"/>
        </w:rPr>
        <w:t>ș</w:t>
      </w:r>
      <w:r w:rsidRPr="00702EE3">
        <w:rPr>
          <w:rFonts w:asciiTheme="minorHAnsi" w:hAnsiTheme="minorHAnsi" w:cs="Calibri"/>
          <w:sz w:val="22"/>
          <w:szCs w:val="22"/>
          <w:lang w:val="ro-RO"/>
        </w:rPr>
        <w:t>tin</w:t>
      </w:r>
      <w:r w:rsidR="00443609" w:rsidRPr="00702EE3">
        <w:rPr>
          <w:rFonts w:asciiTheme="minorHAnsi" w:hAnsiTheme="minorHAnsi" w:cs="Calibri"/>
          <w:sz w:val="22"/>
          <w:szCs w:val="22"/>
          <w:lang w:val="ro-RO"/>
        </w:rPr>
        <w:t>ță</w:t>
      </w:r>
      <w:r w:rsidRPr="00702EE3">
        <w:rPr>
          <w:rFonts w:asciiTheme="minorHAnsi" w:hAnsiTheme="minorHAnsi" w:cs="Calibri"/>
          <w:sz w:val="22"/>
          <w:szCs w:val="22"/>
          <w:lang w:val="ro-RO"/>
        </w:rPr>
        <w:t xml:space="preserve"> de modific</w:t>
      </w:r>
      <w:r w:rsidR="00443609" w:rsidRPr="00702EE3">
        <w:rPr>
          <w:rFonts w:asciiTheme="minorHAnsi" w:hAnsiTheme="minorHAnsi" w:cs="Calibri"/>
          <w:sz w:val="22"/>
          <w:szCs w:val="22"/>
          <w:lang w:val="ro-RO"/>
        </w:rPr>
        <w:t>ă</w:t>
      </w:r>
      <w:r w:rsidRPr="00702EE3">
        <w:rPr>
          <w:rFonts w:asciiTheme="minorHAnsi" w:hAnsiTheme="minorHAnsi" w:cs="Calibri"/>
          <w:sz w:val="22"/>
          <w:szCs w:val="22"/>
          <w:lang w:val="ro-RO"/>
        </w:rPr>
        <w:t>rile efectuate, prin Fi</w:t>
      </w:r>
      <w:r w:rsidR="00443609" w:rsidRPr="00702EE3">
        <w:rPr>
          <w:rFonts w:asciiTheme="minorHAnsi" w:hAnsiTheme="minorHAnsi" w:cs="Calibri"/>
          <w:sz w:val="22"/>
          <w:szCs w:val="22"/>
          <w:lang w:val="ro-RO"/>
        </w:rPr>
        <w:t>ș</w:t>
      </w:r>
      <w:r w:rsidRPr="00702EE3">
        <w:rPr>
          <w:rFonts w:asciiTheme="minorHAnsi" w:hAnsiTheme="minorHAnsi" w:cs="Calibri"/>
          <w:sz w:val="22"/>
          <w:szCs w:val="22"/>
          <w:lang w:val="ro-RO"/>
        </w:rPr>
        <w:t xml:space="preserve">a de solicitare a informaţiilor suplimentare </w:t>
      </w:r>
      <w:r w:rsidR="006C471F" w:rsidRPr="00702EE3">
        <w:rPr>
          <w:rFonts w:asciiTheme="minorHAnsi" w:hAnsiTheme="minorHAnsi" w:cs="Calibri"/>
          <w:sz w:val="22"/>
          <w:szCs w:val="22"/>
          <w:lang w:val="ro-RO"/>
        </w:rPr>
        <w:t>F</w:t>
      </w:r>
      <w:r w:rsidRPr="00702EE3">
        <w:rPr>
          <w:rFonts w:asciiTheme="minorHAnsi" w:hAnsiTheme="minorHAnsi" w:cs="Calibri"/>
          <w:sz w:val="22"/>
          <w:szCs w:val="22"/>
          <w:lang w:val="ro-RO"/>
        </w:rPr>
        <w:t xml:space="preserve">3.4. </w:t>
      </w:r>
    </w:p>
    <w:p w14:paraId="138C083A" w14:textId="77777777" w:rsidR="002F29D8" w:rsidRPr="00702EE3" w:rsidRDefault="002F29D8" w:rsidP="002F29D8">
      <w:pPr>
        <w:pStyle w:val="BodyText"/>
        <w:jc w:val="both"/>
        <w:rPr>
          <w:rFonts w:asciiTheme="minorHAnsi" w:hAnsiTheme="minorHAnsi" w:cs="Calibri"/>
          <w:b/>
          <w:sz w:val="22"/>
          <w:szCs w:val="22"/>
        </w:rPr>
      </w:pPr>
    </w:p>
    <w:p w14:paraId="54B2C4D6" w14:textId="79FDC297" w:rsidR="002F29D8" w:rsidRPr="00702EE3" w:rsidRDefault="00E622F3" w:rsidP="009C7830">
      <w:pPr>
        <w:ind w:right="284"/>
        <w:jc w:val="both"/>
        <w:rPr>
          <w:rFonts w:asciiTheme="minorHAnsi" w:hAnsiTheme="minorHAnsi" w:cs="Calibri"/>
          <w:sz w:val="22"/>
          <w:szCs w:val="22"/>
          <w:lang w:val="ro-RO"/>
        </w:rPr>
      </w:pPr>
      <w:r w:rsidRPr="00702EE3">
        <w:rPr>
          <w:rFonts w:asciiTheme="minorHAnsi" w:hAnsiTheme="minorHAnsi" w:cs="Calibri"/>
          <w:sz w:val="22"/>
          <w:szCs w:val="22"/>
          <w:lang w:val="ro-RO"/>
        </w:rPr>
        <w:t>3</w:t>
      </w:r>
      <w:r w:rsidR="002F29D8" w:rsidRPr="00702EE3">
        <w:rPr>
          <w:rFonts w:asciiTheme="minorHAnsi" w:hAnsiTheme="minorHAnsi" w:cs="Calibri"/>
          <w:sz w:val="22"/>
          <w:szCs w:val="22"/>
          <w:lang w:val="ro-RO"/>
        </w:rPr>
        <w:t xml:space="preserve">.2. Verificarea corectitudinii ratei de schimb. Rata de conversie intre Euro şi moneda naţională pentru Romania este cea publicată de Banca Central Europeana pe Internet la adresa : &lt;http://www.ecb.int/index.html&gt; (se anexează pagina conţinând </w:t>
      </w:r>
      <w:r w:rsidR="009C7830" w:rsidRPr="00702EE3">
        <w:rPr>
          <w:rFonts w:asciiTheme="minorHAnsi" w:hAnsiTheme="minorHAnsi" w:cs="Calibri"/>
          <w:sz w:val="22"/>
          <w:szCs w:val="22"/>
          <w:lang w:val="ro-RO"/>
        </w:rPr>
        <w:t xml:space="preserve">cursul BCE din data întocmirii </w:t>
      </w:r>
      <w:r w:rsidR="00C22F1C" w:rsidRPr="00702EE3">
        <w:rPr>
          <w:rFonts w:asciiTheme="minorHAnsi" w:hAnsiTheme="minorHAnsi" w:cs="Calibri"/>
          <w:sz w:val="22"/>
          <w:szCs w:val="22"/>
          <w:lang w:val="ro-RO"/>
        </w:rPr>
        <w:t>Bugetului Indicativ</w:t>
      </w:r>
      <w:r w:rsidR="002F29D8" w:rsidRPr="00702EE3">
        <w:rPr>
          <w:rFonts w:asciiTheme="minorHAnsi" w:hAnsiTheme="minorHAnsi" w:cs="Calibri"/>
          <w:sz w:val="22"/>
          <w:szCs w:val="22"/>
          <w:lang w:val="ro-RO"/>
        </w:rPr>
        <w:t>):</w:t>
      </w:r>
    </w:p>
    <w:p w14:paraId="69362CC4" w14:textId="77777777" w:rsidR="002F29D8" w:rsidRPr="00702EE3" w:rsidRDefault="002F29D8" w:rsidP="002F29D8">
      <w:pPr>
        <w:jc w:val="both"/>
        <w:rPr>
          <w:rFonts w:asciiTheme="minorHAnsi" w:hAnsiTheme="minorHAnsi" w:cs="Calibri"/>
          <w:sz w:val="22"/>
          <w:szCs w:val="22"/>
          <w:lang w:val="ro-RO"/>
        </w:rPr>
      </w:pPr>
    </w:p>
    <w:p w14:paraId="5E60520A" w14:textId="5F008D12" w:rsidR="002F29D8" w:rsidRPr="00702EE3" w:rsidRDefault="002F29D8" w:rsidP="009C7830">
      <w:pPr>
        <w:ind w:right="284"/>
        <w:jc w:val="both"/>
        <w:rPr>
          <w:rFonts w:ascii="Calibri" w:hAnsi="Calibri" w:cs="Calibri"/>
          <w:sz w:val="22"/>
          <w:szCs w:val="22"/>
          <w:lang w:val="ro-RO"/>
        </w:rPr>
      </w:pPr>
      <w:r w:rsidRPr="00702EE3">
        <w:rPr>
          <w:rFonts w:ascii="Calibri" w:hAnsi="Calibri" w:cs="Calibri"/>
          <w:sz w:val="22"/>
          <w:szCs w:val="22"/>
          <w:lang w:val="ro-RO"/>
        </w:rPr>
        <w:t>Expertul verific</w:t>
      </w:r>
      <w:r w:rsidR="00443609" w:rsidRPr="00702EE3">
        <w:rPr>
          <w:rFonts w:ascii="Calibri" w:hAnsi="Calibri" w:cs="Calibri"/>
          <w:sz w:val="22"/>
          <w:szCs w:val="22"/>
          <w:lang w:val="ro-RO"/>
        </w:rPr>
        <w:t>ă</w:t>
      </w:r>
      <w:r w:rsidRPr="00702EE3">
        <w:rPr>
          <w:rFonts w:ascii="Calibri" w:hAnsi="Calibri" w:cs="Calibri"/>
          <w:sz w:val="22"/>
          <w:szCs w:val="22"/>
          <w:lang w:val="ro-RO"/>
        </w:rPr>
        <w:t xml:space="preserve"> dac</w:t>
      </w:r>
      <w:r w:rsidR="00443609" w:rsidRPr="00702EE3">
        <w:rPr>
          <w:rFonts w:ascii="Calibri" w:hAnsi="Calibri" w:cs="Calibri"/>
          <w:sz w:val="22"/>
          <w:szCs w:val="22"/>
          <w:lang w:val="ro-RO"/>
        </w:rPr>
        <w:t>ă</w:t>
      </w:r>
      <w:r w:rsidRPr="00702EE3">
        <w:rPr>
          <w:rFonts w:ascii="Calibri" w:hAnsi="Calibri" w:cs="Calibri"/>
          <w:sz w:val="22"/>
          <w:szCs w:val="22"/>
          <w:lang w:val="ro-RO"/>
        </w:rPr>
        <w:t xml:space="preserve"> data şi rata de schimb din cererea de finanţare corespund cu </w:t>
      </w:r>
      <w:r w:rsidR="00443609" w:rsidRPr="00702EE3">
        <w:rPr>
          <w:rFonts w:ascii="Calibri" w:hAnsi="Calibri" w:cs="Calibri"/>
          <w:sz w:val="22"/>
          <w:szCs w:val="22"/>
          <w:lang w:val="ro-RO"/>
        </w:rPr>
        <w:t xml:space="preserve">cele </w:t>
      </w:r>
      <w:r w:rsidRPr="00702EE3">
        <w:rPr>
          <w:rFonts w:ascii="Calibri" w:hAnsi="Calibri" w:cs="Calibri"/>
          <w:sz w:val="22"/>
          <w:szCs w:val="22"/>
          <w:lang w:val="ro-RO"/>
        </w:rPr>
        <w:t>publicat</w:t>
      </w:r>
      <w:r w:rsidR="00443609" w:rsidRPr="00702EE3">
        <w:rPr>
          <w:rFonts w:ascii="Calibri" w:hAnsi="Calibri" w:cs="Calibri"/>
          <w:sz w:val="22"/>
          <w:szCs w:val="22"/>
          <w:lang w:val="ro-RO"/>
        </w:rPr>
        <w:t>e</w:t>
      </w:r>
      <w:r w:rsidRPr="00702EE3">
        <w:rPr>
          <w:rFonts w:ascii="Calibri" w:hAnsi="Calibri" w:cs="Calibri"/>
          <w:sz w:val="22"/>
          <w:szCs w:val="22"/>
          <w:lang w:val="ro-RO"/>
        </w:rPr>
        <w:t xml:space="preserve"> de Banca Central Europeana pe Internet la adresa: &lt;http://www.ecb.int/index.html&gt;. </w:t>
      </w:r>
    </w:p>
    <w:p w14:paraId="3038269F" w14:textId="3330CA8D" w:rsidR="002F29D8" w:rsidRPr="00702EE3" w:rsidRDefault="002F29D8" w:rsidP="009C7830">
      <w:pPr>
        <w:ind w:right="284"/>
        <w:jc w:val="both"/>
        <w:rPr>
          <w:rFonts w:ascii="Calibri" w:hAnsi="Calibri" w:cs="Calibri"/>
          <w:sz w:val="22"/>
          <w:szCs w:val="22"/>
          <w:lang w:val="ro-RO"/>
        </w:rPr>
      </w:pPr>
      <w:r w:rsidRPr="00702EE3">
        <w:rPr>
          <w:rFonts w:ascii="Calibri" w:hAnsi="Calibri" w:cs="Calibri"/>
          <w:sz w:val="22"/>
          <w:szCs w:val="22"/>
          <w:lang w:val="ro-RO"/>
        </w:rPr>
        <w:t>Dac</w:t>
      </w:r>
      <w:r w:rsidR="00443609" w:rsidRPr="00702EE3">
        <w:rPr>
          <w:rFonts w:ascii="Calibri" w:hAnsi="Calibri" w:cs="Calibri"/>
          <w:sz w:val="22"/>
          <w:szCs w:val="22"/>
          <w:lang w:val="ro-RO"/>
        </w:rPr>
        <w:t>ă</w:t>
      </w:r>
      <w:r w:rsidRPr="00702EE3">
        <w:rPr>
          <w:rFonts w:ascii="Calibri" w:hAnsi="Calibri" w:cs="Calibri"/>
          <w:sz w:val="22"/>
          <w:szCs w:val="22"/>
          <w:lang w:val="ro-RO"/>
        </w:rPr>
        <w:t xml:space="preserve"> </w:t>
      </w:r>
      <w:r w:rsidR="00443609" w:rsidRPr="00702EE3">
        <w:rPr>
          <w:rFonts w:ascii="Calibri" w:hAnsi="Calibri" w:cs="Calibri"/>
          <w:sz w:val="22"/>
          <w:szCs w:val="22"/>
          <w:lang w:val="ro-RO"/>
        </w:rPr>
        <w:t>î</w:t>
      </w:r>
      <w:r w:rsidRPr="00702EE3">
        <w:rPr>
          <w:rFonts w:ascii="Calibri" w:hAnsi="Calibri" w:cs="Calibri"/>
          <w:sz w:val="22"/>
          <w:szCs w:val="22"/>
          <w:lang w:val="ro-RO"/>
        </w:rPr>
        <w:t>n urma verific</w:t>
      </w:r>
      <w:r w:rsidR="00443609" w:rsidRPr="00702EE3">
        <w:rPr>
          <w:rFonts w:ascii="Calibri" w:hAnsi="Calibri" w:cs="Calibri"/>
          <w:sz w:val="22"/>
          <w:szCs w:val="22"/>
          <w:lang w:val="ro-RO"/>
        </w:rPr>
        <w:t>ă</w:t>
      </w:r>
      <w:r w:rsidRPr="00702EE3">
        <w:rPr>
          <w:rFonts w:ascii="Calibri" w:hAnsi="Calibri" w:cs="Calibri"/>
          <w:sz w:val="22"/>
          <w:szCs w:val="22"/>
          <w:lang w:val="ro-RO"/>
        </w:rPr>
        <w:t>rii se constat</w:t>
      </w:r>
      <w:r w:rsidR="00443609" w:rsidRPr="00702EE3">
        <w:rPr>
          <w:rFonts w:ascii="Calibri" w:hAnsi="Calibri" w:cs="Calibri"/>
          <w:sz w:val="22"/>
          <w:szCs w:val="22"/>
          <w:lang w:val="ro-RO"/>
        </w:rPr>
        <w:t>ă</w:t>
      </w:r>
      <w:r w:rsidRPr="00702EE3">
        <w:rPr>
          <w:rFonts w:ascii="Calibri" w:hAnsi="Calibri" w:cs="Calibri"/>
          <w:sz w:val="22"/>
          <w:szCs w:val="22"/>
          <w:lang w:val="ro-RO"/>
        </w:rPr>
        <w:t xml:space="preserve"> c</w:t>
      </w:r>
      <w:r w:rsidR="00443609" w:rsidRPr="00702EE3">
        <w:rPr>
          <w:rFonts w:ascii="Calibri" w:hAnsi="Calibri" w:cs="Calibri"/>
          <w:sz w:val="22"/>
          <w:szCs w:val="22"/>
          <w:lang w:val="ro-RO"/>
        </w:rPr>
        <w:t>ă</w:t>
      </w:r>
      <w:r w:rsidRPr="00702EE3">
        <w:rPr>
          <w:rFonts w:ascii="Calibri" w:hAnsi="Calibri" w:cs="Calibri"/>
          <w:sz w:val="22"/>
          <w:szCs w:val="22"/>
          <w:lang w:val="ro-RO"/>
        </w:rPr>
        <w:t xml:space="preserve"> aceasta corespunde, expertul bifează caseta corespunzatoare DA. Dac</w:t>
      </w:r>
      <w:r w:rsidR="00443609" w:rsidRPr="00702EE3">
        <w:rPr>
          <w:rFonts w:ascii="Calibri" w:hAnsi="Calibri" w:cs="Calibri"/>
          <w:sz w:val="22"/>
          <w:szCs w:val="22"/>
          <w:lang w:val="ro-RO"/>
        </w:rPr>
        <w:t>ă</w:t>
      </w:r>
      <w:r w:rsidRPr="00702EE3">
        <w:rPr>
          <w:rFonts w:ascii="Calibri" w:hAnsi="Calibri" w:cs="Calibri"/>
          <w:sz w:val="22"/>
          <w:szCs w:val="22"/>
          <w:lang w:val="ro-RO"/>
        </w:rPr>
        <w:t xml:space="preserve"> aceasta nu corespunde, expertul bifează caseta corespunzatoare NU şi </w:t>
      </w:r>
      <w:r w:rsidR="00443609" w:rsidRPr="00702EE3">
        <w:rPr>
          <w:rFonts w:ascii="Calibri" w:hAnsi="Calibri" w:cs="Calibri"/>
          <w:sz w:val="22"/>
          <w:szCs w:val="22"/>
          <w:lang w:val="ro-RO"/>
        </w:rPr>
        <w:t xml:space="preserve">solicită clarificări </w:t>
      </w:r>
      <w:r w:rsidRPr="00702EE3">
        <w:rPr>
          <w:rFonts w:ascii="Calibri" w:hAnsi="Calibri" w:cs="Calibri"/>
          <w:sz w:val="22"/>
          <w:szCs w:val="22"/>
          <w:lang w:val="ro-RO"/>
        </w:rPr>
        <w:t>solicitantul</w:t>
      </w:r>
      <w:r w:rsidR="00443609" w:rsidRPr="00702EE3">
        <w:rPr>
          <w:rFonts w:ascii="Calibri" w:hAnsi="Calibri" w:cs="Calibri"/>
          <w:sz w:val="22"/>
          <w:szCs w:val="22"/>
          <w:lang w:val="ro-RO"/>
        </w:rPr>
        <w:t>ui</w:t>
      </w:r>
      <w:r w:rsidRPr="00702EE3">
        <w:rPr>
          <w:rFonts w:ascii="Calibri" w:hAnsi="Calibri" w:cs="Calibri"/>
          <w:sz w:val="22"/>
          <w:szCs w:val="22"/>
          <w:lang w:val="ro-RO"/>
        </w:rPr>
        <w:t xml:space="preserve"> prin Fisa de solicitare a informaţiilor suplimentare </w:t>
      </w:r>
      <w:r w:rsidR="00C22F1C" w:rsidRPr="00702EE3">
        <w:rPr>
          <w:rFonts w:ascii="Calibri" w:hAnsi="Calibri" w:cs="Calibri"/>
          <w:sz w:val="22"/>
          <w:szCs w:val="22"/>
          <w:lang w:val="ro-RO"/>
        </w:rPr>
        <w:t>F</w:t>
      </w:r>
      <w:r w:rsidRPr="00702EE3">
        <w:rPr>
          <w:rFonts w:ascii="Calibri" w:hAnsi="Calibri" w:cs="Calibri"/>
          <w:sz w:val="22"/>
          <w:szCs w:val="22"/>
          <w:lang w:val="ro-RO"/>
        </w:rPr>
        <w:t xml:space="preserve">3.4. </w:t>
      </w:r>
    </w:p>
    <w:p w14:paraId="752E6532" w14:textId="77777777" w:rsidR="002F29D8" w:rsidRPr="00702EE3" w:rsidRDefault="002F29D8" w:rsidP="002F29D8">
      <w:pPr>
        <w:jc w:val="both"/>
        <w:rPr>
          <w:rFonts w:ascii="Calibri" w:hAnsi="Calibri" w:cs="Calibri"/>
          <w:lang w:val="ro-RO"/>
        </w:rPr>
      </w:pPr>
    </w:p>
    <w:p w14:paraId="0FED1B4A" w14:textId="77777777" w:rsidR="002F29D8" w:rsidRPr="00702EE3" w:rsidRDefault="00E622F3" w:rsidP="002F29D8">
      <w:pPr>
        <w:jc w:val="both"/>
        <w:rPr>
          <w:rFonts w:asciiTheme="minorHAnsi" w:hAnsiTheme="minorHAnsi" w:cstheme="minorHAnsi"/>
          <w:sz w:val="22"/>
          <w:u w:val="single"/>
          <w:lang w:val="ro-RO"/>
        </w:rPr>
      </w:pPr>
      <w:r w:rsidRPr="00702EE3">
        <w:rPr>
          <w:rFonts w:asciiTheme="minorHAnsi" w:hAnsiTheme="minorHAnsi" w:cstheme="minorHAnsi"/>
          <w:sz w:val="22"/>
          <w:u w:val="single"/>
          <w:lang w:val="ro-RO"/>
        </w:rPr>
        <w:t>3</w:t>
      </w:r>
      <w:r w:rsidR="002F29D8" w:rsidRPr="00702EE3">
        <w:rPr>
          <w:rFonts w:asciiTheme="minorHAnsi" w:hAnsiTheme="minorHAnsi" w:cstheme="minorHAnsi"/>
          <w:sz w:val="22"/>
          <w:u w:val="single"/>
          <w:lang w:val="ro-RO"/>
        </w:rPr>
        <w:t>.3. Sunt investiţiile eligibile în conformitate cu cele specificate în submăsură</w:t>
      </w:r>
      <w:r w:rsidR="00AE0D9E" w:rsidRPr="00702EE3">
        <w:rPr>
          <w:rFonts w:asciiTheme="minorHAnsi" w:hAnsiTheme="minorHAnsi" w:cstheme="minorHAnsi"/>
          <w:sz w:val="22"/>
          <w:u w:val="single"/>
          <w:lang w:val="ro-RO"/>
        </w:rPr>
        <w:t xml:space="preserve"> </w:t>
      </w:r>
      <w:r w:rsidR="00AE0D9E" w:rsidRPr="00702EE3">
        <w:rPr>
          <w:rFonts w:asciiTheme="minorHAnsi" w:hAnsiTheme="minorHAnsi" w:cstheme="minorHAnsi"/>
          <w:sz w:val="22"/>
          <w:lang w:val="ro-RO"/>
        </w:rPr>
        <w:t>și aferente pachetului de finanțare</w:t>
      </w:r>
      <w:r w:rsidR="002F29D8" w:rsidRPr="00702EE3">
        <w:rPr>
          <w:rFonts w:asciiTheme="minorHAnsi" w:hAnsiTheme="minorHAnsi" w:cstheme="minorHAnsi"/>
          <w:sz w:val="22"/>
          <w:u w:val="single"/>
          <w:lang w:val="ro-RO"/>
        </w:rPr>
        <w:t>?</w:t>
      </w:r>
    </w:p>
    <w:p w14:paraId="163C9D8F" w14:textId="6A31AD7D" w:rsidR="004D0829" w:rsidRPr="00702EE3" w:rsidRDefault="00090BA5" w:rsidP="009C7830">
      <w:pPr>
        <w:ind w:right="284"/>
        <w:jc w:val="both"/>
        <w:rPr>
          <w:rFonts w:ascii="Calibri" w:hAnsi="Calibri" w:cs="Calibri"/>
          <w:u w:val="single"/>
          <w:lang w:val="ro-RO"/>
        </w:rPr>
      </w:pPr>
      <w:r w:rsidRPr="00702EE3">
        <w:rPr>
          <w:rFonts w:ascii="Calibri" w:hAnsi="Calibri" w:cs="Calibri"/>
          <w:sz w:val="22"/>
          <w:szCs w:val="22"/>
          <w:lang w:val="ro-RO" w:eastAsia="fr-FR"/>
        </w:rPr>
        <w:t>S</w:t>
      </w:r>
      <w:r w:rsidR="004D0829" w:rsidRPr="00702EE3">
        <w:rPr>
          <w:rFonts w:ascii="Calibri" w:hAnsi="Calibri" w:cs="Calibri"/>
          <w:sz w:val="22"/>
          <w:szCs w:val="22"/>
          <w:lang w:val="ro-RO" w:eastAsia="fr-FR"/>
        </w:rPr>
        <w:t>e consideră neeligibile  investiţiile care conduc la o diminuare a Total SO exploataţie</w:t>
      </w:r>
      <w:r w:rsidRPr="00702EE3">
        <w:rPr>
          <w:rFonts w:ascii="Calibri" w:hAnsi="Calibri" w:cs="Calibri"/>
          <w:sz w:val="22"/>
          <w:szCs w:val="22"/>
          <w:lang w:eastAsia="ro-RO"/>
        </w:rPr>
        <w:t>,</w:t>
      </w:r>
      <w:r w:rsidRPr="00702EE3">
        <w:rPr>
          <w:rFonts w:ascii="Calibri" w:hAnsi="Calibri" w:cs="Calibri"/>
          <w:sz w:val="22"/>
          <w:szCs w:val="22"/>
          <w:lang w:val="ro-RO" w:eastAsia="ro-RO"/>
        </w:rPr>
        <w:t xml:space="preserve"> prev</w:t>
      </w:r>
      <w:r w:rsidRPr="00702EE3">
        <w:rPr>
          <w:rFonts w:ascii="Calibri" w:hAnsi="Calibri" w:cs="Calibri"/>
          <w:sz w:val="22"/>
          <w:szCs w:val="22"/>
          <w:lang w:eastAsia="ro-RO"/>
        </w:rPr>
        <w:t>ă</w:t>
      </w:r>
      <w:r w:rsidRPr="00702EE3">
        <w:rPr>
          <w:rFonts w:ascii="Calibri" w:hAnsi="Calibri" w:cs="Calibri"/>
          <w:sz w:val="22"/>
          <w:szCs w:val="22"/>
          <w:lang w:val="ro-RO" w:eastAsia="ro-RO"/>
        </w:rPr>
        <w:t>zută la depunerea cererii de finanțare</w:t>
      </w:r>
      <w:r w:rsidRPr="00702EE3">
        <w:rPr>
          <w:rFonts w:ascii="Calibri" w:hAnsi="Calibri" w:cs="Calibri"/>
          <w:sz w:val="22"/>
          <w:szCs w:val="22"/>
          <w:lang w:eastAsia="ro-RO"/>
        </w:rPr>
        <w:t>,</w:t>
      </w:r>
      <w:r w:rsidRPr="00702EE3">
        <w:rPr>
          <w:rFonts w:ascii="Calibri" w:hAnsi="Calibri" w:cs="Calibri"/>
          <w:sz w:val="22"/>
          <w:szCs w:val="22"/>
          <w:lang w:val="ro-RO" w:eastAsia="ro-RO"/>
        </w:rPr>
        <w:t xml:space="preserve"> pe toată perioada de </w:t>
      </w:r>
      <w:r w:rsidR="00377616" w:rsidRPr="00702EE3">
        <w:rPr>
          <w:rFonts w:ascii="Calibri" w:hAnsi="Calibri" w:cs="Calibri"/>
          <w:sz w:val="22"/>
          <w:szCs w:val="22"/>
          <w:lang w:val="ro-RO" w:eastAsia="ro-RO"/>
        </w:rPr>
        <w:t xml:space="preserve">execuție </w:t>
      </w:r>
      <w:r w:rsidRPr="00702EE3">
        <w:rPr>
          <w:rFonts w:ascii="Calibri" w:hAnsi="Calibri" w:cs="Calibri"/>
          <w:sz w:val="22"/>
          <w:szCs w:val="22"/>
          <w:lang w:val="ro-RO" w:eastAsia="ro-RO"/>
        </w:rPr>
        <w:t>a proiectului cu mai mult de 15%. Cu toate acestea, dimensiunea economică a exploatației agricole nu va scădea, în nicio situație, sub pragul minim de 8.000 SO stabilit prin condițiile de eligibilitate</w:t>
      </w:r>
      <w:r w:rsidR="0021462B" w:rsidRPr="00702EE3">
        <w:rPr>
          <w:rFonts w:ascii="Calibri" w:hAnsi="Calibri" w:cs="Calibri"/>
          <w:sz w:val="22"/>
          <w:szCs w:val="22"/>
          <w:lang w:val="ro-RO" w:eastAsia="ro-RO"/>
        </w:rPr>
        <w:t>.</w:t>
      </w:r>
      <w:r w:rsidRPr="00702EE3">
        <w:rPr>
          <w:rFonts w:ascii="Calibri" w:hAnsi="Calibri" w:cs="Calibri"/>
          <w:lang w:val="ro-RO" w:eastAsia="ro-RO"/>
        </w:rPr>
        <w:t xml:space="preserve">. </w:t>
      </w:r>
    </w:p>
    <w:p w14:paraId="2E7528DA" w14:textId="77777777" w:rsidR="00A634D7" w:rsidRPr="00702EE3" w:rsidRDefault="00A634D7" w:rsidP="00130042">
      <w:pPr>
        <w:ind w:right="284"/>
        <w:jc w:val="both"/>
        <w:rPr>
          <w:rFonts w:ascii="Calibri" w:hAnsi="Calibri" w:cs="Calibri"/>
          <w:u w:val="single"/>
          <w:lang w:val="ro-RO"/>
        </w:rPr>
      </w:pPr>
    </w:p>
    <w:p w14:paraId="5FAD0BFC" w14:textId="2FA4826B" w:rsidR="00A634D7" w:rsidRPr="00702EE3" w:rsidRDefault="00A634D7" w:rsidP="002F29D8">
      <w:pPr>
        <w:jc w:val="both"/>
        <w:rPr>
          <w:rFonts w:ascii="Calibri" w:hAnsi="Calibri" w:cs="Calibri"/>
          <w:u w:val="single"/>
          <w:lang w:val="ro-RO"/>
        </w:rPr>
      </w:pPr>
      <w:r w:rsidRPr="00702EE3">
        <w:rPr>
          <w:rFonts w:ascii="Calibri" w:hAnsi="Calibri" w:cs="Calibri"/>
          <w:u w:val="single"/>
          <w:lang w:val="ro-RO"/>
        </w:rPr>
        <w:t>Cheltuielile eligibile specifice submăsurii 4.1 sunt:</w:t>
      </w:r>
    </w:p>
    <w:p w14:paraId="6BA5E208" w14:textId="45D0344B" w:rsidR="00A6590B" w:rsidRPr="00702EE3" w:rsidRDefault="00A6590B" w:rsidP="00A6590B">
      <w:pPr>
        <w:pStyle w:val="NoSpacing"/>
        <w:numPr>
          <w:ilvl w:val="0"/>
          <w:numId w:val="11"/>
        </w:numPr>
        <w:shd w:val="clear" w:color="auto" w:fill="FFFFFF"/>
        <w:spacing w:line="276" w:lineRule="auto"/>
        <w:jc w:val="both"/>
        <w:rPr>
          <w:rFonts w:ascii="Calibri" w:hAnsi="Calibri" w:cs="Calibri"/>
          <w:noProof/>
          <w:sz w:val="24"/>
          <w:szCs w:val="24"/>
        </w:rPr>
      </w:pPr>
      <w:r w:rsidRPr="00702EE3">
        <w:rPr>
          <w:rFonts w:ascii="Calibri" w:hAnsi="Calibri" w:cs="Calibri"/>
          <w:sz w:val="24"/>
          <w:szCs w:val="24"/>
        </w:rPr>
        <w:t>Achiziţionarea, inclusiv prin leasing, de maşini/utilaje şi echipamente noi, în limita valorii de piaţă a bunului (ex.: tractoare, remorci agricole/tehnologice, combine, utilaje agricole pentru efectuarea lucrărilor solului, înființarea și întreținerea culturilor,inclusiv utilaje și echipamente specifice culturii de sfeclă de zahăr precum combine, încărcătoare, semănători, mașini de erbicidat autopropulsate etc.</w:t>
      </w:r>
      <w:r w:rsidRPr="00702EE3">
        <w:rPr>
          <w:rFonts w:ascii="Calibri" w:hAnsi="Calibri" w:cs="Calibri"/>
          <w:noProof/>
          <w:sz w:val="24"/>
          <w:szCs w:val="24"/>
        </w:rPr>
        <w:t>Cheltuieli cu achiziționarea sau dezvoltarea de software și achiziționarea de brevete, licențe, drepturi de autor, mărci în conformitate cu art 45 (2) (d) din Reg. 1305/2013, legate de achizițiile simple;</w:t>
      </w:r>
    </w:p>
    <w:p w14:paraId="1E733AE4" w14:textId="1EF84607" w:rsidR="00A6590B" w:rsidRPr="00702EE3" w:rsidRDefault="00A6590B" w:rsidP="00A6590B">
      <w:pPr>
        <w:pStyle w:val="NoSpacing"/>
        <w:numPr>
          <w:ilvl w:val="0"/>
          <w:numId w:val="11"/>
        </w:numPr>
        <w:shd w:val="clear" w:color="auto" w:fill="FFFFFF"/>
        <w:spacing w:line="276" w:lineRule="auto"/>
        <w:jc w:val="both"/>
        <w:rPr>
          <w:rFonts w:ascii="Calibri" w:hAnsi="Calibri" w:cs="Calibri"/>
          <w:noProof/>
          <w:sz w:val="24"/>
          <w:szCs w:val="24"/>
        </w:rPr>
      </w:pPr>
      <w:r w:rsidRPr="00702EE3">
        <w:rPr>
          <w:rFonts w:ascii="Calibri" w:hAnsi="Calibri" w:cs="Calibri"/>
          <w:noProof/>
          <w:sz w:val="24"/>
          <w:szCs w:val="24"/>
        </w:rPr>
        <w:t>În cazul solicitanților neplătitori de TVA, în temeiul legislaţiei naţionale privind TVA-ul, sunt cheltuieli eligibile valorile TVA aferente cheltuielilor eligibile purtătoare de TVA;</w:t>
      </w:r>
    </w:p>
    <w:p w14:paraId="79C64129" w14:textId="77777777" w:rsidR="00CB45F3" w:rsidRPr="00702EE3" w:rsidRDefault="00CB45F3" w:rsidP="002F29D8">
      <w:pPr>
        <w:jc w:val="both"/>
        <w:rPr>
          <w:rFonts w:ascii="Calibri" w:hAnsi="Calibri" w:cs="Calibri"/>
          <w:u w:val="single"/>
          <w:lang w:val="ro-RO"/>
        </w:rPr>
      </w:pPr>
    </w:p>
    <w:p w14:paraId="539F91C0" w14:textId="77777777" w:rsidR="00D22792" w:rsidRPr="00702EE3" w:rsidRDefault="00D22792" w:rsidP="00D22792">
      <w:pPr>
        <w:pStyle w:val="NoSpacing"/>
        <w:shd w:val="clear" w:color="auto" w:fill="FFFFFF"/>
        <w:tabs>
          <w:tab w:val="left" w:pos="2130"/>
        </w:tabs>
        <w:spacing w:line="276" w:lineRule="auto"/>
        <w:jc w:val="both"/>
        <w:rPr>
          <w:rFonts w:ascii="Calibri" w:hAnsi="Calibri" w:cs="Calibri"/>
          <w:noProof/>
          <w:sz w:val="24"/>
          <w:szCs w:val="24"/>
        </w:rPr>
      </w:pPr>
    </w:p>
    <w:p w14:paraId="1FA94A06" w14:textId="77777777" w:rsidR="00D22792" w:rsidRPr="00702EE3" w:rsidRDefault="00D22792" w:rsidP="00D22792">
      <w:pPr>
        <w:pStyle w:val="NoSpacing"/>
        <w:shd w:val="clear" w:color="auto" w:fill="FFFFFF"/>
        <w:spacing w:line="276" w:lineRule="auto"/>
        <w:jc w:val="both"/>
        <w:rPr>
          <w:rStyle w:val="Heading7Char"/>
          <w:rFonts w:ascii="Calibri" w:hAnsi="Calibri" w:cs="Calibri"/>
          <w:b/>
          <w:noProof/>
        </w:rPr>
      </w:pPr>
    </w:p>
    <w:p w14:paraId="1ED11942" w14:textId="27F162CA" w:rsidR="008A022D" w:rsidRPr="00702EE3" w:rsidRDefault="008A022D" w:rsidP="008A022D">
      <w:pPr>
        <w:pStyle w:val="NoSpacing"/>
        <w:shd w:val="clear" w:color="auto" w:fill="FFFFFF"/>
        <w:spacing w:line="276" w:lineRule="auto"/>
        <w:jc w:val="both"/>
        <w:rPr>
          <w:rFonts w:ascii="Calibri" w:hAnsi="Calibri" w:cs="Calibri"/>
          <w:b/>
          <w:noProof/>
          <w:sz w:val="24"/>
          <w:szCs w:val="24"/>
        </w:rPr>
      </w:pPr>
      <w:r w:rsidRPr="00702EE3">
        <w:rPr>
          <w:rStyle w:val="Heading7Char"/>
          <w:rFonts w:cs="Calibri"/>
          <w:noProof/>
        </w:rPr>
        <w:t xml:space="preserve">Pentru o dimensionare adecvată de către solicitanți a parcului de utilaje se va consulta anexa la Ghidul solicitantului </w:t>
      </w:r>
      <w:r w:rsidRPr="00702EE3">
        <w:rPr>
          <w:rFonts w:ascii="Calibri" w:hAnsi="Calibri" w:cs="Calibri"/>
          <w:b/>
          <w:i/>
          <w:noProof/>
          <w:sz w:val="24"/>
          <w:szCs w:val="24"/>
        </w:rPr>
        <w:t xml:space="preserve"> privind corelarea puterii maşinii cu suprafaţa fermelor pentru achiziționarea de mașini agricole, </w:t>
      </w:r>
      <w:r w:rsidRPr="00702EE3">
        <w:rPr>
          <w:rFonts w:ascii="Calibri" w:hAnsi="Calibri" w:cs="Calibri"/>
          <w:b/>
          <w:noProof/>
          <w:sz w:val="24"/>
          <w:szCs w:val="24"/>
        </w:rPr>
        <w:t>postat pe pagina de internet a AFIR .</w:t>
      </w:r>
    </w:p>
    <w:p w14:paraId="4F2947FF" w14:textId="033313FD" w:rsidR="003D4C50" w:rsidRPr="00702EE3" w:rsidRDefault="003D4C50" w:rsidP="003D4C50">
      <w:pPr>
        <w:jc w:val="both"/>
        <w:rPr>
          <w:rFonts w:asciiTheme="minorHAnsi" w:eastAsia="Calibri" w:hAnsiTheme="minorHAnsi"/>
          <w:b/>
          <w:i/>
        </w:rPr>
      </w:pPr>
      <w:r w:rsidRPr="00702EE3">
        <w:rPr>
          <w:rFonts w:asciiTheme="minorHAnsi" w:eastAsia="Calibri" w:hAnsiTheme="minorHAnsi" w:cstheme="minorHAnsi"/>
          <w:b/>
          <w:i/>
        </w:rPr>
        <w:t xml:space="preserve">Pentru corelarea puterii utilajelor aferente culturii sfeclei de zahăr și a cartofului, se </w:t>
      </w:r>
      <w:proofErr w:type="gramStart"/>
      <w:r w:rsidRPr="00702EE3">
        <w:rPr>
          <w:rFonts w:asciiTheme="minorHAnsi" w:eastAsia="Calibri" w:hAnsiTheme="minorHAnsi" w:cstheme="minorHAnsi"/>
          <w:b/>
          <w:i/>
        </w:rPr>
        <w:t>va  ț</w:t>
      </w:r>
      <w:proofErr w:type="gramEnd"/>
      <w:r w:rsidRPr="00702EE3">
        <w:rPr>
          <w:rFonts w:asciiTheme="minorHAnsi" w:eastAsia="Calibri" w:hAnsiTheme="minorHAnsi" w:cstheme="minorHAnsi"/>
          <w:b/>
          <w:i/>
        </w:rPr>
        <w:t xml:space="preserve">ine cont de tabelul aferent </w:t>
      </w:r>
      <w:r w:rsidRPr="00702EE3">
        <w:rPr>
          <w:rFonts w:asciiTheme="minorHAnsi" w:hAnsiTheme="minorHAnsi"/>
          <w:b/>
          <w:i/>
        </w:rPr>
        <w:t>culturii mari.</w:t>
      </w:r>
      <w:r w:rsidRPr="00702EE3">
        <w:rPr>
          <w:rFonts w:asciiTheme="minorHAnsi" w:eastAsia="Calibri" w:hAnsiTheme="minorHAnsi" w:cstheme="minorHAnsi"/>
          <w:b/>
          <w:i/>
        </w:rPr>
        <w:t xml:space="preserve"> </w:t>
      </w:r>
    </w:p>
    <w:p w14:paraId="72679B06" w14:textId="77777777" w:rsidR="003D4C50" w:rsidRPr="00702EE3" w:rsidRDefault="003D4C50" w:rsidP="008A022D">
      <w:pPr>
        <w:pStyle w:val="NoSpacing"/>
        <w:shd w:val="clear" w:color="auto" w:fill="FFFFFF"/>
        <w:spacing w:line="276" w:lineRule="auto"/>
        <w:jc w:val="both"/>
        <w:rPr>
          <w:rFonts w:ascii="Calibri" w:hAnsi="Calibri" w:cs="Calibri"/>
          <w:b/>
          <w:noProof/>
          <w:sz w:val="24"/>
          <w:szCs w:val="24"/>
        </w:rPr>
      </w:pPr>
    </w:p>
    <w:p w14:paraId="29C751E8" w14:textId="4BCD15D3" w:rsidR="008A022D" w:rsidRPr="00702EE3" w:rsidRDefault="008250A6" w:rsidP="008250A6">
      <w:pPr>
        <w:pStyle w:val="NoSpacing"/>
        <w:shd w:val="clear" w:color="auto" w:fill="FFFFFF"/>
        <w:spacing w:line="276" w:lineRule="auto"/>
        <w:jc w:val="both"/>
        <w:rPr>
          <w:rFonts w:ascii="Calibri" w:hAnsi="Calibri" w:cs="Calibri"/>
          <w:noProof/>
          <w:sz w:val="24"/>
          <w:szCs w:val="24"/>
        </w:rPr>
      </w:pPr>
      <w:r w:rsidRPr="00702EE3">
        <w:rPr>
          <w:rFonts w:ascii="Calibri" w:hAnsi="Calibri" w:cs="Calibri"/>
          <w:b/>
          <w:noProof/>
          <w:sz w:val="24"/>
          <w:szCs w:val="24"/>
        </w:rPr>
        <w:t xml:space="preserve">Pentru implementarea tehnologiei minimum till, no till sau strip till la necesarul de CP  corelarea puterii utilajelor cu suprafața se va face având în vedere valorile de la culturile convenționale (conform Anexei </w:t>
      </w:r>
      <w:r w:rsidR="00EF4AE8" w:rsidRPr="00702EE3">
        <w:rPr>
          <w:rFonts w:ascii="Calibri" w:hAnsi="Calibri" w:cs="Calibri"/>
          <w:b/>
          <w:noProof/>
          <w:sz w:val="24"/>
          <w:szCs w:val="24"/>
        </w:rPr>
        <w:t>3</w:t>
      </w:r>
      <w:r w:rsidRPr="00702EE3">
        <w:rPr>
          <w:rFonts w:ascii="Calibri" w:hAnsi="Calibri" w:cs="Calibri"/>
          <w:b/>
          <w:noProof/>
          <w:sz w:val="24"/>
          <w:szCs w:val="24"/>
        </w:rPr>
        <w:t>)</w:t>
      </w:r>
      <w:r w:rsidR="00EF4AE8" w:rsidRPr="00702EE3">
        <w:rPr>
          <w:rFonts w:ascii="Calibri" w:hAnsi="Calibri" w:cs="Calibri"/>
          <w:b/>
          <w:noProof/>
          <w:sz w:val="24"/>
          <w:szCs w:val="24"/>
        </w:rPr>
        <w:t>.</w:t>
      </w:r>
      <w:r w:rsidRPr="00702EE3">
        <w:rPr>
          <w:rFonts w:ascii="Calibri" w:hAnsi="Calibri" w:cs="Calibri"/>
          <w:b/>
          <w:noProof/>
          <w:sz w:val="24"/>
          <w:szCs w:val="24"/>
        </w:rPr>
        <w:t xml:space="preserve">  </w:t>
      </w:r>
    </w:p>
    <w:p w14:paraId="7E956F94" w14:textId="115A268D" w:rsidR="008A022D" w:rsidRPr="00702EE3" w:rsidRDefault="008A022D" w:rsidP="008A022D">
      <w:pPr>
        <w:pStyle w:val="NoSpacing"/>
        <w:shd w:val="clear" w:color="auto" w:fill="FFFFFF"/>
        <w:spacing w:line="276" w:lineRule="auto"/>
        <w:jc w:val="both"/>
        <w:rPr>
          <w:rFonts w:ascii="Calibri" w:hAnsi="Calibri" w:cs="Calibri"/>
          <w:b/>
          <w:noProof/>
          <w:sz w:val="24"/>
          <w:szCs w:val="24"/>
        </w:rPr>
      </w:pPr>
    </w:p>
    <w:p w14:paraId="3B2F9323" w14:textId="239F4AF1" w:rsidR="00D22792" w:rsidRPr="00702EE3" w:rsidRDefault="00D22792" w:rsidP="00D22792">
      <w:pPr>
        <w:pStyle w:val="NoSpacing"/>
        <w:shd w:val="clear" w:color="auto" w:fill="FFFFFF"/>
        <w:spacing w:line="276" w:lineRule="auto"/>
        <w:jc w:val="both"/>
        <w:rPr>
          <w:rFonts w:ascii="Calibri" w:hAnsi="Calibri" w:cs="Calibri"/>
          <w:noProof/>
          <w:sz w:val="24"/>
          <w:szCs w:val="24"/>
        </w:rPr>
      </w:pPr>
      <w:r w:rsidRPr="00702EE3">
        <w:rPr>
          <w:rFonts w:ascii="Calibri" w:hAnsi="Calibri" w:cs="Calibri"/>
          <w:noProof/>
          <w:sz w:val="24"/>
          <w:szCs w:val="24"/>
        </w:rPr>
        <w:t>Corelarea se realizează cu suprafețele regăsite în IACS sau certificate de APIA la momentul depunerii Cererii de finanțare  și a culturilor prognozate în cadrul</w:t>
      </w:r>
      <w:r w:rsidR="00A6590B" w:rsidRPr="00702EE3">
        <w:rPr>
          <w:rFonts w:ascii="Calibri" w:hAnsi="Calibri" w:cs="Calibri"/>
          <w:noProof/>
          <w:sz w:val="24"/>
          <w:szCs w:val="24"/>
        </w:rPr>
        <w:t>CF</w:t>
      </w:r>
      <w:r w:rsidRPr="00702EE3">
        <w:rPr>
          <w:rFonts w:ascii="Calibri" w:hAnsi="Calibri" w:cs="Calibri"/>
          <w:noProof/>
          <w:sz w:val="24"/>
          <w:szCs w:val="24"/>
        </w:rPr>
        <w:t>. Se va avea în vedere și gradul de uzură morală și fizică a mașinilor și utilajelor aflate deja în patrimoniul exploatației și de amortizarea lor din punct de vedere contabil.</w:t>
      </w:r>
    </w:p>
    <w:p w14:paraId="2BA765FE" w14:textId="4C6E0B30" w:rsidR="00D22792" w:rsidRPr="00702EE3" w:rsidRDefault="00D22792" w:rsidP="00D22792">
      <w:pPr>
        <w:pStyle w:val="NoSpacing"/>
        <w:shd w:val="clear" w:color="auto" w:fill="FFFFFF"/>
        <w:spacing w:line="276" w:lineRule="auto"/>
        <w:ind w:left="720"/>
        <w:jc w:val="both"/>
        <w:rPr>
          <w:rFonts w:ascii="Calibri" w:hAnsi="Calibri" w:cs="Calibri"/>
          <w:noProof/>
          <w:sz w:val="24"/>
          <w:szCs w:val="24"/>
        </w:rPr>
      </w:pPr>
    </w:p>
    <w:p w14:paraId="1E9AC7D6" w14:textId="77777777" w:rsidR="00CB45F3" w:rsidRPr="00702EE3" w:rsidRDefault="00CB45F3" w:rsidP="00CB45F3">
      <w:pPr>
        <w:pStyle w:val="NoSpacing"/>
        <w:numPr>
          <w:ilvl w:val="0"/>
          <w:numId w:val="50"/>
        </w:numPr>
        <w:shd w:val="clear" w:color="auto" w:fill="FFFFFF"/>
        <w:spacing w:line="276" w:lineRule="auto"/>
        <w:jc w:val="both"/>
        <w:rPr>
          <w:rFonts w:ascii="Calibri" w:hAnsi="Calibri" w:cs="Calibri"/>
          <w:noProof/>
          <w:sz w:val="24"/>
          <w:szCs w:val="24"/>
        </w:rPr>
      </w:pPr>
      <w:bookmarkStart w:id="4" w:name="do|peII|ttVII|caIII|ar69|al1|lia"/>
      <w:bookmarkStart w:id="5" w:name="do|peII|ttVII|caIII|ar69|al1|lib"/>
      <w:bookmarkStart w:id="6" w:name="do|peII|ttVII|caIII|ar69|al1|lic"/>
      <w:bookmarkStart w:id="7" w:name="do|peII|ttVII|caIII|ar69|al1|lid"/>
      <w:bookmarkStart w:id="8" w:name="do|peII|ttVII|caIII|ar69|al1|lie|pa1"/>
      <w:bookmarkEnd w:id="4"/>
      <w:bookmarkEnd w:id="5"/>
      <w:bookmarkEnd w:id="6"/>
      <w:bookmarkEnd w:id="7"/>
      <w:bookmarkEnd w:id="8"/>
      <w:r w:rsidRPr="00702EE3">
        <w:rPr>
          <w:rFonts w:ascii="Calibri" w:hAnsi="Calibri" w:cs="Calibri"/>
          <w:sz w:val="24"/>
          <w:szCs w:val="24"/>
        </w:rPr>
        <w:t>Cheltuieli cu achiziționarea sau dezvoltarea de software și achiziționarea de brevete, licențe, drepturi de autor, mărci în conformitate cu art 45 (2) (d) din Reg. 1305/2013, legate de achizițiile simple;</w:t>
      </w:r>
    </w:p>
    <w:p w14:paraId="14DB52CB" w14:textId="77777777" w:rsidR="00CB45F3" w:rsidRPr="00702EE3" w:rsidRDefault="00CB45F3" w:rsidP="00130042">
      <w:pPr>
        <w:shd w:val="clear" w:color="auto" w:fill="FFFFFF"/>
        <w:spacing w:line="276" w:lineRule="auto"/>
        <w:ind w:left="502"/>
        <w:jc w:val="both"/>
        <w:rPr>
          <w:rFonts w:ascii="Calibri" w:hAnsi="Calibri" w:cs="Calibri"/>
          <w:noProof/>
        </w:rPr>
      </w:pPr>
    </w:p>
    <w:p w14:paraId="320A066F" w14:textId="0C044BF3" w:rsidR="0025292B" w:rsidRPr="00702EE3" w:rsidRDefault="009E430E" w:rsidP="00D70F7F">
      <w:pPr>
        <w:pStyle w:val="NoSpacing"/>
        <w:numPr>
          <w:ilvl w:val="0"/>
          <w:numId w:val="50"/>
        </w:numPr>
        <w:shd w:val="clear" w:color="auto" w:fill="FFFFFF"/>
        <w:spacing w:line="276" w:lineRule="auto"/>
        <w:jc w:val="both"/>
        <w:rPr>
          <w:rFonts w:ascii="Calibri" w:hAnsi="Calibri" w:cs="Calibri"/>
          <w:noProof/>
          <w:sz w:val="24"/>
          <w:szCs w:val="24"/>
        </w:rPr>
      </w:pPr>
      <w:r w:rsidRPr="00702EE3">
        <w:rPr>
          <w:rFonts w:ascii="Calibri" w:hAnsi="Calibri" w:cs="Calibri"/>
          <w:noProof/>
          <w:sz w:val="24"/>
          <w:szCs w:val="24"/>
        </w:rPr>
        <w:t>Valorile TVA, aferente cheltuielilor eligibile purtătoare de TVA, doar î</w:t>
      </w:r>
      <w:r w:rsidR="0025292B" w:rsidRPr="00702EE3">
        <w:rPr>
          <w:rFonts w:ascii="Calibri" w:hAnsi="Calibri" w:cs="Calibri"/>
          <w:noProof/>
          <w:sz w:val="24"/>
          <w:szCs w:val="24"/>
        </w:rPr>
        <w:t>n cazul solicitanților neplătitori de TVA, în temeiul legis</w:t>
      </w:r>
      <w:r w:rsidRPr="00702EE3">
        <w:rPr>
          <w:rFonts w:ascii="Calibri" w:hAnsi="Calibri" w:cs="Calibri"/>
          <w:noProof/>
          <w:sz w:val="24"/>
          <w:szCs w:val="24"/>
        </w:rPr>
        <w:t>laţiei naţionale privind TVA-ul</w:t>
      </w:r>
      <w:r w:rsidR="0025292B" w:rsidRPr="00702EE3">
        <w:rPr>
          <w:rFonts w:ascii="Calibri" w:hAnsi="Calibri" w:cs="Calibri"/>
          <w:noProof/>
          <w:sz w:val="24"/>
          <w:szCs w:val="24"/>
        </w:rPr>
        <w:t>;</w:t>
      </w:r>
    </w:p>
    <w:p w14:paraId="6ED134A5" w14:textId="26D92CA8" w:rsidR="00CB45F3" w:rsidRPr="00702EE3" w:rsidRDefault="009E430E" w:rsidP="00130042">
      <w:pPr>
        <w:pStyle w:val="NoSpacing"/>
        <w:ind w:left="502"/>
        <w:jc w:val="both"/>
        <w:rPr>
          <w:rFonts w:ascii="Calibri" w:hAnsi="Calibri" w:cs="Calibri"/>
          <w:i/>
          <w:sz w:val="24"/>
          <w:szCs w:val="24"/>
        </w:rPr>
      </w:pPr>
      <w:r w:rsidRPr="00702EE3">
        <w:rPr>
          <w:rFonts w:ascii="Calibri" w:hAnsi="Calibri" w:cs="Calibri"/>
          <w:sz w:val="24"/>
          <w:szCs w:val="24"/>
        </w:rPr>
        <w:t>Cheltuielile privind costurile generale ale proiectului.</w:t>
      </w:r>
      <w:r w:rsidR="001E7EF7" w:rsidRPr="00702EE3">
        <w:rPr>
          <w:rFonts w:ascii="Calibri" w:hAnsi="Calibri" w:cs="Calibri"/>
          <w:noProof/>
          <w:sz w:val="24"/>
          <w:szCs w:val="24"/>
          <w:lang w:eastAsia="ro-RO"/>
        </w:rPr>
        <w:t>Cheltuielile de consultanţă - Managementul de proiect pentru obiectivul de investiții</w:t>
      </w:r>
    </w:p>
    <w:p w14:paraId="29B87A62" w14:textId="77777777" w:rsidR="002B59D3" w:rsidRPr="00702EE3" w:rsidRDefault="002B59D3" w:rsidP="002B59D3">
      <w:pPr>
        <w:pStyle w:val="NoSpacing"/>
        <w:ind w:left="502"/>
        <w:jc w:val="both"/>
        <w:rPr>
          <w:rFonts w:ascii="Calibri" w:hAnsi="Calibri" w:cs="Calibri"/>
          <w:i/>
          <w:sz w:val="24"/>
          <w:szCs w:val="24"/>
        </w:rPr>
      </w:pPr>
    </w:p>
    <w:p w14:paraId="39907EC6" w14:textId="77777777" w:rsidR="002F29D8" w:rsidRPr="00702EE3" w:rsidRDefault="002F29D8" w:rsidP="009C7830">
      <w:pPr>
        <w:ind w:right="284"/>
        <w:jc w:val="both"/>
        <w:rPr>
          <w:rFonts w:ascii="Calibri" w:hAnsi="Calibri" w:cs="Calibri"/>
          <w:lang w:val="ro-RO"/>
        </w:rPr>
      </w:pPr>
      <w:r w:rsidRPr="00702EE3">
        <w:rPr>
          <w:rFonts w:ascii="Calibri" w:hAnsi="Calibri" w:cs="Calibri"/>
          <w:lang w:val="ro-RO"/>
        </w:rPr>
        <w:t>Se verifica daca cheltuielile neeligibile din Fişa sub-măsurii 4.1 sunt incluse în devizele pe obiecte şi bugetul indicativ.</w:t>
      </w:r>
    </w:p>
    <w:p w14:paraId="775C57C1" w14:textId="77777777" w:rsidR="002F29D8" w:rsidRPr="00702EE3" w:rsidRDefault="002F29D8" w:rsidP="002629EC">
      <w:pPr>
        <w:shd w:val="clear" w:color="auto" w:fill="FFFFFF"/>
        <w:spacing w:before="250"/>
        <w:ind w:left="14"/>
        <w:jc w:val="both"/>
        <w:rPr>
          <w:rFonts w:asciiTheme="minorHAnsi" w:hAnsiTheme="minorHAnsi" w:cs="Calibri"/>
          <w:lang w:val="ro-RO"/>
        </w:rPr>
      </w:pPr>
      <w:r w:rsidRPr="00702EE3">
        <w:rPr>
          <w:rFonts w:asciiTheme="minorHAnsi" w:hAnsiTheme="minorHAnsi" w:cs="Calibri"/>
          <w:b/>
          <w:bCs/>
          <w:lang w:val="ro-RO"/>
        </w:rPr>
        <w:t xml:space="preserve">Costurile neeligibile </w:t>
      </w:r>
      <w:r w:rsidRPr="00702EE3">
        <w:rPr>
          <w:rFonts w:asciiTheme="minorHAnsi" w:hAnsiTheme="minorHAnsi" w:cs="Calibri"/>
          <w:lang w:val="ro-RO"/>
        </w:rPr>
        <w:t>sunt:</w:t>
      </w:r>
    </w:p>
    <w:p w14:paraId="2C9F818C" w14:textId="6EA7156D" w:rsidR="002F29D8" w:rsidRPr="00702EE3" w:rsidRDefault="002F29D8" w:rsidP="00D70F7F">
      <w:pPr>
        <w:numPr>
          <w:ilvl w:val="0"/>
          <w:numId w:val="9"/>
        </w:numPr>
        <w:contextualSpacing/>
        <w:jc w:val="both"/>
        <w:rPr>
          <w:rFonts w:asciiTheme="minorHAnsi" w:hAnsiTheme="minorHAnsi" w:cs="Calibri"/>
          <w:lang w:val="ro-RO"/>
        </w:rPr>
      </w:pPr>
      <w:r w:rsidRPr="00702EE3">
        <w:rPr>
          <w:rFonts w:asciiTheme="minorHAnsi" w:hAnsiTheme="minorHAnsi" w:cs="Calibri"/>
          <w:lang w:val="ro-RO"/>
        </w:rPr>
        <w:t>Achiziţia de clădiri</w:t>
      </w:r>
      <w:r w:rsidR="00581B12" w:rsidRPr="00702EE3">
        <w:rPr>
          <w:rFonts w:ascii="Calibri" w:hAnsi="Calibri" w:cs="Calibri"/>
          <w:noProof/>
        </w:rPr>
        <w:t xml:space="preserve">, </w:t>
      </w:r>
      <w:r w:rsidR="00581B12" w:rsidRPr="00702EE3">
        <w:rPr>
          <w:rFonts w:ascii="Calibri" w:hAnsi="Calibri" w:cs="Calibri"/>
        </w:rPr>
        <w:t>cu excepția cazului în care sprijinul este acordat exclusiv prin instrument financiar</w:t>
      </w:r>
      <w:r w:rsidRPr="00702EE3">
        <w:rPr>
          <w:rFonts w:asciiTheme="minorHAnsi" w:hAnsiTheme="minorHAnsi" w:cs="Calibri"/>
          <w:lang w:val="ro-RO"/>
        </w:rPr>
        <w:t>;</w:t>
      </w:r>
    </w:p>
    <w:p w14:paraId="7E39AA34" w14:textId="77777777" w:rsidR="002F29D8" w:rsidRPr="00702EE3" w:rsidRDefault="002F29D8" w:rsidP="00D70F7F">
      <w:pPr>
        <w:numPr>
          <w:ilvl w:val="0"/>
          <w:numId w:val="9"/>
        </w:numPr>
        <w:jc w:val="both"/>
        <w:rPr>
          <w:rFonts w:asciiTheme="minorHAnsi" w:hAnsiTheme="minorHAnsi" w:cs="Calibri"/>
          <w:lang w:val="ro-RO"/>
        </w:rPr>
      </w:pPr>
      <w:r w:rsidRPr="00702EE3">
        <w:rPr>
          <w:rFonts w:asciiTheme="minorHAnsi" w:hAnsiTheme="minorHAnsi" w:cs="Calibri"/>
          <w:lang w:val="ro-RO"/>
        </w:rPr>
        <w:t>Construcția și modernizarea locuinței;</w:t>
      </w:r>
    </w:p>
    <w:p w14:paraId="16578259" w14:textId="77777777" w:rsidR="00581B12" w:rsidRPr="00702EE3" w:rsidRDefault="002F29D8" w:rsidP="00D70F7F">
      <w:pPr>
        <w:pStyle w:val="NoSpacing"/>
        <w:numPr>
          <w:ilvl w:val="0"/>
          <w:numId w:val="19"/>
        </w:numPr>
        <w:shd w:val="clear" w:color="auto" w:fill="FFFFFF"/>
        <w:spacing w:line="276" w:lineRule="auto"/>
        <w:jc w:val="both"/>
        <w:rPr>
          <w:rFonts w:ascii="Calibri" w:hAnsi="Calibri" w:cs="Calibri"/>
          <w:noProof/>
          <w:sz w:val="24"/>
          <w:szCs w:val="24"/>
        </w:rPr>
      </w:pPr>
      <w:r w:rsidRPr="00702EE3">
        <w:rPr>
          <w:rFonts w:asciiTheme="minorHAnsi" w:hAnsiTheme="minorHAnsi" w:cs="Calibri"/>
          <w:sz w:val="24"/>
          <w:szCs w:val="24"/>
        </w:rPr>
        <w:t>Achiziția de drepturi de producție agricolă, de drepturi la plată, animale, plante anuale și plantarea acestora din urmă</w:t>
      </w:r>
      <w:r w:rsidR="00581B12" w:rsidRPr="00702EE3">
        <w:rPr>
          <w:rFonts w:ascii="Calibri" w:hAnsi="Calibri" w:cs="Calibri"/>
          <w:noProof/>
          <w:sz w:val="24"/>
          <w:szCs w:val="24"/>
        </w:rPr>
        <w:t xml:space="preserve">, </w:t>
      </w:r>
      <w:r w:rsidR="00581B12" w:rsidRPr="00702EE3">
        <w:rPr>
          <w:rFonts w:ascii="Calibri" w:hAnsi="Calibri" w:cs="Calibri"/>
          <w:sz w:val="24"/>
          <w:szCs w:val="24"/>
        </w:rPr>
        <w:t>cu exceptia sprijinului acordat exclusiv prin instrument financiar</w:t>
      </w:r>
      <w:r w:rsidR="00581B12" w:rsidRPr="00702EE3">
        <w:rPr>
          <w:rFonts w:ascii="Calibri" w:hAnsi="Calibri" w:cs="Calibri"/>
          <w:noProof/>
          <w:sz w:val="24"/>
          <w:szCs w:val="24"/>
        </w:rPr>
        <w:t>;</w:t>
      </w:r>
    </w:p>
    <w:p w14:paraId="095DDC81" w14:textId="77777777" w:rsidR="002F29D8" w:rsidRPr="00702EE3" w:rsidRDefault="002F29D8" w:rsidP="00D70F7F">
      <w:pPr>
        <w:numPr>
          <w:ilvl w:val="0"/>
          <w:numId w:val="9"/>
        </w:numPr>
        <w:ind w:right="284"/>
        <w:jc w:val="both"/>
        <w:rPr>
          <w:rFonts w:asciiTheme="minorHAnsi" w:hAnsiTheme="minorHAnsi" w:cs="Calibri"/>
          <w:lang w:val="ro-RO"/>
        </w:rPr>
      </w:pPr>
      <w:r w:rsidRPr="00702EE3">
        <w:rPr>
          <w:rFonts w:asciiTheme="minorHAnsi" w:hAnsiTheme="minorHAnsi" w:cs="Calibri"/>
          <w:lang w:val="ro-RO"/>
        </w:rPr>
        <w:t>Cheltuielile generate de investițiile în culturi energetice din specii forestiere cu ciclu scurt de producție (inclusiv cheltuielile cu achiziționarea materialului săditor și lucrările aferente înființării acestor culturii);</w:t>
      </w:r>
    </w:p>
    <w:p w14:paraId="70E0F78F" w14:textId="76635E09" w:rsidR="002F29D8" w:rsidRPr="00702EE3" w:rsidRDefault="002F29D8" w:rsidP="00D70F7F">
      <w:pPr>
        <w:numPr>
          <w:ilvl w:val="0"/>
          <w:numId w:val="9"/>
        </w:numPr>
        <w:jc w:val="both"/>
        <w:rPr>
          <w:rFonts w:asciiTheme="minorHAnsi" w:hAnsiTheme="minorHAnsi" w:cs="Calibri"/>
          <w:lang w:val="ro-RO"/>
        </w:rPr>
      </w:pPr>
      <w:r w:rsidRPr="00702EE3">
        <w:rPr>
          <w:rFonts w:asciiTheme="minorHAnsi" w:hAnsiTheme="minorHAnsi" w:cs="Calibri"/>
          <w:lang w:val="ro-RO"/>
        </w:rPr>
        <w:t>Cheltuielile cu întretinerea culturilor agricole</w:t>
      </w:r>
      <w:r w:rsidR="009E430E" w:rsidRPr="00702EE3">
        <w:rPr>
          <w:rFonts w:asciiTheme="minorHAnsi" w:hAnsiTheme="minorHAnsi" w:cs="Calibri"/>
          <w:lang w:val="ro-RO"/>
        </w:rPr>
        <w:t xml:space="preserve">, </w:t>
      </w:r>
      <w:r w:rsidR="00581B12" w:rsidRPr="00702EE3">
        <w:rPr>
          <w:rFonts w:ascii="Calibri" w:hAnsi="Calibri" w:cs="Calibri"/>
        </w:rPr>
        <w:t xml:space="preserve">cu excepția sprijinului acordat pentru finanțarea fondului de rulment prin instrument financiar în conditiile art. </w:t>
      </w:r>
      <w:proofErr w:type="gramStart"/>
      <w:r w:rsidR="00581B12" w:rsidRPr="00702EE3">
        <w:rPr>
          <w:rFonts w:ascii="Calibri" w:hAnsi="Calibri" w:cs="Calibri"/>
        </w:rPr>
        <w:t>45</w:t>
      </w:r>
      <w:proofErr w:type="gramEnd"/>
      <w:r w:rsidR="00581B12" w:rsidRPr="00702EE3">
        <w:rPr>
          <w:rFonts w:ascii="Calibri" w:hAnsi="Calibri" w:cs="Calibri"/>
        </w:rPr>
        <w:t xml:space="preserve"> (5) din Regulamentul nr. </w:t>
      </w:r>
      <w:proofErr w:type="gramStart"/>
      <w:r w:rsidR="00581B12" w:rsidRPr="00702EE3">
        <w:rPr>
          <w:rFonts w:ascii="Calibri" w:hAnsi="Calibri" w:cs="Calibri"/>
        </w:rPr>
        <w:t>1305/2013</w:t>
      </w:r>
      <w:proofErr w:type="gramEnd"/>
      <w:r w:rsidR="00581B12" w:rsidRPr="00702EE3">
        <w:rPr>
          <w:rFonts w:ascii="Calibri" w:hAnsi="Calibri" w:cs="Calibri"/>
        </w:rPr>
        <w:t xml:space="preserve"> sau 25a (11) din Regulamentul nr 1303/2013 cu modificările şi completările ulterioare</w:t>
      </w:r>
      <w:r w:rsidRPr="00702EE3">
        <w:rPr>
          <w:rFonts w:asciiTheme="minorHAnsi" w:hAnsiTheme="minorHAnsi" w:cs="Calibri"/>
          <w:lang w:val="ro-RO"/>
        </w:rPr>
        <w:t>.</w:t>
      </w:r>
    </w:p>
    <w:p w14:paraId="182DB0C9" w14:textId="77777777" w:rsidR="00581B12" w:rsidRPr="00702EE3" w:rsidRDefault="00581B12" w:rsidP="00D70F7F">
      <w:pPr>
        <w:numPr>
          <w:ilvl w:val="0"/>
          <w:numId w:val="9"/>
        </w:numPr>
        <w:jc w:val="both"/>
        <w:rPr>
          <w:rFonts w:ascii="Calibri" w:hAnsi="Calibri" w:cs="Calibri"/>
        </w:rPr>
      </w:pPr>
      <w:r w:rsidRPr="00702EE3">
        <w:rPr>
          <w:rFonts w:ascii="Calibri" w:hAnsi="Calibri" w:cs="Calibri"/>
        </w:rPr>
        <w:lastRenderedPageBreak/>
        <w:t>Adaptarea la standardele UE în cazul tinerilor fermieri în conformitate cu art 17 (5) si investitiile in exploatatiile viticole, în cazul sprijinului acordat exclusiv prin instrument financiar.</w:t>
      </w:r>
    </w:p>
    <w:p w14:paraId="2BE3DAD9" w14:textId="77777777" w:rsidR="00581B12" w:rsidRPr="00702EE3" w:rsidRDefault="00581B12" w:rsidP="00D70F7F">
      <w:pPr>
        <w:numPr>
          <w:ilvl w:val="0"/>
          <w:numId w:val="9"/>
        </w:numPr>
        <w:jc w:val="both"/>
        <w:rPr>
          <w:rFonts w:ascii="Calibri" w:hAnsi="Calibri" w:cs="Calibri"/>
        </w:rPr>
      </w:pPr>
      <w:r w:rsidRPr="00702EE3">
        <w:rPr>
          <w:rFonts w:ascii="Calibri" w:hAnsi="Calibri" w:cs="Calibri"/>
        </w:rPr>
        <w:t>Cheltuielile pentru care organizatiile de producatori au aplicat PO aferent FEGA</w:t>
      </w:r>
    </w:p>
    <w:p w14:paraId="5F4F89C7" w14:textId="77777777" w:rsidR="00581B12" w:rsidRPr="00702EE3" w:rsidRDefault="00581B12" w:rsidP="00D70F7F">
      <w:pPr>
        <w:numPr>
          <w:ilvl w:val="0"/>
          <w:numId w:val="9"/>
        </w:numPr>
        <w:jc w:val="both"/>
        <w:rPr>
          <w:rFonts w:ascii="Calibri" w:hAnsi="Calibri" w:cs="Calibri"/>
        </w:rPr>
      </w:pPr>
      <w:r w:rsidRPr="00702EE3">
        <w:rPr>
          <w:rFonts w:ascii="Calibri" w:hAnsi="Calibri" w:cs="Calibri"/>
        </w:rPr>
        <w:t xml:space="preserve">Cheltuielile cu </w:t>
      </w:r>
      <w:r w:rsidRPr="00702EE3">
        <w:rPr>
          <w:rFonts w:ascii="Calibri" w:hAnsi="Calibri" w:cs="Calibri"/>
          <w:noProof/>
        </w:rPr>
        <w:t>înfiinţarea/ înlocuirea plantaţiilor pentru strugurii de masă.</w:t>
      </w:r>
    </w:p>
    <w:p w14:paraId="0965740F" w14:textId="77777777" w:rsidR="00581B12" w:rsidRPr="00702EE3" w:rsidRDefault="00581B12" w:rsidP="00D70F7F">
      <w:pPr>
        <w:pStyle w:val="NoSpacing"/>
        <w:numPr>
          <w:ilvl w:val="0"/>
          <w:numId w:val="9"/>
        </w:numPr>
        <w:shd w:val="clear" w:color="auto" w:fill="FFFFFF"/>
        <w:spacing w:line="276" w:lineRule="auto"/>
        <w:jc w:val="both"/>
        <w:rPr>
          <w:rFonts w:ascii="Calibri" w:hAnsi="Calibri" w:cs="Calibri"/>
          <w:b/>
          <w:noProof/>
          <w:sz w:val="24"/>
          <w:szCs w:val="24"/>
        </w:rPr>
      </w:pPr>
      <w:r w:rsidRPr="00702EE3">
        <w:rPr>
          <w:rFonts w:ascii="Calibri" w:hAnsi="Calibri" w:cs="Calibri"/>
          <w:noProof/>
          <w:sz w:val="24"/>
          <w:szCs w:val="24"/>
        </w:rPr>
        <w:t>Cheltuieli cu sisteme de irigații în exploatațiile viticole și investiții în producerea și comercializarea produselor vinicole;</w:t>
      </w:r>
      <w:r w:rsidRPr="00702EE3">
        <w:rPr>
          <w:rFonts w:ascii="Calibri" w:hAnsi="Calibri" w:cs="Calibri"/>
          <w:b/>
          <w:noProof/>
          <w:sz w:val="24"/>
          <w:szCs w:val="24"/>
        </w:rPr>
        <w:t xml:space="preserve"> </w:t>
      </w:r>
    </w:p>
    <w:p w14:paraId="018619B8" w14:textId="77777777" w:rsidR="002F29D8" w:rsidRPr="00702EE3" w:rsidRDefault="002F29D8" w:rsidP="00D70F7F">
      <w:pPr>
        <w:numPr>
          <w:ilvl w:val="0"/>
          <w:numId w:val="9"/>
        </w:numPr>
        <w:jc w:val="both"/>
        <w:rPr>
          <w:rFonts w:asciiTheme="minorHAnsi" w:hAnsiTheme="minorHAnsi" w:cs="Calibri"/>
          <w:lang w:val="ro-RO"/>
        </w:rPr>
      </w:pPr>
      <w:r w:rsidRPr="00702EE3">
        <w:rPr>
          <w:rFonts w:asciiTheme="minorHAnsi" w:hAnsiTheme="minorHAnsi" w:cs="Calibri"/>
          <w:lang w:val="ro-RO"/>
        </w:rPr>
        <w:t>Cheltuielile cu achiziția de cap tractor,</w:t>
      </w:r>
    </w:p>
    <w:p w14:paraId="1095698F" w14:textId="233B8873" w:rsidR="00DE3A89" w:rsidRPr="00702EE3" w:rsidRDefault="00DE3A89" w:rsidP="00D70F7F">
      <w:pPr>
        <w:pStyle w:val="NoSpacing"/>
        <w:numPr>
          <w:ilvl w:val="0"/>
          <w:numId w:val="9"/>
        </w:numPr>
        <w:ind w:right="284"/>
        <w:jc w:val="both"/>
        <w:rPr>
          <w:rFonts w:ascii="Calibri" w:hAnsi="Calibri" w:cs="Calibri"/>
          <w:sz w:val="24"/>
          <w:szCs w:val="24"/>
        </w:rPr>
      </w:pPr>
      <w:r w:rsidRPr="00702EE3">
        <w:rPr>
          <w:rFonts w:ascii="Calibri" w:hAnsi="Calibri" w:cs="Calibri"/>
          <w:sz w:val="24"/>
          <w:szCs w:val="24"/>
          <w:lang w:val="en-US"/>
        </w:rPr>
        <w:t>Cheltuielile cu spațiile ce deservesc activitatea generală a exploatației agricole: birouri administrative, săli de sedințe, săli de protocol, spații de cazare etc;</w:t>
      </w:r>
    </w:p>
    <w:p w14:paraId="2821199D" w14:textId="24AA3959" w:rsidR="00581B12" w:rsidRPr="00702EE3" w:rsidRDefault="00FE7A04" w:rsidP="00D70F7F">
      <w:pPr>
        <w:pStyle w:val="Default"/>
        <w:numPr>
          <w:ilvl w:val="0"/>
          <w:numId w:val="9"/>
        </w:numPr>
        <w:jc w:val="both"/>
        <w:rPr>
          <w:rFonts w:ascii="Calibri" w:hAnsi="Calibri" w:cs="Calibri"/>
        </w:rPr>
      </w:pPr>
      <w:r w:rsidRPr="00702EE3">
        <w:rPr>
          <w:rFonts w:ascii="Calibri" w:hAnsi="Calibri" w:cs="Calibri"/>
          <w:color w:val="auto"/>
        </w:rPr>
        <w:t>A</w:t>
      </w:r>
      <w:r w:rsidR="00581B12" w:rsidRPr="00702EE3">
        <w:rPr>
          <w:rFonts w:ascii="Calibri" w:hAnsi="Calibri" w:cs="Calibri"/>
          <w:color w:val="auto"/>
        </w:rPr>
        <w:t xml:space="preserve">chizițiile de mijloace de transport specializate și remorcile și autoremorcile specializate ce pot fi </w:t>
      </w:r>
      <w:r w:rsidR="00581B12" w:rsidRPr="00702EE3">
        <w:rPr>
          <w:rFonts w:ascii="Calibri" w:hAnsi="Calibri" w:cs="Calibri"/>
        </w:rPr>
        <w:t xml:space="preserve">utilizate </w:t>
      </w:r>
      <w:r w:rsidR="00581B12" w:rsidRPr="00702EE3">
        <w:rPr>
          <w:rFonts w:ascii="Calibri" w:hAnsi="Calibri" w:cs="Calibri"/>
          <w:color w:val="auto"/>
        </w:rPr>
        <w:t>pentru transportul produselor destinate comercializarii (ex. autocisterne, autoizoterme, autorulote ali</w:t>
      </w:r>
      <w:r w:rsidRPr="00702EE3">
        <w:rPr>
          <w:rFonts w:ascii="Calibri" w:hAnsi="Calibri" w:cs="Calibri"/>
          <w:color w:val="auto"/>
        </w:rPr>
        <w:t xml:space="preserve">mentare, rulote alimentare etc) </w:t>
      </w:r>
    </w:p>
    <w:p w14:paraId="5DC8CEF2" w14:textId="77777777" w:rsidR="00C2519D" w:rsidRPr="00702EE3" w:rsidRDefault="00C2519D" w:rsidP="00C2519D">
      <w:pPr>
        <w:pStyle w:val="Default"/>
        <w:numPr>
          <w:ilvl w:val="0"/>
          <w:numId w:val="9"/>
        </w:numPr>
        <w:spacing w:line="360" w:lineRule="auto"/>
        <w:jc w:val="both"/>
        <w:rPr>
          <w:rFonts w:ascii="Calibri" w:hAnsi="Calibri" w:cs="Calibri"/>
        </w:rPr>
      </w:pPr>
      <w:r w:rsidRPr="00702EE3">
        <w:rPr>
          <w:rFonts w:ascii="Calibri" w:hAnsi="Calibri" w:cs="Calibri"/>
          <w:color w:val="auto"/>
        </w:rPr>
        <w:t>Operațiunile care presupun construcții - montaj</w:t>
      </w:r>
    </w:p>
    <w:p w14:paraId="7BB80954" w14:textId="77777777" w:rsidR="00C2519D" w:rsidRPr="00702EE3" w:rsidRDefault="00C2519D" w:rsidP="00C2519D">
      <w:pPr>
        <w:pStyle w:val="Default"/>
        <w:numPr>
          <w:ilvl w:val="0"/>
          <w:numId w:val="9"/>
        </w:numPr>
        <w:spacing w:line="360" w:lineRule="auto"/>
        <w:jc w:val="both"/>
        <w:rPr>
          <w:rFonts w:ascii="Calibri" w:hAnsi="Calibri" w:cs="Calibri"/>
        </w:rPr>
      </w:pPr>
      <w:r w:rsidRPr="00702EE3">
        <w:rPr>
          <w:rFonts w:ascii="Calibri" w:hAnsi="Calibri" w:cs="Calibri"/>
        </w:rPr>
        <w:t>Masini, utilaje si echipamente agricole pentru irigatii, drenaj, desecare.</w:t>
      </w:r>
    </w:p>
    <w:p w14:paraId="4EFF51E4" w14:textId="77777777" w:rsidR="002F29D8" w:rsidRPr="00702EE3" w:rsidRDefault="002F29D8" w:rsidP="00D70F7F">
      <w:pPr>
        <w:numPr>
          <w:ilvl w:val="0"/>
          <w:numId w:val="9"/>
        </w:numPr>
        <w:jc w:val="both"/>
        <w:rPr>
          <w:rFonts w:asciiTheme="minorHAnsi" w:hAnsiTheme="minorHAnsi" w:cs="Calibri"/>
          <w:lang w:val="en-GB"/>
        </w:rPr>
      </w:pPr>
      <w:r w:rsidRPr="00702EE3">
        <w:rPr>
          <w:rFonts w:asciiTheme="minorHAnsi" w:hAnsiTheme="minorHAnsi" w:cs="Calibri"/>
          <w:lang w:val="en-GB"/>
        </w:rPr>
        <w:t>cheltuielile cu achiziţionarea de bunuri și echipamente ”second hand”;</w:t>
      </w:r>
    </w:p>
    <w:p w14:paraId="33F56CFC" w14:textId="77777777" w:rsidR="002F29D8" w:rsidRPr="00702EE3" w:rsidRDefault="002F29D8" w:rsidP="00D70F7F">
      <w:pPr>
        <w:numPr>
          <w:ilvl w:val="0"/>
          <w:numId w:val="9"/>
        </w:numPr>
        <w:ind w:right="284"/>
        <w:jc w:val="both"/>
        <w:rPr>
          <w:rFonts w:asciiTheme="minorHAnsi" w:hAnsiTheme="minorHAnsi" w:cs="Calibri"/>
          <w:lang w:val="en-GB"/>
        </w:rPr>
      </w:pPr>
      <w:proofErr w:type="gramStart"/>
      <w:r w:rsidRPr="00702EE3">
        <w:rPr>
          <w:rFonts w:asciiTheme="minorHAnsi" w:hAnsiTheme="minorHAnsi" w:cs="Calibri"/>
          <w:lang w:val="en-GB"/>
        </w:rPr>
        <w:t>cheltuieli</w:t>
      </w:r>
      <w:proofErr w:type="gramEnd"/>
      <w:r w:rsidRPr="00702EE3">
        <w:rPr>
          <w:rFonts w:asciiTheme="minorHAnsi" w:hAnsiTheme="minorHAnsi" w:cs="Calibri"/>
          <w:lang w:val="en-GB"/>
        </w:rPr>
        <w:t xml:space="preserve"> efectuate înainte de semnarea contractului de finanțare a proiectului cu excepţia: costurilor generale definite la art 45, alin 2 litera c) a R (UE) nr. 1305/2013 care pot fi realizate înainte de depunerea cererii de finanțare;</w:t>
      </w:r>
    </w:p>
    <w:p w14:paraId="6962D6E9" w14:textId="77777777" w:rsidR="002F29D8" w:rsidRPr="00702EE3" w:rsidRDefault="002F29D8" w:rsidP="00D70F7F">
      <w:pPr>
        <w:numPr>
          <w:ilvl w:val="0"/>
          <w:numId w:val="9"/>
        </w:numPr>
        <w:ind w:right="284"/>
        <w:jc w:val="both"/>
        <w:rPr>
          <w:rFonts w:asciiTheme="minorHAnsi" w:hAnsiTheme="minorHAnsi" w:cs="Calibri"/>
          <w:lang w:val="en-GB"/>
        </w:rPr>
      </w:pPr>
      <w:r w:rsidRPr="00702EE3">
        <w:rPr>
          <w:rFonts w:asciiTheme="minorHAnsi" w:hAnsiTheme="minorHAnsi" w:cs="Calibri"/>
          <w:lang w:val="en-GB"/>
        </w:rPr>
        <w:t>cheltuieli cu achiziția mijloacelor de transport pentru uz personal şi pentru transport persoane;</w:t>
      </w:r>
    </w:p>
    <w:p w14:paraId="0FDBA0E8" w14:textId="77777777" w:rsidR="002F29D8" w:rsidRPr="00702EE3" w:rsidRDefault="002F29D8" w:rsidP="00D70F7F">
      <w:pPr>
        <w:numPr>
          <w:ilvl w:val="0"/>
          <w:numId w:val="9"/>
        </w:numPr>
        <w:ind w:right="284"/>
        <w:jc w:val="both"/>
        <w:rPr>
          <w:rFonts w:asciiTheme="minorHAnsi" w:hAnsiTheme="minorHAnsi" w:cs="Calibri"/>
          <w:lang w:val="en-GB"/>
        </w:rPr>
      </w:pPr>
      <w:r w:rsidRPr="00702EE3">
        <w:rPr>
          <w:rFonts w:asciiTheme="minorHAnsi" w:hAnsiTheme="minorHAnsi" w:cs="Calibri"/>
          <w:lang w:val="en-GB"/>
        </w:rPr>
        <w:t xml:space="preserve">cheltuieli cu investițiile ce fac obiectul dublei finanțări care vizează aceleași costuri eligibile; </w:t>
      </w:r>
    </w:p>
    <w:p w14:paraId="77B8AC36" w14:textId="77777777" w:rsidR="002F29D8" w:rsidRPr="00702EE3" w:rsidRDefault="002F29D8" w:rsidP="00D70F7F">
      <w:pPr>
        <w:numPr>
          <w:ilvl w:val="0"/>
          <w:numId w:val="9"/>
        </w:numPr>
        <w:ind w:right="284"/>
        <w:jc w:val="both"/>
        <w:rPr>
          <w:rFonts w:asciiTheme="minorHAnsi" w:hAnsiTheme="minorHAnsi" w:cs="Calibri"/>
          <w:lang w:val="en-GB"/>
        </w:rPr>
      </w:pPr>
      <w:proofErr w:type="gramStart"/>
      <w:r w:rsidRPr="00702EE3">
        <w:rPr>
          <w:rFonts w:asciiTheme="minorHAnsi" w:hAnsiTheme="minorHAnsi" w:cs="Calibri"/>
          <w:lang w:val="en-GB"/>
        </w:rPr>
        <w:t>cheltuieli</w:t>
      </w:r>
      <w:proofErr w:type="gramEnd"/>
      <w:r w:rsidRPr="00702EE3">
        <w:rPr>
          <w:rFonts w:asciiTheme="minorHAnsi" w:hAnsiTheme="minorHAnsi" w:cs="Calibri"/>
          <w:lang w:val="en-GB"/>
        </w:rPr>
        <w:t xml:space="preserve"> neeligibile în conformitate cu art. </w:t>
      </w:r>
      <w:proofErr w:type="gramStart"/>
      <w:r w:rsidRPr="00702EE3">
        <w:rPr>
          <w:rFonts w:asciiTheme="minorHAnsi" w:hAnsiTheme="minorHAnsi" w:cs="Calibri"/>
          <w:lang w:val="en-GB"/>
        </w:rPr>
        <w:t>69</w:t>
      </w:r>
      <w:proofErr w:type="gramEnd"/>
      <w:r w:rsidRPr="00702EE3">
        <w:rPr>
          <w:rFonts w:asciiTheme="minorHAnsi" w:hAnsiTheme="minorHAnsi" w:cs="Calibri"/>
          <w:lang w:val="en-GB"/>
        </w:rPr>
        <w:t xml:space="preserve">, alin (3) din R (UE) nr. 1303/2013 </w:t>
      </w:r>
      <w:r w:rsidR="00C77FCC" w:rsidRPr="00702EE3">
        <w:rPr>
          <w:rFonts w:ascii="Calibri" w:hAnsi="Calibri"/>
        </w:rPr>
        <w:t xml:space="preserve">cu modificările ulterioare </w:t>
      </w:r>
      <w:r w:rsidRPr="00702EE3">
        <w:rPr>
          <w:rFonts w:asciiTheme="minorHAnsi" w:hAnsiTheme="minorHAnsi" w:cs="Calibri"/>
          <w:lang w:val="en-GB"/>
        </w:rPr>
        <w:t>și anume:</w:t>
      </w:r>
    </w:p>
    <w:p w14:paraId="02B37BD9" w14:textId="77777777" w:rsidR="002F29D8" w:rsidRPr="00702EE3" w:rsidRDefault="002F29D8" w:rsidP="00D70F7F">
      <w:pPr>
        <w:numPr>
          <w:ilvl w:val="0"/>
          <w:numId w:val="9"/>
        </w:numPr>
        <w:ind w:right="284"/>
        <w:contextualSpacing/>
        <w:jc w:val="both"/>
        <w:rPr>
          <w:rFonts w:asciiTheme="minorHAnsi" w:hAnsiTheme="minorHAnsi" w:cs="Calibri"/>
          <w:lang w:val="en-GB"/>
        </w:rPr>
      </w:pPr>
      <w:r w:rsidRPr="00702EE3">
        <w:rPr>
          <w:rFonts w:asciiTheme="minorHAnsi" w:hAnsiTheme="minorHAnsi" w:cs="Calibri"/>
          <w:lang w:val="en-GB"/>
        </w:rPr>
        <w:t>dobânzi debitoare, cu excepţia celor referitoare la granturi acordate sub forma unei subvenţii pentru dobândă sau a unei subvenţii pentru comisioanele de garantare;</w:t>
      </w:r>
    </w:p>
    <w:p w14:paraId="3AA2DA6C" w14:textId="77777777" w:rsidR="002F29D8" w:rsidRPr="00702EE3" w:rsidRDefault="002F29D8" w:rsidP="00D70F7F">
      <w:pPr>
        <w:numPr>
          <w:ilvl w:val="1"/>
          <w:numId w:val="9"/>
        </w:numPr>
        <w:jc w:val="both"/>
        <w:rPr>
          <w:rFonts w:asciiTheme="minorHAnsi" w:hAnsiTheme="minorHAnsi" w:cs="Calibri"/>
          <w:lang w:val="en-GB"/>
        </w:rPr>
      </w:pPr>
      <w:r w:rsidRPr="00702EE3">
        <w:rPr>
          <w:rFonts w:asciiTheme="minorHAnsi" w:hAnsiTheme="minorHAnsi" w:cs="Calibri"/>
          <w:lang w:val="en-GB"/>
        </w:rPr>
        <w:t xml:space="preserve">(b) achiziţionarea de terenuri </w:t>
      </w:r>
      <w:r w:rsidR="0030655F" w:rsidRPr="00702EE3">
        <w:rPr>
          <w:rFonts w:asciiTheme="minorHAnsi" w:hAnsiTheme="minorHAnsi" w:cs="Calibri"/>
          <w:lang w:val="en-GB"/>
        </w:rPr>
        <w:t xml:space="preserve">construite şi </w:t>
      </w:r>
      <w:r w:rsidRPr="00702EE3">
        <w:rPr>
          <w:rFonts w:asciiTheme="minorHAnsi" w:hAnsiTheme="minorHAnsi" w:cs="Calibri"/>
          <w:lang w:val="en-GB"/>
        </w:rPr>
        <w:t xml:space="preserve">neconstruite </w:t>
      </w:r>
    </w:p>
    <w:p w14:paraId="14A2299F" w14:textId="77777777" w:rsidR="002F29D8" w:rsidRPr="00702EE3" w:rsidRDefault="002F29D8" w:rsidP="00D70F7F">
      <w:pPr>
        <w:numPr>
          <w:ilvl w:val="1"/>
          <w:numId w:val="9"/>
        </w:numPr>
        <w:ind w:right="284"/>
        <w:jc w:val="both"/>
        <w:rPr>
          <w:rFonts w:asciiTheme="minorHAnsi" w:hAnsiTheme="minorHAnsi" w:cs="Calibri"/>
          <w:lang w:val="en-GB"/>
        </w:rPr>
      </w:pPr>
      <w:r w:rsidRPr="00702EE3">
        <w:rPr>
          <w:rFonts w:asciiTheme="minorHAnsi" w:hAnsiTheme="minorHAnsi" w:cs="Calibri"/>
          <w:lang w:val="en-GB"/>
        </w:rPr>
        <w:t>(c) taxa pe valoarea adăugată, cu excepţia cazului în care aceasta nu se poate recupera în temeiul legislaţiei naţionale privind TVA-ul și a prevederilor specifice pentru instrumente financiare;</w:t>
      </w:r>
    </w:p>
    <w:p w14:paraId="2C236EB6" w14:textId="77777777" w:rsidR="002F29D8" w:rsidRPr="00702EE3" w:rsidRDefault="002F29D8" w:rsidP="00D70F7F">
      <w:pPr>
        <w:numPr>
          <w:ilvl w:val="1"/>
          <w:numId w:val="9"/>
        </w:numPr>
        <w:ind w:right="284"/>
        <w:jc w:val="both"/>
        <w:rPr>
          <w:rFonts w:asciiTheme="minorHAnsi" w:hAnsiTheme="minorHAnsi" w:cs="Calibri"/>
          <w:lang w:val="en-GB"/>
        </w:rPr>
      </w:pPr>
      <w:r w:rsidRPr="00702EE3">
        <w:rPr>
          <w:rFonts w:asciiTheme="minorHAnsi" w:hAnsiTheme="minorHAnsi" w:cs="Calibri"/>
          <w:lang w:val="en-GB"/>
        </w:rPr>
        <w:t xml:space="preserve">(d) </w:t>
      </w:r>
      <w:proofErr w:type="gramStart"/>
      <w:r w:rsidRPr="00702EE3">
        <w:rPr>
          <w:rFonts w:asciiTheme="minorHAnsi" w:hAnsiTheme="minorHAnsi" w:cs="Calibri"/>
          <w:lang w:val="en-GB"/>
        </w:rPr>
        <w:t>în</w:t>
      </w:r>
      <w:proofErr w:type="gramEnd"/>
      <w:r w:rsidRPr="00702EE3">
        <w:rPr>
          <w:rFonts w:asciiTheme="minorHAnsi" w:hAnsiTheme="minorHAnsi" w:cs="Calibri"/>
          <w:lang w:val="en-GB"/>
        </w:rPr>
        <w:t xml:space="preserve"> cazul contractelor de leasing, celelalte costuri legate de contractele de leasing, cum ar fi marja locatorului, costurile de refinanțare a dobânzilor, cheltuielile generale și cheltuielile de asigurare.</w:t>
      </w:r>
    </w:p>
    <w:p w14:paraId="665B0D90" w14:textId="3046C576" w:rsidR="002F29D8" w:rsidRPr="00702EE3" w:rsidRDefault="002F29D8" w:rsidP="0017706E">
      <w:pPr>
        <w:ind w:right="284"/>
        <w:jc w:val="both"/>
        <w:rPr>
          <w:rFonts w:asciiTheme="minorHAnsi" w:hAnsiTheme="minorHAnsi" w:cs="Calibri"/>
          <w:sz w:val="22"/>
          <w:szCs w:val="22"/>
          <w:lang w:val="en-GB"/>
        </w:rPr>
      </w:pPr>
    </w:p>
    <w:p w14:paraId="77C42BDE" w14:textId="77777777" w:rsidR="00702819" w:rsidRPr="00702EE3" w:rsidRDefault="00702819" w:rsidP="002F29D8">
      <w:pPr>
        <w:jc w:val="both"/>
        <w:rPr>
          <w:rFonts w:asciiTheme="minorHAnsi" w:hAnsiTheme="minorHAnsi" w:cs="Calibri"/>
          <w:noProof/>
          <w:sz w:val="22"/>
          <w:szCs w:val="22"/>
          <w:u w:val="single"/>
          <w:lang w:val="ro-RO" w:bidi="ar-BH"/>
        </w:rPr>
      </w:pPr>
    </w:p>
    <w:p w14:paraId="3BD3EE31" w14:textId="653BD75E" w:rsidR="002F29D8" w:rsidRPr="00702EE3" w:rsidRDefault="00386C3A" w:rsidP="009C7830">
      <w:pPr>
        <w:ind w:right="284"/>
        <w:jc w:val="both"/>
        <w:rPr>
          <w:rFonts w:asciiTheme="minorHAnsi" w:hAnsiTheme="minorHAnsi" w:cs="Calibri"/>
          <w:noProof/>
          <w:sz w:val="22"/>
          <w:szCs w:val="22"/>
          <w:u w:val="single"/>
          <w:lang w:val="ro-RO" w:bidi="ar-BH"/>
        </w:rPr>
      </w:pPr>
      <w:r w:rsidRPr="00702EE3">
        <w:rPr>
          <w:rFonts w:asciiTheme="minorHAnsi" w:hAnsiTheme="minorHAnsi" w:cs="Calibri"/>
          <w:noProof/>
          <w:sz w:val="22"/>
          <w:szCs w:val="22"/>
          <w:u w:val="single"/>
          <w:lang w:val="ro-RO" w:bidi="ar-BH"/>
        </w:rPr>
        <w:t>3</w:t>
      </w:r>
      <w:r w:rsidR="002F29D8" w:rsidRPr="00702EE3">
        <w:rPr>
          <w:rFonts w:asciiTheme="minorHAnsi" w:hAnsiTheme="minorHAnsi" w:cs="Calibri"/>
          <w:noProof/>
          <w:sz w:val="22"/>
          <w:szCs w:val="22"/>
          <w:u w:val="single"/>
          <w:lang w:val="ro-RO" w:bidi="ar-BH"/>
        </w:rPr>
        <w:t xml:space="preserve">.4. Costurile </w:t>
      </w:r>
      <w:r w:rsidR="0015648A" w:rsidRPr="00702EE3">
        <w:rPr>
          <w:rFonts w:asciiTheme="minorHAnsi" w:hAnsiTheme="minorHAnsi" w:cstheme="minorHAnsi"/>
          <w:noProof/>
          <w:sz w:val="22"/>
          <w:szCs w:val="22"/>
          <w:lang w:val="ro-RO" w:bidi="ar-BH"/>
        </w:rPr>
        <w:t>generale ale proiectului</w:t>
      </w:r>
      <w:r w:rsidR="006C51DF" w:rsidRPr="00702EE3">
        <w:rPr>
          <w:rFonts w:asciiTheme="minorHAnsi" w:hAnsiTheme="minorHAnsi" w:cstheme="minorHAnsi"/>
          <w:noProof/>
          <w:sz w:val="22"/>
          <w:szCs w:val="22"/>
          <w:lang w:val="ro-RO" w:bidi="ar-BH"/>
        </w:rPr>
        <w:t xml:space="preserve"> </w:t>
      </w:r>
      <w:r w:rsidR="0015648A" w:rsidRPr="00702EE3">
        <w:rPr>
          <w:rFonts w:asciiTheme="minorHAnsi" w:hAnsiTheme="minorHAnsi" w:cstheme="minorHAnsi"/>
          <w:noProof/>
          <w:sz w:val="22"/>
          <w:szCs w:val="22"/>
          <w:lang w:val="ro-RO" w:bidi="ar-BH"/>
        </w:rPr>
        <w:t>(acele costuri necesare pentru pregătirea şi implementarea proiectului, constând în cheltuieli pentru consultanţă,  monitorizare şi management, inclusiv onorariile pentru consiliere privind durabilitatea economică şi de mediu, taxele pentru eliberarea certificatelor, precum şi cele privind obţinerea avizelor şi autorizaţiilor necesare implementării proiectelor, prevăzute în legislaţia naţională)</w:t>
      </w:r>
      <w:r w:rsidR="006C51DF" w:rsidRPr="00702EE3">
        <w:rPr>
          <w:rFonts w:asciiTheme="minorHAnsi" w:hAnsiTheme="minorHAnsi" w:cstheme="minorHAnsi"/>
          <w:noProof/>
          <w:sz w:val="22"/>
          <w:szCs w:val="22"/>
          <w:lang w:val="ro-RO" w:bidi="ar-BH"/>
        </w:rPr>
        <w:t xml:space="preserve"> </w:t>
      </w:r>
      <w:r w:rsidR="002F29D8" w:rsidRPr="00702EE3">
        <w:rPr>
          <w:rFonts w:asciiTheme="minorHAnsi" w:hAnsiTheme="minorHAnsi" w:cs="Calibri"/>
          <w:noProof/>
          <w:sz w:val="22"/>
          <w:szCs w:val="22"/>
          <w:u w:val="single"/>
          <w:lang w:val="ro-RO" w:bidi="ar-BH"/>
        </w:rPr>
        <w:t xml:space="preserve">direct legate de </w:t>
      </w:r>
      <w:r w:rsidR="0015648A" w:rsidRPr="00702EE3">
        <w:rPr>
          <w:rFonts w:asciiTheme="minorHAnsi" w:hAnsiTheme="minorHAnsi" w:cs="Calibri"/>
          <w:noProof/>
          <w:sz w:val="22"/>
          <w:szCs w:val="22"/>
          <w:u w:val="single"/>
          <w:lang w:val="ro-RO" w:bidi="ar-BH"/>
        </w:rPr>
        <w:t>sub</w:t>
      </w:r>
      <w:r w:rsidR="002F29D8" w:rsidRPr="00702EE3">
        <w:rPr>
          <w:rFonts w:asciiTheme="minorHAnsi" w:hAnsiTheme="minorHAnsi" w:cs="Calibri"/>
          <w:noProof/>
          <w:sz w:val="22"/>
          <w:szCs w:val="22"/>
          <w:u w:val="single"/>
          <w:lang w:val="ro-RO" w:bidi="ar-BH"/>
        </w:rPr>
        <w:t>masur</w:t>
      </w:r>
      <w:r w:rsidR="0015648A" w:rsidRPr="00702EE3">
        <w:rPr>
          <w:rFonts w:asciiTheme="minorHAnsi" w:hAnsiTheme="minorHAnsi" w:cs="Calibri"/>
          <w:noProof/>
          <w:sz w:val="22"/>
          <w:szCs w:val="22"/>
          <w:u w:val="single"/>
          <w:lang w:val="ro-RO" w:bidi="ar-BH"/>
        </w:rPr>
        <w:t>ă</w:t>
      </w:r>
      <w:r w:rsidR="002F29D8" w:rsidRPr="00702EE3">
        <w:rPr>
          <w:rFonts w:asciiTheme="minorHAnsi" w:hAnsiTheme="minorHAnsi" w:cs="Calibri"/>
          <w:noProof/>
          <w:sz w:val="22"/>
          <w:szCs w:val="22"/>
          <w:u w:val="single"/>
          <w:lang w:val="ro-RO" w:bidi="ar-BH"/>
        </w:rPr>
        <w:t xml:space="preserve">, nu depasesc </w:t>
      </w:r>
      <w:r w:rsidR="001541C8" w:rsidRPr="00702EE3">
        <w:rPr>
          <w:rFonts w:asciiTheme="minorHAnsi" w:hAnsiTheme="minorHAnsi" w:cs="Calibri"/>
          <w:noProof/>
          <w:sz w:val="22"/>
          <w:szCs w:val="22"/>
          <w:u w:val="single"/>
          <w:lang w:val="ro-RO" w:bidi="ar-BH"/>
        </w:rPr>
        <w:t>5</w:t>
      </w:r>
      <w:r w:rsidR="002F29D8" w:rsidRPr="00702EE3">
        <w:rPr>
          <w:rFonts w:asciiTheme="minorHAnsi" w:hAnsiTheme="minorHAnsi" w:cs="Calibri"/>
          <w:noProof/>
          <w:sz w:val="22"/>
          <w:szCs w:val="22"/>
          <w:u w:val="single"/>
          <w:lang w:val="ro-RO" w:bidi="ar-BH"/>
        </w:rPr>
        <w:t>% din costul total eligibil al proiectului</w:t>
      </w:r>
      <w:r w:rsidR="001541C8" w:rsidRPr="00702EE3">
        <w:rPr>
          <w:rFonts w:asciiTheme="minorHAnsi" w:hAnsiTheme="minorHAnsi" w:cs="Calibri"/>
          <w:noProof/>
          <w:sz w:val="22"/>
          <w:szCs w:val="22"/>
          <w:u w:val="single"/>
          <w:lang w:val="ro-RO" w:bidi="ar-BH"/>
        </w:rPr>
        <w:t>.</w:t>
      </w:r>
      <w:r w:rsidR="002F29D8" w:rsidRPr="00702EE3">
        <w:rPr>
          <w:rFonts w:asciiTheme="minorHAnsi" w:hAnsiTheme="minorHAnsi" w:cs="Calibri"/>
          <w:noProof/>
          <w:sz w:val="22"/>
          <w:szCs w:val="22"/>
          <w:u w:val="single"/>
          <w:lang w:val="ro-RO" w:bidi="ar-BH"/>
        </w:rPr>
        <w:t xml:space="preserve"> </w:t>
      </w:r>
    </w:p>
    <w:p w14:paraId="4C65A218" w14:textId="77777777" w:rsidR="002F29D8" w:rsidRPr="00702EE3" w:rsidRDefault="002F29D8" w:rsidP="002F29D8">
      <w:pPr>
        <w:jc w:val="both"/>
        <w:rPr>
          <w:rFonts w:asciiTheme="minorHAnsi" w:hAnsiTheme="minorHAnsi" w:cs="Calibri"/>
          <w:b/>
          <w:i/>
          <w:sz w:val="22"/>
          <w:szCs w:val="22"/>
          <w:lang w:val="ro-RO"/>
        </w:rPr>
      </w:pPr>
    </w:p>
    <w:p w14:paraId="273E72E0" w14:textId="77777777" w:rsidR="002F29D8" w:rsidRPr="00702EE3" w:rsidRDefault="002F29D8" w:rsidP="002F29D8">
      <w:pPr>
        <w:jc w:val="both"/>
        <w:rPr>
          <w:rFonts w:asciiTheme="minorHAnsi" w:hAnsiTheme="minorHAnsi" w:cs="Calibri"/>
          <w:b/>
          <w:sz w:val="22"/>
          <w:szCs w:val="22"/>
          <w:lang w:val="ro-RO"/>
        </w:rPr>
      </w:pPr>
    </w:p>
    <w:p w14:paraId="21C9C628" w14:textId="74E25E2B" w:rsidR="002F29D8" w:rsidRPr="00702EE3" w:rsidRDefault="002F29D8" w:rsidP="009C7830">
      <w:pPr>
        <w:ind w:right="284"/>
        <w:jc w:val="both"/>
        <w:rPr>
          <w:rFonts w:asciiTheme="minorHAnsi" w:hAnsiTheme="minorHAnsi" w:cs="Calibri"/>
          <w:b/>
          <w:sz w:val="22"/>
          <w:szCs w:val="22"/>
          <w:lang w:val="ro-RO"/>
        </w:rPr>
      </w:pPr>
      <w:r w:rsidRPr="00702EE3">
        <w:rPr>
          <w:rFonts w:asciiTheme="minorHAnsi" w:hAnsiTheme="minorHAnsi" w:cs="Calibri"/>
          <w:sz w:val="22"/>
          <w:szCs w:val="22"/>
          <w:lang w:val="ro-RO"/>
        </w:rPr>
        <w:lastRenderedPageBreak/>
        <w:t>Expertul verific</w:t>
      </w:r>
      <w:r w:rsidR="00C60C76" w:rsidRPr="00702EE3">
        <w:rPr>
          <w:rFonts w:asciiTheme="minorHAnsi" w:hAnsiTheme="minorHAnsi" w:cs="Calibri"/>
          <w:sz w:val="22"/>
          <w:szCs w:val="22"/>
          <w:lang w:val="ro-RO"/>
        </w:rPr>
        <w:t>ă</w:t>
      </w:r>
      <w:r w:rsidRPr="00702EE3">
        <w:rPr>
          <w:rFonts w:asciiTheme="minorHAnsi" w:hAnsiTheme="minorHAnsi" w:cs="Calibri"/>
          <w:sz w:val="22"/>
          <w:szCs w:val="22"/>
          <w:lang w:val="ro-RO"/>
        </w:rPr>
        <w:t xml:space="preserve"> </w:t>
      </w:r>
      <w:r w:rsidR="00C60C76" w:rsidRPr="00702EE3">
        <w:rPr>
          <w:rFonts w:asciiTheme="minorHAnsi" w:hAnsiTheme="minorHAnsi" w:cs="Calibri"/>
          <w:sz w:val="22"/>
          <w:szCs w:val="22"/>
          <w:lang w:val="ro-RO"/>
        </w:rPr>
        <w:t>î</w:t>
      </w:r>
      <w:r w:rsidRPr="00702EE3">
        <w:rPr>
          <w:rFonts w:asciiTheme="minorHAnsi" w:hAnsiTheme="minorHAnsi" w:cs="Calibri"/>
          <w:sz w:val="22"/>
          <w:szCs w:val="22"/>
          <w:lang w:val="ro-RO"/>
        </w:rPr>
        <w:t>n bugetul indicativ daca valoarea cheltuielilor eligibile de la Cap. 3 &lt; 5</w:t>
      </w:r>
      <w:r w:rsidRPr="00702EE3">
        <w:rPr>
          <w:rFonts w:asciiTheme="minorHAnsi" w:hAnsiTheme="minorHAnsi" w:cs="Calibri"/>
          <w:b/>
          <w:sz w:val="22"/>
          <w:szCs w:val="22"/>
          <w:lang w:val="ro-RO"/>
        </w:rPr>
        <w:t>%</w:t>
      </w:r>
      <w:r w:rsidRPr="00702EE3">
        <w:rPr>
          <w:rFonts w:asciiTheme="minorHAnsi" w:hAnsiTheme="minorHAnsi" w:cs="Calibri"/>
          <w:sz w:val="22"/>
          <w:szCs w:val="22"/>
          <w:lang w:val="ro-RO"/>
        </w:rPr>
        <w:t xml:space="preserve"> din (Cap.4) </w:t>
      </w:r>
    </w:p>
    <w:p w14:paraId="54C3AAA5" w14:textId="77777777" w:rsidR="005C543F" w:rsidRPr="00702EE3" w:rsidRDefault="005C543F" w:rsidP="002F29D8">
      <w:pPr>
        <w:jc w:val="both"/>
        <w:rPr>
          <w:rFonts w:asciiTheme="minorHAnsi" w:hAnsiTheme="minorHAnsi" w:cs="Calibri"/>
          <w:sz w:val="22"/>
          <w:szCs w:val="22"/>
          <w:lang w:val="ro-RO"/>
        </w:rPr>
      </w:pPr>
    </w:p>
    <w:p w14:paraId="71766C08" w14:textId="7F812024" w:rsidR="002F29D8" w:rsidRPr="00702EE3" w:rsidRDefault="002F29D8" w:rsidP="009C7830">
      <w:pPr>
        <w:ind w:right="284"/>
        <w:jc w:val="both"/>
        <w:rPr>
          <w:rFonts w:asciiTheme="minorHAnsi" w:hAnsiTheme="minorHAnsi" w:cs="Calibri"/>
          <w:sz w:val="22"/>
          <w:szCs w:val="22"/>
          <w:lang w:val="ro-RO"/>
        </w:rPr>
      </w:pPr>
      <w:r w:rsidRPr="00702EE3">
        <w:rPr>
          <w:rFonts w:asciiTheme="minorHAnsi" w:hAnsiTheme="minorHAnsi" w:cs="Calibri"/>
          <w:sz w:val="22"/>
          <w:szCs w:val="22"/>
          <w:lang w:val="ro-RO"/>
        </w:rPr>
        <w:t>Dac</w:t>
      </w:r>
      <w:r w:rsidR="00C60C76" w:rsidRPr="00702EE3">
        <w:rPr>
          <w:rFonts w:asciiTheme="minorHAnsi" w:hAnsiTheme="minorHAnsi" w:cs="Calibri"/>
          <w:sz w:val="22"/>
          <w:szCs w:val="22"/>
          <w:lang w:val="ro-RO"/>
        </w:rPr>
        <w:t>ă</w:t>
      </w:r>
      <w:r w:rsidRPr="00702EE3">
        <w:rPr>
          <w:rFonts w:asciiTheme="minorHAnsi" w:hAnsiTheme="minorHAnsi" w:cs="Calibri"/>
          <w:sz w:val="22"/>
          <w:szCs w:val="22"/>
          <w:lang w:val="ro-RO"/>
        </w:rPr>
        <w:t xml:space="preserve"> aceste costuri se </w:t>
      </w:r>
      <w:r w:rsidR="00137B81" w:rsidRPr="00702EE3">
        <w:rPr>
          <w:rFonts w:asciiTheme="minorHAnsi" w:hAnsiTheme="minorHAnsi" w:cs="Calibri"/>
          <w:sz w:val="22"/>
          <w:szCs w:val="22"/>
          <w:lang w:val="ro-RO"/>
        </w:rPr>
        <w:t>î</w:t>
      </w:r>
      <w:r w:rsidRPr="00702EE3">
        <w:rPr>
          <w:rFonts w:asciiTheme="minorHAnsi" w:hAnsiTheme="minorHAnsi" w:cs="Calibri"/>
          <w:sz w:val="22"/>
          <w:szCs w:val="22"/>
          <w:lang w:val="ro-RO"/>
        </w:rPr>
        <w:t>ncadreaz</w:t>
      </w:r>
      <w:r w:rsidR="00137B81" w:rsidRPr="00702EE3">
        <w:rPr>
          <w:rFonts w:asciiTheme="minorHAnsi" w:hAnsiTheme="minorHAnsi" w:cs="Calibri"/>
          <w:sz w:val="22"/>
          <w:szCs w:val="22"/>
          <w:lang w:val="ro-RO"/>
        </w:rPr>
        <w:t>ă</w:t>
      </w:r>
      <w:r w:rsidRPr="00702EE3">
        <w:rPr>
          <w:rFonts w:asciiTheme="minorHAnsi" w:hAnsiTheme="minorHAnsi" w:cs="Calibri"/>
          <w:sz w:val="22"/>
          <w:szCs w:val="22"/>
          <w:lang w:val="ro-RO"/>
        </w:rPr>
        <w:t xml:space="preserve"> </w:t>
      </w:r>
      <w:r w:rsidR="00137B81" w:rsidRPr="00702EE3">
        <w:rPr>
          <w:rFonts w:asciiTheme="minorHAnsi" w:hAnsiTheme="minorHAnsi" w:cs="Calibri"/>
          <w:sz w:val="22"/>
          <w:szCs w:val="22"/>
          <w:lang w:val="ro-RO"/>
        </w:rPr>
        <w:t>î</w:t>
      </w:r>
      <w:r w:rsidRPr="00702EE3">
        <w:rPr>
          <w:rFonts w:asciiTheme="minorHAnsi" w:hAnsiTheme="minorHAnsi" w:cs="Calibri"/>
          <w:sz w:val="22"/>
          <w:szCs w:val="22"/>
          <w:lang w:val="ro-RO"/>
        </w:rPr>
        <w:t xml:space="preserve">n procentele specificate mai sus, expertul bifează DA in caseta corespunzatoare, </w:t>
      </w:r>
      <w:r w:rsidR="00137B81" w:rsidRPr="00702EE3">
        <w:rPr>
          <w:rFonts w:asciiTheme="minorHAnsi" w:hAnsiTheme="minorHAnsi" w:cs="Calibri"/>
          <w:sz w:val="22"/>
          <w:szCs w:val="22"/>
          <w:lang w:val="ro-RO"/>
        </w:rPr>
        <w:t>î</w:t>
      </w:r>
      <w:r w:rsidRPr="00702EE3">
        <w:rPr>
          <w:rFonts w:asciiTheme="minorHAnsi" w:hAnsiTheme="minorHAnsi" w:cs="Calibri"/>
          <w:sz w:val="22"/>
          <w:szCs w:val="22"/>
          <w:lang w:val="ro-RO"/>
        </w:rPr>
        <w:t>n caz contrar bifează NU şi îşi motivează poziţia în linia prevăzută în acest scop la rubrica Observaţii.</w:t>
      </w:r>
    </w:p>
    <w:p w14:paraId="671B64EB" w14:textId="77777777" w:rsidR="002F29D8" w:rsidRPr="00702EE3" w:rsidRDefault="002F29D8" w:rsidP="002F29D8">
      <w:pPr>
        <w:jc w:val="both"/>
        <w:rPr>
          <w:rFonts w:asciiTheme="minorHAnsi" w:hAnsiTheme="minorHAnsi" w:cs="Calibri"/>
          <w:b/>
          <w:i/>
          <w:sz w:val="22"/>
          <w:szCs w:val="22"/>
          <w:lang w:val="ro-RO"/>
        </w:rPr>
      </w:pPr>
    </w:p>
    <w:p w14:paraId="33EA2576" w14:textId="77777777" w:rsidR="00205AC7" w:rsidRPr="00702EE3" w:rsidRDefault="00205AC7" w:rsidP="00205AC7">
      <w:pPr>
        <w:spacing w:after="120" w:line="276" w:lineRule="auto"/>
        <w:jc w:val="both"/>
        <w:rPr>
          <w:rFonts w:ascii="Calibri" w:hAnsi="Calibri" w:cs="Calibri"/>
          <w:color w:val="000000"/>
        </w:rPr>
      </w:pPr>
    </w:p>
    <w:p w14:paraId="5FEBB729" w14:textId="43927428" w:rsidR="00205AC7" w:rsidRPr="00702EE3" w:rsidRDefault="00205AC7" w:rsidP="00205AC7">
      <w:pPr>
        <w:spacing w:after="120" w:line="276" w:lineRule="auto"/>
        <w:jc w:val="both"/>
        <w:rPr>
          <w:rFonts w:ascii="Calibri" w:hAnsi="Calibri" w:cs="Calibri"/>
        </w:rPr>
      </w:pPr>
      <w:r w:rsidRPr="00702EE3">
        <w:rPr>
          <w:rFonts w:ascii="Calibri" w:hAnsi="Calibri" w:cs="Calibri"/>
          <w:color w:val="000000"/>
        </w:rPr>
        <w:t xml:space="preserve">Se verifică dacă solicitantul are proiect </w:t>
      </w:r>
      <w:r w:rsidRPr="00702EE3">
        <w:rPr>
          <w:rFonts w:ascii="Calibri" w:hAnsi="Calibri" w:cs="Calibri"/>
        </w:rPr>
        <w:t xml:space="preserve">selectaț pentru finanțare prin intervențiile DR 15 și DR 20 din cadrul PS PAC pentru aceleași </w:t>
      </w:r>
      <w:proofErr w:type="gramStart"/>
      <w:r w:rsidRPr="00702EE3">
        <w:rPr>
          <w:rFonts w:ascii="Calibri" w:hAnsi="Calibri" w:cs="Calibri"/>
        </w:rPr>
        <w:t>cheltuieli  în</w:t>
      </w:r>
      <w:proofErr w:type="gramEnd"/>
      <w:r w:rsidRPr="00702EE3">
        <w:rPr>
          <w:rFonts w:ascii="Calibri" w:hAnsi="Calibri" w:cs="Calibri"/>
        </w:rPr>
        <w:t xml:space="preserve"> cadrul pachetului P 4.1.1. În acest caz, aceste cheltuieli vor fi eliminate din Bugetul indicativ iar valoarea eligibilă a </w:t>
      </w:r>
      <w:proofErr w:type="gramStart"/>
      <w:r w:rsidRPr="00702EE3">
        <w:rPr>
          <w:rFonts w:ascii="Calibri" w:hAnsi="Calibri" w:cs="Calibri"/>
        </w:rPr>
        <w:t>proiectului  se</w:t>
      </w:r>
      <w:proofErr w:type="gramEnd"/>
      <w:r w:rsidRPr="00702EE3">
        <w:rPr>
          <w:rFonts w:ascii="Calibri" w:hAnsi="Calibri" w:cs="Calibri"/>
        </w:rPr>
        <w:t xml:space="preserve"> diminuează corespunzător. </w:t>
      </w:r>
    </w:p>
    <w:p w14:paraId="6B3AD150" w14:textId="77777777" w:rsidR="002F29D8" w:rsidRPr="00702EE3" w:rsidRDefault="002F29D8" w:rsidP="002F29D8">
      <w:pPr>
        <w:jc w:val="both"/>
        <w:rPr>
          <w:rFonts w:asciiTheme="minorHAnsi" w:hAnsiTheme="minorHAnsi" w:cs="Calibri"/>
          <w:sz w:val="22"/>
          <w:szCs w:val="22"/>
          <w:lang w:val="ro-RO"/>
        </w:rPr>
      </w:pPr>
    </w:p>
    <w:p w14:paraId="198E37C4" w14:textId="77777777" w:rsidR="00812CA9" w:rsidRPr="00702EE3" w:rsidRDefault="00812CA9" w:rsidP="002F29D8">
      <w:pPr>
        <w:jc w:val="both"/>
        <w:rPr>
          <w:rFonts w:asciiTheme="minorHAnsi" w:hAnsiTheme="minorHAnsi" w:cs="Calibri"/>
          <w:sz w:val="22"/>
          <w:szCs w:val="22"/>
          <w:lang w:val="ro-RO"/>
        </w:rPr>
      </w:pPr>
    </w:p>
    <w:p w14:paraId="7FFE0F19" w14:textId="288BCC8A" w:rsidR="002F29D8" w:rsidRPr="00702EE3" w:rsidRDefault="00386C3A" w:rsidP="002F29D8">
      <w:pPr>
        <w:jc w:val="both"/>
        <w:rPr>
          <w:rFonts w:asciiTheme="minorHAnsi" w:hAnsiTheme="minorHAnsi" w:cs="Calibri"/>
          <w:sz w:val="22"/>
          <w:szCs w:val="22"/>
          <w:lang w:val="ro-RO"/>
        </w:rPr>
      </w:pPr>
      <w:r w:rsidRPr="00702EE3">
        <w:rPr>
          <w:rFonts w:asciiTheme="minorHAnsi" w:hAnsiTheme="minorHAnsi" w:cs="Calibri"/>
          <w:sz w:val="22"/>
          <w:szCs w:val="22"/>
          <w:lang w:val="ro-RO"/>
        </w:rPr>
        <w:t>3</w:t>
      </w:r>
      <w:r w:rsidR="002F29D8" w:rsidRPr="00702EE3">
        <w:rPr>
          <w:rFonts w:asciiTheme="minorHAnsi" w:hAnsiTheme="minorHAnsi" w:cs="Calibri"/>
          <w:sz w:val="22"/>
          <w:szCs w:val="22"/>
          <w:lang w:val="ro-RO"/>
        </w:rPr>
        <w:t>.</w:t>
      </w:r>
      <w:r w:rsidR="007E5261" w:rsidRPr="00702EE3">
        <w:rPr>
          <w:rFonts w:asciiTheme="minorHAnsi" w:hAnsiTheme="minorHAnsi" w:cs="Calibri"/>
          <w:sz w:val="22"/>
          <w:szCs w:val="22"/>
          <w:lang w:val="ro-RO"/>
        </w:rPr>
        <w:t xml:space="preserve">6 </w:t>
      </w:r>
      <w:r w:rsidR="002F29D8" w:rsidRPr="00702EE3">
        <w:rPr>
          <w:rFonts w:asciiTheme="minorHAnsi" w:hAnsiTheme="minorHAnsi" w:cs="Calibri"/>
          <w:sz w:val="22"/>
          <w:szCs w:val="22"/>
          <w:lang w:val="ro-RO"/>
        </w:rPr>
        <w:t xml:space="preserve">TVA-ul aferent cheltuielilor eligibile este trecut </w:t>
      </w:r>
      <w:r w:rsidR="009D63AD" w:rsidRPr="00702EE3">
        <w:rPr>
          <w:rFonts w:asciiTheme="minorHAnsi" w:hAnsiTheme="minorHAnsi" w:cs="Calibri"/>
          <w:sz w:val="22"/>
          <w:szCs w:val="22"/>
          <w:lang w:val="ro-RO"/>
        </w:rPr>
        <w:t>î</w:t>
      </w:r>
      <w:r w:rsidR="002F29D8" w:rsidRPr="00702EE3">
        <w:rPr>
          <w:rFonts w:asciiTheme="minorHAnsi" w:hAnsiTheme="minorHAnsi" w:cs="Calibri"/>
          <w:sz w:val="22"/>
          <w:szCs w:val="22"/>
          <w:lang w:val="ro-RO"/>
        </w:rPr>
        <w:t>n coloana cheltuielilor eligibile?</w:t>
      </w:r>
    </w:p>
    <w:p w14:paraId="50963B6D" w14:textId="77777777" w:rsidR="002F29D8" w:rsidRPr="00702EE3" w:rsidRDefault="002F29D8" w:rsidP="002F29D8">
      <w:pPr>
        <w:jc w:val="both"/>
        <w:rPr>
          <w:rFonts w:asciiTheme="minorHAnsi" w:hAnsiTheme="minorHAnsi" w:cs="Calibri"/>
          <w:sz w:val="22"/>
          <w:szCs w:val="22"/>
          <w:lang w:val="ro-RO"/>
        </w:rPr>
      </w:pPr>
    </w:p>
    <w:p w14:paraId="2E729C7D" w14:textId="77777777" w:rsidR="002F29D8" w:rsidRPr="00702EE3" w:rsidRDefault="00FD5FBC" w:rsidP="009C7830">
      <w:pPr>
        <w:ind w:right="284"/>
        <w:jc w:val="both"/>
        <w:rPr>
          <w:rFonts w:asciiTheme="minorHAnsi" w:hAnsiTheme="minorHAnsi" w:cs="Calibri"/>
          <w:b/>
          <w:bCs/>
          <w:i/>
          <w:iCs/>
          <w:color w:val="000000"/>
          <w:sz w:val="22"/>
          <w:szCs w:val="22"/>
          <w:lang w:val="ro-RO" w:eastAsia="ro-RO"/>
        </w:rPr>
      </w:pPr>
      <w:r w:rsidRPr="00702EE3">
        <w:rPr>
          <w:rFonts w:asciiTheme="minorHAnsi" w:hAnsiTheme="minorHAnsi" w:cs="Calibri"/>
          <w:color w:val="000000"/>
          <w:sz w:val="22"/>
          <w:szCs w:val="22"/>
          <w:lang w:val="ro-RO" w:eastAsia="ro-RO"/>
        </w:rPr>
        <w:t>Î</w:t>
      </w:r>
      <w:r w:rsidR="002F29D8" w:rsidRPr="00702EE3">
        <w:rPr>
          <w:rFonts w:asciiTheme="minorHAnsi" w:hAnsiTheme="minorHAnsi" w:cs="Calibri"/>
          <w:color w:val="000000"/>
          <w:sz w:val="22"/>
          <w:szCs w:val="22"/>
          <w:lang w:val="ro-RO" w:eastAsia="ro-RO"/>
        </w:rPr>
        <w:t xml:space="preserve">n cazul in care solicitantul a bifat </w:t>
      </w:r>
      <w:r w:rsidR="002F29D8" w:rsidRPr="00702EE3">
        <w:rPr>
          <w:rFonts w:asciiTheme="minorHAnsi" w:hAnsiTheme="minorHAnsi" w:cs="Calibri"/>
          <w:i/>
          <w:iCs/>
          <w:color w:val="000000"/>
          <w:sz w:val="22"/>
          <w:szCs w:val="22"/>
          <w:lang w:val="ro-RO" w:eastAsia="ro-RO"/>
        </w:rPr>
        <w:t>in caseta corespunzatoare din Declaraţia pe propria răspundere F ca este platitor de TVA</w:t>
      </w:r>
      <w:r w:rsidR="002F29D8" w:rsidRPr="00702EE3">
        <w:rPr>
          <w:rFonts w:asciiTheme="minorHAnsi" w:hAnsiTheme="minorHAnsi" w:cs="Calibri"/>
          <w:color w:val="000000"/>
          <w:sz w:val="22"/>
          <w:szCs w:val="22"/>
          <w:lang w:val="ro-RO" w:eastAsia="ro-RO"/>
        </w:rPr>
        <w:t xml:space="preserve"> ,</w:t>
      </w:r>
      <w:r w:rsidR="002F29D8" w:rsidRPr="00702EE3">
        <w:rPr>
          <w:rFonts w:asciiTheme="minorHAnsi" w:hAnsiTheme="minorHAnsi" w:cs="Calibri"/>
          <w:i/>
          <w:iCs/>
          <w:color w:val="000000"/>
          <w:sz w:val="22"/>
          <w:szCs w:val="22"/>
          <w:lang w:val="ro-RO" w:eastAsia="ro-RO"/>
        </w:rPr>
        <w:t>TVA-ul</w:t>
      </w:r>
      <w:r w:rsidR="002F29D8" w:rsidRPr="00702EE3">
        <w:rPr>
          <w:rFonts w:asciiTheme="minorHAnsi" w:hAnsiTheme="minorHAnsi" w:cs="Calibri"/>
          <w:b/>
          <w:bCs/>
          <w:i/>
          <w:iCs/>
          <w:color w:val="000000"/>
          <w:sz w:val="22"/>
          <w:szCs w:val="22"/>
          <w:lang w:val="ro-RO" w:eastAsia="ro-RO"/>
        </w:rPr>
        <w:t xml:space="preserve"> este neeligibil .</w:t>
      </w:r>
    </w:p>
    <w:p w14:paraId="7DEA43B8" w14:textId="77777777" w:rsidR="002F29D8" w:rsidRPr="00702EE3" w:rsidRDefault="00FD5FBC" w:rsidP="009C7830">
      <w:pPr>
        <w:ind w:right="284"/>
        <w:jc w:val="both"/>
        <w:rPr>
          <w:rFonts w:asciiTheme="minorHAnsi" w:hAnsiTheme="minorHAnsi" w:cs="Calibri"/>
          <w:b/>
          <w:bCs/>
          <w:i/>
          <w:iCs/>
          <w:color w:val="000000"/>
          <w:sz w:val="22"/>
          <w:szCs w:val="22"/>
          <w:lang w:val="ro-RO" w:eastAsia="ro-RO"/>
        </w:rPr>
      </w:pPr>
      <w:r w:rsidRPr="00702EE3">
        <w:rPr>
          <w:rFonts w:asciiTheme="minorHAnsi" w:hAnsiTheme="minorHAnsi" w:cs="Calibri"/>
          <w:i/>
          <w:iCs/>
          <w:color w:val="000000"/>
          <w:sz w:val="22"/>
          <w:szCs w:val="22"/>
          <w:lang w:val="ro-RO" w:eastAsia="ro-RO"/>
        </w:rPr>
        <w:t>Î</w:t>
      </w:r>
      <w:r w:rsidR="002F29D8" w:rsidRPr="00702EE3">
        <w:rPr>
          <w:rFonts w:asciiTheme="minorHAnsi" w:hAnsiTheme="minorHAnsi" w:cs="Calibri"/>
          <w:i/>
          <w:iCs/>
          <w:color w:val="000000"/>
          <w:sz w:val="22"/>
          <w:szCs w:val="22"/>
          <w:lang w:val="ro-RO" w:eastAsia="ro-RO"/>
        </w:rPr>
        <w:t xml:space="preserve">n cazul in care solicitantul bifează </w:t>
      </w:r>
      <w:r w:rsidRPr="00702EE3">
        <w:rPr>
          <w:rFonts w:asciiTheme="minorHAnsi" w:hAnsiTheme="minorHAnsi" w:cs="Calibri"/>
          <w:i/>
          <w:iCs/>
          <w:color w:val="000000"/>
          <w:sz w:val="22"/>
          <w:szCs w:val="22"/>
          <w:lang w:val="ro-RO" w:eastAsia="ro-RO"/>
        </w:rPr>
        <w:t>î</w:t>
      </w:r>
      <w:r w:rsidR="002F29D8" w:rsidRPr="00702EE3">
        <w:rPr>
          <w:rFonts w:asciiTheme="minorHAnsi" w:hAnsiTheme="minorHAnsi" w:cs="Calibri"/>
          <w:i/>
          <w:iCs/>
          <w:color w:val="000000"/>
          <w:sz w:val="22"/>
          <w:szCs w:val="22"/>
          <w:lang w:val="ro-RO" w:eastAsia="ro-RO"/>
        </w:rPr>
        <w:t xml:space="preserve">n caseta corespunzatoare din Declaraţia pe propria răspundere F ca nu este platitor de TVA, atunci TVA-ul </w:t>
      </w:r>
      <w:r w:rsidR="002F29D8" w:rsidRPr="00702EE3">
        <w:rPr>
          <w:rFonts w:asciiTheme="minorHAnsi" w:hAnsiTheme="minorHAnsi" w:cs="Calibri"/>
          <w:b/>
          <w:bCs/>
          <w:i/>
          <w:iCs/>
          <w:color w:val="000000"/>
          <w:sz w:val="22"/>
          <w:szCs w:val="22"/>
          <w:lang w:val="ro-RO" w:eastAsia="ro-RO"/>
        </w:rPr>
        <w:t>aferent cheltuielilor eligibile este eligibil.</w:t>
      </w:r>
    </w:p>
    <w:p w14:paraId="1F34E1A8" w14:textId="77777777" w:rsidR="002F29D8" w:rsidRPr="00702EE3" w:rsidRDefault="002F29D8" w:rsidP="002F29D8">
      <w:pPr>
        <w:jc w:val="both"/>
        <w:rPr>
          <w:rFonts w:asciiTheme="minorHAnsi" w:hAnsiTheme="minorHAnsi" w:cs="Calibri"/>
          <w:i/>
          <w:color w:val="000000"/>
          <w:sz w:val="22"/>
          <w:szCs w:val="22"/>
          <w:lang w:val="it-IT" w:eastAsia="ro-RO"/>
        </w:rPr>
      </w:pPr>
      <w:r w:rsidRPr="00702EE3">
        <w:rPr>
          <w:rFonts w:asciiTheme="minorHAnsi" w:hAnsiTheme="minorHAnsi" w:cs="Calibri"/>
          <w:i/>
          <w:color w:val="000000"/>
          <w:sz w:val="22"/>
          <w:szCs w:val="22"/>
          <w:lang w:val="it-IT" w:eastAsia="ro-RO"/>
        </w:rPr>
        <w:t xml:space="preserve">In cazul in care solicitantul nu bifează </w:t>
      </w:r>
      <w:r w:rsidRPr="00702EE3">
        <w:rPr>
          <w:rFonts w:asciiTheme="minorHAnsi" w:hAnsiTheme="minorHAnsi" w:cs="Calibri"/>
          <w:i/>
          <w:sz w:val="22"/>
          <w:szCs w:val="22"/>
          <w:lang w:val="it-IT" w:eastAsia="ro-RO"/>
        </w:rPr>
        <w:t>ni</w:t>
      </w:r>
      <w:hyperlink r:id="rId20" w:history="1">
        <w:r w:rsidRPr="00702EE3">
          <w:rPr>
            <w:rStyle w:val="Hyperlink"/>
            <w:rFonts w:asciiTheme="minorHAnsi" w:hAnsiTheme="minorHAnsi" w:cs="Calibri"/>
            <w:i/>
            <w:color w:val="auto"/>
            <w:sz w:val="22"/>
            <w:szCs w:val="22"/>
            <w:lang w:val="it-IT" w:eastAsia="ro-RO"/>
          </w:rPr>
          <w:t>ci</w:t>
        </w:r>
      </w:hyperlink>
      <w:r w:rsidRPr="00702EE3">
        <w:rPr>
          <w:rFonts w:asciiTheme="minorHAnsi" w:hAnsiTheme="minorHAnsi" w:cs="Calibri"/>
          <w:i/>
          <w:sz w:val="22"/>
          <w:szCs w:val="22"/>
          <w:lang w:val="it-IT" w:eastAsia="ro-RO"/>
        </w:rPr>
        <w:t>un</w:t>
      </w:r>
      <w:r w:rsidRPr="00702EE3">
        <w:rPr>
          <w:rFonts w:asciiTheme="minorHAnsi" w:hAnsiTheme="minorHAnsi" w:cs="Calibri"/>
          <w:i/>
          <w:color w:val="000000"/>
          <w:sz w:val="22"/>
          <w:szCs w:val="22"/>
          <w:lang w:val="it-IT" w:eastAsia="ro-RO"/>
        </w:rPr>
        <w:t>a din c</w:t>
      </w:r>
      <w:r w:rsidR="00FE516F" w:rsidRPr="00702EE3">
        <w:rPr>
          <w:rFonts w:asciiTheme="minorHAnsi" w:hAnsiTheme="minorHAnsi" w:cs="Calibri"/>
          <w:i/>
          <w:color w:val="000000"/>
          <w:sz w:val="22"/>
          <w:szCs w:val="22"/>
          <w:lang w:val="it-IT" w:eastAsia="ro-RO"/>
        </w:rPr>
        <w:t>ă</w:t>
      </w:r>
      <w:r w:rsidRPr="00702EE3">
        <w:rPr>
          <w:rFonts w:asciiTheme="minorHAnsi" w:hAnsiTheme="minorHAnsi" w:cs="Calibri"/>
          <w:i/>
          <w:color w:val="000000"/>
          <w:sz w:val="22"/>
          <w:szCs w:val="22"/>
          <w:lang w:val="it-IT" w:eastAsia="ro-RO"/>
        </w:rPr>
        <w:t>su</w:t>
      </w:r>
      <w:r w:rsidR="00FE516F" w:rsidRPr="00702EE3">
        <w:rPr>
          <w:rFonts w:asciiTheme="minorHAnsi" w:hAnsiTheme="minorHAnsi" w:cs="Calibri"/>
          <w:i/>
          <w:color w:val="000000"/>
          <w:sz w:val="22"/>
          <w:szCs w:val="22"/>
          <w:lang w:val="it-IT" w:eastAsia="ro-RO"/>
        </w:rPr>
        <w:t>ţ</w:t>
      </w:r>
      <w:r w:rsidRPr="00702EE3">
        <w:rPr>
          <w:rFonts w:asciiTheme="minorHAnsi" w:hAnsiTheme="minorHAnsi" w:cs="Calibri"/>
          <w:i/>
          <w:color w:val="000000"/>
          <w:sz w:val="22"/>
          <w:szCs w:val="22"/>
          <w:lang w:val="it-IT" w:eastAsia="ro-RO"/>
        </w:rPr>
        <w:t>e, se consider</w:t>
      </w:r>
      <w:r w:rsidR="00FE516F" w:rsidRPr="00702EE3">
        <w:rPr>
          <w:rFonts w:asciiTheme="minorHAnsi" w:hAnsiTheme="minorHAnsi" w:cs="Calibri"/>
          <w:i/>
          <w:color w:val="000000"/>
          <w:sz w:val="22"/>
          <w:szCs w:val="22"/>
          <w:lang w:val="it-IT" w:eastAsia="ro-RO"/>
        </w:rPr>
        <w:t>ă</w:t>
      </w:r>
      <w:r w:rsidRPr="00702EE3">
        <w:rPr>
          <w:rFonts w:asciiTheme="minorHAnsi" w:hAnsiTheme="minorHAnsi" w:cs="Calibri"/>
          <w:i/>
          <w:color w:val="000000"/>
          <w:sz w:val="22"/>
          <w:szCs w:val="22"/>
          <w:lang w:val="it-IT" w:eastAsia="ro-RO"/>
        </w:rPr>
        <w:t xml:space="preserve"> TVA-ul neeligibil.</w:t>
      </w:r>
    </w:p>
    <w:p w14:paraId="4AC1AE97" w14:textId="77777777" w:rsidR="00C421D2" w:rsidRPr="00702EE3" w:rsidRDefault="00C421D2" w:rsidP="002F29D8">
      <w:pPr>
        <w:jc w:val="both"/>
        <w:rPr>
          <w:rFonts w:asciiTheme="minorHAnsi" w:hAnsiTheme="minorHAnsi" w:cs="Calibri"/>
          <w:i/>
          <w:color w:val="000000"/>
          <w:sz w:val="22"/>
          <w:szCs w:val="22"/>
          <w:lang w:val="it-IT" w:eastAsia="ro-RO"/>
        </w:rPr>
      </w:pPr>
    </w:p>
    <w:p w14:paraId="0353B86B" w14:textId="77777777" w:rsidR="00C421D2" w:rsidRPr="00702EE3" w:rsidRDefault="00C421D2" w:rsidP="002F29D8">
      <w:pPr>
        <w:jc w:val="both"/>
        <w:rPr>
          <w:rFonts w:asciiTheme="minorHAnsi" w:hAnsiTheme="minorHAnsi" w:cs="Calibri"/>
          <w:sz w:val="22"/>
          <w:szCs w:val="22"/>
          <w:lang w:val="ro-RO"/>
        </w:rPr>
      </w:pPr>
    </w:p>
    <w:p w14:paraId="3DD68104" w14:textId="77777777" w:rsidR="002F29D8" w:rsidRPr="00702EE3" w:rsidRDefault="00386C3A" w:rsidP="002F29D8">
      <w:pPr>
        <w:pStyle w:val="Heading2"/>
        <w:jc w:val="both"/>
        <w:rPr>
          <w:rFonts w:asciiTheme="minorHAnsi" w:hAnsiTheme="minorHAnsi" w:cs="Calibri"/>
          <w:color w:val="auto"/>
          <w:sz w:val="22"/>
          <w:szCs w:val="22"/>
          <w:lang w:val="ro-RO"/>
        </w:rPr>
      </w:pPr>
      <w:r w:rsidRPr="00702EE3">
        <w:rPr>
          <w:rFonts w:asciiTheme="minorHAnsi" w:hAnsiTheme="minorHAnsi" w:cs="Calibri"/>
          <w:color w:val="auto"/>
          <w:sz w:val="22"/>
          <w:szCs w:val="22"/>
          <w:lang w:val="ro-RO"/>
        </w:rPr>
        <w:t>4</w:t>
      </w:r>
      <w:r w:rsidR="002F29D8" w:rsidRPr="00702EE3">
        <w:rPr>
          <w:rFonts w:asciiTheme="minorHAnsi" w:hAnsiTheme="minorHAnsi" w:cs="Calibri"/>
          <w:color w:val="auto"/>
          <w:sz w:val="22"/>
          <w:szCs w:val="22"/>
          <w:lang w:val="ro-RO"/>
        </w:rPr>
        <w:t xml:space="preserve">. </w:t>
      </w:r>
      <w:r w:rsidRPr="00702EE3">
        <w:rPr>
          <w:rFonts w:asciiTheme="minorHAnsi" w:hAnsiTheme="minorHAnsi" w:cs="Calibri"/>
          <w:color w:val="auto"/>
          <w:sz w:val="22"/>
          <w:szCs w:val="22"/>
          <w:lang w:val="ro-RO"/>
        </w:rPr>
        <w:t xml:space="preserve">Verificarea rezonabilităţii preţurilor </w:t>
      </w:r>
    </w:p>
    <w:p w14:paraId="69204D5F" w14:textId="77777777" w:rsidR="002F29D8" w:rsidRPr="00702EE3" w:rsidRDefault="002F29D8" w:rsidP="002F29D8">
      <w:pPr>
        <w:jc w:val="both"/>
        <w:rPr>
          <w:rFonts w:asciiTheme="minorHAnsi" w:hAnsiTheme="minorHAnsi" w:cs="Calibri"/>
          <w:sz w:val="22"/>
          <w:szCs w:val="22"/>
          <w:u w:val="single"/>
          <w:lang w:val="ro-RO"/>
        </w:rPr>
      </w:pPr>
    </w:p>
    <w:p w14:paraId="17451AF8" w14:textId="77777777" w:rsidR="002F29D8" w:rsidRPr="00702EE3" w:rsidRDefault="00386C3A" w:rsidP="002F29D8">
      <w:pPr>
        <w:jc w:val="both"/>
        <w:rPr>
          <w:rFonts w:asciiTheme="minorHAnsi" w:hAnsiTheme="minorHAnsi" w:cs="Calibri"/>
          <w:sz w:val="22"/>
          <w:szCs w:val="22"/>
          <w:u w:val="single"/>
          <w:lang w:val="ro-RO"/>
        </w:rPr>
      </w:pPr>
      <w:r w:rsidRPr="00702EE3">
        <w:rPr>
          <w:rFonts w:asciiTheme="minorHAnsi" w:hAnsiTheme="minorHAnsi" w:cs="Calibri"/>
          <w:sz w:val="22"/>
          <w:szCs w:val="22"/>
          <w:u w:val="single"/>
          <w:lang w:val="ro-RO"/>
        </w:rPr>
        <w:t>4</w:t>
      </w:r>
      <w:r w:rsidR="002F29D8" w:rsidRPr="00702EE3">
        <w:rPr>
          <w:rFonts w:asciiTheme="minorHAnsi" w:hAnsiTheme="minorHAnsi" w:cs="Calibri"/>
          <w:sz w:val="22"/>
          <w:szCs w:val="22"/>
          <w:u w:val="single"/>
          <w:lang w:val="ro-RO"/>
        </w:rPr>
        <w:t>.1.  Categoria de bunuri  se regaseste in Baza de Date</w:t>
      </w:r>
      <w:r w:rsidR="00766065" w:rsidRPr="00702EE3">
        <w:rPr>
          <w:rFonts w:asciiTheme="minorHAnsi" w:hAnsiTheme="minorHAnsi" w:cs="Calibri"/>
          <w:sz w:val="22"/>
          <w:szCs w:val="22"/>
          <w:u w:val="single"/>
          <w:lang w:val="ro-RO"/>
        </w:rPr>
        <w:t xml:space="preserve"> cu prețuri de Referință</w:t>
      </w:r>
      <w:r w:rsidR="002F29D8" w:rsidRPr="00702EE3">
        <w:rPr>
          <w:rFonts w:asciiTheme="minorHAnsi" w:hAnsiTheme="minorHAnsi" w:cs="Calibri"/>
          <w:sz w:val="22"/>
          <w:szCs w:val="22"/>
          <w:u w:val="single"/>
          <w:lang w:val="ro-RO"/>
        </w:rPr>
        <w:t>?</w:t>
      </w:r>
    </w:p>
    <w:p w14:paraId="51284D52" w14:textId="2D14984C" w:rsidR="002F29D8" w:rsidRPr="00702EE3" w:rsidRDefault="002F29D8" w:rsidP="009C7830">
      <w:pPr>
        <w:ind w:right="284"/>
        <w:jc w:val="both"/>
        <w:rPr>
          <w:rFonts w:asciiTheme="minorHAnsi" w:hAnsiTheme="minorHAnsi" w:cs="Calibri"/>
          <w:sz w:val="22"/>
          <w:lang w:val="ro-RO"/>
        </w:rPr>
      </w:pPr>
      <w:r w:rsidRPr="00702EE3">
        <w:rPr>
          <w:rFonts w:asciiTheme="minorHAnsi" w:hAnsiTheme="minorHAnsi" w:cs="Calibri"/>
          <w:sz w:val="22"/>
          <w:lang w:val="ro-RO"/>
        </w:rPr>
        <w:t>Expertul verific</w:t>
      </w:r>
      <w:r w:rsidR="0030655F" w:rsidRPr="00702EE3">
        <w:rPr>
          <w:rFonts w:asciiTheme="minorHAnsi" w:hAnsiTheme="minorHAnsi" w:cs="Calibri"/>
          <w:sz w:val="22"/>
          <w:lang w:val="ro-RO"/>
        </w:rPr>
        <w:t>ă</w:t>
      </w:r>
      <w:r w:rsidRPr="00702EE3">
        <w:rPr>
          <w:rFonts w:asciiTheme="minorHAnsi" w:hAnsiTheme="minorHAnsi" w:cs="Calibri"/>
          <w:sz w:val="22"/>
          <w:lang w:val="ro-RO"/>
        </w:rPr>
        <w:t xml:space="preserve"> dac</w:t>
      </w:r>
      <w:r w:rsidR="0030655F" w:rsidRPr="00702EE3">
        <w:rPr>
          <w:rFonts w:asciiTheme="minorHAnsi" w:hAnsiTheme="minorHAnsi" w:cs="Calibri"/>
          <w:sz w:val="22"/>
          <w:lang w:val="ro-RO"/>
        </w:rPr>
        <w:t>ă</w:t>
      </w:r>
      <w:r w:rsidR="00DB3399" w:rsidRPr="00702EE3">
        <w:rPr>
          <w:rFonts w:asciiTheme="minorHAnsi" w:hAnsiTheme="minorHAnsi" w:cs="Calibri"/>
          <w:sz w:val="22"/>
          <w:lang w:val="ro-RO"/>
        </w:rPr>
        <w:t xml:space="preserve"> </w:t>
      </w:r>
      <w:r w:rsidRPr="00702EE3">
        <w:rPr>
          <w:rFonts w:asciiTheme="minorHAnsi" w:hAnsiTheme="minorHAnsi" w:cs="Calibri"/>
          <w:sz w:val="22"/>
          <w:lang w:val="ro-RO"/>
        </w:rPr>
        <w:t>bunuri</w:t>
      </w:r>
      <w:r w:rsidR="0030655F" w:rsidRPr="00702EE3">
        <w:rPr>
          <w:rFonts w:asciiTheme="minorHAnsi" w:hAnsiTheme="minorHAnsi" w:cs="Calibri"/>
          <w:sz w:val="22"/>
          <w:lang w:val="ro-RO"/>
        </w:rPr>
        <w:t xml:space="preserve">le cu caracteristicile prevăzute în </w:t>
      </w:r>
      <w:r w:rsidR="0012430C" w:rsidRPr="00702EE3">
        <w:rPr>
          <w:rFonts w:asciiTheme="minorHAnsi" w:hAnsiTheme="minorHAnsi" w:cs="Calibri"/>
          <w:sz w:val="22"/>
          <w:lang w:val="ro-RO"/>
        </w:rPr>
        <w:t>cererea de finanțare</w:t>
      </w:r>
      <w:r w:rsidR="00D73F7D" w:rsidRPr="00702EE3">
        <w:rPr>
          <w:rFonts w:asciiTheme="minorHAnsi" w:hAnsiTheme="minorHAnsi" w:cs="Calibri"/>
          <w:sz w:val="22"/>
          <w:lang w:val="ro-RO"/>
        </w:rPr>
        <w:t xml:space="preserve"> </w:t>
      </w:r>
      <w:r w:rsidR="0030655F" w:rsidRPr="00702EE3">
        <w:rPr>
          <w:rFonts w:asciiTheme="minorHAnsi" w:hAnsiTheme="minorHAnsi" w:cs="Calibri"/>
          <w:sz w:val="22"/>
          <w:lang w:val="ro-RO"/>
        </w:rPr>
        <w:t>şi regăsite</w:t>
      </w:r>
      <w:r w:rsidR="00A92AD1" w:rsidRPr="00702EE3">
        <w:rPr>
          <w:rFonts w:asciiTheme="minorHAnsi" w:hAnsiTheme="minorHAnsi" w:cs="Calibri"/>
          <w:sz w:val="22"/>
          <w:lang w:val="ro-RO"/>
        </w:rPr>
        <w:t xml:space="preserve"> ca investiţie</w:t>
      </w:r>
      <w:r w:rsidR="0030655F" w:rsidRPr="00702EE3">
        <w:rPr>
          <w:rFonts w:asciiTheme="minorHAnsi" w:hAnsiTheme="minorHAnsi" w:cs="Calibri"/>
          <w:sz w:val="22"/>
          <w:lang w:val="ro-RO"/>
        </w:rPr>
        <w:t xml:space="preserve"> în</w:t>
      </w:r>
      <w:r w:rsidR="00DB3399" w:rsidRPr="00702EE3">
        <w:rPr>
          <w:rFonts w:asciiTheme="minorHAnsi" w:hAnsiTheme="minorHAnsi" w:cs="Calibri"/>
          <w:sz w:val="22"/>
          <w:lang w:val="ro-RO"/>
        </w:rPr>
        <w:t xml:space="preserve"> </w:t>
      </w:r>
      <w:r w:rsidRPr="00702EE3">
        <w:rPr>
          <w:rFonts w:asciiTheme="minorHAnsi" w:hAnsiTheme="minorHAnsi" w:cs="Calibri"/>
          <w:sz w:val="22"/>
          <w:lang w:val="ro-RO"/>
        </w:rPr>
        <w:t>devizele pe obiecte  s</w:t>
      </w:r>
      <w:r w:rsidR="0030655F" w:rsidRPr="00702EE3">
        <w:rPr>
          <w:rFonts w:asciiTheme="minorHAnsi" w:hAnsiTheme="minorHAnsi" w:cs="Calibri"/>
          <w:sz w:val="22"/>
          <w:lang w:val="ro-RO"/>
        </w:rPr>
        <w:t>unt incluse î</w:t>
      </w:r>
      <w:r w:rsidRPr="00702EE3">
        <w:rPr>
          <w:rFonts w:asciiTheme="minorHAnsi" w:hAnsiTheme="minorHAnsi" w:cs="Calibri"/>
          <w:sz w:val="22"/>
          <w:lang w:val="ro-RO"/>
        </w:rPr>
        <w:t>n Baza de date</w:t>
      </w:r>
      <w:r w:rsidR="00766065" w:rsidRPr="00702EE3">
        <w:rPr>
          <w:rFonts w:asciiTheme="minorHAnsi" w:hAnsiTheme="minorHAnsi" w:cs="Calibri"/>
          <w:sz w:val="22"/>
          <w:lang w:val="ro-RO"/>
        </w:rPr>
        <w:t xml:space="preserve"> cu </w:t>
      </w:r>
      <w:r w:rsidRPr="00702EE3">
        <w:rPr>
          <w:rFonts w:asciiTheme="minorHAnsi" w:hAnsiTheme="minorHAnsi" w:cs="Calibri"/>
          <w:sz w:val="22"/>
          <w:lang w:val="ro-RO"/>
        </w:rPr>
        <w:t xml:space="preserve"> preţuri </w:t>
      </w:r>
      <w:r w:rsidR="00766065" w:rsidRPr="00702EE3">
        <w:rPr>
          <w:rFonts w:asciiTheme="minorHAnsi" w:hAnsiTheme="minorHAnsi" w:cs="Calibri"/>
          <w:sz w:val="22"/>
          <w:lang w:val="ro-RO"/>
        </w:rPr>
        <w:t xml:space="preserve">de Referință </w:t>
      </w:r>
      <w:r w:rsidR="00766065" w:rsidRPr="00702EE3">
        <w:rPr>
          <w:rFonts w:ascii="Calibri" w:hAnsi="Calibri" w:cs="Calibri"/>
          <w:sz w:val="22"/>
        </w:rPr>
        <w:t xml:space="preserve">aplicabilă PNDR 2014-2020 postată </w:t>
      </w:r>
      <w:r w:rsidRPr="00702EE3">
        <w:rPr>
          <w:rFonts w:asciiTheme="minorHAnsi" w:hAnsiTheme="minorHAnsi" w:cs="Calibri"/>
          <w:sz w:val="22"/>
          <w:lang w:val="ro-RO"/>
        </w:rPr>
        <w:t xml:space="preserve"> pe pagina de internet AFIR. Dac</w:t>
      </w:r>
      <w:r w:rsidR="00517034" w:rsidRPr="00702EE3">
        <w:rPr>
          <w:rFonts w:asciiTheme="minorHAnsi" w:hAnsiTheme="minorHAnsi" w:cs="Calibri"/>
          <w:sz w:val="22"/>
          <w:lang w:val="ro-RO"/>
        </w:rPr>
        <w:t>ă</w:t>
      </w:r>
      <w:r w:rsidRPr="00702EE3">
        <w:rPr>
          <w:rFonts w:asciiTheme="minorHAnsi" w:hAnsiTheme="minorHAnsi" w:cs="Calibri"/>
          <w:sz w:val="22"/>
          <w:lang w:val="ro-RO"/>
        </w:rPr>
        <w:t xml:space="preserve"> se reg</w:t>
      </w:r>
      <w:r w:rsidR="00517034" w:rsidRPr="00702EE3">
        <w:rPr>
          <w:rFonts w:asciiTheme="minorHAnsi" w:hAnsiTheme="minorHAnsi" w:cs="Calibri"/>
          <w:sz w:val="22"/>
          <w:lang w:val="ro-RO"/>
        </w:rPr>
        <w:t>ă</w:t>
      </w:r>
      <w:r w:rsidRPr="00702EE3">
        <w:rPr>
          <w:rFonts w:asciiTheme="minorHAnsi" w:hAnsiTheme="minorHAnsi" w:cs="Calibri"/>
          <w:sz w:val="22"/>
          <w:lang w:val="ro-RO"/>
        </w:rPr>
        <w:t xml:space="preserve">sesc, expertul bifează </w:t>
      </w:r>
      <w:r w:rsidR="00517034" w:rsidRPr="00702EE3">
        <w:rPr>
          <w:rFonts w:asciiTheme="minorHAnsi" w:hAnsiTheme="minorHAnsi" w:cs="Calibri"/>
          <w:sz w:val="22"/>
          <w:lang w:val="ro-RO"/>
        </w:rPr>
        <w:t>î</w:t>
      </w:r>
      <w:r w:rsidRPr="00702EE3">
        <w:rPr>
          <w:rFonts w:asciiTheme="minorHAnsi" w:hAnsiTheme="minorHAnsi" w:cs="Calibri"/>
          <w:sz w:val="22"/>
          <w:lang w:val="ro-RO"/>
        </w:rPr>
        <w:t>n caseta corespunzatoare DA.</w:t>
      </w:r>
    </w:p>
    <w:p w14:paraId="122B2998" w14:textId="77777777" w:rsidR="002F29D8" w:rsidRPr="00702EE3" w:rsidRDefault="002F29D8" w:rsidP="009C7830">
      <w:pPr>
        <w:ind w:right="284"/>
        <w:jc w:val="both"/>
        <w:rPr>
          <w:rFonts w:asciiTheme="minorHAnsi" w:hAnsiTheme="minorHAnsi" w:cs="Calibri"/>
          <w:sz w:val="22"/>
          <w:lang w:val="ro-RO"/>
        </w:rPr>
      </w:pPr>
      <w:r w:rsidRPr="00702EE3">
        <w:rPr>
          <w:rFonts w:asciiTheme="minorHAnsi" w:hAnsiTheme="minorHAnsi" w:cs="Calibri"/>
          <w:sz w:val="22"/>
          <w:lang w:val="it-IT"/>
        </w:rPr>
        <w:t>Daca categoria de bunuri</w:t>
      </w:r>
      <w:r w:rsidR="00456033" w:rsidRPr="00702EE3">
        <w:rPr>
          <w:rFonts w:asciiTheme="minorHAnsi" w:hAnsiTheme="minorHAnsi" w:cs="Calibri"/>
          <w:sz w:val="22"/>
          <w:lang w:val="it-IT"/>
        </w:rPr>
        <w:t xml:space="preserve"> </w:t>
      </w:r>
      <w:r w:rsidRPr="00702EE3">
        <w:rPr>
          <w:rFonts w:asciiTheme="minorHAnsi" w:hAnsiTheme="minorHAnsi" w:cs="Calibri"/>
          <w:sz w:val="22"/>
          <w:lang w:val="it-IT"/>
        </w:rPr>
        <w:t>nu se regaseste in Baza de date preţuri, expertul bifează in caseta corespunzatoare NU.</w:t>
      </w:r>
    </w:p>
    <w:p w14:paraId="1CE767CA" w14:textId="77777777" w:rsidR="002F29D8" w:rsidRPr="00702EE3" w:rsidRDefault="002F29D8" w:rsidP="002F29D8">
      <w:pPr>
        <w:ind w:left="-284"/>
        <w:jc w:val="both"/>
        <w:rPr>
          <w:rFonts w:asciiTheme="minorHAnsi" w:hAnsiTheme="minorHAnsi" w:cs="Calibri"/>
          <w:sz w:val="22"/>
          <w:szCs w:val="22"/>
          <w:lang w:val="it-IT"/>
        </w:rPr>
      </w:pPr>
    </w:p>
    <w:p w14:paraId="7485735E" w14:textId="77777777" w:rsidR="002F29D8" w:rsidRPr="00702EE3" w:rsidRDefault="00386C3A" w:rsidP="009C7830">
      <w:pPr>
        <w:ind w:right="284"/>
        <w:jc w:val="both"/>
        <w:rPr>
          <w:rFonts w:asciiTheme="minorHAnsi" w:hAnsiTheme="minorHAnsi" w:cs="Calibri"/>
          <w:sz w:val="22"/>
          <w:szCs w:val="22"/>
          <w:u w:val="single"/>
          <w:lang w:val="it-IT"/>
        </w:rPr>
      </w:pPr>
      <w:r w:rsidRPr="00702EE3">
        <w:rPr>
          <w:rFonts w:asciiTheme="minorHAnsi" w:hAnsiTheme="minorHAnsi" w:cs="Calibri"/>
          <w:sz w:val="22"/>
          <w:szCs w:val="22"/>
          <w:u w:val="single"/>
          <w:lang w:val="it-IT"/>
        </w:rPr>
        <w:t>4.2. Daca la pct.4</w:t>
      </w:r>
      <w:r w:rsidR="002F29D8" w:rsidRPr="00702EE3">
        <w:rPr>
          <w:rFonts w:asciiTheme="minorHAnsi" w:hAnsiTheme="minorHAnsi" w:cs="Calibri"/>
          <w:sz w:val="22"/>
          <w:szCs w:val="22"/>
          <w:u w:val="single"/>
          <w:lang w:val="it-IT"/>
        </w:rPr>
        <w:t>.1. raspunsul este DA, sunt atasate extrasele tiparite din baza de date</w:t>
      </w:r>
      <w:r w:rsidR="00766065" w:rsidRPr="00702EE3">
        <w:rPr>
          <w:rFonts w:asciiTheme="minorHAnsi" w:hAnsiTheme="minorHAnsi" w:cs="Calibri"/>
          <w:sz w:val="22"/>
          <w:szCs w:val="22"/>
          <w:u w:val="single"/>
          <w:lang w:val="it-IT"/>
        </w:rPr>
        <w:t xml:space="preserve"> cu prețuri de Referință</w:t>
      </w:r>
      <w:r w:rsidR="002F29D8" w:rsidRPr="00702EE3">
        <w:rPr>
          <w:rFonts w:asciiTheme="minorHAnsi" w:hAnsiTheme="minorHAnsi" w:cs="Calibri"/>
          <w:sz w:val="22"/>
          <w:szCs w:val="22"/>
          <w:u w:val="single"/>
          <w:lang w:val="it-IT"/>
        </w:rPr>
        <w:t>?</w:t>
      </w:r>
    </w:p>
    <w:p w14:paraId="3EA7C5D3" w14:textId="77777777" w:rsidR="002F29D8" w:rsidRPr="00702EE3" w:rsidRDefault="002F29D8" w:rsidP="009C7830">
      <w:pPr>
        <w:ind w:right="284"/>
        <w:jc w:val="both"/>
        <w:rPr>
          <w:rFonts w:asciiTheme="minorHAnsi" w:hAnsiTheme="minorHAnsi" w:cs="Calibri"/>
          <w:sz w:val="22"/>
          <w:szCs w:val="22"/>
          <w:lang w:val="it-IT"/>
        </w:rPr>
      </w:pPr>
      <w:r w:rsidRPr="00702EE3">
        <w:rPr>
          <w:rFonts w:asciiTheme="minorHAnsi" w:hAnsiTheme="minorHAnsi" w:cs="Calibri"/>
          <w:sz w:val="22"/>
          <w:szCs w:val="22"/>
          <w:lang w:val="it-IT"/>
        </w:rPr>
        <w:t>Daca sunt atasate extrasele tiparite din Baza de date</w:t>
      </w:r>
      <w:r w:rsidR="00766065" w:rsidRPr="00702EE3">
        <w:rPr>
          <w:rFonts w:asciiTheme="minorHAnsi" w:hAnsiTheme="minorHAnsi" w:cs="Calibri"/>
          <w:sz w:val="22"/>
          <w:szCs w:val="22"/>
          <w:lang w:val="it-IT"/>
        </w:rPr>
        <w:t xml:space="preserve"> cu prețuri de Referință</w:t>
      </w:r>
      <w:r w:rsidRPr="00702EE3">
        <w:rPr>
          <w:rFonts w:asciiTheme="minorHAnsi" w:hAnsiTheme="minorHAnsi" w:cs="Calibri"/>
          <w:sz w:val="22"/>
          <w:szCs w:val="22"/>
          <w:lang w:val="it-IT"/>
        </w:rPr>
        <w:t xml:space="preserve">, expertul bifează in caseta corespunzatoare DA, iar daca nu sunt atasate expertul bifează NU şi printeaza din baza de date </w:t>
      </w:r>
      <w:proofErr w:type="gramStart"/>
      <w:r w:rsidRPr="00702EE3">
        <w:rPr>
          <w:rFonts w:asciiTheme="minorHAnsi" w:hAnsiTheme="minorHAnsi" w:cs="Calibri"/>
          <w:sz w:val="22"/>
          <w:szCs w:val="22"/>
          <w:lang w:val="it-IT"/>
        </w:rPr>
        <w:t>extrasele  relevante</w:t>
      </w:r>
      <w:proofErr w:type="gramEnd"/>
      <w:r w:rsidRPr="00702EE3">
        <w:rPr>
          <w:rFonts w:asciiTheme="minorHAnsi" w:hAnsiTheme="minorHAnsi" w:cs="Calibri"/>
          <w:sz w:val="22"/>
          <w:szCs w:val="22"/>
          <w:lang w:val="it-IT"/>
        </w:rPr>
        <w:t>.</w:t>
      </w:r>
    </w:p>
    <w:p w14:paraId="455D000D" w14:textId="77777777" w:rsidR="002F29D8" w:rsidRPr="00702EE3" w:rsidRDefault="002F29D8" w:rsidP="002F29D8">
      <w:pPr>
        <w:jc w:val="both"/>
        <w:rPr>
          <w:rFonts w:asciiTheme="minorHAnsi" w:hAnsiTheme="minorHAnsi" w:cs="Calibri"/>
          <w:sz w:val="22"/>
          <w:szCs w:val="22"/>
          <w:u w:val="single"/>
          <w:lang w:val="it-IT"/>
        </w:rPr>
      </w:pPr>
    </w:p>
    <w:p w14:paraId="1BD7C8BE" w14:textId="77777777" w:rsidR="002F29D8" w:rsidRPr="00702EE3" w:rsidRDefault="00386C3A" w:rsidP="009C7830">
      <w:pPr>
        <w:ind w:right="284"/>
        <w:jc w:val="both"/>
        <w:rPr>
          <w:rFonts w:asciiTheme="minorHAnsi" w:hAnsiTheme="minorHAnsi" w:cs="Calibri"/>
          <w:sz w:val="22"/>
          <w:szCs w:val="22"/>
          <w:u w:val="single"/>
          <w:lang w:val="it-IT"/>
        </w:rPr>
      </w:pPr>
      <w:r w:rsidRPr="00702EE3">
        <w:rPr>
          <w:rFonts w:asciiTheme="minorHAnsi" w:hAnsiTheme="minorHAnsi" w:cs="Calibri"/>
          <w:sz w:val="22"/>
          <w:szCs w:val="22"/>
          <w:u w:val="single"/>
          <w:lang w:val="it-IT"/>
        </w:rPr>
        <w:t>4</w:t>
      </w:r>
      <w:r w:rsidR="002F29D8" w:rsidRPr="00702EE3">
        <w:rPr>
          <w:rFonts w:asciiTheme="minorHAnsi" w:hAnsiTheme="minorHAnsi" w:cs="Calibri"/>
          <w:sz w:val="22"/>
          <w:szCs w:val="22"/>
          <w:u w:val="single"/>
          <w:lang w:val="it-IT"/>
        </w:rPr>
        <w:t>.3</w:t>
      </w:r>
      <w:r w:rsidRPr="00702EE3">
        <w:rPr>
          <w:rFonts w:asciiTheme="minorHAnsi" w:hAnsiTheme="minorHAnsi" w:cs="Calibri"/>
          <w:sz w:val="22"/>
          <w:szCs w:val="22"/>
          <w:u w:val="single"/>
          <w:lang w:val="it-IT"/>
        </w:rPr>
        <w:t>. Dacă la pct. 4</w:t>
      </w:r>
      <w:r w:rsidR="002F29D8" w:rsidRPr="00702EE3">
        <w:rPr>
          <w:rFonts w:asciiTheme="minorHAnsi" w:hAnsiTheme="minorHAnsi" w:cs="Calibri"/>
          <w:sz w:val="22"/>
          <w:szCs w:val="22"/>
          <w:u w:val="single"/>
          <w:lang w:val="it-IT"/>
        </w:rPr>
        <w:t>.1. raspunsul este DA, preţurile utilizate pentru b</w:t>
      </w:r>
      <w:r w:rsidR="009C7830" w:rsidRPr="00702EE3">
        <w:rPr>
          <w:rFonts w:asciiTheme="minorHAnsi" w:hAnsiTheme="minorHAnsi" w:cs="Calibri"/>
          <w:sz w:val="22"/>
          <w:szCs w:val="22"/>
          <w:u w:val="single"/>
          <w:lang w:val="it-IT"/>
        </w:rPr>
        <w:t xml:space="preserve">unuri se incadreaza in maximul </w:t>
      </w:r>
      <w:r w:rsidR="002F29D8" w:rsidRPr="00702EE3">
        <w:rPr>
          <w:rFonts w:asciiTheme="minorHAnsi" w:hAnsiTheme="minorHAnsi" w:cs="Calibri"/>
          <w:sz w:val="22"/>
          <w:szCs w:val="22"/>
          <w:u w:val="single"/>
          <w:lang w:val="it-IT"/>
        </w:rPr>
        <w:t xml:space="preserve">prevazut </w:t>
      </w:r>
      <w:proofErr w:type="gramStart"/>
      <w:r w:rsidR="002F29D8" w:rsidRPr="00702EE3">
        <w:rPr>
          <w:rFonts w:asciiTheme="minorHAnsi" w:hAnsiTheme="minorHAnsi" w:cs="Calibri"/>
          <w:sz w:val="22"/>
          <w:szCs w:val="22"/>
          <w:u w:val="single"/>
          <w:lang w:val="it-IT"/>
        </w:rPr>
        <w:t>în  Baza</w:t>
      </w:r>
      <w:proofErr w:type="gramEnd"/>
      <w:r w:rsidR="002F29D8" w:rsidRPr="00702EE3">
        <w:rPr>
          <w:rFonts w:asciiTheme="minorHAnsi" w:hAnsiTheme="minorHAnsi" w:cs="Calibri"/>
          <w:sz w:val="22"/>
          <w:szCs w:val="22"/>
          <w:u w:val="single"/>
          <w:lang w:val="it-IT"/>
        </w:rPr>
        <w:t xml:space="preserve"> de Date </w:t>
      </w:r>
      <w:r w:rsidR="000D70D7" w:rsidRPr="00702EE3">
        <w:rPr>
          <w:rFonts w:asciiTheme="minorHAnsi" w:hAnsiTheme="minorHAnsi" w:cs="Calibri"/>
          <w:sz w:val="22"/>
          <w:szCs w:val="22"/>
          <w:u w:val="single"/>
          <w:lang w:val="it-IT"/>
        </w:rPr>
        <w:t xml:space="preserve">cu </w:t>
      </w:r>
      <w:r w:rsidR="002F29D8" w:rsidRPr="00702EE3">
        <w:rPr>
          <w:rFonts w:asciiTheme="minorHAnsi" w:hAnsiTheme="minorHAnsi" w:cs="Calibri"/>
          <w:sz w:val="22"/>
          <w:szCs w:val="22"/>
          <w:u w:val="single"/>
          <w:lang w:val="it-IT"/>
        </w:rPr>
        <w:t>preţuri</w:t>
      </w:r>
      <w:r w:rsidR="000D70D7" w:rsidRPr="00702EE3">
        <w:rPr>
          <w:rFonts w:asciiTheme="minorHAnsi" w:hAnsiTheme="minorHAnsi" w:cs="Calibri"/>
          <w:sz w:val="22"/>
          <w:szCs w:val="22"/>
          <w:u w:val="single"/>
          <w:lang w:val="it-IT"/>
        </w:rPr>
        <w:t xml:space="preserve"> de Referință</w:t>
      </w:r>
      <w:r w:rsidR="002F29D8" w:rsidRPr="00702EE3">
        <w:rPr>
          <w:rFonts w:asciiTheme="minorHAnsi" w:hAnsiTheme="minorHAnsi" w:cs="Calibri"/>
          <w:sz w:val="22"/>
          <w:szCs w:val="22"/>
          <w:u w:val="single"/>
          <w:lang w:val="it-IT"/>
        </w:rPr>
        <w:t>?</w:t>
      </w:r>
      <w:r w:rsidR="000D70D7" w:rsidRPr="00702EE3">
        <w:rPr>
          <w:rFonts w:asciiTheme="minorHAnsi" w:hAnsiTheme="minorHAnsi" w:cs="Calibri"/>
          <w:sz w:val="22"/>
          <w:szCs w:val="22"/>
          <w:u w:val="single"/>
          <w:lang w:val="it-IT"/>
        </w:rPr>
        <w:t xml:space="preserve"> </w:t>
      </w:r>
    </w:p>
    <w:p w14:paraId="403CE895" w14:textId="77777777" w:rsidR="002F29D8" w:rsidRPr="00702EE3" w:rsidRDefault="002F29D8" w:rsidP="009C7830">
      <w:pPr>
        <w:ind w:right="284"/>
        <w:jc w:val="both"/>
        <w:rPr>
          <w:rFonts w:asciiTheme="minorHAnsi" w:hAnsiTheme="minorHAnsi" w:cs="Calibri"/>
          <w:sz w:val="22"/>
          <w:szCs w:val="22"/>
          <w:lang w:val="ro-RO"/>
        </w:rPr>
      </w:pPr>
      <w:r w:rsidRPr="00702EE3">
        <w:rPr>
          <w:rFonts w:asciiTheme="minorHAnsi" w:hAnsiTheme="minorHAnsi" w:cs="Calibri"/>
          <w:sz w:val="22"/>
          <w:szCs w:val="22"/>
          <w:lang w:val="it-IT"/>
        </w:rPr>
        <w:t>Expertul verifica daca preţurile se incadreaza in maximul</w:t>
      </w:r>
      <w:r w:rsidR="00456033" w:rsidRPr="00702EE3">
        <w:rPr>
          <w:rFonts w:asciiTheme="minorHAnsi" w:hAnsiTheme="minorHAnsi" w:cs="Calibri"/>
          <w:sz w:val="22"/>
          <w:szCs w:val="22"/>
          <w:lang w:val="it-IT"/>
        </w:rPr>
        <w:t xml:space="preserve"> </w:t>
      </w:r>
      <w:r w:rsidRPr="00702EE3">
        <w:rPr>
          <w:rFonts w:asciiTheme="minorHAnsi" w:hAnsiTheme="minorHAnsi" w:cs="Calibri"/>
          <w:sz w:val="22"/>
          <w:szCs w:val="22"/>
          <w:lang w:val="it-IT"/>
        </w:rPr>
        <w:t xml:space="preserve">prevazut </w:t>
      </w:r>
      <w:proofErr w:type="gramStart"/>
      <w:r w:rsidRPr="00702EE3">
        <w:rPr>
          <w:rFonts w:asciiTheme="minorHAnsi" w:hAnsiTheme="minorHAnsi" w:cs="Calibri"/>
          <w:sz w:val="22"/>
          <w:szCs w:val="22"/>
          <w:lang w:val="it-IT"/>
        </w:rPr>
        <w:t>în  Baza</w:t>
      </w:r>
      <w:proofErr w:type="gramEnd"/>
      <w:r w:rsidRPr="00702EE3">
        <w:rPr>
          <w:rFonts w:asciiTheme="minorHAnsi" w:hAnsiTheme="minorHAnsi" w:cs="Calibri"/>
          <w:sz w:val="22"/>
          <w:szCs w:val="22"/>
          <w:lang w:val="it-IT"/>
        </w:rPr>
        <w:t xml:space="preserve"> de Date </w:t>
      </w:r>
      <w:r w:rsidR="00766065" w:rsidRPr="00702EE3">
        <w:rPr>
          <w:rFonts w:asciiTheme="minorHAnsi" w:hAnsiTheme="minorHAnsi" w:cs="Calibri"/>
          <w:sz w:val="22"/>
          <w:szCs w:val="22"/>
          <w:lang w:val="it-IT"/>
        </w:rPr>
        <w:t xml:space="preserve">cu  </w:t>
      </w:r>
      <w:r w:rsidRPr="00702EE3">
        <w:rPr>
          <w:rFonts w:asciiTheme="minorHAnsi" w:hAnsiTheme="minorHAnsi" w:cs="Calibri"/>
          <w:sz w:val="22"/>
          <w:szCs w:val="22"/>
          <w:lang w:val="it-IT"/>
        </w:rPr>
        <w:t xml:space="preserve">preţuri </w:t>
      </w:r>
      <w:r w:rsidR="00766065" w:rsidRPr="00702EE3">
        <w:rPr>
          <w:rFonts w:asciiTheme="minorHAnsi" w:hAnsiTheme="minorHAnsi" w:cs="Calibri"/>
          <w:sz w:val="22"/>
          <w:szCs w:val="22"/>
          <w:lang w:val="it-IT"/>
        </w:rPr>
        <w:t xml:space="preserve">de Referință </w:t>
      </w:r>
      <w:r w:rsidRPr="00702EE3">
        <w:rPr>
          <w:rFonts w:asciiTheme="minorHAnsi" w:hAnsiTheme="minorHAnsi" w:cs="Calibri"/>
          <w:sz w:val="22"/>
          <w:szCs w:val="22"/>
          <w:lang w:val="it-IT"/>
        </w:rPr>
        <w:t>pentru bunul respectiv, bifează in caseta corespunzatoare DA, suma acceptata de evaluator fiind cea din devize</w:t>
      </w:r>
      <w:r w:rsidRPr="00702EE3">
        <w:rPr>
          <w:rFonts w:asciiTheme="minorHAnsi" w:hAnsiTheme="minorHAnsi" w:cs="Calibri"/>
          <w:sz w:val="22"/>
          <w:szCs w:val="22"/>
          <w:lang w:val="ro-RO"/>
        </w:rPr>
        <w:t>.</w:t>
      </w:r>
    </w:p>
    <w:p w14:paraId="7BB36182" w14:textId="0CA8769A" w:rsidR="002F29D8" w:rsidRPr="00702EE3" w:rsidRDefault="002F29D8" w:rsidP="009C7830">
      <w:pPr>
        <w:ind w:right="284"/>
        <w:jc w:val="both"/>
        <w:rPr>
          <w:rFonts w:asciiTheme="minorHAnsi" w:hAnsiTheme="minorHAnsi" w:cs="Calibri"/>
          <w:sz w:val="22"/>
          <w:szCs w:val="22"/>
          <w:lang w:val="ro-RO"/>
        </w:rPr>
      </w:pPr>
      <w:r w:rsidRPr="00702EE3">
        <w:rPr>
          <w:rFonts w:asciiTheme="minorHAnsi" w:hAnsiTheme="minorHAnsi" w:cs="Calibri"/>
          <w:sz w:val="22"/>
          <w:szCs w:val="22"/>
          <w:lang w:val="ro-RO"/>
        </w:rPr>
        <w:t xml:space="preserve">Daca preţurile nu se incadreaza in valorile maxime prevazute în  Baza de Date </w:t>
      </w:r>
      <w:r w:rsidR="00766065" w:rsidRPr="00702EE3">
        <w:rPr>
          <w:rFonts w:asciiTheme="minorHAnsi" w:hAnsiTheme="minorHAnsi" w:cs="Calibri"/>
          <w:sz w:val="22"/>
          <w:szCs w:val="22"/>
          <w:lang w:val="ro-RO"/>
        </w:rPr>
        <w:t xml:space="preserve">cu  </w:t>
      </w:r>
      <w:r w:rsidRPr="00702EE3">
        <w:rPr>
          <w:rFonts w:asciiTheme="minorHAnsi" w:hAnsiTheme="minorHAnsi" w:cs="Calibri"/>
          <w:sz w:val="22"/>
          <w:szCs w:val="22"/>
          <w:lang w:val="ro-RO"/>
        </w:rPr>
        <w:t xml:space="preserve">preţuri </w:t>
      </w:r>
      <w:r w:rsidR="00766065" w:rsidRPr="00702EE3">
        <w:rPr>
          <w:rFonts w:asciiTheme="minorHAnsi" w:hAnsiTheme="minorHAnsi" w:cs="Calibri"/>
          <w:sz w:val="22"/>
          <w:szCs w:val="22"/>
          <w:lang w:val="ro-RO"/>
        </w:rPr>
        <w:t xml:space="preserve">de Referință </w:t>
      </w:r>
      <w:r w:rsidRPr="00702EE3">
        <w:rPr>
          <w:rFonts w:asciiTheme="minorHAnsi" w:hAnsiTheme="minorHAnsi" w:cs="Calibri"/>
          <w:sz w:val="22"/>
          <w:szCs w:val="22"/>
          <w:lang w:val="ro-RO"/>
        </w:rPr>
        <w:t xml:space="preserve">pentru bunurile respective, expertul notifica solicitantul prin </w:t>
      </w:r>
      <w:r w:rsidR="0012430C" w:rsidRPr="00702EE3">
        <w:rPr>
          <w:rFonts w:asciiTheme="minorHAnsi" w:hAnsiTheme="minorHAnsi" w:cs="Calibri"/>
          <w:sz w:val="22"/>
          <w:szCs w:val="22"/>
          <w:lang w:val="ro-RO"/>
        </w:rPr>
        <w:t>F</w:t>
      </w:r>
      <w:r w:rsidRPr="00702EE3">
        <w:rPr>
          <w:rFonts w:asciiTheme="minorHAnsi" w:hAnsiTheme="minorHAnsi" w:cs="Calibri"/>
          <w:sz w:val="22"/>
          <w:szCs w:val="22"/>
          <w:lang w:val="ro-RO"/>
        </w:rPr>
        <w:t>3.4 de diferenta dintre cele doua valori pentru modificarea bugetului indicativ cu valoare</w:t>
      </w:r>
      <w:r w:rsidR="00ED38FF" w:rsidRPr="00702EE3">
        <w:rPr>
          <w:rFonts w:asciiTheme="minorHAnsi" w:hAnsiTheme="minorHAnsi" w:cs="Calibri"/>
          <w:sz w:val="22"/>
          <w:szCs w:val="22"/>
          <w:lang w:val="ro-RO"/>
        </w:rPr>
        <w:t>a superioară</w:t>
      </w:r>
      <w:r w:rsidRPr="00702EE3">
        <w:rPr>
          <w:rFonts w:asciiTheme="minorHAnsi" w:hAnsiTheme="minorHAnsi" w:cs="Calibri"/>
          <w:sz w:val="22"/>
          <w:szCs w:val="22"/>
          <w:lang w:val="ro-RO"/>
        </w:rPr>
        <w:t xml:space="preserve"> din baza de date pentru bunul/ bunurile respective</w:t>
      </w:r>
      <w:r w:rsidR="00ED38FF" w:rsidRPr="00702EE3">
        <w:rPr>
          <w:rFonts w:asciiTheme="minorHAnsi" w:hAnsiTheme="minorHAnsi" w:cs="Calibri"/>
          <w:sz w:val="22"/>
          <w:szCs w:val="22"/>
          <w:lang w:val="ro-RO"/>
        </w:rPr>
        <w:t xml:space="preserve">, iar diferenţa dintre cele două valori </w:t>
      </w:r>
      <w:r w:rsidRPr="00702EE3">
        <w:rPr>
          <w:rFonts w:asciiTheme="minorHAnsi" w:hAnsiTheme="minorHAnsi" w:cs="Calibri"/>
          <w:sz w:val="22"/>
          <w:szCs w:val="22"/>
          <w:lang w:val="ro-RO"/>
        </w:rPr>
        <w:t>se trece pe neeligibil.</w:t>
      </w:r>
    </w:p>
    <w:p w14:paraId="2BB0C013" w14:textId="77777777" w:rsidR="002F29D8" w:rsidRPr="00702EE3" w:rsidRDefault="002F29D8" w:rsidP="002F29D8">
      <w:pPr>
        <w:jc w:val="both"/>
        <w:rPr>
          <w:rFonts w:asciiTheme="minorHAnsi" w:hAnsiTheme="minorHAnsi" w:cs="Calibri"/>
          <w:sz w:val="22"/>
          <w:szCs w:val="22"/>
          <w:lang w:val="ro-RO"/>
        </w:rPr>
      </w:pPr>
    </w:p>
    <w:p w14:paraId="36C55884" w14:textId="77777777" w:rsidR="002F29D8" w:rsidRPr="00702EE3" w:rsidRDefault="00386C3A" w:rsidP="009C7830">
      <w:pPr>
        <w:ind w:right="284"/>
        <w:jc w:val="both"/>
        <w:rPr>
          <w:rFonts w:asciiTheme="minorHAnsi" w:hAnsiTheme="minorHAnsi" w:cs="Calibri"/>
          <w:sz w:val="22"/>
          <w:szCs w:val="22"/>
          <w:u w:val="single"/>
          <w:lang w:val="ro-RO"/>
        </w:rPr>
      </w:pPr>
      <w:r w:rsidRPr="00702EE3">
        <w:rPr>
          <w:rFonts w:asciiTheme="minorHAnsi" w:hAnsiTheme="minorHAnsi" w:cs="Calibri"/>
          <w:sz w:val="22"/>
          <w:szCs w:val="22"/>
          <w:u w:val="single"/>
          <w:lang w:val="ro-RO"/>
        </w:rPr>
        <w:lastRenderedPageBreak/>
        <w:t>4</w:t>
      </w:r>
      <w:r w:rsidR="002F29D8" w:rsidRPr="00702EE3">
        <w:rPr>
          <w:rFonts w:asciiTheme="minorHAnsi" w:hAnsiTheme="minorHAnsi" w:cs="Calibri"/>
          <w:sz w:val="22"/>
          <w:szCs w:val="22"/>
          <w:u w:val="single"/>
          <w:lang w:val="ro-RO"/>
        </w:rPr>
        <w:t>.4</w:t>
      </w:r>
      <w:r w:rsidR="00E84C94" w:rsidRPr="00702EE3">
        <w:rPr>
          <w:rFonts w:asciiTheme="minorHAnsi" w:hAnsiTheme="minorHAnsi" w:cs="Calibri"/>
          <w:sz w:val="22"/>
          <w:szCs w:val="22"/>
          <w:lang w:val="pt-BR"/>
        </w:rPr>
        <w:t xml:space="preserve"> </w:t>
      </w:r>
      <w:r w:rsidRPr="00702EE3">
        <w:rPr>
          <w:rFonts w:asciiTheme="minorHAnsi" w:hAnsiTheme="minorHAnsi" w:cs="Calibri"/>
          <w:sz w:val="22"/>
          <w:szCs w:val="22"/>
          <w:u w:val="single"/>
          <w:lang w:val="ro-RO"/>
        </w:rPr>
        <w:t>Dacă la pct. 4</w:t>
      </w:r>
      <w:r w:rsidR="002F29D8" w:rsidRPr="00702EE3">
        <w:rPr>
          <w:rFonts w:asciiTheme="minorHAnsi" w:hAnsiTheme="minorHAnsi" w:cs="Calibri"/>
          <w:sz w:val="22"/>
          <w:szCs w:val="22"/>
          <w:u w:val="single"/>
          <w:lang w:val="ro-RO"/>
        </w:rPr>
        <w:t>.1 raspunsul este NU</w:t>
      </w:r>
      <w:r w:rsidR="004318FB" w:rsidRPr="00702EE3">
        <w:rPr>
          <w:rFonts w:asciiTheme="minorHAnsi" w:hAnsiTheme="minorHAnsi" w:cs="Calibri"/>
          <w:sz w:val="22"/>
          <w:szCs w:val="22"/>
          <w:u w:val="single"/>
          <w:lang w:val="ro-RO"/>
        </w:rPr>
        <w:t>,</w:t>
      </w:r>
      <w:r w:rsidR="002F29D8" w:rsidRPr="00702EE3">
        <w:rPr>
          <w:rFonts w:asciiTheme="minorHAnsi" w:hAnsiTheme="minorHAnsi" w:cs="Calibri"/>
          <w:sz w:val="22"/>
          <w:szCs w:val="22"/>
          <w:u w:val="single"/>
          <w:lang w:val="ro-RO"/>
        </w:rPr>
        <w:t xml:space="preserve"> solicitantul a prezentat </w:t>
      </w:r>
      <w:r w:rsidR="00456033" w:rsidRPr="00702EE3">
        <w:rPr>
          <w:rFonts w:asciiTheme="minorHAnsi" w:hAnsiTheme="minorHAnsi" w:cs="Calibri"/>
          <w:sz w:val="22"/>
          <w:szCs w:val="22"/>
          <w:u w:val="single"/>
          <w:lang w:val="ro-RO"/>
        </w:rPr>
        <w:t xml:space="preserve">două </w:t>
      </w:r>
      <w:r w:rsidR="002F29D8" w:rsidRPr="00702EE3">
        <w:rPr>
          <w:rFonts w:asciiTheme="minorHAnsi" w:hAnsiTheme="minorHAnsi" w:cs="Calibri"/>
          <w:sz w:val="22"/>
          <w:szCs w:val="22"/>
          <w:u w:val="single"/>
          <w:lang w:val="ro-RO"/>
        </w:rPr>
        <w:t xml:space="preserve">oferte pentru bunuri a </w:t>
      </w:r>
      <w:r w:rsidR="00DE548F" w:rsidRPr="00702EE3">
        <w:rPr>
          <w:rFonts w:asciiTheme="minorHAnsi" w:hAnsiTheme="minorHAnsi" w:cs="Calibri"/>
          <w:sz w:val="22"/>
          <w:szCs w:val="22"/>
          <w:u w:val="single"/>
          <w:lang w:val="ro-RO"/>
        </w:rPr>
        <w:t xml:space="preserve">căror </w:t>
      </w:r>
      <w:r w:rsidR="002F29D8" w:rsidRPr="00702EE3">
        <w:rPr>
          <w:rFonts w:asciiTheme="minorHAnsi" w:hAnsiTheme="minorHAnsi" w:cs="Calibri"/>
          <w:sz w:val="22"/>
          <w:szCs w:val="22"/>
          <w:u w:val="single"/>
          <w:lang w:val="ro-RO"/>
        </w:rPr>
        <w:t xml:space="preserve">valoare este mai mare de 15 000 Euro </w:t>
      </w:r>
      <w:r w:rsidR="00DE548F" w:rsidRPr="00702EE3">
        <w:rPr>
          <w:rFonts w:asciiTheme="minorHAnsi" w:hAnsiTheme="minorHAnsi" w:cs="Calibri"/>
          <w:sz w:val="22"/>
          <w:szCs w:val="22"/>
          <w:u w:val="single"/>
          <w:lang w:val="ro-RO"/>
        </w:rPr>
        <w:t xml:space="preserve">şi </w:t>
      </w:r>
      <w:r w:rsidR="002F29D8" w:rsidRPr="00702EE3">
        <w:rPr>
          <w:rFonts w:asciiTheme="minorHAnsi" w:hAnsiTheme="minorHAnsi" w:cs="Calibri"/>
          <w:sz w:val="22"/>
          <w:szCs w:val="22"/>
          <w:u w:val="single"/>
          <w:lang w:val="ro-RO"/>
        </w:rPr>
        <w:t xml:space="preserve">o </w:t>
      </w:r>
      <w:r w:rsidR="00DE548F" w:rsidRPr="00702EE3">
        <w:rPr>
          <w:rFonts w:asciiTheme="minorHAnsi" w:hAnsiTheme="minorHAnsi" w:cs="Calibri"/>
          <w:sz w:val="22"/>
          <w:szCs w:val="22"/>
          <w:u w:val="single"/>
          <w:lang w:val="ro-RO"/>
        </w:rPr>
        <w:t xml:space="preserve">ofertă </w:t>
      </w:r>
      <w:r w:rsidR="002F29D8" w:rsidRPr="00702EE3">
        <w:rPr>
          <w:rFonts w:asciiTheme="minorHAnsi" w:hAnsiTheme="minorHAnsi" w:cs="Calibri"/>
          <w:sz w:val="22"/>
          <w:szCs w:val="22"/>
          <w:u w:val="single"/>
          <w:lang w:val="ro-RO"/>
        </w:rPr>
        <w:t>pentru bunuri a c</w:t>
      </w:r>
      <w:r w:rsidR="005B7D37" w:rsidRPr="00702EE3">
        <w:rPr>
          <w:rFonts w:asciiTheme="minorHAnsi" w:hAnsiTheme="minorHAnsi" w:cs="Calibri"/>
          <w:sz w:val="22"/>
          <w:szCs w:val="22"/>
          <w:u w:val="single"/>
          <w:lang w:val="ro-RO"/>
        </w:rPr>
        <w:t>ă</w:t>
      </w:r>
      <w:r w:rsidR="002F29D8" w:rsidRPr="00702EE3">
        <w:rPr>
          <w:rFonts w:asciiTheme="minorHAnsi" w:hAnsiTheme="minorHAnsi" w:cs="Calibri"/>
          <w:sz w:val="22"/>
          <w:szCs w:val="22"/>
          <w:u w:val="single"/>
          <w:lang w:val="ro-RO"/>
        </w:rPr>
        <w:t>ror valoare este mai mic</w:t>
      </w:r>
      <w:r w:rsidR="00DE548F" w:rsidRPr="00702EE3">
        <w:rPr>
          <w:rFonts w:asciiTheme="minorHAnsi" w:hAnsiTheme="minorHAnsi" w:cs="Calibri"/>
          <w:sz w:val="22"/>
          <w:szCs w:val="22"/>
          <w:u w:val="single"/>
          <w:lang w:val="ro-RO"/>
        </w:rPr>
        <w:t>ă</w:t>
      </w:r>
      <w:r w:rsidR="002F29D8" w:rsidRPr="00702EE3">
        <w:rPr>
          <w:rFonts w:asciiTheme="minorHAnsi" w:hAnsiTheme="minorHAnsi" w:cs="Calibri"/>
          <w:sz w:val="22"/>
          <w:szCs w:val="22"/>
          <w:u w:val="single"/>
          <w:lang w:val="ro-RO"/>
        </w:rPr>
        <w:t xml:space="preserve"> </w:t>
      </w:r>
      <w:r w:rsidR="00281385" w:rsidRPr="00702EE3">
        <w:rPr>
          <w:rFonts w:asciiTheme="minorHAnsi" w:hAnsiTheme="minorHAnsi" w:cs="Calibri"/>
          <w:sz w:val="22"/>
          <w:szCs w:val="22"/>
          <w:u w:val="single"/>
          <w:lang w:val="ro-RO"/>
        </w:rPr>
        <w:t xml:space="preserve">sau egală cu </w:t>
      </w:r>
      <w:r w:rsidR="002F29D8" w:rsidRPr="00702EE3">
        <w:rPr>
          <w:rFonts w:asciiTheme="minorHAnsi" w:hAnsiTheme="minorHAnsi" w:cs="Calibri"/>
          <w:sz w:val="22"/>
          <w:szCs w:val="22"/>
          <w:u w:val="single"/>
          <w:lang w:val="ro-RO"/>
        </w:rPr>
        <w:t>15 000 Euro?</w:t>
      </w:r>
    </w:p>
    <w:p w14:paraId="4BE1A1F5" w14:textId="77777777" w:rsidR="002F29D8" w:rsidRPr="00702EE3" w:rsidRDefault="002F29D8" w:rsidP="002F29D8">
      <w:pPr>
        <w:jc w:val="both"/>
        <w:rPr>
          <w:rFonts w:asciiTheme="minorHAnsi" w:hAnsiTheme="minorHAnsi" w:cs="Calibri"/>
          <w:sz w:val="22"/>
          <w:szCs w:val="22"/>
          <w:u w:val="single"/>
          <w:lang w:val="ro-RO"/>
        </w:rPr>
      </w:pPr>
    </w:p>
    <w:p w14:paraId="2A0F2453" w14:textId="77777777" w:rsidR="009A4790" w:rsidRPr="00702EE3" w:rsidRDefault="002F29D8" w:rsidP="009C7830">
      <w:pPr>
        <w:ind w:right="284"/>
        <w:jc w:val="both"/>
        <w:rPr>
          <w:rFonts w:asciiTheme="minorHAnsi" w:hAnsiTheme="minorHAnsi" w:cs="Calibri"/>
          <w:sz w:val="22"/>
          <w:szCs w:val="22"/>
          <w:lang w:val="ro-RO"/>
        </w:rPr>
      </w:pPr>
      <w:r w:rsidRPr="00702EE3">
        <w:rPr>
          <w:rFonts w:asciiTheme="minorHAnsi" w:hAnsiTheme="minorHAnsi" w:cs="Calibri"/>
          <w:sz w:val="22"/>
          <w:szCs w:val="22"/>
          <w:lang w:val="ro-RO"/>
        </w:rPr>
        <w:t xml:space="preserve">Expertul verifica daca solicitantul a prezentat </w:t>
      </w:r>
      <w:r w:rsidR="00DB3399" w:rsidRPr="00702EE3">
        <w:rPr>
          <w:rFonts w:asciiTheme="minorHAnsi" w:hAnsiTheme="minorHAnsi" w:cs="Calibri"/>
          <w:sz w:val="22"/>
          <w:szCs w:val="22"/>
          <w:lang w:val="ro-RO"/>
        </w:rPr>
        <w:t xml:space="preserve">două </w:t>
      </w:r>
      <w:r w:rsidRPr="00702EE3">
        <w:rPr>
          <w:rFonts w:asciiTheme="minorHAnsi" w:hAnsiTheme="minorHAnsi" w:cs="Calibri"/>
          <w:sz w:val="22"/>
          <w:szCs w:val="22"/>
          <w:lang w:val="ro-RO"/>
        </w:rPr>
        <w:t>oferte pentru bunuri a caror valoare este mai mare de 15 000 Euro şi o oferta pentru bunuri a caror valoare este mai mica</w:t>
      </w:r>
      <w:r w:rsidR="00281385" w:rsidRPr="00702EE3">
        <w:rPr>
          <w:rFonts w:asciiTheme="minorHAnsi" w:hAnsiTheme="minorHAnsi" w:cs="Calibri"/>
          <w:sz w:val="22"/>
          <w:szCs w:val="22"/>
          <w:lang w:val="ro-RO"/>
        </w:rPr>
        <w:t xml:space="preserve"> sau egală</w:t>
      </w:r>
      <w:r w:rsidRPr="00702EE3">
        <w:rPr>
          <w:rFonts w:asciiTheme="minorHAnsi" w:hAnsiTheme="minorHAnsi" w:cs="Calibri"/>
          <w:sz w:val="22"/>
          <w:szCs w:val="22"/>
          <w:u w:val="single"/>
          <w:lang w:val="ro-RO"/>
        </w:rPr>
        <w:t xml:space="preserve"> </w:t>
      </w:r>
      <w:r w:rsidR="00281385" w:rsidRPr="00702EE3">
        <w:rPr>
          <w:rFonts w:asciiTheme="minorHAnsi" w:hAnsiTheme="minorHAnsi" w:cs="Calibri"/>
          <w:sz w:val="22"/>
          <w:szCs w:val="22"/>
          <w:lang w:val="ro-RO"/>
        </w:rPr>
        <w:t xml:space="preserve"> cu</w:t>
      </w:r>
      <w:r w:rsidRPr="00702EE3">
        <w:rPr>
          <w:rFonts w:asciiTheme="minorHAnsi" w:hAnsiTheme="minorHAnsi" w:cs="Calibri"/>
          <w:sz w:val="22"/>
          <w:szCs w:val="22"/>
          <w:lang w:val="ro-RO"/>
        </w:rPr>
        <w:t xml:space="preserve"> 15 000 Euro.</w:t>
      </w:r>
    </w:p>
    <w:p w14:paraId="21F14258" w14:textId="77777777" w:rsidR="002F29D8" w:rsidRPr="00702EE3" w:rsidRDefault="009A4790" w:rsidP="009C7830">
      <w:pPr>
        <w:ind w:right="284"/>
        <w:jc w:val="both"/>
        <w:rPr>
          <w:rFonts w:asciiTheme="minorHAnsi" w:hAnsiTheme="minorHAnsi"/>
          <w:sz w:val="22"/>
          <w:szCs w:val="22"/>
        </w:rPr>
      </w:pPr>
      <w:r w:rsidRPr="00702EE3">
        <w:rPr>
          <w:rFonts w:asciiTheme="minorHAnsi" w:hAnsiTheme="minorHAnsi" w:cs="Calibri"/>
          <w:sz w:val="22"/>
          <w:szCs w:val="22"/>
          <w:lang w:val="ro-RO"/>
        </w:rPr>
        <w:t xml:space="preserve">Totodată expertul va compara valorile din bugetul indicativ pentru bunurile care nu se regăsesc în baza de date, cu </w:t>
      </w:r>
      <w:r w:rsidR="00DE548F" w:rsidRPr="00702EE3">
        <w:rPr>
          <w:rFonts w:asciiTheme="minorHAnsi" w:hAnsiTheme="minorHAnsi"/>
          <w:sz w:val="22"/>
          <w:szCs w:val="22"/>
        </w:rPr>
        <w:t xml:space="preserve">preţurile </w:t>
      </w:r>
      <w:r w:rsidRPr="00702EE3">
        <w:rPr>
          <w:rFonts w:asciiTheme="minorHAnsi" w:hAnsiTheme="minorHAnsi"/>
          <w:sz w:val="22"/>
          <w:szCs w:val="22"/>
        </w:rPr>
        <w:t xml:space="preserve">unor bunuri </w:t>
      </w:r>
      <w:r w:rsidRPr="00702EE3">
        <w:rPr>
          <w:rFonts w:asciiTheme="minorHAnsi" w:hAnsiTheme="minorHAnsi"/>
          <w:sz w:val="22"/>
          <w:szCs w:val="22"/>
          <w:u w:val="single"/>
        </w:rPr>
        <w:t xml:space="preserve">de </w:t>
      </w:r>
      <w:r w:rsidR="00DE548F" w:rsidRPr="00702EE3">
        <w:rPr>
          <w:rFonts w:asciiTheme="minorHAnsi" w:hAnsiTheme="minorHAnsi"/>
          <w:sz w:val="22"/>
          <w:szCs w:val="22"/>
          <w:u w:val="single"/>
        </w:rPr>
        <w:t xml:space="preserve">acelaşi </w:t>
      </w:r>
      <w:r w:rsidRPr="00702EE3">
        <w:rPr>
          <w:rFonts w:asciiTheme="minorHAnsi" w:hAnsiTheme="minorHAnsi"/>
          <w:sz w:val="22"/>
          <w:szCs w:val="22"/>
          <w:u w:val="single"/>
        </w:rPr>
        <w:t>tip</w:t>
      </w:r>
      <w:r w:rsidR="0072473A" w:rsidRPr="00702EE3">
        <w:rPr>
          <w:rFonts w:asciiTheme="minorHAnsi" w:hAnsiTheme="minorHAnsi"/>
          <w:sz w:val="22"/>
          <w:szCs w:val="22"/>
          <w:u w:val="single"/>
        </w:rPr>
        <w:t xml:space="preserve"> şi având aceleaşi caracteristici tehnice</w:t>
      </w:r>
      <w:r w:rsidR="00DE3817" w:rsidRPr="00702EE3">
        <w:rPr>
          <w:rFonts w:asciiTheme="minorHAnsi" w:hAnsiTheme="minorHAnsi"/>
          <w:sz w:val="22"/>
          <w:szCs w:val="22"/>
          <w:u w:val="single"/>
        </w:rPr>
        <w:t>,</w:t>
      </w:r>
      <w:r w:rsidRPr="00702EE3">
        <w:rPr>
          <w:rFonts w:asciiTheme="minorHAnsi" w:hAnsiTheme="minorHAnsi"/>
          <w:sz w:val="22"/>
          <w:szCs w:val="22"/>
          <w:u w:val="single"/>
        </w:rPr>
        <w:t xml:space="preserve"> disponibile</w:t>
      </w:r>
      <w:r w:rsidRPr="00702EE3">
        <w:rPr>
          <w:rFonts w:asciiTheme="minorHAnsi" w:hAnsiTheme="minorHAnsi"/>
          <w:sz w:val="22"/>
          <w:szCs w:val="22"/>
        </w:rPr>
        <w:t xml:space="preserve"> pe Internet</w:t>
      </w:r>
      <w:r w:rsidR="00DE3817" w:rsidRPr="00702EE3">
        <w:rPr>
          <w:rFonts w:asciiTheme="minorHAnsi" w:hAnsiTheme="minorHAnsi"/>
          <w:sz w:val="22"/>
          <w:szCs w:val="22"/>
        </w:rPr>
        <w:t>,</w:t>
      </w:r>
      <w:r w:rsidRPr="00702EE3">
        <w:rPr>
          <w:rFonts w:asciiTheme="minorHAnsi" w:hAnsiTheme="minorHAnsi"/>
          <w:sz w:val="22"/>
          <w:szCs w:val="22"/>
        </w:rPr>
        <w:t xml:space="preserve"> cu ofertele prezentate.</w:t>
      </w:r>
    </w:p>
    <w:p w14:paraId="3F8AFAAB" w14:textId="77777777" w:rsidR="009A4790" w:rsidRPr="00702EE3" w:rsidRDefault="009A4790" w:rsidP="002F29D8">
      <w:pPr>
        <w:jc w:val="both"/>
        <w:rPr>
          <w:rFonts w:asciiTheme="minorHAnsi" w:hAnsiTheme="minorHAnsi" w:cs="Calibri"/>
          <w:sz w:val="22"/>
          <w:szCs w:val="22"/>
          <w:lang w:val="ro-RO"/>
        </w:rPr>
      </w:pPr>
    </w:p>
    <w:p w14:paraId="51BF3DA6" w14:textId="35DA9C0E" w:rsidR="002F29D8" w:rsidRPr="00702EE3" w:rsidRDefault="002F29D8" w:rsidP="009C7830">
      <w:pPr>
        <w:ind w:right="284"/>
        <w:jc w:val="both"/>
        <w:rPr>
          <w:rFonts w:asciiTheme="minorHAnsi" w:hAnsiTheme="minorHAnsi" w:cs="Calibri"/>
          <w:sz w:val="22"/>
          <w:szCs w:val="22"/>
          <w:lang w:val="ro-RO"/>
        </w:rPr>
      </w:pPr>
      <w:r w:rsidRPr="00702EE3">
        <w:rPr>
          <w:rFonts w:asciiTheme="minorHAnsi" w:hAnsiTheme="minorHAnsi" w:cs="Calibri"/>
          <w:sz w:val="22"/>
          <w:szCs w:val="22"/>
          <w:lang w:val="ro-RO"/>
        </w:rPr>
        <w:t xml:space="preserve">Daca </w:t>
      </w:r>
      <w:r w:rsidR="009A4790" w:rsidRPr="00702EE3">
        <w:rPr>
          <w:rFonts w:asciiTheme="minorHAnsi" w:hAnsiTheme="minorHAnsi" w:cs="Calibri"/>
          <w:sz w:val="22"/>
          <w:szCs w:val="22"/>
          <w:lang w:val="ro-RO"/>
        </w:rPr>
        <w:t>valorile ofertelor şi a celor regăsite pe internet, dacă este cazul, corespund</w:t>
      </w:r>
      <w:r w:rsidRPr="00702EE3">
        <w:rPr>
          <w:rFonts w:asciiTheme="minorHAnsi" w:hAnsiTheme="minorHAnsi" w:cs="Calibri"/>
          <w:sz w:val="22"/>
          <w:szCs w:val="22"/>
          <w:lang w:val="ro-RO"/>
        </w:rPr>
        <w:t xml:space="preserve">, expertul bifează caseta corespunzatoare DA, preţurile acceptate vor fi cele din oferta pentru </w:t>
      </w:r>
      <w:r w:rsidR="0072473A" w:rsidRPr="00702EE3">
        <w:rPr>
          <w:rFonts w:asciiTheme="minorHAnsi" w:hAnsiTheme="minorHAnsi" w:cs="Calibri"/>
          <w:sz w:val="22"/>
          <w:szCs w:val="22"/>
          <w:lang w:val="ro-RO"/>
        </w:rPr>
        <w:t xml:space="preserve">bunurile </w:t>
      </w:r>
      <w:r w:rsidRPr="00702EE3">
        <w:rPr>
          <w:rFonts w:asciiTheme="minorHAnsi" w:hAnsiTheme="minorHAnsi" w:cs="Calibri"/>
          <w:sz w:val="22"/>
          <w:szCs w:val="22"/>
          <w:lang w:val="ro-RO"/>
        </w:rPr>
        <w:t xml:space="preserve">a caror valoare este mai mica  </w:t>
      </w:r>
      <w:r w:rsidR="00281385" w:rsidRPr="00702EE3">
        <w:rPr>
          <w:rFonts w:asciiTheme="minorHAnsi" w:hAnsiTheme="minorHAnsi" w:cs="Calibri"/>
          <w:sz w:val="22"/>
          <w:szCs w:val="22"/>
          <w:lang w:val="ro-RO"/>
        </w:rPr>
        <w:t>sau egală  cu</w:t>
      </w:r>
      <w:r w:rsidRPr="00702EE3">
        <w:rPr>
          <w:rFonts w:asciiTheme="minorHAnsi" w:hAnsiTheme="minorHAnsi" w:cs="Calibri"/>
          <w:sz w:val="22"/>
          <w:szCs w:val="22"/>
          <w:lang w:val="ro-RO"/>
        </w:rPr>
        <w:t xml:space="preserve"> 15 000 Euro, respectiv unul din preţurile incluse in cele </w:t>
      </w:r>
      <w:r w:rsidR="00456033" w:rsidRPr="00702EE3">
        <w:rPr>
          <w:rFonts w:asciiTheme="minorHAnsi" w:hAnsiTheme="minorHAnsi" w:cs="Calibri"/>
          <w:sz w:val="22"/>
          <w:szCs w:val="22"/>
          <w:lang w:val="ro-RO"/>
        </w:rPr>
        <w:t xml:space="preserve">două </w:t>
      </w:r>
      <w:r w:rsidRPr="00702EE3">
        <w:rPr>
          <w:rFonts w:asciiTheme="minorHAnsi" w:hAnsiTheme="minorHAnsi" w:cs="Calibri"/>
          <w:sz w:val="22"/>
          <w:szCs w:val="22"/>
          <w:lang w:val="ro-RO"/>
        </w:rPr>
        <w:t xml:space="preserve">oferte prezentate pentru bunurile a caror valoare este mai mare de 15 000 Euro. </w:t>
      </w:r>
    </w:p>
    <w:p w14:paraId="30ACE6BE" w14:textId="77777777" w:rsidR="002F29D8" w:rsidRPr="00702EE3" w:rsidRDefault="002F29D8" w:rsidP="002F29D8">
      <w:pPr>
        <w:jc w:val="both"/>
        <w:rPr>
          <w:rFonts w:asciiTheme="minorHAnsi" w:hAnsiTheme="minorHAnsi" w:cs="Calibri"/>
          <w:sz w:val="22"/>
          <w:szCs w:val="22"/>
          <w:lang w:val="ro-RO"/>
        </w:rPr>
      </w:pPr>
    </w:p>
    <w:p w14:paraId="741CCDE7" w14:textId="1EA1A213" w:rsidR="005467B4" w:rsidRPr="00702EE3" w:rsidRDefault="002F29D8" w:rsidP="009C7830">
      <w:pPr>
        <w:ind w:right="284"/>
        <w:jc w:val="both"/>
        <w:rPr>
          <w:rFonts w:asciiTheme="minorHAnsi" w:hAnsiTheme="minorHAnsi" w:cs="Calibri"/>
          <w:sz w:val="22"/>
          <w:szCs w:val="22"/>
          <w:lang w:val="ro-RO"/>
        </w:rPr>
      </w:pPr>
      <w:r w:rsidRPr="00702EE3">
        <w:rPr>
          <w:rFonts w:asciiTheme="minorHAnsi" w:hAnsiTheme="minorHAnsi" w:cs="Calibri"/>
          <w:sz w:val="22"/>
          <w:szCs w:val="22"/>
          <w:lang w:val="ro-RO"/>
        </w:rPr>
        <w:t xml:space="preserve">Daca solicitantul nu a atasat </w:t>
      </w:r>
      <w:r w:rsidR="00456033" w:rsidRPr="00702EE3">
        <w:rPr>
          <w:rFonts w:asciiTheme="minorHAnsi" w:hAnsiTheme="minorHAnsi" w:cs="Calibri"/>
          <w:sz w:val="22"/>
          <w:szCs w:val="22"/>
          <w:lang w:val="ro-RO"/>
        </w:rPr>
        <w:t xml:space="preserve">două </w:t>
      </w:r>
      <w:r w:rsidRPr="00702EE3">
        <w:rPr>
          <w:rFonts w:asciiTheme="minorHAnsi" w:hAnsiTheme="minorHAnsi" w:cs="Calibri"/>
          <w:sz w:val="22"/>
          <w:szCs w:val="22"/>
          <w:lang w:val="ro-RO"/>
        </w:rPr>
        <w:t xml:space="preserve">oferte pentru bunuri a caror valoare este mai mare de 15 000 Euro, respectiv o oferta pentru bunuri a caror valoare este mai mica </w:t>
      </w:r>
      <w:r w:rsidR="00281385" w:rsidRPr="00702EE3">
        <w:rPr>
          <w:rFonts w:asciiTheme="minorHAnsi" w:hAnsiTheme="minorHAnsi" w:cs="Calibri"/>
          <w:sz w:val="22"/>
          <w:szCs w:val="22"/>
          <w:lang w:val="ro-RO"/>
        </w:rPr>
        <w:t xml:space="preserve">sau egală cu </w:t>
      </w:r>
      <w:r w:rsidRPr="00702EE3">
        <w:rPr>
          <w:rFonts w:asciiTheme="minorHAnsi" w:hAnsiTheme="minorHAnsi" w:cs="Calibri"/>
          <w:sz w:val="22"/>
          <w:szCs w:val="22"/>
          <w:lang w:val="ro-RO"/>
        </w:rPr>
        <w:t xml:space="preserve">15 000 Euro, expertul înştiinţează solicitantul prin formularul </w:t>
      </w:r>
      <w:r w:rsidR="0085649D" w:rsidRPr="00702EE3">
        <w:rPr>
          <w:rFonts w:asciiTheme="minorHAnsi" w:hAnsiTheme="minorHAnsi" w:cs="Calibri"/>
          <w:sz w:val="22"/>
          <w:szCs w:val="22"/>
          <w:lang w:val="ro-RO"/>
        </w:rPr>
        <w:t>F</w:t>
      </w:r>
      <w:r w:rsidRPr="00702EE3">
        <w:rPr>
          <w:rFonts w:asciiTheme="minorHAnsi" w:hAnsiTheme="minorHAnsi" w:cs="Calibri"/>
          <w:sz w:val="22"/>
          <w:szCs w:val="22"/>
          <w:lang w:val="ro-RO"/>
        </w:rPr>
        <w:t>3.4 pentru trimiterea ofertei/ofertelor, menţionând ca daca acestea nu sunt transmise, cheltuielile devin neeligibile. După primirea ofertei/ofertelor, expertul procedeaza ca mai sus.</w:t>
      </w:r>
    </w:p>
    <w:p w14:paraId="101410AE" w14:textId="77777777" w:rsidR="005467B4" w:rsidRPr="00702EE3" w:rsidRDefault="005467B4" w:rsidP="002F29D8">
      <w:pPr>
        <w:jc w:val="both"/>
        <w:rPr>
          <w:rFonts w:asciiTheme="minorHAnsi" w:hAnsiTheme="minorHAnsi" w:cs="Calibri"/>
          <w:sz w:val="22"/>
          <w:szCs w:val="22"/>
          <w:lang w:val="ro-RO"/>
        </w:rPr>
      </w:pPr>
    </w:p>
    <w:p w14:paraId="6CD09D21" w14:textId="77777777" w:rsidR="005467B4" w:rsidRPr="00702EE3" w:rsidRDefault="005467B4" w:rsidP="009C7830">
      <w:pPr>
        <w:ind w:right="284"/>
        <w:jc w:val="both"/>
        <w:rPr>
          <w:rFonts w:ascii="Calibri" w:hAnsi="Calibri" w:cs="Calibri"/>
          <w:sz w:val="22"/>
          <w:szCs w:val="22"/>
          <w:lang w:val="ro-RO"/>
        </w:rPr>
      </w:pPr>
      <w:r w:rsidRPr="00702EE3">
        <w:rPr>
          <w:rFonts w:ascii="Calibri" w:hAnsi="Calibri" w:cs="Calibri"/>
          <w:sz w:val="22"/>
          <w:szCs w:val="22"/>
          <w:lang w:val="ro-RO"/>
        </w:rPr>
        <w:t>Expertul verifică în ONRC dacă ofertantul are cod CAEN autorizat de furnizare a bunului/bunurilor respective. Dacă această condiție nu este îndeplinită, solicită prezentarea altor oferte prin intermediul informațiilor suplimentare.</w:t>
      </w:r>
    </w:p>
    <w:p w14:paraId="1A28E47D" w14:textId="77777777" w:rsidR="005467B4" w:rsidRPr="00702EE3" w:rsidRDefault="005467B4" w:rsidP="002F29D8">
      <w:pPr>
        <w:jc w:val="both"/>
        <w:rPr>
          <w:rFonts w:asciiTheme="minorHAnsi" w:hAnsiTheme="minorHAnsi" w:cs="Calibri"/>
          <w:sz w:val="22"/>
          <w:szCs w:val="22"/>
          <w:lang w:val="ro-RO"/>
        </w:rPr>
      </w:pPr>
    </w:p>
    <w:p w14:paraId="2DD25FA9" w14:textId="77777777" w:rsidR="002F29D8" w:rsidRPr="00702EE3" w:rsidRDefault="002F29D8" w:rsidP="009C7830">
      <w:pPr>
        <w:ind w:right="284"/>
        <w:jc w:val="both"/>
        <w:rPr>
          <w:rFonts w:asciiTheme="minorHAnsi" w:hAnsiTheme="minorHAnsi" w:cs="Calibri"/>
          <w:sz w:val="22"/>
          <w:szCs w:val="22"/>
          <w:lang w:val="ro-RO"/>
        </w:rPr>
      </w:pPr>
      <w:r w:rsidRPr="00702EE3">
        <w:rPr>
          <w:rFonts w:asciiTheme="minorHAnsi" w:hAnsiTheme="minorHAnsi" w:cs="Calibri"/>
          <w:sz w:val="22"/>
          <w:szCs w:val="22"/>
          <w:lang w:val="ro-RO"/>
        </w:rPr>
        <w:t xml:space="preserve">Daca in urma solicitarii de informaţii suplimentare solicitantul nu furnizeaza oferta/ofertele, </w:t>
      </w:r>
      <w:r w:rsidR="005467B4" w:rsidRPr="00702EE3">
        <w:rPr>
          <w:rFonts w:ascii="Calibri" w:hAnsi="Calibri" w:cs="Calibri"/>
          <w:sz w:val="22"/>
          <w:szCs w:val="22"/>
          <w:lang w:val="ro-RO"/>
        </w:rPr>
        <w:t>care să îndeplinească condițiile de mai sus</w:t>
      </w:r>
      <w:r w:rsidR="005467B4" w:rsidRPr="00702EE3">
        <w:rPr>
          <w:rFonts w:asciiTheme="minorHAnsi" w:hAnsiTheme="minorHAnsi" w:cs="Calibri"/>
          <w:sz w:val="22"/>
          <w:szCs w:val="22"/>
          <w:lang w:val="ro-RO"/>
        </w:rPr>
        <w:t xml:space="preserve">  </w:t>
      </w:r>
      <w:r w:rsidRPr="00702EE3">
        <w:rPr>
          <w:rFonts w:asciiTheme="minorHAnsi" w:hAnsiTheme="minorHAnsi" w:cs="Calibri"/>
          <w:sz w:val="22"/>
          <w:szCs w:val="22"/>
          <w:lang w:val="ro-RO"/>
        </w:rPr>
        <w:t xml:space="preserve">cheltuielile corespunzatoare devin neeligibile şi expertul modifica bugetul indicativ in sensul micsorarii acestuia cu costurile corespunzatoare. </w:t>
      </w:r>
    </w:p>
    <w:p w14:paraId="4B487E1E" w14:textId="77777777" w:rsidR="002F29D8" w:rsidRPr="00702EE3" w:rsidRDefault="002F29D8" w:rsidP="009C7830">
      <w:pPr>
        <w:ind w:right="284"/>
        <w:jc w:val="both"/>
        <w:rPr>
          <w:rFonts w:asciiTheme="minorHAnsi" w:hAnsiTheme="minorHAnsi" w:cs="Calibri"/>
          <w:sz w:val="22"/>
          <w:szCs w:val="22"/>
          <w:lang w:val="it-IT"/>
        </w:rPr>
      </w:pPr>
      <w:r w:rsidRPr="00702EE3">
        <w:rPr>
          <w:rFonts w:asciiTheme="minorHAnsi" w:hAnsiTheme="minorHAnsi" w:cs="Calibri"/>
          <w:sz w:val="22"/>
          <w:szCs w:val="22"/>
          <w:lang w:val="it-IT"/>
        </w:rPr>
        <w:t xml:space="preserve">Ofertele sunt documente obligatorii care trebuie avute in vedere la stabilirea rezonabilitatii preţurilor şi trebuie sa aiba cel putin </w:t>
      </w:r>
      <w:r w:rsidRPr="00702EE3">
        <w:rPr>
          <w:rFonts w:asciiTheme="minorHAnsi" w:hAnsiTheme="minorHAnsi" w:cs="Calibri"/>
          <w:b/>
          <w:sz w:val="22"/>
          <w:szCs w:val="22"/>
          <w:lang w:val="it-IT"/>
        </w:rPr>
        <w:t>urmatoarele caracteristici</w:t>
      </w:r>
      <w:r w:rsidRPr="00702EE3">
        <w:rPr>
          <w:rFonts w:asciiTheme="minorHAnsi" w:hAnsiTheme="minorHAnsi" w:cs="Calibri"/>
          <w:sz w:val="22"/>
          <w:szCs w:val="22"/>
          <w:lang w:val="it-IT"/>
        </w:rPr>
        <w:t>:</w:t>
      </w:r>
    </w:p>
    <w:p w14:paraId="371B2FF9" w14:textId="77777777" w:rsidR="002F29D8" w:rsidRPr="00702EE3" w:rsidRDefault="002F29D8" w:rsidP="00D70F7F">
      <w:pPr>
        <w:numPr>
          <w:ilvl w:val="1"/>
          <w:numId w:val="7"/>
        </w:numPr>
        <w:jc w:val="both"/>
        <w:rPr>
          <w:rFonts w:asciiTheme="minorHAnsi" w:hAnsiTheme="minorHAnsi" w:cs="Calibri"/>
          <w:sz w:val="22"/>
          <w:szCs w:val="22"/>
          <w:lang w:val="it-IT"/>
        </w:rPr>
      </w:pPr>
      <w:r w:rsidRPr="00702EE3">
        <w:rPr>
          <w:rFonts w:asciiTheme="minorHAnsi" w:hAnsiTheme="minorHAnsi" w:cs="Calibri"/>
          <w:sz w:val="22"/>
          <w:szCs w:val="22"/>
          <w:lang w:val="it-IT"/>
        </w:rPr>
        <w:t>Sa fie datate, personalizate şi semnate;</w:t>
      </w:r>
    </w:p>
    <w:p w14:paraId="290C2C97" w14:textId="77777777" w:rsidR="002F29D8" w:rsidRPr="00702EE3" w:rsidRDefault="002F29D8" w:rsidP="00D70F7F">
      <w:pPr>
        <w:numPr>
          <w:ilvl w:val="1"/>
          <w:numId w:val="7"/>
        </w:numPr>
        <w:jc w:val="both"/>
        <w:rPr>
          <w:rFonts w:asciiTheme="minorHAnsi" w:hAnsiTheme="minorHAnsi" w:cs="Calibri"/>
          <w:sz w:val="22"/>
          <w:szCs w:val="22"/>
          <w:lang w:val="it-IT"/>
        </w:rPr>
      </w:pPr>
      <w:r w:rsidRPr="00702EE3">
        <w:rPr>
          <w:rFonts w:asciiTheme="minorHAnsi" w:hAnsiTheme="minorHAnsi" w:cs="Calibri"/>
          <w:sz w:val="22"/>
          <w:szCs w:val="22"/>
          <w:lang w:val="it-IT"/>
        </w:rPr>
        <w:t>Sa contina detalierea unor specificatii tehnice minimale;</w:t>
      </w:r>
    </w:p>
    <w:p w14:paraId="53175B1F" w14:textId="77777777" w:rsidR="002F29D8" w:rsidRPr="00702EE3" w:rsidRDefault="002F29D8" w:rsidP="00D70F7F">
      <w:pPr>
        <w:numPr>
          <w:ilvl w:val="1"/>
          <w:numId w:val="7"/>
        </w:numPr>
        <w:jc w:val="both"/>
        <w:rPr>
          <w:rFonts w:asciiTheme="minorHAnsi" w:hAnsiTheme="minorHAnsi" w:cs="Calibri"/>
          <w:sz w:val="22"/>
          <w:szCs w:val="22"/>
          <w:lang w:val="it-IT"/>
        </w:rPr>
      </w:pPr>
      <w:r w:rsidRPr="00702EE3">
        <w:rPr>
          <w:rFonts w:asciiTheme="minorHAnsi" w:hAnsiTheme="minorHAnsi" w:cs="Calibri"/>
          <w:sz w:val="22"/>
          <w:szCs w:val="22"/>
          <w:lang w:val="it-IT"/>
        </w:rPr>
        <w:t>Să conţină preţul de achiziţie pentru bunuri/servicii.</w:t>
      </w:r>
    </w:p>
    <w:p w14:paraId="420F8BEE" w14:textId="77777777" w:rsidR="002F29D8" w:rsidRPr="00702EE3" w:rsidRDefault="002F29D8" w:rsidP="002F29D8">
      <w:pPr>
        <w:jc w:val="both"/>
        <w:rPr>
          <w:rFonts w:asciiTheme="minorHAnsi" w:hAnsiTheme="minorHAnsi" w:cs="Calibri"/>
          <w:sz w:val="22"/>
          <w:szCs w:val="22"/>
          <w:lang w:val="it-IT"/>
        </w:rPr>
      </w:pPr>
      <w:r w:rsidRPr="00702EE3">
        <w:rPr>
          <w:rFonts w:asciiTheme="minorHAnsi" w:hAnsiTheme="minorHAnsi" w:cs="Calibri"/>
          <w:sz w:val="22"/>
          <w:szCs w:val="22"/>
          <w:lang w:val="it-IT"/>
        </w:rPr>
        <w:t>Observatie:</w:t>
      </w:r>
    </w:p>
    <w:p w14:paraId="6977F0DE" w14:textId="219110AE" w:rsidR="002F29D8" w:rsidRPr="00702EE3" w:rsidRDefault="002F29D8" w:rsidP="009C7830">
      <w:pPr>
        <w:ind w:right="284"/>
        <w:jc w:val="both"/>
        <w:rPr>
          <w:rFonts w:asciiTheme="minorHAnsi" w:hAnsiTheme="minorHAnsi" w:cs="Calibri"/>
          <w:sz w:val="22"/>
          <w:szCs w:val="22"/>
          <w:lang w:val="it-IT"/>
        </w:rPr>
      </w:pPr>
      <w:r w:rsidRPr="00702EE3">
        <w:rPr>
          <w:rFonts w:asciiTheme="minorHAnsi" w:hAnsiTheme="minorHAnsi" w:cs="Calibri"/>
          <w:sz w:val="22"/>
          <w:szCs w:val="22"/>
          <w:lang w:val="it-IT"/>
        </w:rPr>
        <w:t xml:space="preserve">Preţurile prezentate </w:t>
      </w:r>
      <w:r w:rsidR="00137B81" w:rsidRPr="00702EE3">
        <w:rPr>
          <w:rFonts w:asciiTheme="minorHAnsi" w:hAnsiTheme="minorHAnsi" w:cs="Calibri"/>
          <w:sz w:val="22"/>
          <w:szCs w:val="22"/>
          <w:lang w:val="it-IT"/>
        </w:rPr>
        <w:t>î</w:t>
      </w:r>
      <w:r w:rsidRPr="00702EE3">
        <w:rPr>
          <w:rFonts w:asciiTheme="minorHAnsi" w:hAnsiTheme="minorHAnsi" w:cs="Calibri"/>
          <w:sz w:val="22"/>
          <w:szCs w:val="22"/>
          <w:lang w:val="it-IT"/>
        </w:rPr>
        <w:t xml:space="preserve">n oferte la faza depunerii </w:t>
      </w:r>
      <w:r w:rsidR="0085649D" w:rsidRPr="00702EE3">
        <w:rPr>
          <w:rFonts w:asciiTheme="minorHAnsi" w:hAnsiTheme="minorHAnsi" w:cs="Calibri"/>
          <w:sz w:val="22"/>
          <w:szCs w:val="22"/>
          <w:lang w:val="it-IT"/>
        </w:rPr>
        <w:t xml:space="preserve">cererii de </w:t>
      </w:r>
      <w:proofErr w:type="gramStart"/>
      <w:r w:rsidR="0085649D" w:rsidRPr="00702EE3">
        <w:rPr>
          <w:rFonts w:asciiTheme="minorHAnsi" w:hAnsiTheme="minorHAnsi" w:cs="Calibri"/>
          <w:sz w:val="22"/>
          <w:szCs w:val="22"/>
          <w:lang w:val="it-IT"/>
        </w:rPr>
        <w:t>finanțare</w:t>
      </w:r>
      <w:r w:rsidR="006D4D2B" w:rsidRPr="00702EE3">
        <w:rPr>
          <w:rFonts w:asciiTheme="minorHAnsi" w:hAnsiTheme="minorHAnsi" w:cs="Calibri"/>
          <w:sz w:val="22"/>
          <w:szCs w:val="22"/>
          <w:lang w:val="it-IT"/>
        </w:rPr>
        <w:t xml:space="preserve"> </w:t>
      </w:r>
      <w:r w:rsidRPr="00702EE3">
        <w:rPr>
          <w:rFonts w:asciiTheme="minorHAnsi" w:hAnsiTheme="minorHAnsi" w:cs="Calibri"/>
          <w:sz w:val="22"/>
          <w:szCs w:val="22"/>
          <w:lang w:val="it-IT"/>
        </w:rPr>
        <w:t xml:space="preserve"> sunt</w:t>
      </w:r>
      <w:proofErr w:type="gramEnd"/>
      <w:r w:rsidRPr="00702EE3">
        <w:rPr>
          <w:rFonts w:asciiTheme="minorHAnsi" w:hAnsiTheme="minorHAnsi" w:cs="Calibri"/>
          <w:sz w:val="22"/>
          <w:szCs w:val="22"/>
          <w:lang w:val="it-IT"/>
        </w:rPr>
        <w:t xml:space="preserve"> orientative. Expertul verific</w:t>
      </w:r>
      <w:r w:rsidR="00137B81" w:rsidRPr="00702EE3">
        <w:rPr>
          <w:rFonts w:asciiTheme="minorHAnsi" w:hAnsiTheme="minorHAnsi" w:cs="Calibri"/>
          <w:sz w:val="22"/>
          <w:szCs w:val="22"/>
          <w:lang w:val="it-IT"/>
        </w:rPr>
        <w:t>ă</w:t>
      </w:r>
      <w:r w:rsidRPr="00702EE3">
        <w:rPr>
          <w:rFonts w:asciiTheme="minorHAnsi" w:hAnsiTheme="minorHAnsi" w:cs="Calibri"/>
          <w:sz w:val="22"/>
          <w:szCs w:val="22"/>
          <w:lang w:val="it-IT"/>
        </w:rPr>
        <w:t xml:space="preserve"> dac</w:t>
      </w:r>
      <w:r w:rsidR="00137B81" w:rsidRPr="00702EE3">
        <w:rPr>
          <w:rFonts w:asciiTheme="minorHAnsi" w:hAnsiTheme="minorHAnsi" w:cs="Calibri"/>
          <w:sz w:val="22"/>
          <w:szCs w:val="22"/>
          <w:lang w:val="it-IT"/>
        </w:rPr>
        <w:t>ă</w:t>
      </w:r>
      <w:r w:rsidRPr="00702EE3">
        <w:rPr>
          <w:rFonts w:asciiTheme="minorHAnsi" w:hAnsiTheme="minorHAnsi" w:cs="Calibri"/>
          <w:sz w:val="22"/>
          <w:szCs w:val="22"/>
          <w:lang w:val="it-IT"/>
        </w:rPr>
        <w:t xml:space="preserve"> valoarea inclus</w:t>
      </w:r>
      <w:r w:rsidR="00137B81" w:rsidRPr="00702EE3">
        <w:rPr>
          <w:rFonts w:asciiTheme="minorHAnsi" w:hAnsiTheme="minorHAnsi" w:cs="Calibri"/>
          <w:sz w:val="22"/>
          <w:szCs w:val="22"/>
          <w:lang w:val="it-IT"/>
        </w:rPr>
        <w:t>ă</w:t>
      </w:r>
      <w:r w:rsidRPr="00702EE3">
        <w:rPr>
          <w:rFonts w:asciiTheme="minorHAnsi" w:hAnsiTheme="minorHAnsi" w:cs="Calibri"/>
          <w:sz w:val="22"/>
          <w:szCs w:val="22"/>
          <w:lang w:val="it-IT"/>
        </w:rPr>
        <w:t xml:space="preserve"> </w:t>
      </w:r>
      <w:r w:rsidR="00137B81" w:rsidRPr="00702EE3">
        <w:rPr>
          <w:rFonts w:asciiTheme="minorHAnsi" w:hAnsiTheme="minorHAnsi" w:cs="Calibri"/>
          <w:sz w:val="22"/>
          <w:szCs w:val="22"/>
          <w:lang w:val="it-IT"/>
        </w:rPr>
        <w:t>î</w:t>
      </w:r>
      <w:r w:rsidRPr="00702EE3">
        <w:rPr>
          <w:rFonts w:asciiTheme="minorHAnsi" w:hAnsiTheme="minorHAnsi" w:cs="Calibri"/>
          <w:sz w:val="22"/>
          <w:szCs w:val="22"/>
          <w:lang w:val="it-IT"/>
        </w:rPr>
        <w:t xml:space="preserve">n </w:t>
      </w:r>
      <w:r w:rsidR="0085649D" w:rsidRPr="00702EE3">
        <w:rPr>
          <w:rFonts w:asciiTheme="minorHAnsi" w:hAnsiTheme="minorHAnsi" w:cs="Calibri"/>
          <w:sz w:val="22"/>
          <w:szCs w:val="22"/>
          <w:lang w:val="it-IT"/>
        </w:rPr>
        <w:t xml:space="preserve">bugetul indicativ pentru bunul respectiv </w:t>
      </w:r>
      <w:r w:rsidRPr="00702EE3">
        <w:rPr>
          <w:rFonts w:asciiTheme="minorHAnsi" w:hAnsiTheme="minorHAnsi" w:cs="Calibri"/>
          <w:sz w:val="22"/>
          <w:szCs w:val="22"/>
          <w:lang w:val="it-IT"/>
        </w:rPr>
        <w:t xml:space="preserve">se </w:t>
      </w:r>
      <w:r w:rsidR="00137B81" w:rsidRPr="00702EE3">
        <w:rPr>
          <w:rFonts w:asciiTheme="minorHAnsi" w:hAnsiTheme="minorHAnsi" w:cs="Calibri"/>
          <w:sz w:val="22"/>
          <w:szCs w:val="22"/>
          <w:lang w:val="it-IT"/>
        </w:rPr>
        <w:t>î</w:t>
      </w:r>
      <w:r w:rsidRPr="00702EE3">
        <w:rPr>
          <w:rFonts w:asciiTheme="minorHAnsi" w:hAnsiTheme="minorHAnsi" w:cs="Calibri"/>
          <w:sz w:val="22"/>
          <w:szCs w:val="22"/>
          <w:lang w:val="it-IT"/>
        </w:rPr>
        <w:t>ncadreaz</w:t>
      </w:r>
      <w:r w:rsidR="00137B81" w:rsidRPr="00702EE3">
        <w:rPr>
          <w:rFonts w:asciiTheme="minorHAnsi" w:hAnsiTheme="minorHAnsi" w:cs="Calibri"/>
          <w:sz w:val="22"/>
          <w:szCs w:val="22"/>
          <w:lang w:val="it-IT"/>
        </w:rPr>
        <w:t>ă</w:t>
      </w:r>
      <w:r w:rsidRPr="00702EE3">
        <w:rPr>
          <w:rFonts w:asciiTheme="minorHAnsi" w:hAnsiTheme="minorHAnsi" w:cs="Calibri"/>
          <w:sz w:val="22"/>
          <w:szCs w:val="22"/>
          <w:lang w:val="it-IT"/>
        </w:rPr>
        <w:t xml:space="preserve"> </w:t>
      </w:r>
      <w:r w:rsidR="00137B81" w:rsidRPr="00702EE3">
        <w:rPr>
          <w:rFonts w:asciiTheme="minorHAnsi" w:hAnsiTheme="minorHAnsi" w:cs="Calibri"/>
          <w:sz w:val="22"/>
          <w:szCs w:val="22"/>
          <w:lang w:val="it-IT"/>
        </w:rPr>
        <w:t>î</w:t>
      </w:r>
      <w:r w:rsidRPr="00702EE3">
        <w:rPr>
          <w:rFonts w:asciiTheme="minorHAnsi" w:hAnsiTheme="minorHAnsi" w:cs="Calibri"/>
          <w:sz w:val="22"/>
          <w:szCs w:val="22"/>
          <w:lang w:val="it-IT"/>
        </w:rPr>
        <w:t>ntre nivelul minim şi maxim al ofertelor prezentate şi solicitantul a justificat alegerea.</w:t>
      </w:r>
    </w:p>
    <w:p w14:paraId="5539A0E0" w14:textId="6658B557" w:rsidR="0017706E" w:rsidRPr="00702EE3" w:rsidRDefault="0017706E" w:rsidP="009C7830">
      <w:pPr>
        <w:ind w:right="284"/>
        <w:jc w:val="both"/>
        <w:rPr>
          <w:rFonts w:asciiTheme="minorHAnsi" w:hAnsiTheme="minorHAnsi" w:cs="Calibri"/>
          <w:sz w:val="22"/>
          <w:szCs w:val="22"/>
          <w:lang w:val="it-IT"/>
        </w:rPr>
      </w:pPr>
    </w:p>
    <w:p w14:paraId="7431C197" w14:textId="4E750CA7" w:rsidR="0017706E" w:rsidRPr="00702EE3" w:rsidRDefault="0017706E" w:rsidP="009C7830">
      <w:pPr>
        <w:ind w:right="284"/>
        <w:jc w:val="both"/>
        <w:rPr>
          <w:rFonts w:asciiTheme="minorHAnsi" w:hAnsiTheme="minorHAnsi" w:cs="Calibri"/>
          <w:sz w:val="22"/>
          <w:szCs w:val="22"/>
          <w:lang w:val="it-IT"/>
        </w:rPr>
      </w:pPr>
    </w:p>
    <w:p w14:paraId="7B73371C" w14:textId="77777777" w:rsidR="0017706E" w:rsidRPr="00702EE3" w:rsidRDefault="0017706E" w:rsidP="009C7830">
      <w:pPr>
        <w:ind w:right="284"/>
        <w:jc w:val="both"/>
        <w:rPr>
          <w:rFonts w:asciiTheme="minorHAnsi" w:hAnsiTheme="minorHAnsi" w:cs="Calibri"/>
          <w:sz w:val="22"/>
          <w:szCs w:val="22"/>
          <w:lang w:val="it-IT"/>
        </w:rPr>
      </w:pPr>
    </w:p>
    <w:p w14:paraId="39605276" w14:textId="77777777" w:rsidR="005B7D37" w:rsidRPr="00702EE3" w:rsidRDefault="005B7D37" w:rsidP="005B7D37">
      <w:pPr>
        <w:jc w:val="both"/>
        <w:rPr>
          <w:rFonts w:asciiTheme="minorHAnsi" w:hAnsiTheme="minorHAnsi" w:cstheme="minorHAnsi"/>
          <w:sz w:val="22"/>
          <w:szCs w:val="22"/>
          <w:lang w:val="pt-BR"/>
        </w:rPr>
      </w:pPr>
    </w:p>
    <w:p w14:paraId="3F483C3A" w14:textId="77777777" w:rsidR="005B7D37" w:rsidRPr="00702EE3" w:rsidRDefault="005B7D37" w:rsidP="009C7830">
      <w:pPr>
        <w:ind w:right="284"/>
        <w:jc w:val="both"/>
        <w:rPr>
          <w:rFonts w:asciiTheme="minorHAnsi" w:hAnsiTheme="minorHAnsi" w:cstheme="minorHAnsi"/>
          <w:sz w:val="22"/>
          <w:szCs w:val="22"/>
          <w:u w:val="single"/>
          <w:lang w:val="pt-BR"/>
        </w:rPr>
      </w:pPr>
      <w:r w:rsidRPr="00702EE3">
        <w:rPr>
          <w:rFonts w:asciiTheme="minorHAnsi" w:hAnsiTheme="minorHAnsi" w:cstheme="minorHAnsi"/>
          <w:sz w:val="22"/>
          <w:szCs w:val="22"/>
          <w:lang w:val="pt-BR"/>
        </w:rPr>
        <w:t>4</w:t>
      </w:r>
      <w:r w:rsidRPr="00702EE3">
        <w:rPr>
          <w:rFonts w:asciiTheme="minorHAnsi" w:hAnsiTheme="minorHAnsi" w:cstheme="minorHAnsi"/>
          <w:sz w:val="22"/>
          <w:szCs w:val="22"/>
          <w:u w:val="single"/>
          <w:lang w:val="pt-BR"/>
        </w:rPr>
        <w:t xml:space="preserve">.5 Solicitantul a prezentat </w:t>
      </w:r>
      <w:r w:rsidR="00456033" w:rsidRPr="00702EE3">
        <w:rPr>
          <w:rFonts w:asciiTheme="minorHAnsi" w:hAnsiTheme="minorHAnsi" w:cstheme="minorHAnsi"/>
          <w:sz w:val="22"/>
          <w:szCs w:val="22"/>
          <w:u w:val="single"/>
          <w:lang w:val="pt-BR"/>
        </w:rPr>
        <w:t>două</w:t>
      </w:r>
      <w:r w:rsidRPr="00702EE3">
        <w:rPr>
          <w:rFonts w:asciiTheme="minorHAnsi" w:hAnsiTheme="minorHAnsi" w:cstheme="minorHAnsi"/>
          <w:sz w:val="22"/>
          <w:szCs w:val="22"/>
          <w:u w:val="single"/>
          <w:lang w:val="pt-BR"/>
        </w:rPr>
        <w:t xml:space="preserve"> oferte pentru servicii a căror valoare este mai mare de 15 000 Euro şi o ofertă pentru servicii a căror valoare este mai mica </w:t>
      </w:r>
      <w:r w:rsidR="00502BD0" w:rsidRPr="00702EE3">
        <w:rPr>
          <w:rFonts w:asciiTheme="minorHAnsi" w:hAnsiTheme="minorHAnsi" w:cstheme="minorHAnsi"/>
          <w:sz w:val="22"/>
          <w:szCs w:val="22"/>
          <w:u w:val="single"/>
          <w:lang w:val="pt-BR"/>
        </w:rPr>
        <w:t xml:space="preserve">sau egală cu </w:t>
      </w:r>
      <w:r w:rsidRPr="00702EE3">
        <w:rPr>
          <w:rFonts w:asciiTheme="minorHAnsi" w:hAnsiTheme="minorHAnsi" w:cstheme="minorHAnsi"/>
          <w:sz w:val="22"/>
          <w:szCs w:val="22"/>
          <w:u w:val="single"/>
          <w:lang w:val="pt-BR"/>
        </w:rPr>
        <w:t>15 000 Euro</w:t>
      </w:r>
      <w:r w:rsidR="00DE3817" w:rsidRPr="00702EE3">
        <w:rPr>
          <w:rFonts w:asciiTheme="minorHAnsi" w:hAnsiTheme="minorHAnsi" w:cstheme="minorHAnsi"/>
          <w:sz w:val="22"/>
          <w:szCs w:val="22"/>
          <w:u w:val="single"/>
          <w:lang w:val="pt-BR"/>
        </w:rPr>
        <w:t>?</w:t>
      </w:r>
    </w:p>
    <w:p w14:paraId="513B6239" w14:textId="77777777" w:rsidR="002F29D8" w:rsidRPr="00702EE3" w:rsidRDefault="002F29D8" w:rsidP="002F29D8">
      <w:pPr>
        <w:jc w:val="both"/>
        <w:rPr>
          <w:rFonts w:asciiTheme="minorHAnsi" w:hAnsiTheme="minorHAnsi" w:cs="Calibri"/>
          <w:b/>
          <w:sz w:val="22"/>
          <w:szCs w:val="22"/>
          <w:lang w:val="ro-RO"/>
        </w:rPr>
      </w:pPr>
    </w:p>
    <w:p w14:paraId="6E3406C9" w14:textId="77777777" w:rsidR="00EC64CC" w:rsidRPr="00702EE3" w:rsidRDefault="00681BF0" w:rsidP="009C7830">
      <w:pPr>
        <w:ind w:right="284"/>
        <w:jc w:val="both"/>
        <w:rPr>
          <w:rFonts w:asciiTheme="minorHAnsi" w:hAnsiTheme="minorHAnsi" w:cs="Calibri"/>
          <w:sz w:val="22"/>
          <w:szCs w:val="22"/>
          <w:lang w:val="ro-RO"/>
        </w:rPr>
      </w:pPr>
      <w:r w:rsidRPr="00702EE3">
        <w:rPr>
          <w:rFonts w:asciiTheme="minorHAnsi" w:hAnsiTheme="minorHAnsi" w:cs="Calibri"/>
          <w:sz w:val="22"/>
          <w:szCs w:val="22"/>
          <w:lang w:val="ro-RO"/>
        </w:rPr>
        <w:t xml:space="preserve">Expertul verifica daca solicitantul a prezentat </w:t>
      </w:r>
      <w:r w:rsidR="00456033" w:rsidRPr="00702EE3">
        <w:rPr>
          <w:rFonts w:asciiTheme="minorHAnsi" w:hAnsiTheme="minorHAnsi" w:cs="Calibri"/>
          <w:sz w:val="22"/>
          <w:szCs w:val="22"/>
          <w:lang w:val="ro-RO"/>
        </w:rPr>
        <w:t xml:space="preserve">două </w:t>
      </w:r>
      <w:r w:rsidRPr="00702EE3">
        <w:rPr>
          <w:rFonts w:asciiTheme="minorHAnsi" w:hAnsiTheme="minorHAnsi" w:cs="Calibri"/>
          <w:sz w:val="22"/>
          <w:szCs w:val="22"/>
          <w:lang w:val="ro-RO"/>
        </w:rPr>
        <w:t xml:space="preserve"> oferte pentru servicii a caror valoare este mai mare de 15 000 Euro şi o oferta pentru servicii</w:t>
      </w:r>
      <w:r w:rsidR="002D53DC" w:rsidRPr="00702EE3">
        <w:rPr>
          <w:rFonts w:asciiTheme="minorHAnsi" w:hAnsiTheme="minorHAnsi" w:cs="Calibri"/>
          <w:sz w:val="22"/>
          <w:szCs w:val="22"/>
          <w:lang w:val="ro-RO"/>
        </w:rPr>
        <w:t xml:space="preserve"> </w:t>
      </w:r>
      <w:r w:rsidR="002D53DC" w:rsidRPr="00702EE3">
        <w:rPr>
          <w:rFonts w:asciiTheme="minorHAnsi" w:hAnsiTheme="minorHAnsi" w:cs="Calibri"/>
          <w:sz w:val="22"/>
          <w:szCs w:val="22"/>
          <w:u w:val="single"/>
          <w:lang w:val="ro-RO"/>
        </w:rPr>
        <w:t>a că</w:t>
      </w:r>
      <w:r w:rsidRPr="00702EE3">
        <w:rPr>
          <w:rFonts w:asciiTheme="minorHAnsi" w:hAnsiTheme="minorHAnsi" w:cs="Calibri"/>
          <w:sz w:val="22"/>
          <w:szCs w:val="22"/>
          <w:u w:val="single"/>
          <w:lang w:val="ro-RO"/>
        </w:rPr>
        <w:t xml:space="preserve">ror valoare este mai mica </w:t>
      </w:r>
      <w:r w:rsidR="00E34171" w:rsidRPr="00702EE3">
        <w:rPr>
          <w:rFonts w:asciiTheme="minorHAnsi" w:hAnsiTheme="minorHAnsi" w:cs="Calibri"/>
          <w:sz w:val="22"/>
          <w:szCs w:val="22"/>
          <w:u w:val="single"/>
          <w:lang w:val="ro-RO"/>
        </w:rPr>
        <w:t>sau egală</w:t>
      </w:r>
      <w:r w:rsidRPr="00702EE3">
        <w:rPr>
          <w:rFonts w:asciiTheme="minorHAnsi" w:hAnsiTheme="minorHAnsi" w:cs="Calibri"/>
          <w:sz w:val="22"/>
          <w:szCs w:val="22"/>
          <w:lang w:val="ro-RO"/>
        </w:rPr>
        <w:t xml:space="preserve"> </w:t>
      </w:r>
      <w:r w:rsidR="00E34171" w:rsidRPr="00702EE3">
        <w:rPr>
          <w:rFonts w:asciiTheme="minorHAnsi" w:hAnsiTheme="minorHAnsi" w:cs="Calibri"/>
          <w:sz w:val="22"/>
          <w:szCs w:val="22"/>
          <w:lang w:val="ro-RO"/>
        </w:rPr>
        <w:t>cu</w:t>
      </w:r>
      <w:r w:rsidRPr="00702EE3">
        <w:rPr>
          <w:rFonts w:asciiTheme="minorHAnsi" w:hAnsiTheme="minorHAnsi" w:cs="Calibri"/>
          <w:sz w:val="22"/>
          <w:szCs w:val="22"/>
          <w:lang w:val="ro-RO"/>
        </w:rPr>
        <w:t xml:space="preserve"> 15 000 Euro. </w:t>
      </w:r>
    </w:p>
    <w:p w14:paraId="5CF5444E" w14:textId="77777777" w:rsidR="00891B5C" w:rsidRPr="00702EE3" w:rsidRDefault="00891B5C" w:rsidP="00891B5C">
      <w:pPr>
        <w:jc w:val="both"/>
        <w:rPr>
          <w:rFonts w:asciiTheme="minorHAnsi" w:hAnsiTheme="minorHAnsi" w:cs="Calibri"/>
          <w:sz w:val="22"/>
          <w:szCs w:val="22"/>
          <w:lang w:val="ro-RO"/>
        </w:rPr>
      </w:pPr>
    </w:p>
    <w:p w14:paraId="484A44C5" w14:textId="3630618B" w:rsidR="00192AF5" w:rsidRPr="00702EE3" w:rsidRDefault="00891B5C" w:rsidP="009C7830">
      <w:pPr>
        <w:ind w:right="284"/>
        <w:jc w:val="both"/>
        <w:rPr>
          <w:rFonts w:asciiTheme="minorHAnsi" w:hAnsiTheme="minorHAnsi" w:cs="Calibri"/>
          <w:sz w:val="22"/>
          <w:szCs w:val="22"/>
          <w:lang w:val="ro-RO"/>
        </w:rPr>
      </w:pPr>
      <w:r w:rsidRPr="00702EE3">
        <w:rPr>
          <w:rFonts w:asciiTheme="minorHAnsi" w:hAnsiTheme="minorHAnsi" w:cs="Calibri"/>
          <w:sz w:val="22"/>
          <w:szCs w:val="22"/>
          <w:lang w:val="ro-RO"/>
        </w:rPr>
        <w:t>Dac</w:t>
      </w:r>
      <w:r w:rsidR="009966E5" w:rsidRPr="00702EE3">
        <w:rPr>
          <w:rFonts w:asciiTheme="minorHAnsi" w:hAnsiTheme="minorHAnsi" w:cs="Calibri"/>
          <w:sz w:val="22"/>
          <w:szCs w:val="22"/>
          <w:lang w:val="ro-RO"/>
        </w:rPr>
        <w:t>ă</w:t>
      </w:r>
      <w:r w:rsidRPr="00702EE3">
        <w:rPr>
          <w:rFonts w:asciiTheme="minorHAnsi" w:hAnsiTheme="minorHAnsi" w:cs="Calibri"/>
          <w:sz w:val="22"/>
          <w:szCs w:val="22"/>
          <w:lang w:val="ro-RO"/>
        </w:rPr>
        <w:t xml:space="preserve"> solicitantul nu a ata</w:t>
      </w:r>
      <w:r w:rsidR="009966E5" w:rsidRPr="00702EE3">
        <w:rPr>
          <w:rFonts w:asciiTheme="minorHAnsi" w:hAnsiTheme="minorHAnsi" w:cs="Calibri"/>
          <w:sz w:val="22"/>
          <w:szCs w:val="22"/>
          <w:lang w:val="ro-RO"/>
        </w:rPr>
        <w:t>ș</w:t>
      </w:r>
      <w:r w:rsidRPr="00702EE3">
        <w:rPr>
          <w:rFonts w:asciiTheme="minorHAnsi" w:hAnsiTheme="minorHAnsi" w:cs="Calibri"/>
          <w:sz w:val="22"/>
          <w:szCs w:val="22"/>
          <w:lang w:val="ro-RO"/>
        </w:rPr>
        <w:t xml:space="preserve">at </w:t>
      </w:r>
      <w:r w:rsidR="00456033" w:rsidRPr="00702EE3">
        <w:rPr>
          <w:rFonts w:asciiTheme="minorHAnsi" w:hAnsiTheme="minorHAnsi" w:cs="Calibri"/>
          <w:sz w:val="22"/>
          <w:szCs w:val="22"/>
          <w:lang w:val="ro-RO"/>
        </w:rPr>
        <w:t xml:space="preserve">două  </w:t>
      </w:r>
      <w:r w:rsidRPr="00702EE3">
        <w:rPr>
          <w:rFonts w:asciiTheme="minorHAnsi" w:hAnsiTheme="minorHAnsi" w:cs="Calibri"/>
          <w:sz w:val="22"/>
          <w:szCs w:val="22"/>
          <w:lang w:val="ro-RO"/>
        </w:rPr>
        <w:t>oferte pentru servicii a caror valoare este mai mare de 15 000 Euro, respectiv o ofert</w:t>
      </w:r>
      <w:r w:rsidR="009966E5" w:rsidRPr="00702EE3">
        <w:rPr>
          <w:rFonts w:asciiTheme="minorHAnsi" w:hAnsiTheme="minorHAnsi" w:cs="Calibri"/>
          <w:sz w:val="22"/>
          <w:szCs w:val="22"/>
          <w:lang w:val="ro-RO"/>
        </w:rPr>
        <w:t>ă</w:t>
      </w:r>
      <w:r w:rsidRPr="00702EE3">
        <w:rPr>
          <w:rFonts w:asciiTheme="minorHAnsi" w:hAnsiTheme="minorHAnsi" w:cs="Calibri"/>
          <w:sz w:val="22"/>
          <w:szCs w:val="22"/>
          <w:lang w:val="ro-RO"/>
        </w:rPr>
        <w:t xml:space="preserve"> pentru servicii a c</w:t>
      </w:r>
      <w:r w:rsidR="009966E5" w:rsidRPr="00702EE3">
        <w:rPr>
          <w:rFonts w:asciiTheme="minorHAnsi" w:hAnsiTheme="minorHAnsi" w:cs="Calibri"/>
          <w:sz w:val="22"/>
          <w:szCs w:val="22"/>
          <w:lang w:val="ro-RO"/>
        </w:rPr>
        <w:t>ă</w:t>
      </w:r>
      <w:r w:rsidRPr="00702EE3">
        <w:rPr>
          <w:rFonts w:asciiTheme="minorHAnsi" w:hAnsiTheme="minorHAnsi" w:cs="Calibri"/>
          <w:sz w:val="22"/>
          <w:szCs w:val="22"/>
          <w:lang w:val="ro-RO"/>
        </w:rPr>
        <w:t>ror valoare este mai mic</w:t>
      </w:r>
      <w:r w:rsidR="009966E5" w:rsidRPr="00702EE3">
        <w:rPr>
          <w:rFonts w:asciiTheme="minorHAnsi" w:hAnsiTheme="minorHAnsi" w:cs="Calibri"/>
          <w:sz w:val="22"/>
          <w:szCs w:val="22"/>
          <w:lang w:val="ro-RO"/>
        </w:rPr>
        <w:t>ă</w:t>
      </w:r>
      <w:r w:rsidRPr="00702EE3">
        <w:rPr>
          <w:rFonts w:asciiTheme="minorHAnsi" w:hAnsiTheme="minorHAnsi" w:cs="Calibri"/>
          <w:sz w:val="22"/>
          <w:szCs w:val="22"/>
          <w:lang w:val="ro-RO"/>
        </w:rPr>
        <w:t xml:space="preserve"> </w:t>
      </w:r>
      <w:r w:rsidR="00E34171" w:rsidRPr="00702EE3">
        <w:rPr>
          <w:rFonts w:asciiTheme="minorHAnsi" w:hAnsiTheme="minorHAnsi" w:cs="Calibri"/>
          <w:sz w:val="22"/>
          <w:szCs w:val="22"/>
          <w:lang w:val="ro-RO"/>
        </w:rPr>
        <w:t xml:space="preserve">sau egală cu </w:t>
      </w:r>
      <w:r w:rsidRPr="00702EE3">
        <w:rPr>
          <w:rFonts w:asciiTheme="minorHAnsi" w:hAnsiTheme="minorHAnsi" w:cs="Calibri"/>
          <w:sz w:val="22"/>
          <w:szCs w:val="22"/>
          <w:lang w:val="ro-RO"/>
        </w:rPr>
        <w:t xml:space="preserve">15 000 Euro, expertul înştiinţează solicitantul prin formularul </w:t>
      </w:r>
      <w:r w:rsidR="0085649D" w:rsidRPr="00702EE3">
        <w:rPr>
          <w:rFonts w:asciiTheme="minorHAnsi" w:hAnsiTheme="minorHAnsi" w:cs="Calibri"/>
          <w:sz w:val="22"/>
          <w:szCs w:val="22"/>
          <w:lang w:val="ro-RO"/>
        </w:rPr>
        <w:t>F</w:t>
      </w:r>
      <w:r w:rsidRPr="00702EE3">
        <w:rPr>
          <w:rFonts w:asciiTheme="minorHAnsi" w:hAnsiTheme="minorHAnsi" w:cs="Calibri"/>
          <w:sz w:val="22"/>
          <w:szCs w:val="22"/>
          <w:lang w:val="ro-RO"/>
        </w:rPr>
        <w:t xml:space="preserve">3.4 pentru trimiterea ofertei/ofertelor, </w:t>
      </w:r>
      <w:r w:rsidRPr="00702EE3">
        <w:rPr>
          <w:rFonts w:asciiTheme="minorHAnsi" w:hAnsiTheme="minorHAnsi" w:cs="Calibri"/>
          <w:sz w:val="22"/>
          <w:szCs w:val="22"/>
          <w:lang w:val="ro-RO"/>
        </w:rPr>
        <w:lastRenderedPageBreak/>
        <w:t>menţionând ca daca acestea nu sunt transmise, cheltuielile devin neeligibile. După primirea ofertei/ofertelor, expertul procedeaz</w:t>
      </w:r>
      <w:r w:rsidR="009966E5" w:rsidRPr="00702EE3">
        <w:rPr>
          <w:rFonts w:asciiTheme="minorHAnsi" w:hAnsiTheme="minorHAnsi" w:cs="Calibri"/>
          <w:sz w:val="22"/>
          <w:szCs w:val="22"/>
          <w:lang w:val="ro-RO"/>
        </w:rPr>
        <w:t>ă</w:t>
      </w:r>
      <w:r w:rsidRPr="00702EE3">
        <w:rPr>
          <w:rFonts w:asciiTheme="minorHAnsi" w:hAnsiTheme="minorHAnsi" w:cs="Calibri"/>
          <w:sz w:val="22"/>
          <w:szCs w:val="22"/>
          <w:lang w:val="ro-RO"/>
        </w:rPr>
        <w:t xml:space="preserve"> ca mai sus. </w:t>
      </w:r>
    </w:p>
    <w:p w14:paraId="643D0AA3" w14:textId="77777777" w:rsidR="00192AF5" w:rsidRPr="00702EE3" w:rsidRDefault="00192AF5" w:rsidP="00891B5C">
      <w:pPr>
        <w:jc w:val="both"/>
        <w:rPr>
          <w:rFonts w:asciiTheme="minorHAnsi" w:hAnsiTheme="minorHAnsi" w:cs="Calibri"/>
          <w:sz w:val="22"/>
          <w:szCs w:val="22"/>
          <w:lang w:val="ro-RO"/>
        </w:rPr>
      </w:pPr>
    </w:p>
    <w:p w14:paraId="14CDFD96" w14:textId="77777777" w:rsidR="00192AF5" w:rsidRPr="00702EE3" w:rsidRDefault="00192AF5" w:rsidP="009C7830">
      <w:pPr>
        <w:ind w:right="284"/>
        <w:jc w:val="both"/>
        <w:rPr>
          <w:rFonts w:ascii="Calibri" w:hAnsi="Calibri" w:cs="Calibri"/>
          <w:sz w:val="22"/>
          <w:szCs w:val="22"/>
          <w:lang w:val="en-GB"/>
        </w:rPr>
      </w:pPr>
      <w:r w:rsidRPr="00702EE3">
        <w:rPr>
          <w:rFonts w:ascii="Calibri" w:hAnsi="Calibri" w:cs="Calibri"/>
          <w:sz w:val="22"/>
          <w:szCs w:val="22"/>
          <w:lang w:val="ro-RO"/>
        </w:rPr>
        <w:t xml:space="preserve">Totodată, expertul verifică în ONRC dacă ofertantul are cod CAEN autorizat de furnizare a serviciului respectiv. Dacă această condiție nu este îndeplinită, solicită prezentarea altor oferte prin intermediul informațiilor suplimentare. </w:t>
      </w:r>
    </w:p>
    <w:p w14:paraId="3D862C53" w14:textId="77777777" w:rsidR="00192AF5" w:rsidRPr="00702EE3" w:rsidRDefault="00192AF5" w:rsidP="00891B5C">
      <w:pPr>
        <w:jc w:val="both"/>
        <w:rPr>
          <w:rFonts w:asciiTheme="minorHAnsi" w:hAnsiTheme="minorHAnsi" w:cs="Calibri"/>
          <w:sz w:val="22"/>
          <w:szCs w:val="22"/>
          <w:lang w:val="ro-RO"/>
        </w:rPr>
      </w:pPr>
    </w:p>
    <w:p w14:paraId="5F5F34E8" w14:textId="72700071" w:rsidR="00891B5C" w:rsidRPr="00702EE3" w:rsidRDefault="00891B5C" w:rsidP="009C7830">
      <w:pPr>
        <w:ind w:right="284"/>
        <w:jc w:val="both"/>
        <w:rPr>
          <w:rFonts w:asciiTheme="minorHAnsi" w:hAnsiTheme="minorHAnsi" w:cs="Calibri"/>
          <w:sz w:val="22"/>
          <w:szCs w:val="22"/>
          <w:lang w:val="ro-RO"/>
        </w:rPr>
      </w:pPr>
      <w:r w:rsidRPr="00702EE3">
        <w:rPr>
          <w:rFonts w:asciiTheme="minorHAnsi" w:hAnsiTheme="minorHAnsi" w:cs="Calibri"/>
          <w:sz w:val="22"/>
          <w:szCs w:val="22"/>
          <w:lang w:val="ro-RO"/>
        </w:rPr>
        <w:t>Dac</w:t>
      </w:r>
      <w:r w:rsidR="009966E5" w:rsidRPr="00702EE3">
        <w:rPr>
          <w:rFonts w:asciiTheme="minorHAnsi" w:hAnsiTheme="minorHAnsi" w:cs="Calibri"/>
          <w:sz w:val="22"/>
          <w:szCs w:val="22"/>
          <w:lang w:val="ro-RO"/>
        </w:rPr>
        <w:t>ă</w:t>
      </w:r>
      <w:r w:rsidRPr="00702EE3">
        <w:rPr>
          <w:rFonts w:asciiTheme="minorHAnsi" w:hAnsiTheme="minorHAnsi" w:cs="Calibri"/>
          <w:sz w:val="22"/>
          <w:szCs w:val="22"/>
          <w:lang w:val="ro-RO"/>
        </w:rPr>
        <w:t xml:space="preserve"> </w:t>
      </w:r>
      <w:r w:rsidR="009966E5" w:rsidRPr="00702EE3">
        <w:rPr>
          <w:rFonts w:asciiTheme="minorHAnsi" w:hAnsiTheme="minorHAnsi" w:cs="Calibri"/>
          <w:sz w:val="22"/>
          <w:szCs w:val="22"/>
          <w:lang w:val="ro-RO"/>
        </w:rPr>
        <w:t>î</w:t>
      </w:r>
      <w:r w:rsidRPr="00702EE3">
        <w:rPr>
          <w:rFonts w:asciiTheme="minorHAnsi" w:hAnsiTheme="minorHAnsi" w:cs="Calibri"/>
          <w:sz w:val="22"/>
          <w:szCs w:val="22"/>
          <w:lang w:val="ro-RO"/>
        </w:rPr>
        <w:t>n urma solicit</w:t>
      </w:r>
      <w:r w:rsidR="009966E5" w:rsidRPr="00702EE3">
        <w:rPr>
          <w:rFonts w:asciiTheme="minorHAnsi" w:hAnsiTheme="minorHAnsi" w:cs="Calibri"/>
          <w:sz w:val="22"/>
          <w:szCs w:val="22"/>
          <w:lang w:val="ro-RO"/>
        </w:rPr>
        <w:t>ă</w:t>
      </w:r>
      <w:r w:rsidRPr="00702EE3">
        <w:rPr>
          <w:rFonts w:asciiTheme="minorHAnsi" w:hAnsiTheme="minorHAnsi" w:cs="Calibri"/>
          <w:sz w:val="22"/>
          <w:szCs w:val="22"/>
          <w:lang w:val="ro-RO"/>
        </w:rPr>
        <w:t>rii de informaţii suplimentare solicitantul nu furnizeaz</w:t>
      </w:r>
      <w:r w:rsidR="009966E5" w:rsidRPr="00702EE3">
        <w:rPr>
          <w:rFonts w:asciiTheme="minorHAnsi" w:hAnsiTheme="minorHAnsi" w:cs="Calibri"/>
          <w:sz w:val="22"/>
          <w:szCs w:val="22"/>
          <w:lang w:val="ro-RO"/>
        </w:rPr>
        <w:t>ă</w:t>
      </w:r>
      <w:r w:rsidRPr="00702EE3">
        <w:rPr>
          <w:rFonts w:asciiTheme="minorHAnsi" w:hAnsiTheme="minorHAnsi" w:cs="Calibri"/>
          <w:sz w:val="22"/>
          <w:szCs w:val="22"/>
          <w:lang w:val="ro-RO"/>
        </w:rPr>
        <w:t xml:space="preserve"> oferta/ofertele</w:t>
      </w:r>
      <w:r w:rsidR="00192AF5" w:rsidRPr="00702EE3">
        <w:rPr>
          <w:rFonts w:asciiTheme="minorHAnsi" w:hAnsiTheme="minorHAnsi" w:cs="Calibri"/>
          <w:sz w:val="22"/>
          <w:szCs w:val="22"/>
          <w:lang w:val="ro-RO"/>
        </w:rPr>
        <w:t xml:space="preserve"> </w:t>
      </w:r>
      <w:r w:rsidR="00192AF5" w:rsidRPr="00702EE3">
        <w:rPr>
          <w:rFonts w:ascii="Calibri" w:hAnsi="Calibri" w:cs="Calibri"/>
          <w:sz w:val="22"/>
          <w:szCs w:val="22"/>
          <w:lang w:val="ro-RO"/>
        </w:rPr>
        <w:t>care să îndeplinească condițiile de mai sus</w:t>
      </w:r>
      <w:r w:rsidRPr="00702EE3">
        <w:rPr>
          <w:rFonts w:asciiTheme="minorHAnsi" w:hAnsiTheme="minorHAnsi" w:cs="Calibri"/>
          <w:sz w:val="22"/>
          <w:szCs w:val="22"/>
          <w:lang w:val="ro-RO"/>
        </w:rPr>
        <w:t>, cheltuielile corespunzatoare devin neeligibile şi expertul modifica bugetul indicativ in sensul micsorarii acestuia cu costurile corespunzatoare.</w:t>
      </w:r>
    </w:p>
    <w:p w14:paraId="627D906E" w14:textId="77777777" w:rsidR="00192AF5" w:rsidRPr="00702EE3" w:rsidRDefault="00192AF5" w:rsidP="002F29D8">
      <w:pPr>
        <w:jc w:val="both"/>
        <w:rPr>
          <w:rFonts w:asciiTheme="minorHAnsi" w:hAnsiTheme="minorHAnsi" w:cs="Calibri"/>
          <w:u w:val="single"/>
          <w:lang w:val="ro-RO"/>
        </w:rPr>
      </w:pPr>
    </w:p>
    <w:p w14:paraId="44CF907E" w14:textId="6B7B13BB" w:rsidR="00372E43" w:rsidRPr="00702EE3" w:rsidRDefault="00372E43" w:rsidP="00486410">
      <w:pPr>
        <w:shd w:val="clear" w:color="auto" w:fill="FFFFFF"/>
        <w:ind w:right="284"/>
        <w:jc w:val="both"/>
        <w:rPr>
          <w:rFonts w:asciiTheme="minorHAnsi" w:hAnsiTheme="minorHAnsi" w:cs="Calibri"/>
          <w:sz w:val="22"/>
          <w:szCs w:val="22"/>
          <w:lang w:val="ro-RO"/>
        </w:rPr>
      </w:pPr>
    </w:p>
    <w:p w14:paraId="47341BC9" w14:textId="40335667" w:rsidR="00372E43" w:rsidRPr="00702EE3" w:rsidRDefault="00372E43" w:rsidP="00486410">
      <w:pPr>
        <w:shd w:val="clear" w:color="auto" w:fill="FFFFFF"/>
        <w:ind w:right="284"/>
        <w:jc w:val="both"/>
        <w:rPr>
          <w:rFonts w:asciiTheme="minorHAnsi" w:hAnsiTheme="minorHAnsi" w:cs="Calibri"/>
          <w:sz w:val="22"/>
          <w:szCs w:val="22"/>
          <w:lang w:val="ro-RO"/>
        </w:rPr>
      </w:pPr>
    </w:p>
    <w:p w14:paraId="123B3E86" w14:textId="77777777" w:rsidR="00486410" w:rsidRPr="00702EE3" w:rsidRDefault="00486410" w:rsidP="00486410">
      <w:pPr>
        <w:shd w:val="clear" w:color="auto" w:fill="FFFFFF"/>
        <w:ind w:right="284"/>
        <w:jc w:val="both"/>
        <w:rPr>
          <w:rFonts w:asciiTheme="minorHAnsi" w:hAnsiTheme="minorHAnsi" w:cs="Calibri"/>
          <w:sz w:val="22"/>
          <w:szCs w:val="22"/>
          <w:lang w:val="ro-RO"/>
        </w:rPr>
      </w:pPr>
    </w:p>
    <w:p w14:paraId="666A0A83" w14:textId="42FD9332" w:rsidR="002F29D8" w:rsidRPr="00702EE3" w:rsidRDefault="00F92E75" w:rsidP="00486410">
      <w:pPr>
        <w:shd w:val="clear" w:color="auto" w:fill="FFFFFF"/>
        <w:ind w:right="284"/>
        <w:jc w:val="both"/>
        <w:rPr>
          <w:rFonts w:asciiTheme="minorHAnsi" w:hAnsiTheme="minorHAnsi" w:cs="Calibri"/>
          <w:b/>
          <w:bCs/>
          <w:sz w:val="22"/>
          <w:szCs w:val="22"/>
          <w:lang w:val="ro-RO"/>
        </w:rPr>
      </w:pPr>
      <w:r w:rsidRPr="00702EE3">
        <w:rPr>
          <w:rFonts w:asciiTheme="minorHAnsi" w:hAnsiTheme="minorHAnsi" w:cs="Calibri"/>
          <w:b/>
          <w:bCs/>
          <w:sz w:val="22"/>
          <w:szCs w:val="22"/>
          <w:lang w:val="ro-RO"/>
        </w:rPr>
        <w:t xml:space="preserve">5. Verificarea </w:t>
      </w:r>
      <w:r w:rsidR="002B59D3" w:rsidRPr="00702EE3">
        <w:rPr>
          <w:rFonts w:asciiTheme="minorHAnsi" w:hAnsiTheme="minorHAnsi" w:cs="Calibri"/>
          <w:b/>
          <w:bCs/>
          <w:sz w:val="22"/>
          <w:szCs w:val="22"/>
          <w:lang w:val="ro-RO"/>
        </w:rPr>
        <w:t>Planu</w:t>
      </w:r>
      <w:r w:rsidR="00372E43" w:rsidRPr="00702EE3">
        <w:rPr>
          <w:rFonts w:asciiTheme="minorHAnsi" w:hAnsiTheme="minorHAnsi" w:cs="Calibri"/>
          <w:b/>
          <w:bCs/>
          <w:sz w:val="22"/>
          <w:szCs w:val="22"/>
          <w:lang w:val="ro-RO"/>
        </w:rPr>
        <w:t>l</w:t>
      </w:r>
      <w:r w:rsidRPr="00702EE3">
        <w:rPr>
          <w:rFonts w:asciiTheme="minorHAnsi" w:hAnsiTheme="minorHAnsi" w:cs="Calibri"/>
          <w:b/>
          <w:bCs/>
          <w:sz w:val="22"/>
          <w:szCs w:val="22"/>
          <w:lang w:val="ro-RO"/>
        </w:rPr>
        <w:t>ui</w:t>
      </w:r>
      <w:r w:rsidR="002F29D8" w:rsidRPr="00702EE3">
        <w:rPr>
          <w:rFonts w:asciiTheme="minorHAnsi" w:hAnsiTheme="minorHAnsi" w:cs="Calibri"/>
          <w:b/>
          <w:bCs/>
          <w:sz w:val="22"/>
          <w:szCs w:val="22"/>
          <w:lang w:val="ro-RO"/>
        </w:rPr>
        <w:t xml:space="preserve"> Financiar</w:t>
      </w:r>
    </w:p>
    <w:tbl>
      <w:tblPr>
        <w:tblW w:w="488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90"/>
      </w:tblGrid>
      <w:tr w:rsidR="009D66B1" w:rsidRPr="00702EE3" w14:paraId="742DEDD8" w14:textId="77777777" w:rsidTr="009D66B1">
        <w:trPr>
          <w:trHeight w:val="564"/>
        </w:trPr>
        <w:tc>
          <w:tcPr>
            <w:tcW w:w="5000" w:type="pct"/>
            <w:tcBorders>
              <w:top w:val="single" w:sz="4" w:space="0" w:color="auto"/>
              <w:left w:val="nil"/>
              <w:bottom w:val="nil"/>
              <w:right w:val="nil"/>
            </w:tcBorders>
            <w:shd w:val="clear" w:color="auto" w:fill="auto"/>
          </w:tcPr>
          <w:tbl>
            <w:tblPr>
              <w:tblW w:w="0" w:type="auto"/>
              <w:tblCellMar>
                <w:left w:w="30" w:type="dxa"/>
                <w:right w:w="30" w:type="dxa"/>
              </w:tblCellMar>
              <w:tblLook w:val="0000" w:firstRow="0" w:lastRow="0" w:firstColumn="0" w:lastColumn="0" w:noHBand="0" w:noVBand="0"/>
            </w:tblPr>
            <w:tblGrid>
              <w:gridCol w:w="2692"/>
              <w:gridCol w:w="1513"/>
              <w:gridCol w:w="1853"/>
              <w:gridCol w:w="2308"/>
            </w:tblGrid>
            <w:tr w:rsidR="009D66B1" w:rsidRPr="00702EE3" w14:paraId="777C6CC4" w14:textId="77777777" w:rsidTr="00E10373">
              <w:trPr>
                <w:cantSplit/>
                <w:trHeight w:val="223"/>
              </w:trPr>
              <w:tc>
                <w:tcPr>
                  <w:tcW w:w="9697" w:type="dxa"/>
                  <w:gridSpan w:val="4"/>
                  <w:tcBorders>
                    <w:top w:val="single" w:sz="2" w:space="0" w:color="008080"/>
                    <w:left w:val="single" w:sz="6" w:space="0" w:color="008080"/>
                    <w:bottom w:val="single" w:sz="2" w:space="0" w:color="008080"/>
                  </w:tcBorders>
                  <w:shd w:val="solid" w:color="008080" w:fill="auto"/>
                </w:tcPr>
                <w:p w14:paraId="08F699F1" w14:textId="77777777" w:rsidR="009D66B1" w:rsidRPr="00702EE3" w:rsidRDefault="009D66B1" w:rsidP="009D66B1">
                  <w:pPr>
                    <w:pStyle w:val="Heading1"/>
                    <w:jc w:val="both"/>
                    <w:rPr>
                      <w:rFonts w:asciiTheme="minorHAnsi" w:hAnsiTheme="minorHAnsi" w:cstheme="minorHAnsi"/>
                      <w:sz w:val="22"/>
                      <w:szCs w:val="22"/>
                      <w:lang w:val="ro-RO"/>
                    </w:rPr>
                  </w:pPr>
                  <w:r w:rsidRPr="00702EE3">
                    <w:rPr>
                      <w:rFonts w:asciiTheme="minorHAnsi" w:hAnsiTheme="minorHAnsi" w:cstheme="minorHAnsi"/>
                      <w:sz w:val="22"/>
                      <w:szCs w:val="22"/>
                      <w:lang w:val="ro-RO"/>
                    </w:rPr>
                    <w:lastRenderedPageBreak/>
                    <w:t xml:space="preserve">Plan Financiar Producţie </w:t>
                  </w:r>
                </w:p>
              </w:tc>
            </w:tr>
            <w:tr w:rsidR="009D66B1" w:rsidRPr="00702EE3" w14:paraId="586F7D1B" w14:textId="77777777" w:rsidTr="00E10373">
              <w:trPr>
                <w:trHeight w:val="223"/>
              </w:trPr>
              <w:tc>
                <w:tcPr>
                  <w:tcW w:w="3111" w:type="dxa"/>
                  <w:tcBorders>
                    <w:top w:val="single" w:sz="2" w:space="0" w:color="008080"/>
                    <w:left w:val="single" w:sz="6" w:space="0" w:color="008080"/>
                    <w:bottom w:val="single" w:sz="6" w:space="0" w:color="008080"/>
                    <w:right w:val="single" w:sz="6" w:space="0" w:color="008080"/>
                  </w:tcBorders>
                  <w:shd w:val="solid" w:color="008080" w:fill="auto"/>
                </w:tcPr>
                <w:p w14:paraId="7B65A092" w14:textId="77777777" w:rsidR="009D66B1" w:rsidRPr="00702EE3" w:rsidRDefault="009D66B1" w:rsidP="009D66B1">
                  <w:pPr>
                    <w:jc w:val="both"/>
                    <w:rPr>
                      <w:rFonts w:asciiTheme="minorHAnsi" w:hAnsiTheme="minorHAnsi" w:cstheme="minorHAnsi"/>
                      <w:snapToGrid w:val="0"/>
                      <w:sz w:val="22"/>
                      <w:szCs w:val="22"/>
                    </w:rPr>
                  </w:pPr>
                </w:p>
              </w:tc>
              <w:tc>
                <w:tcPr>
                  <w:tcW w:w="1701" w:type="dxa"/>
                  <w:tcBorders>
                    <w:top w:val="single" w:sz="6" w:space="0" w:color="008080"/>
                    <w:left w:val="single" w:sz="6" w:space="0" w:color="008080"/>
                    <w:bottom w:val="single" w:sz="6" w:space="0" w:color="008080"/>
                  </w:tcBorders>
                  <w:shd w:val="solid" w:color="008080" w:fill="auto"/>
                </w:tcPr>
                <w:p w14:paraId="04CE0D89" w14:textId="77777777" w:rsidR="009D66B1" w:rsidRPr="00702EE3" w:rsidRDefault="009D66B1" w:rsidP="009D66B1">
                  <w:pPr>
                    <w:jc w:val="both"/>
                    <w:rPr>
                      <w:rFonts w:asciiTheme="minorHAnsi" w:hAnsiTheme="minorHAnsi" w:cstheme="minorHAnsi"/>
                      <w:b/>
                      <w:snapToGrid w:val="0"/>
                      <w:sz w:val="22"/>
                      <w:szCs w:val="22"/>
                    </w:rPr>
                  </w:pPr>
                  <w:r w:rsidRPr="00702EE3">
                    <w:rPr>
                      <w:rFonts w:asciiTheme="minorHAnsi" w:hAnsiTheme="minorHAnsi" w:cstheme="minorHAnsi"/>
                      <w:b/>
                      <w:snapToGrid w:val="0"/>
                      <w:sz w:val="22"/>
                      <w:szCs w:val="22"/>
                    </w:rPr>
                    <w:t>Cheltuieli eligibile</w:t>
                  </w:r>
                </w:p>
              </w:tc>
              <w:tc>
                <w:tcPr>
                  <w:tcW w:w="2126" w:type="dxa"/>
                  <w:tcBorders>
                    <w:top w:val="single" w:sz="6" w:space="0" w:color="008080"/>
                    <w:bottom w:val="single" w:sz="6" w:space="0" w:color="008080"/>
                  </w:tcBorders>
                  <w:shd w:val="solid" w:color="008080" w:fill="auto"/>
                </w:tcPr>
                <w:p w14:paraId="6FE9E40F" w14:textId="77777777" w:rsidR="009D66B1" w:rsidRPr="00702EE3" w:rsidRDefault="009D66B1" w:rsidP="009D66B1">
                  <w:pPr>
                    <w:jc w:val="both"/>
                    <w:rPr>
                      <w:rFonts w:asciiTheme="minorHAnsi" w:hAnsiTheme="minorHAnsi" w:cstheme="minorHAnsi"/>
                      <w:b/>
                      <w:snapToGrid w:val="0"/>
                      <w:sz w:val="22"/>
                      <w:szCs w:val="22"/>
                    </w:rPr>
                  </w:pPr>
                  <w:r w:rsidRPr="00702EE3">
                    <w:rPr>
                      <w:rFonts w:asciiTheme="minorHAnsi" w:hAnsiTheme="minorHAnsi" w:cstheme="minorHAnsi"/>
                      <w:b/>
                      <w:snapToGrid w:val="0"/>
                      <w:sz w:val="22"/>
                      <w:szCs w:val="22"/>
                    </w:rPr>
                    <w:t>Cheltuieli neeligibile</w:t>
                  </w:r>
                </w:p>
              </w:tc>
              <w:tc>
                <w:tcPr>
                  <w:tcW w:w="2759" w:type="dxa"/>
                  <w:tcBorders>
                    <w:top w:val="single" w:sz="6" w:space="0" w:color="008080"/>
                    <w:bottom w:val="single" w:sz="6" w:space="0" w:color="008080"/>
                  </w:tcBorders>
                  <w:shd w:val="solid" w:color="008080" w:fill="auto"/>
                </w:tcPr>
                <w:p w14:paraId="7ADF027D" w14:textId="77777777" w:rsidR="009D66B1" w:rsidRPr="00702EE3" w:rsidRDefault="009D66B1" w:rsidP="009D66B1">
                  <w:pPr>
                    <w:jc w:val="both"/>
                    <w:rPr>
                      <w:rFonts w:asciiTheme="minorHAnsi" w:hAnsiTheme="minorHAnsi" w:cstheme="minorHAnsi"/>
                      <w:b/>
                      <w:snapToGrid w:val="0"/>
                      <w:sz w:val="22"/>
                      <w:szCs w:val="22"/>
                    </w:rPr>
                  </w:pPr>
                  <w:r w:rsidRPr="00702EE3">
                    <w:rPr>
                      <w:rFonts w:asciiTheme="minorHAnsi" w:hAnsiTheme="minorHAnsi" w:cstheme="minorHAnsi"/>
                      <w:b/>
                      <w:snapToGrid w:val="0"/>
                      <w:sz w:val="22"/>
                      <w:szCs w:val="22"/>
                    </w:rPr>
                    <w:t>Total cheltuieli</w:t>
                  </w:r>
                </w:p>
              </w:tc>
            </w:tr>
            <w:tr w:rsidR="009D66B1" w:rsidRPr="00702EE3" w14:paraId="3336FD3D" w14:textId="77777777" w:rsidTr="00E10373">
              <w:trPr>
                <w:trHeight w:val="223"/>
              </w:trPr>
              <w:tc>
                <w:tcPr>
                  <w:tcW w:w="3111" w:type="dxa"/>
                  <w:tcBorders>
                    <w:top w:val="single" w:sz="2" w:space="0" w:color="008080"/>
                    <w:left w:val="single" w:sz="6" w:space="0" w:color="008080"/>
                    <w:bottom w:val="single" w:sz="6" w:space="0" w:color="008080"/>
                    <w:right w:val="single" w:sz="6" w:space="0" w:color="008080"/>
                  </w:tcBorders>
                  <w:shd w:val="solid" w:color="008080" w:fill="auto"/>
                </w:tcPr>
                <w:p w14:paraId="481F4CD9" w14:textId="77777777" w:rsidR="009D66B1" w:rsidRPr="00702EE3" w:rsidRDefault="009D66B1" w:rsidP="009D66B1">
                  <w:pPr>
                    <w:jc w:val="both"/>
                    <w:rPr>
                      <w:rFonts w:asciiTheme="minorHAnsi" w:hAnsiTheme="minorHAnsi" w:cstheme="minorHAnsi"/>
                      <w:snapToGrid w:val="0"/>
                      <w:sz w:val="22"/>
                      <w:szCs w:val="22"/>
                    </w:rPr>
                  </w:pPr>
                  <w:r w:rsidRPr="00702EE3">
                    <w:rPr>
                      <w:rFonts w:asciiTheme="minorHAnsi" w:hAnsiTheme="minorHAnsi" w:cstheme="minorHAnsi"/>
                      <w:snapToGrid w:val="0"/>
                      <w:sz w:val="22"/>
                      <w:szCs w:val="22"/>
                    </w:rPr>
                    <w:t>0</w:t>
                  </w:r>
                </w:p>
              </w:tc>
              <w:tc>
                <w:tcPr>
                  <w:tcW w:w="1701" w:type="dxa"/>
                  <w:tcBorders>
                    <w:top w:val="single" w:sz="6" w:space="0" w:color="008080"/>
                    <w:left w:val="single" w:sz="6" w:space="0" w:color="008080"/>
                    <w:bottom w:val="single" w:sz="4" w:space="0" w:color="auto"/>
                    <w:right w:val="single" w:sz="6" w:space="0" w:color="008080"/>
                  </w:tcBorders>
                  <w:shd w:val="solid" w:color="008080" w:fill="auto"/>
                </w:tcPr>
                <w:p w14:paraId="73D40B14" w14:textId="77777777" w:rsidR="009D66B1" w:rsidRPr="00702EE3" w:rsidRDefault="009D66B1" w:rsidP="009D66B1">
                  <w:pPr>
                    <w:jc w:val="both"/>
                    <w:rPr>
                      <w:rFonts w:asciiTheme="minorHAnsi" w:hAnsiTheme="minorHAnsi" w:cstheme="minorHAnsi"/>
                      <w:b/>
                      <w:snapToGrid w:val="0"/>
                      <w:sz w:val="22"/>
                      <w:szCs w:val="22"/>
                    </w:rPr>
                  </w:pPr>
                  <w:r w:rsidRPr="00702EE3">
                    <w:rPr>
                      <w:rFonts w:asciiTheme="minorHAnsi" w:hAnsiTheme="minorHAnsi" w:cstheme="minorHAnsi"/>
                      <w:b/>
                      <w:snapToGrid w:val="0"/>
                      <w:sz w:val="22"/>
                      <w:szCs w:val="22"/>
                    </w:rPr>
                    <w:t>1</w:t>
                  </w:r>
                </w:p>
              </w:tc>
              <w:tc>
                <w:tcPr>
                  <w:tcW w:w="2126" w:type="dxa"/>
                  <w:tcBorders>
                    <w:top w:val="single" w:sz="6" w:space="0" w:color="008080"/>
                    <w:left w:val="single" w:sz="6" w:space="0" w:color="008080"/>
                    <w:bottom w:val="single" w:sz="4" w:space="0" w:color="auto"/>
                    <w:right w:val="single" w:sz="6" w:space="0" w:color="008080"/>
                  </w:tcBorders>
                  <w:shd w:val="solid" w:color="008080" w:fill="auto"/>
                </w:tcPr>
                <w:p w14:paraId="28B9EDD6" w14:textId="77777777" w:rsidR="009D66B1" w:rsidRPr="00702EE3" w:rsidRDefault="009D66B1" w:rsidP="009D66B1">
                  <w:pPr>
                    <w:jc w:val="both"/>
                    <w:rPr>
                      <w:rFonts w:asciiTheme="minorHAnsi" w:hAnsiTheme="minorHAnsi" w:cstheme="minorHAnsi"/>
                      <w:b/>
                      <w:snapToGrid w:val="0"/>
                      <w:sz w:val="22"/>
                      <w:szCs w:val="22"/>
                    </w:rPr>
                  </w:pPr>
                  <w:r w:rsidRPr="00702EE3">
                    <w:rPr>
                      <w:rFonts w:asciiTheme="minorHAnsi" w:hAnsiTheme="minorHAnsi" w:cstheme="minorHAnsi"/>
                      <w:b/>
                      <w:snapToGrid w:val="0"/>
                      <w:sz w:val="22"/>
                      <w:szCs w:val="22"/>
                    </w:rPr>
                    <w:t>2</w:t>
                  </w:r>
                </w:p>
              </w:tc>
              <w:tc>
                <w:tcPr>
                  <w:tcW w:w="2759" w:type="dxa"/>
                  <w:tcBorders>
                    <w:top w:val="single" w:sz="6" w:space="0" w:color="008080"/>
                    <w:left w:val="single" w:sz="6" w:space="0" w:color="008080"/>
                    <w:bottom w:val="single" w:sz="4" w:space="0" w:color="auto"/>
                  </w:tcBorders>
                  <w:shd w:val="solid" w:color="008080" w:fill="auto"/>
                </w:tcPr>
                <w:p w14:paraId="7FE5F00C" w14:textId="77777777" w:rsidR="009D66B1" w:rsidRPr="00702EE3" w:rsidRDefault="009D66B1" w:rsidP="009D66B1">
                  <w:pPr>
                    <w:jc w:val="both"/>
                    <w:rPr>
                      <w:rFonts w:asciiTheme="minorHAnsi" w:hAnsiTheme="minorHAnsi" w:cstheme="minorHAnsi"/>
                      <w:b/>
                      <w:snapToGrid w:val="0"/>
                      <w:sz w:val="22"/>
                      <w:szCs w:val="22"/>
                    </w:rPr>
                  </w:pPr>
                  <w:r w:rsidRPr="00702EE3">
                    <w:rPr>
                      <w:rFonts w:asciiTheme="minorHAnsi" w:hAnsiTheme="minorHAnsi" w:cstheme="minorHAnsi"/>
                      <w:b/>
                      <w:snapToGrid w:val="0"/>
                      <w:sz w:val="22"/>
                      <w:szCs w:val="22"/>
                    </w:rPr>
                    <w:t>3</w:t>
                  </w:r>
                </w:p>
              </w:tc>
            </w:tr>
            <w:tr w:rsidR="009D66B1" w:rsidRPr="00702EE3" w14:paraId="6E35E079" w14:textId="77777777" w:rsidTr="00E10373">
              <w:trPr>
                <w:trHeight w:val="223"/>
              </w:trPr>
              <w:tc>
                <w:tcPr>
                  <w:tcW w:w="3111" w:type="dxa"/>
                  <w:tcBorders>
                    <w:top w:val="single" w:sz="2" w:space="0" w:color="008080"/>
                    <w:left w:val="single" w:sz="6" w:space="0" w:color="008080"/>
                    <w:bottom w:val="single" w:sz="6" w:space="0" w:color="008080"/>
                    <w:right w:val="single" w:sz="4" w:space="0" w:color="auto"/>
                  </w:tcBorders>
                  <w:shd w:val="solid" w:color="008080" w:fill="auto"/>
                </w:tcPr>
                <w:p w14:paraId="5F9DD0D2" w14:textId="77777777" w:rsidR="009D66B1" w:rsidRPr="00702EE3" w:rsidRDefault="009D66B1" w:rsidP="009D66B1">
                  <w:pPr>
                    <w:jc w:val="both"/>
                    <w:rPr>
                      <w:rFonts w:asciiTheme="minorHAnsi" w:hAnsiTheme="minorHAnsi" w:cstheme="minorHAnsi"/>
                      <w:snapToGrid w:val="0"/>
                      <w:sz w:val="22"/>
                      <w:szCs w:val="22"/>
                    </w:rPr>
                  </w:pPr>
                </w:p>
              </w:tc>
              <w:tc>
                <w:tcPr>
                  <w:tcW w:w="1701" w:type="dxa"/>
                  <w:tcBorders>
                    <w:top w:val="single" w:sz="4" w:space="0" w:color="auto"/>
                    <w:left w:val="single" w:sz="4" w:space="0" w:color="auto"/>
                    <w:bottom w:val="single" w:sz="4" w:space="0" w:color="auto"/>
                    <w:right w:val="single" w:sz="4" w:space="0" w:color="auto"/>
                  </w:tcBorders>
                  <w:shd w:val="solid" w:color="008080" w:fill="auto"/>
                </w:tcPr>
                <w:p w14:paraId="4460E2F4" w14:textId="77777777" w:rsidR="009D66B1" w:rsidRPr="00702EE3" w:rsidRDefault="009D66B1" w:rsidP="009D66B1">
                  <w:pPr>
                    <w:jc w:val="both"/>
                    <w:rPr>
                      <w:rFonts w:asciiTheme="minorHAnsi" w:hAnsiTheme="minorHAnsi" w:cstheme="minorHAnsi"/>
                      <w:b/>
                      <w:snapToGrid w:val="0"/>
                      <w:sz w:val="22"/>
                      <w:szCs w:val="22"/>
                    </w:rPr>
                  </w:pPr>
                  <w:r w:rsidRPr="00702EE3">
                    <w:rPr>
                      <w:rFonts w:asciiTheme="minorHAnsi" w:hAnsiTheme="minorHAnsi" w:cstheme="minorHAnsi"/>
                      <w:b/>
                      <w:snapToGrid w:val="0"/>
                      <w:sz w:val="22"/>
                      <w:szCs w:val="22"/>
                    </w:rPr>
                    <w:t>Euro</w:t>
                  </w:r>
                </w:p>
              </w:tc>
              <w:tc>
                <w:tcPr>
                  <w:tcW w:w="2126" w:type="dxa"/>
                  <w:tcBorders>
                    <w:top w:val="single" w:sz="4" w:space="0" w:color="auto"/>
                    <w:left w:val="single" w:sz="4" w:space="0" w:color="auto"/>
                    <w:bottom w:val="single" w:sz="4" w:space="0" w:color="auto"/>
                    <w:right w:val="single" w:sz="4" w:space="0" w:color="auto"/>
                  </w:tcBorders>
                  <w:shd w:val="solid" w:color="008080" w:fill="auto"/>
                </w:tcPr>
                <w:p w14:paraId="53EF7C3D" w14:textId="77777777" w:rsidR="009D66B1" w:rsidRPr="00702EE3" w:rsidRDefault="009D66B1" w:rsidP="009D66B1">
                  <w:pPr>
                    <w:jc w:val="both"/>
                    <w:rPr>
                      <w:rFonts w:asciiTheme="minorHAnsi" w:hAnsiTheme="minorHAnsi" w:cstheme="minorHAnsi"/>
                      <w:b/>
                      <w:snapToGrid w:val="0"/>
                      <w:sz w:val="22"/>
                      <w:szCs w:val="22"/>
                    </w:rPr>
                  </w:pPr>
                  <w:r w:rsidRPr="00702EE3">
                    <w:rPr>
                      <w:rFonts w:asciiTheme="minorHAnsi" w:hAnsiTheme="minorHAnsi" w:cstheme="minorHAnsi"/>
                      <w:b/>
                      <w:snapToGrid w:val="0"/>
                      <w:sz w:val="22"/>
                      <w:szCs w:val="22"/>
                    </w:rPr>
                    <w:t>Euro</w:t>
                  </w:r>
                </w:p>
              </w:tc>
              <w:tc>
                <w:tcPr>
                  <w:tcW w:w="2759" w:type="dxa"/>
                  <w:tcBorders>
                    <w:top w:val="single" w:sz="4" w:space="0" w:color="auto"/>
                    <w:left w:val="single" w:sz="4" w:space="0" w:color="auto"/>
                    <w:bottom w:val="single" w:sz="4" w:space="0" w:color="auto"/>
                    <w:right w:val="single" w:sz="4" w:space="0" w:color="auto"/>
                  </w:tcBorders>
                  <w:shd w:val="solid" w:color="008080" w:fill="auto"/>
                </w:tcPr>
                <w:p w14:paraId="257E0295" w14:textId="77777777" w:rsidR="009D66B1" w:rsidRPr="00702EE3" w:rsidRDefault="009D66B1" w:rsidP="009D66B1">
                  <w:pPr>
                    <w:jc w:val="both"/>
                    <w:rPr>
                      <w:rFonts w:asciiTheme="minorHAnsi" w:hAnsiTheme="minorHAnsi" w:cstheme="minorHAnsi"/>
                      <w:b/>
                      <w:snapToGrid w:val="0"/>
                      <w:sz w:val="22"/>
                      <w:szCs w:val="22"/>
                    </w:rPr>
                  </w:pPr>
                  <w:r w:rsidRPr="00702EE3">
                    <w:rPr>
                      <w:rFonts w:asciiTheme="minorHAnsi" w:hAnsiTheme="minorHAnsi" w:cstheme="minorHAnsi"/>
                      <w:b/>
                      <w:snapToGrid w:val="0"/>
                      <w:sz w:val="22"/>
                      <w:szCs w:val="22"/>
                    </w:rPr>
                    <w:t>Euro</w:t>
                  </w:r>
                </w:p>
              </w:tc>
            </w:tr>
            <w:tr w:rsidR="009D66B1" w:rsidRPr="00702EE3" w14:paraId="5CD45EDC" w14:textId="77777777" w:rsidTr="00E10373">
              <w:trPr>
                <w:trHeight w:val="223"/>
              </w:trPr>
              <w:tc>
                <w:tcPr>
                  <w:tcW w:w="3111" w:type="dxa"/>
                  <w:tcBorders>
                    <w:top w:val="single" w:sz="6" w:space="0" w:color="008080"/>
                    <w:left w:val="single" w:sz="6" w:space="0" w:color="008080"/>
                    <w:bottom w:val="single" w:sz="6" w:space="0" w:color="008080"/>
                    <w:right w:val="single" w:sz="6" w:space="0" w:color="008080"/>
                  </w:tcBorders>
                  <w:shd w:val="solid" w:color="FFFFFF" w:fill="auto"/>
                </w:tcPr>
                <w:p w14:paraId="23F173B3" w14:textId="77777777" w:rsidR="009D66B1" w:rsidRPr="00702EE3" w:rsidRDefault="009D66B1" w:rsidP="009D66B1">
                  <w:pPr>
                    <w:jc w:val="both"/>
                    <w:rPr>
                      <w:rFonts w:asciiTheme="minorHAnsi" w:hAnsiTheme="minorHAnsi" w:cstheme="minorHAnsi"/>
                      <w:b/>
                      <w:snapToGrid w:val="0"/>
                      <w:sz w:val="22"/>
                      <w:szCs w:val="22"/>
                    </w:rPr>
                  </w:pPr>
                  <w:r w:rsidRPr="00702EE3">
                    <w:rPr>
                      <w:rFonts w:asciiTheme="minorHAnsi" w:hAnsiTheme="minorHAnsi" w:cstheme="minorHAnsi"/>
                      <w:b/>
                      <w:snapToGrid w:val="0"/>
                      <w:sz w:val="22"/>
                      <w:szCs w:val="22"/>
                    </w:rPr>
                    <w:t>1. Ajutor public nerambursabil</w:t>
                  </w:r>
                </w:p>
              </w:tc>
              <w:tc>
                <w:tcPr>
                  <w:tcW w:w="1701" w:type="dxa"/>
                  <w:tcBorders>
                    <w:top w:val="single" w:sz="4" w:space="0" w:color="auto"/>
                    <w:left w:val="single" w:sz="6" w:space="0" w:color="008080"/>
                    <w:bottom w:val="single" w:sz="4" w:space="0" w:color="auto"/>
                    <w:right w:val="single" w:sz="4" w:space="0" w:color="auto"/>
                  </w:tcBorders>
                  <w:shd w:val="solid" w:color="C0C0C0" w:fill="auto"/>
                </w:tcPr>
                <w:p w14:paraId="00F069AE" w14:textId="77777777" w:rsidR="009D66B1" w:rsidRPr="00702EE3" w:rsidRDefault="009D66B1" w:rsidP="009D66B1">
                  <w:pPr>
                    <w:jc w:val="both"/>
                    <w:rPr>
                      <w:rFonts w:asciiTheme="minorHAnsi" w:hAnsiTheme="minorHAnsi" w:cstheme="minorHAnsi"/>
                      <w:b/>
                      <w:snapToGrid w:val="0"/>
                      <w:sz w:val="22"/>
                      <w:szCs w:val="22"/>
                    </w:rPr>
                  </w:pPr>
                </w:p>
              </w:tc>
              <w:tc>
                <w:tcPr>
                  <w:tcW w:w="2126" w:type="dxa"/>
                  <w:tcBorders>
                    <w:top w:val="single" w:sz="4" w:space="0" w:color="auto"/>
                    <w:left w:val="single" w:sz="4" w:space="0" w:color="auto"/>
                    <w:bottom w:val="single" w:sz="4" w:space="0" w:color="auto"/>
                    <w:right w:val="single" w:sz="4" w:space="0" w:color="auto"/>
                  </w:tcBorders>
                  <w:shd w:val="solid" w:color="008080" w:fill="auto"/>
                </w:tcPr>
                <w:p w14:paraId="2212EEE9" w14:textId="77777777" w:rsidR="009D66B1" w:rsidRPr="00702EE3" w:rsidRDefault="009D66B1" w:rsidP="009D66B1">
                  <w:pPr>
                    <w:jc w:val="both"/>
                    <w:rPr>
                      <w:rFonts w:asciiTheme="minorHAnsi" w:hAnsiTheme="minorHAnsi" w:cstheme="minorHAnsi"/>
                      <w:b/>
                      <w:snapToGrid w:val="0"/>
                      <w:sz w:val="22"/>
                      <w:szCs w:val="22"/>
                    </w:rPr>
                  </w:pPr>
                </w:p>
              </w:tc>
              <w:tc>
                <w:tcPr>
                  <w:tcW w:w="2759" w:type="dxa"/>
                  <w:tcBorders>
                    <w:top w:val="single" w:sz="4" w:space="0" w:color="auto"/>
                    <w:left w:val="single" w:sz="4" w:space="0" w:color="auto"/>
                    <w:bottom w:val="single" w:sz="4" w:space="0" w:color="auto"/>
                  </w:tcBorders>
                  <w:shd w:val="solid" w:color="C0C0C0" w:fill="auto"/>
                </w:tcPr>
                <w:p w14:paraId="4B642B0D" w14:textId="77777777" w:rsidR="009D66B1" w:rsidRPr="00702EE3" w:rsidRDefault="009D66B1" w:rsidP="009D66B1">
                  <w:pPr>
                    <w:jc w:val="both"/>
                    <w:rPr>
                      <w:rFonts w:asciiTheme="minorHAnsi" w:hAnsiTheme="minorHAnsi" w:cstheme="minorHAnsi"/>
                      <w:b/>
                      <w:snapToGrid w:val="0"/>
                      <w:sz w:val="22"/>
                      <w:szCs w:val="22"/>
                    </w:rPr>
                  </w:pPr>
                </w:p>
              </w:tc>
            </w:tr>
            <w:tr w:rsidR="009D66B1" w:rsidRPr="00702EE3" w14:paraId="05DB90FF" w14:textId="77777777" w:rsidTr="00E10373">
              <w:trPr>
                <w:trHeight w:val="223"/>
              </w:trPr>
              <w:tc>
                <w:tcPr>
                  <w:tcW w:w="3111" w:type="dxa"/>
                  <w:tcBorders>
                    <w:top w:val="single" w:sz="6" w:space="0" w:color="008080"/>
                    <w:left w:val="single" w:sz="6" w:space="0" w:color="008080"/>
                    <w:bottom w:val="single" w:sz="6" w:space="0" w:color="008080"/>
                    <w:right w:val="single" w:sz="6" w:space="0" w:color="008080"/>
                  </w:tcBorders>
                  <w:shd w:val="solid" w:color="FFFFFF" w:fill="auto"/>
                </w:tcPr>
                <w:p w14:paraId="5A480ADE" w14:textId="77777777" w:rsidR="009D66B1" w:rsidRPr="00702EE3" w:rsidRDefault="009D66B1" w:rsidP="009D66B1">
                  <w:pPr>
                    <w:jc w:val="both"/>
                    <w:rPr>
                      <w:rFonts w:asciiTheme="minorHAnsi" w:hAnsiTheme="minorHAnsi" w:cstheme="minorHAnsi"/>
                      <w:b/>
                      <w:snapToGrid w:val="0"/>
                      <w:sz w:val="22"/>
                      <w:szCs w:val="22"/>
                    </w:rPr>
                  </w:pPr>
                  <w:r w:rsidRPr="00702EE3">
                    <w:rPr>
                      <w:rFonts w:asciiTheme="minorHAnsi" w:hAnsiTheme="minorHAnsi" w:cstheme="minorHAnsi"/>
                      <w:b/>
                      <w:snapToGrid w:val="0"/>
                      <w:sz w:val="22"/>
                      <w:szCs w:val="22"/>
                    </w:rPr>
                    <w:t>2. Cofinanţare privată, din care:</w:t>
                  </w:r>
                </w:p>
              </w:tc>
              <w:tc>
                <w:tcPr>
                  <w:tcW w:w="1701" w:type="dxa"/>
                  <w:tcBorders>
                    <w:top w:val="single" w:sz="4" w:space="0" w:color="auto"/>
                    <w:left w:val="single" w:sz="6" w:space="0" w:color="008080"/>
                    <w:bottom w:val="single" w:sz="4" w:space="0" w:color="auto"/>
                    <w:right w:val="single" w:sz="4" w:space="0" w:color="auto"/>
                  </w:tcBorders>
                  <w:shd w:val="solid" w:color="C0C0C0" w:fill="auto"/>
                </w:tcPr>
                <w:p w14:paraId="18D5C489" w14:textId="77777777" w:rsidR="009D66B1" w:rsidRPr="00702EE3" w:rsidRDefault="009D66B1" w:rsidP="009D66B1">
                  <w:pPr>
                    <w:jc w:val="both"/>
                    <w:rPr>
                      <w:rFonts w:asciiTheme="minorHAnsi" w:hAnsiTheme="minorHAnsi" w:cstheme="minorHAnsi"/>
                      <w:b/>
                      <w:snapToGrid w:val="0"/>
                      <w:sz w:val="22"/>
                      <w:szCs w:val="22"/>
                    </w:rPr>
                  </w:pPr>
                </w:p>
              </w:tc>
              <w:tc>
                <w:tcPr>
                  <w:tcW w:w="2126" w:type="dxa"/>
                  <w:tcBorders>
                    <w:top w:val="single" w:sz="4" w:space="0" w:color="auto"/>
                    <w:left w:val="single" w:sz="4" w:space="0" w:color="auto"/>
                    <w:bottom w:val="single" w:sz="4" w:space="0" w:color="auto"/>
                    <w:right w:val="single" w:sz="4" w:space="0" w:color="auto"/>
                  </w:tcBorders>
                  <w:shd w:val="solid" w:color="C0C0C0" w:fill="auto"/>
                </w:tcPr>
                <w:p w14:paraId="5BE18619" w14:textId="77777777" w:rsidR="009D66B1" w:rsidRPr="00702EE3" w:rsidRDefault="009D66B1" w:rsidP="009D66B1">
                  <w:pPr>
                    <w:jc w:val="both"/>
                    <w:rPr>
                      <w:rFonts w:asciiTheme="minorHAnsi" w:hAnsiTheme="minorHAnsi" w:cstheme="minorHAnsi"/>
                      <w:b/>
                      <w:snapToGrid w:val="0"/>
                      <w:sz w:val="22"/>
                      <w:szCs w:val="22"/>
                    </w:rPr>
                  </w:pPr>
                </w:p>
              </w:tc>
              <w:tc>
                <w:tcPr>
                  <w:tcW w:w="2759" w:type="dxa"/>
                  <w:tcBorders>
                    <w:top w:val="single" w:sz="4" w:space="0" w:color="auto"/>
                    <w:left w:val="single" w:sz="4" w:space="0" w:color="auto"/>
                    <w:bottom w:val="single" w:sz="4" w:space="0" w:color="auto"/>
                  </w:tcBorders>
                  <w:shd w:val="solid" w:color="C0C0C0" w:fill="auto"/>
                </w:tcPr>
                <w:p w14:paraId="75E24E1C" w14:textId="77777777" w:rsidR="009D66B1" w:rsidRPr="00702EE3" w:rsidRDefault="009D66B1" w:rsidP="009D66B1">
                  <w:pPr>
                    <w:jc w:val="both"/>
                    <w:rPr>
                      <w:rFonts w:asciiTheme="minorHAnsi" w:hAnsiTheme="minorHAnsi" w:cstheme="minorHAnsi"/>
                      <w:b/>
                      <w:snapToGrid w:val="0"/>
                      <w:sz w:val="22"/>
                      <w:szCs w:val="22"/>
                    </w:rPr>
                  </w:pPr>
                </w:p>
              </w:tc>
            </w:tr>
            <w:tr w:rsidR="009D66B1" w:rsidRPr="00702EE3" w14:paraId="263172DC" w14:textId="77777777" w:rsidTr="00E10373">
              <w:trPr>
                <w:trHeight w:val="223"/>
              </w:trPr>
              <w:tc>
                <w:tcPr>
                  <w:tcW w:w="3111" w:type="dxa"/>
                  <w:tcBorders>
                    <w:top w:val="single" w:sz="6" w:space="0" w:color="008080"/>
                    <w:left w:val="single" w:sz="6" w:space="0" w:color="008080"/>
                    <w:bottom w:val="single" w:sz="6" w:space="0" w:color="008080"/>
                    <w:right w:val="single" w:sz="6" w:space="0" w:color="008080"/>
                  </w:tcBorders>
                  <w:shd w:val="solid" w:color="FFFFFF" w:fill="auto"/>
                </w:tcPr>
                <w:p w14:paraId="53562DD3" w14:textId="77777777" w:rsidR="009D66B1" w:rsidRPr="00702EE3" w:rsidRDefault="009D66B1" w:rsidP="009D66B1">
                  <w:pPr>
                    <w:jc w:val="both"/>
                    <w:rPr>
                      <w:rFonts w:asciiTheme="minorHAnsi" w:hAnsiTheme="minorHAnsi" w:cstheme="minorHAnsi"/>
                      <w:snapToGrid w:val="0"/>
                      <w:sz w:val="22"/>
                      <w:szCs w:val="22"/>
                    </w:rPr>
                  </w:pPr>
                  <w:r w:rsidRPr="00702EE3">
                    <w:rPr>
                      <w:rFonts w:asciiTheme="minorHAnsi" w:hAnsiTheme="minorHAnsi" w:cstheme="minorHAnsi"/>
                      <w:snapToGrid w:val="0"/>
                      <w:sz w:val="22"/>
                      <w:szCs w:val="22"/>
                    </w:rPr>
                    <w:t xml:space="preserve"> 2.1  - autofinanţare</w:t>
                  </w:r>
                </w:p>
              </w:tc>
              <w:tc>
                <w:tcPr>
                  <w:tcW w:w="1701" w:type="dxa"/>
                  <w:tcBorders>
                    <w:top w:val="single" w:sz="4" w:space="0" w:color="auto"/>
                    <w:left w:val="single" w:sz="6" w:space="0" w:color="008080"/>
                    <w:bottom w:val="single" w:sz="4" w:space="0" w:color="auto"/>
                    <w:right w:val="single" w:sz="4" w:space="0" w:color="auto"/>
                  </w:tcBorders>
                  <w:shd w:val="solid" w:color="C0C0C0" w:fill="auto"/>
                </w:tcPr>
                <w:p w14:paraId="2C28D16B" w14:textId="77777777" w:rsidR="009D66B1" w:rsidRPr="00702EE3" w:rsidRDefault="009D66B1" w:rsidP="009D66B1">
                  <w:pPr>
                    <w:jc w:val="both"/>
                    <w:rPr>
                      <w:rFonts w:asciiTheme="minorHAnsi" w:hAnsiTheme="minorHAnsi" w:cstheme="minorHAnsi"/>
                      <w:b/>
                      <w:snapToGrid w:val="0"/>
                      <w:sz w:val="22"/>
                      <w:szCs w:val="22"/>
                    </w:rPr>
                  </w:pPr>
                </w:p>
              </w:tc>
              <w:tc>
                <w:tcPr>
                  <w:tcW w:w="2126" w:type="dxa"/>
                  <w:tcBorders>
                    <w:top w:val="single" w:sz="4" w:space="0" w:color="auto"/>
                    <w:left w:val="single" w:sz="4" w:space="0" w:color="auto"/>
                    <w:bottom w:val="single" w:sz="4" w:space="0" w:color="auto"/>
                    <w:right w:val="single" w:sz="4" w:space="0" w:color="auto"/>
                  </w:tcBorders>
                  <w:shd w:val="solid" w:color="C0C0C0" w:fill="auto"/>
                </w:tcPr>
                <w:p w14:paraId="34F6C093" w14:textId="77777777" w:rsidR="009D66B1" w:rsidRPr="00702EE3" w:rsidRDefault="009D66B1" w:rsidP="009D66B1">
                  <w:pPr>
                    <w:jc w:val="both"/>
                    <w:rPr>
                      <w:rFonts w:asciiTheme="minorHAnsi" w:hAnsiTheme="minorHAnsi" w:cstheme="minorHAnsi"/>
                      <w:b/>
                      <w:snapToGrid w:val="0"/>
                      <w:sz w:val="22"/>
                      <w:szCs w:val="22"/>
                    </w:rPr>
                  </w:pPr>
                </w:p>
              </w:tc>
              <w:tc>
                <w:tcPr>
                  <w:tcW w:w="2759" w:type="dxa"/>
                  <w:tcBorders>
                    <w:top w:val="single" w:sz="4" w:space="0" w:color="auto"/>
                    <w:left w:val="single" w:sz="4" w:space="0" w:color="auto"/>
                    <w:bottom w:val="single" w:sz="4" w:space="0" w:color="auto"/>
                  </w:tcBorders>
                  <w:shd w:val="solid" w:color="C0C0C0" w:fill="auto"/>
                </w:tcPr>
                <w:p w14:paraId="7946A4E9" w14:textId="77777777" w:rsidR="009D66B1" w:rsidRPr="00702EE3" w:rsidRDefault="009D66B1" w:rsidP="009D66B1">
                  <w:pPr>
                    <w:jc w:val="both"/>
                    <w:rPr>
                      <w:rFonts w:asciiTheme="minorHAnsi" w:hAnsiTheme="minorHAnsi" w:cstheme="minorHAnsi"/>
                      <w:b/>
                      <w:snapToGrid w:val="0"/>
                      <w:sz w:val="22"/>
                      <w:szCs w:val="22"/>
                    </w:rPr>
                  </w:pPr>
                </w:p>
              </w:tc>
            </w:tr>
            <w:tr w:rsidR="009D66B1" w:rsidRPr="00702EE3" w14:paraId="298AC63D" w14:textId="77777777" w:rsidTr="00E10373">
              <w:trPr>
                <w:trHeight w:val="223"/>
              </w:trPr>
              <w:tc>
                <w:tcPr>
                  <w:tcW w:w="3111" w:type="dxa"/>
                  <w:tcBorders>
                    <w:top w:val="single" w:sz="6" w:space="0" w:color="008080"/>
                    <w:left w:val="single" w:sz="6" w:space="0" w:color="008080"/>
                    <w:bottom w:val="single" w:sz="6" w:space="0" w:color="008080"/>
                    <w:right w:val="single" w:sz="6" w:space="0" w:color="008080"/>
                  </w:tcBorders>
                  <w:shd w:val="solid" w:color="FFFFFF" w:fill="auto"/>
                </w:tcPr>
                <w:p w14:paraId="52103145" w14:textId="77777777" w:rsidR="009D66B1" w:rsidRPr="00702EE3" w:rsidRDefault="009D66B1" w:rsidP="009D66B1">
                  <w:pPr>
                    <w:jc w:val="both"/>
                    <w:rPr>
                      <w:rFonts w:asciiTheme="minorHAnsi" w:hAnsiTheme="minorHAnsi" w:cstheme="minorHAnsi"/>
                      <w:snapToGrid w:val="0"/>
                      <w:sz w:val="22"/>
                      <w:szCs w:val="22"/>
                    </w:rPr>
                  </w:pPr>
                  <w:r w:rsidRPr="00702EE3">
                    <w:rPr>
                      <w:rFonts w:asciiTheme="minorHAnsi" w:hAnsiTheme="minorHAnsi" w:cstheme="minorHAnsi"/>
                      <w:snapToGrid w:val="0"/>
                      <w:sz w:val="22"/>
                      <w:szCs w:val="22"/>
                    </w:rPr>
                    <w:t xml:space="preserve"> 2.2  - împrumuturi</w:t>
                  </w:r>
                </w:p>
              </w:tc>
              <w:tc>
                <w:tcPr>
                  <w:tcW w:w="1701" w:type="dxa"/>
                  <w:tcBorders>
                    <w:top w:val="single" w:sz="4" w:space="0" w:color="auto"/>
                    <w:left w:val="single" w:sz="6" w:space="0" w:color="008080"/>
                    <w:bottom w:val="single" w:sz="4" w:space="0" w:color="auto"/>
                    <w:right w:val="single" w:sz="4" w:space="0" w:color="auto"/>
                  </w:tcBorders>
                  <w:shd w:val="solid" w:color="C0C0C0" w:fill="auto"/>
                </w:tcPr>
                <w:p w14:paraId="523F0B9E" w14:textId="77777777" w:rsidR="009D66B1" w:rsidRPr="00702EE3" w:rsidRDefault="009D66B1" w:rsidP="009D66B1">
                  <w:pPr>
                    <w:jc w:val="both"/>
                    <w:rPr>
                      <w:rFonts w:asciiTheme="minorHAnsi" w:hAnsiTheme="minorHAnsi" w:cstheme="minorHAnsi"/>
                      <w:b/>
                      <w:snapToGrid w:val="0"/>
                      <w:sz w:val="22"/>
                      <w:szCs w:val="22"/>
                    </w:rPr>
                  </w:pPr>
                </w:p>
              </w:tc>
              <w:tc>
                <w:tcPr>
                  <w:tcW w:w="2126" w:type="dxa"/>
                  <w:tcBorders>
                    <w:top w:val="single" w:sz="4" w:space="0" w:color="auto"/>
                    <w:left w:val="single" w:sz="4" w:space="0" w:color="auto"/>
                    <w:bottom w:val="single" w:sz="4" w:space="0" w:color="auto"/>
                    <w:right w:val="single" w:sz="4" w:space="0" w:color="auto"/>
                  </w:tcBorders>
                  <w:shd w:val="solid" w:color="C0C0C0" w:fill="auto"/>
                </w:tcPr>
                <w:p w14:paraId="57AD8749" w14:textId="77777777" w:rsidR="009D66B1" w:rsidRPr="00702EE3" w:rsidRDefault="009D66B1" w:rsidP="009D66B1">
                  <w:pPr>
                    <w:jc w:val="both"/>
                    <w:rPr>
                      <w:rFonts w:asciiTheme="minorHAnsi" w:hAnsiTheme="minorHAnsi" w:cstheme="minorHAnsi"/>
                      <w:b/>
                      <w:snapToGrid w:val="0"/>
                      <w:sz w:val="22"/>
                      <w:szCs w:val="22"/>
                    </w:rPr>
                  </w:pPr>
                </w:p>
              </w:tc>
              <w:tc>
                <w:tcPr>
                  <w:tcW w:w="2759" w:type="dxa"/>
                  <w:tcBorders>
                    <w:top w:val="single" w:sz="4" w:space="0" w:color="auto"/>
                    <w:left w:val="single" w:sz="4" w:space="0" w:color="auto"/>
                    <w:bottom w:val="single" w:sz="4" w:space="0" w:color="auto"/>
                  </w:tcBorders>
                  <w:shd w:val="solid" w:color="C0C0C0" w:fill="auto"/>
                </w:tcPr>
                <w:p w14:paraId="372BE206" w14:textId="77777777" w:rsidR="009D66B1" w:rsidRPr="00702EE3" w:rsidRDefault="009D66B1" w:rsidP="009D66B1">
                  <w:pPr>
                    <w:jc w:val="both"/>
                    <w:rPr>
                      <w:rFonts w:asciiTheme="minorHAnsi" w:hAnsiTheme="minorHAnsi" w:cstheme="minorHAnsi"/>
                      <w:b/>
                      <w:snapToGrid w:val="0"/>
                      <w:sz w:val="22"/>
                      <w:szCs w:val="22"/>
                    </w:rPr>
                  </w:pPr>
                </w:p>
              </w:tc>
            </w:tr>
            <w:tr w:rsidR="009D66B1" w:rsidRPr="00702EE3" w14:paraId="15F483D6" w14:textId="77777777" w:rsidTr="00E10373">
              <w:trPr>
                <w:trHeight w:val="223"/>
              </w:trPr>
              <w:tc>
                <w:tcPr>
                  <w:tcW w:w="3111" w:type="dxa"/>
                  <w:tcBorders>
                    <w:top w:val="single" w:sz="6" w:space="0" w:color="008080"/>
                    <w:left w:val="single" w:sz="6" w:space="0" w:color="008080"/>
                    <w:bottom w:val="single" w:sz="6" w:space="0" w:color="008080"/>
                    <w:right w:val="single" w:sz="6" w:space="0" w:color="008080"/>
                  </w:tcBorders>
                  <w:shd w:val="solid" w:color="FFFFFF" w:fill="auto"/>
                </w:tcPr>
                <w:p w14:paraId="4BE3E5A1" w14:textId="77777777" w:rsidR="009D66B1" w:rsidRPr="00702EE3" w:rsidRDefault="009D66B1" w:rsidP="009D66B1">
                  <w:pPr>
                    <w:jc w:val="both"/>
                    <w:rPr>
                      <w:rFonts w:asciiTheme="minorHAnsi" w:hAnsiTheme="minorHAnsi" w:cstheme="minorHAnsi"/>
                      <w:snapToGrid w:val="0"/>
                      <w:sz w:val="22"/>
                      <w:szCs w:val="22"/>
                    </w:rPr>
                  </w:pPr>
                  <w:r w:rsidRPr="00702EE3">
                    <w:rPr>
                      <w:rFonts w:asciiTheme="minorHAnsi" w:hAnsiTheme="minorHAnsi" w:cstheme="minorHAnsi"/>
                      <w:b/>
                      <w:snapToGrid w:val="0"/>
                      <w:sz w:val="22"/>
                      <w:szCs w:val="22"/>
                    </w:rPr>
                    <w:t>3. TOTAL PROIECT</w:t>
                  </w:r>
                </w:p>
              </w:tc>
              <w:tc>
                <w:tcPr>
                  <w:tcW w:w="1701" w:type="dxa"/>
                  <w:tcBorders>
                    <w:top w:val="single" w:sz="4" w:space="0" w:color="auto"/>
                    <w:left w:val="single" w:sz="6" w:space="0" w:color="008080"/>
                    <w:bottom w:val="single" w:sz="4" w:space="0" w:color="auto"/>
                    <w:right w:val="single" w:sz="4" w:space="0" w:color="auto"/>
                  </w:tcBorders>
                  <w:shd w:val="solid" w:color="C0C0C0" w:fill="auto"/>
                </w:tcPr>
                <w:p w14:paraId="00ED38AB" w14:textId="77777777" w:rsidR="009D66B1" w:rsidRPr="00702EE3" w:rsidRDefault="009D66B1" w:rsidP="009D66B1">
                  <w:pPr>
                    <w:jc w:val="both"/>
                    <w:rPr>
                      <w:rFonts w:asciiTheme="minorHAnsi" w:hAnsiTheme="minorHAnsi" w:cstheme="minorHAnsi"/>
                      <w:b/>
                      <w:snapToGrid w:val="0"/>
                      <w:sz w:val="22"/>
                      <w:szCs w:val="22"/>
                    </w:rPr>
                  </w:pPr>
                </w:p>
              </w:tc>
              <w:tc>
                <w:tcPr>
                  <w:tcW w:w="2126" w:type="dxa"/>
                  <w:tcBorders>
                    <w:top w:val="single" w:sz="4" w:space="0" w:color="auto"/>
                    <w:left w:val="single" w:sz="4" w:space="0" w:color="auto"/>
                    <w:bottom w:val="single" w:sz="4" w:space="0" w:color="auto"/>
                    <w:right w:val="single" w:sz="4" w:space="0" w:color="auto"/>
                  </w:tcBorders>
                  <w:shd w:val="solid" w:color="C0C0C0" w:fill="auto"/>
                </w:tcPr>
                <w:p w14:paraId="27A3B02B" w14:textId="77777777" w:rsidR="009D66B1" w:rsidRPr="00702EE3" w:rsidRDefault="009D66B1" w:rsidP="009D66B1">
                  <w:pPr>
                    <w:jc w:val="both"/>
                    <w:rPr>
                      <w:rFonts w:asciiTheme="minorHAnsi" w:hAnsiTheme="minorHAnsi" w:cstheme="minorHAnsi"/>
                      <w:b/>
                      <w:snapToGrid w:val="0"/>
                      <w:sz w:val="22"/>
                      <w:szCs w:val="22"/>
                    </w:rPr>
                  </w:pPr>
                </w:p>
              </w:tc>
              <w:tc>
                <w:tcPr>
                  <w:tcW w:w="2759" w:type="dxa"/>
                  <w:tcBorders>
                    <w:top w:val="single" w:sz="4" w:space="0" w:color="auto"/>
                    <w:left w:val="single" w:sz="4" w:space="0" w:color="auto"/>
                    <w:bottom w:val="single" w:sz="4" w:space="0" w:color="auto"/>
                  </w:tcBorders>
                  <w:shd w:val="solid" w:color="C0C0C0" w:fill="auto"/>
                </w:tcPr>
                <w:p w14:paraId="4DAA365E" w14:textId="77777777" w:rsidR="009D66B1" w:rsidRPr="00702EE3" w:rsidRDefault="009D66B1" w:rsidP="009D66B1">
                  <w:pPr>
                    <w:jc w:val="both"/>
                    <w:rPr>
                      <w:rFonts w:asciiTheme="minorHAnsi" w:hAnsiTheme="minorHAnsi" w:cstheme="minorHAnsi"/>
                      <w:b/>
                      <w:snapToGrid w:val="0"/>
                      <w:sz w:val="22"/>
                      <w:szCs w:val="22"/>
                    </w:rPr>
                  </w:pPr>
                </w:p>
              </w:tc>
            </w:tr>
            <w:tr w:rsidR="009D66B1" w:rsidRPr="00702EE3" w14:paraId="328E5EB9" w14:textId="77777777" w:rsidTr="00E10373">
              <w:trPr>
                <w:trHeight w:val="223"/>
              </w:trPr>
              <w:tc>
                <w:tcPr>
                  <w:tcW w:w="3111" w:type="dxa"/>
                  <w:tcBorders>
                    <w:top w:val="single" w:sz="6" w:space="0" w:color="008080"/>
                    <w:left w:val="single" w:sz="6" w:space="0" w:color="008080"/>
                    <w:bottom w:val="single" w:sz="6" w:space="0" w:color="008080"/>
                    <w:right w:val="single" w:sz="6" w:space="0" w:color="008080"/>
                  </w:tcBorders>
                  <w:shd w:val="solid" w:color="FFFFFF" w:fill="auto"/>
                </w:tcPr>
                <w:p w14:paraId="60727611" w14:textId="77777777" w:rsidR="009D66B1" w:rsidRPr="00702EE3" w:rsidRDefault="009D66B1" w:rsidP="009D66B1">
                  <w:pPr>
                    <w:jc w:val="both"/>
                    <w:rPr>
                      <w:rFonts w:asciiTheme="minorHAnsi" w:hAnsiTheme="minorHAnsi" w:cstheme="minorHAnsi"/>
                      <w:snapToGrid w:val="0"/>
                      <w:sz w:val="22"/>
                      <w:szCs w:val="22"/>
                    </w:rPr>
                  </w:pPr>
                  <w:r w:rsidRPr="00702EE3">
                    <w:rPr>
                      <w:rFonts w:asciiTheme="minorHAnsi" w:hAnsiTheme="minorHAnsi" w:cstheme="minorHAnsi"/>
                      <w:snapToGrid w:val="0"/>
                      <w:sz w:val="22"/>
                      <w:szCs w:val="22"/>
                    </w:rPr>
                    <w:t>Procent contribuţie publică</w:t>
                  </w:r>
                </w:p>
              </w:tc>
              <w:tc>
                <w:tcPr>
                  <w:tcW w:w="1701" w:type="dxa"/>
                  <w:tcBorders>
                    <w:top w:val="single" w:sz="4" w:space="0" w:color="auto"/>
                    <w:left w:val="single" w:sz="6" w:space="0" w:color="008080"/>
                    <w:bottom w:val="single" w:sz="4" w:space="0" w:color="auto"/>
                    <w:right w:val="single" w:sz="4" w:space="0" w:color="auto"/>
                  </w:tcBorders>
                  <w:shd w:val="solid" w:color="C0C0C0" w:fill="auto"/>
                </w:tcPr>
                <w:p w14:paraId="22285566" w14:textId="77777777" w:rsidR="009D66B1" w:rsidRPr="00702EE3" w:rsidRDefault="009D66B1" w:rsidP="009D66B1">
                  <w:pPr>
                    <w:jc w:val="both"/>
                    <w:rPr>
                      <w:rFonts w:asciiTheme="minorHAnsi" w:hAnsiTheme="minorHAnsi" w:cstheme="minorHAnsi"/>
                      <w:b/>
                      <w:snapToGrid w:val="0"/>
                      <w:sz w:val="22"/>
                      <w:szCs w:val="22"/>
                    </w:rPr>
                  </w:pPr>
                </w:p>
              </w:tc>
              <w:tc>
                <w:tcPr>
                  <w:tcW w:w="2126" w:type="dxa"/>
                  <w:tcBorders>
                    <w:top w:val="single" w:sz="4" w:space="0" w:color="auto"/>
                    <w:left w:val="single" w:sz="4" w:space="0" w:color="auto"/>
                    <w:bottom w:val="single" w:sz="4" w:space="0" w:color="auto"/>
                    <w:right w:val="single" w:sz="4" w:space="0" w:color="auto"/>
                  </w:tcBorders>
                  <w:shd w:val="solid" w:color="C0C0C0" w:fill="auto"/>
                </w:tcPr>
                <w:p w14:paraId="00610120" w14:textId="77777777" w:rsidR="009D66B1" w:rsidRPr="00702EE3" w:rsidRDefault="009D66B1" w:rsidP="009D66B1">
                  <w:pPr>
                    <w:jc w:val="both"/>
                    <w:rPr>
                      <w:rFonts w:asciiTheme="minorHAnsi" w:hAnsiTheme="minorHAnsi" w:cstheme="minorHAnsi"/>
                      <w:b/>
                      <w:snapToGrid w:val="0"/>
                      <w:sz w:val="22"/>
                      <w:szCs w:val="22"/>
                    </w:rPr>
                  </w:pPr>
                </w:p>
              </w:tc>
              <w:tc>
                <w:tcPr>
                  <w:tcW w:w="2759" w:type="dxa"/>
                  <w:tcBorders>
                    <w:top w:val="single" w:sz="4" w:space="0" w:color="auto"/>
                    <w:left w:val="single" w:sz="4" w:space="0" w:color="auto"/>
                    <w:bottom w:val="single" w:sz="4" w:space="0" w:color="auto"/>
                  </w:tcBorders>
                  <w:shd w:val="solid" w:color="C0C0C0" w:fill="auto"/>
                </w:tcPr>
                <w:p w14:paraId="2474DEA6" w14:textId="77777777" w:rsidR="009D66B1" w:rsidRPr="00702EE3" w:rsidRDefault="009D66B1" w:rsidP="009D66B1">
                  <w:pPr>
                    <w:jc w:val="both"/>
                    <w:rPr>
                      <w:rFonts w:asciiTheme="minorHAnsi" w:hAnsiTheme="minorHAnsi" w:cstheme="minorHAnsi"/>
                      <w:b/>
                      <w:snapToGrid w:val="0"/>
                      <w:sz w:val="22"/>
                      <w:szCs w:val="22"/>
                    </w:rPr>
                  </w:pPr>
                </w:p>
              </w:tc>
            </w:tr>
            <w:tr w:rsidR="009D66B1" w:rsidRPr="00702EE3" w14:paraId="10F992D5" w14:textId="77777777" w:rsidTr="00E10373">
              <w:trPr>
                <w:trHeight w:val="223"/>
              </w:trPr>
              <w:tc>
                <w:tcPr>
                  <w:tcW w:w="3111" w:type="dxa"/>
                  <w:tcBorders>
                    <w:top w:val="single" w:sz="6" w:space="0" w:color="008080"/>
                    <w:left w:val="single" w:sz="6" w:space="0" w:color="008080"/>
                    <w:bottom w:val="single" w:sz="6" w:space="0" w:color="008080"/>
                    <w:right w:val="single" w:sz="6" w:space="0" w:color="008080"/>
                  </w:tcBorders>
                  <w:shd w:val="clear" w:color="auto" w:fill="808080" w:themeFill="background1" w:themeFillShade="80"/>
                </w:tcPr>
                <w:p w14:paraId="1AD4ADF6" w14:textId="77777777" w:rsidR="009D66B1" w:rsidRPr="00702EE3" w:rsidRDefault="009D66B1" w:rsidP="009D66B1">
                  <w:pPr>
                    <w:jc w:val="both"/>
                    <w:rPr>
                      <w:rFonts w:asciiTheme="minorHAnsi" w:hAnsiTheme="minorHAnsi" w:cstheme="minorHAnsi"/>
                      <w:snapToGrid w:val="0"/>
                      <w:sz w:val="22"/>
                      <w:szCs w:val="22"/>
                    </w:rPr>
                  </w:pPr>
                  <w:r w:rsidRPr="00702EE3">
                    <w:rPr>
                      <w:rFonts w:asciiTheme="minorHAnsi" w:hAnsiTheme="minorHAnsi" w:cstheme="minorHAnsi"/>
                      <w:snapToGrid w:val="0"/>
                      <w:sz w:val="22"/>
                      <w:szCs w:val="22"/>
                    </w:rPr>
                    <w:t>Avans solicitat</w:t>
                  </w:r>
                </w:p>
              </w:tc>
              <w:tc>
                <w:tcPr>
                  <w:tcW w:w="1701" w:type="dxa"/>
                  <w:tcBorders>
                    <w:top w:val="single" w:sz="4" w:space="0" w:color="auto"/>
                    <w:left w:val="single" w:sz="6" w:space="0" w:color="008080"/>
                    <w:bottom w:val="single" w:sz="4" w:space="0" w:color="auto"/>
                    <w:right w:val="single" w:sz="4" w:space="0" w:color="auto"/>
                  </w:tcBorders>
                  <w:shd w:val="clear" w:color="auto" w:fill="808080" w:themeFill="background1" w:themeFillShade="80"/>
                </w:tcPr>
                <w:p w14:paraId="6C22662B" w14:textId="77777777" w:rsidR="009D66B1" w:rsidRPr="00702EE3" w:rsidRDefault="009D66B1" w:rsidP="009D66B1">
                  <w:pPr>
                    <w:jc w:val="both"/>
                    <w:rPr>
                      <w:rFonts w:asciiTheme="minorHAnsi" w:hAnsiTheme="minorHAnsi" w:cstheme="minorHAnsi"/>
                      <w:b/>
                      <w:snapToGrid w:val="0"/>
                      <w:sz w:val="22"/>
                      <w:szCs w:val="22"/>
                    </w:rPr>
                  </w:pPr>
                </w:p>
              </w:tc>
              <w:tc>
                <w:tcPr>
                  <w:tcW w:w="2126" w:type="dxa"/>
                  <w:tcBorders>
                    <w:top w:val="single" w:sz="4" w:space="0" w:color="auto"/>
                    <w:left w:val="single" w:sz="4" w:space="0" w:color="auto"/>
                    <w:bottom w:val="single" w:sz="4" w:space="0" w:color="auto"/>
                    <w:right w:val="single" w:sz="4" w:space="0" w:color="auto"/>
                  </w:tcBorders>
                  <w:shd w:val="clear" w:color="auto" w:fill="808080" w:themeFill="background1" w:themeFillShade="80"/>
                </w:tcPr>
                <w:p w14:paraId="7EB67B79" w14:textId="77777777" w:rsidR="009D66B1" w:rsidRPr="00702EE3" w:rsidRDefault="009D66B1" w:rsidP="009D66B1">
                  <w:pPr>
                    <w:jc w:val="both"/>
                    <w:rPr>
                      <w:rFonts w:asciiTheme="minorHAnsi" w:hAnsiTheme="minorHAnsi" w:cstheme="minorHAnsi"/>
                      <w:b/>
                      <w:snapToGrid w:val="0"/>
                      <w:sz w:val="22"/>
                      <w:szCs w:val="22"/>
                    </w:rPr>
                  </w:pPr>
                </w:p>
              </w:tc>
              <w:tc>
                <w:tcPr>
                  <w:tcW w:w="2759" w:type="dxa"/>
                  <w:tcBorders>
                    <w:top w:val="single" w:sz="4" w:space="0" w:color="auto"/>
                    <w:left w:val="single" w:sz="4" w:space="0" w:color="auto"/>
                    <w:bottom w:val="single" w:sz="4" w:space="0" w:color="auto"/>
                  </w:tcBorders>
                  <w:shd w:val="clear" w:color="auto" w:fill="808080" w:themeFill="background1" w:themeFillShade="80"/>
                </w:tcPr>
                <w:p w14:paraId="39ABDAE7" w14:textId="77777777" w:rsidR="009D66B1" w:rsidRPr="00702EE3" w:rsidRDefault="009D66B1" w:rsidP="009D66B1">
                  <w:pPr>
                    <w:jc w:val="both"/>
                    <w:rPr>
                      <w:rFonts w:asciiTheme="minorHAnsi" w:hAnsiTheme="minorHAnsi" w:cstheme="minorHAnsi"/>
                      <w:b/>
                      <w:snapToGrid w:val="0"/>
                      <w:sz w:val="22"/>
                      <w:szCs w:val="22"/>
                    </w:rPr>
                  </w:pPr>
                </w:p>
              </w:tc>
            </w:tr>
            <w:tr w:rsidR="009D66B1" w:rsidRPr="00702EE3" w14:paraId="06C89C3D" w14:textId="77777777" w:rsidTr="00E10373">
              <w:trPr>
                <w:trHeight w:val="223"/>
              </w:trPr>
              <w:tc>
                <w:tcPr>
                  <w:tcW w:w="3111" w:type="dxa"/>
                  <w:tcBorders>
                    <w:top w:val="single" w:sz="6" w:space="0" w:color="008080"/>
                    <w:left w:val="single" w:sz="6" w:space="0" w:color="008080"/>
                    <w:bottom w:val="single" w:sz="6" w:space="0" w:color="008080"/>
                    <w:right w:val="single" w:sz="6" w:space="0" w:color="008080"/>
                  </w:tcBorders>
                  <w:shd w:val="clear" w:color="auto" w:fill="808080" w:themeFill="background1" w:themeFillShade="80"/>
                </w:tcPr>
                <w:p w14:paraId="5182B0B9" w14:textId="77777777" w:rsidR="009D66B1" w:rsidRPr="00702EE3" w:rsidRDefault="009D66B1" w:rsidP="009D66B1">
                  <w:pPr>
                    <w:jc w:val="both"/>
                    <w:rPr>
                      <w:rFonts w:asciiTheme="minorHAnsi" w:hAnsiTheme="minorHAnsi" w:cstheme="minorHAnsi"/>
                      <w:snapToGrid w:val="0"/>
                      <w:sz w:val="22"/>
                      <w:szCs w:val="22"/>
                    </w:rPr>
                  </w:pPr>
                  <w:r w:rsidRPr="00702EE3">
                    <w:rPr>
                      <w:rFonts w:asciiTheme="minorHAnsi" w:hAnsiTheme="minorHAnsi" w:cstheme="minorHAnsi"/>
                      <w:snapToGrid w:val="0"/>
                      <w:sz w:val="22"/>
                      <w:szCs w:val="22"/>
                    </w:rPr>
                    <w:t>Procent avans</w:t>
                  </w:r>
                </w:p>
              </w:tc>
              <w:tc>
                <w:tcPr>
                  <w:tcW w:w="1701" w:type="dxa"/>
                  <w:tcBorders>
                    <w:top w:val="single" w:sz="4" w:space="0" w:color="auto"/>
                    <w:left w:val="single" w:sz="6" w:space="0" w:color="008080"/>
                    <w:bottom w:val="single" w:sz="4" w:space="0" w:color="auto"/>
                    <w:right w:val="single" w:sz="4" w:space="0" w:color="auto"/>
                  </w:tcBorders>
                  <w:shd w:val="clear" w:color="auto" w:fill="808080" w:themeFill="background1" w:themeFillShade="80"/>
                </w:tcPr>
                <w:p w14:paraId="1DC27DA7" w14:textId="77777777" w:rsidR="009D66B1" w:rsidRPr="00702EE3" w:rsidRDefault="009D66B1" w:rsidP="009D66B1">
                  <w:pPr>
                    <w:jc w:val="both"/>
                    <w:rPr>
                      <w:rFonts w:asciiTheme="minorHAnsi" w:hAnsiTheme="minorHAnsi" w:cstheme="minorHAnsi"/>
                      <w:b/>
                      <w:snapToGrid w:val="0"/>
                      <w:sz w:val="22"/>
                      <w:szCs w:val="22"/>
                    </w:rPr>
                  </w:pPr>
                </w:p>
              </w:tc>
              <w:tc>
                <w:tcPr>
                  <w:tcW w:w="2126" w:type="dxa"/>
                  <w:tcBorders>
                    <w:top w:val="single" w:sz="4" w:space="0" w:color="auto"/>
                    <w:left w:val="single" w:sz="4" w:space="0" w:color="auto"/>
                    <w:bottom w:val="single" w:sz="4" w:space="0" w:color="auto"/>
                    <w:right w:val="single" w:sz="4" w:space="0" w:color="auto"/>
                  </w:tcBorders>
                  <w:shd w:val="clear" w:color="auto" w:fill="808080" w:themeFill="background1" w:themeFillShade="80"/>
                </w:tcPr>
                <w:p w14:paraId="495B3E58" w14:textId="77777777" w:rsidR="009D66B1" w:rsidRPr="00702EE3" w:rsidRDefault="009D66B1" w:rsidP="009D66B1">
                  <w:pPr>
                    <w:jc w:val="both"/>
                    <w:rPr>
                      <w:rFonts w:asciiTheme="minorHAnsi" w:hAnsiTheme="minorHAnsi" w:cstheme="minorHAnsi"/>
                      <w:b/>
                      <w:snapToGrid w:val="0"/>
                      <w:sz w:val="22"/>
                      <w:szCs w:val="22"/>
                    </w:rPr>
                  </w:pPr>
                </w:p>
              </w:tc>
              <w:tc>
                <w:tcPr>
                  <w:tcW w:w="2759" w:type="dxa"/>
                  <w:tcBorders>
                    <w:top w:val="single" w:sz="4" w:space="0" w:color="auto"/>
                    <w:left w:val="single" w:sz="4" w:space="0" w:color="auto"/>
                    <w:bottom w:val="single" w:sz="4" w:space="0" w:color="auto"/>
                  </w:tcBorders>
                  <w:shd w:val="clear" w:color="auto" w:fill="808080" w:themeFill="background1" w:themeFillShade="80"/>
                </w:tcPr>
                <w:p w14:paraId="4C73852B" w14:textId="77777777" w:rsidR="009D66B1" w:rsidRPr="00702EE3" w:rsidRDefault="009D66B1" w:rsidP="009D66B1">
                  <w:pPr>
                    <w:jc w:val="both"/>
                    <w:rPr>
                      <w:rFonts w:asciiTheme="minorHAnsi" w:hAnsiTheme="minorHAnsi" w:cstheme="minorHAnsi"/>
                      <w:b/>
                      <w:snapToGrid w:val="0"/>
                      <w:sz w:val="22"/>
                      <w:szCs w:val="22"/>
                    </w:rPr>
                  </w:pPr>
                </w:p>
              </w:tc>
            </w:tr>
          </w:tbl>
          <w:p w14:paraId="591E8CED" w14:textId="77777777" w:rsidR="009D66B1" w:rsidRPr="00702EE3" w:rsidRDefault="009D66B1" w:rsidP="00E10373">
            <w:pPr>
              <w:pStyle w:val="Heading9"/>
              <w:jc w:val="both"/>
              <w:rPr>
                <w:rFonts w:asciiTheme="minorHAnsi" w:hAnsiTheme="minorHAnsi" w:cstheme="minorHAnsi"/>
                <w:sz w:val="22"/>
                <w:szCs w:val="22"/>
                <w:lang w:val="ro-RO"/>
              </w:rPr>
            </w:pPr>
          </w:p>
          <w:p w14:paraId="041145DB" w14:textId="77777777" w:rsidR="009D66B1" w:rsidRPr="00702EE3" w:rsidRDefault="009D66B1" w:rsidP="00E10373">
            <w:pPr>
              <w:rPr>
                <w:sz w:val="22"/>
                <w:szCs w:val="22"/>
                <w:lang w:val="ro-RO"/>
              </w:rPr>
            </w:pPr>
          </w:p>
          <w:tbl>
            <w:tblPr>
              <w:tblW w:w="4922" w:type="pct"/>
              <w:tblCellMar>
                <w:left w:w="30" w:type="dxa"/>
                <w:right w:w="30" w:type="dxa"/>
              </w:tblCellMar>
              <w:tblLook w:val="0000" w:firstRow="0" w:lastRow="0" w:firstColumn="0" w:lastColumn="0" w:noHBand="0" w:noVBand="0"/>
            </w:tblPr>
            <w:tblGrid>
              <w:gridCol w:w="2827"/>
              <w:gridCol w:w="1655"/>
              <w:gridCol w:w="1971"/>
              <w:gridCol w:w="1782"/>
            </w:tblGrid>
            <w:tr w:rsidR="009D66B1" w:rsidRPr="00702EE3" w14:paraId="26ECFEEE" w14:textId="77777777" w:rsidTr="00E10373">
              <w:trPr>
                <w:cantSplit/>
                <w:trHeight w:val="223"/>
              </w:trPr>
              <w:tc>
                <w:tcPr>
                  <w:tcW w:w="5000" w:type="pct"/>
                  <w:gridSpan w:val="4"/>
                  <w:tcBorders>
                    <w:top w:val="single" w:sz="2" w:space="0" w:color="008080"/>
                    <w:left w:val="single" w:sz="6" w:space="0" w:color="008080"/>
                    <w:bottom w:val="single" w:sz="2" w:space="0" w:color="008080"/>
                  </w:tcBorders>
                  <w:shd w:val="solid" w:color="008080" w:fill="auto"/>
                </w:tcPr>
                <w:p w14:paraId="25B1894C" w14:textId="77777777" w:rsidR="009D66B1" w:rsidRPr="00702EE3" w:rsidRDefault="009D66B1" w:rsidP="009D66B1">
                  <w:pPr>
                    <w:pStyle w:val="Heading1"/>
                    <w:jc w:val="both"/>
                    <w:rPr>
                      <w:rFonts w:asciiTheme="minorHAnsi" w:hAnsiTheme="minorHAnsi" w:cstheme="minorHAnsi"/>
                      <w:sz w:val="22"/>
                      <w:szCs w:val="22"/>
                      <w:lang w:val="ro-RO"/>
                    </w:rPr>
                  </w:pPr>
                  <w:r w:rsidRPr="00702EE3">
                    <w:rPr>
                      <w:rFonts w:asciiTheme="minorHAnsi" w:hAnsiTheme="minorHAnsi" w:cstheme="minorHAnsi"/>
                      <w:sz w:val="22"/>
                      <w:szCs w:val="22"/>
                      <w:lang w:val="ro-RO"/>
                    </w:rPr>
                    <w:t>Plan Financiar Agromediu</w:t>
                  </w:r>
                </w:p>
              </w:tc>
            </w:tr>
            <w:tr w:rsidR="009D66B1" w:rsidRPr="00702EE3" w14:paraId="638438A5" w14:textId="77777777" w:rsidTr="00E10373">
              <w:trPr>
                <w:trHeight w:val="223"/>
              </w:trPr>
              <w:tc>
                <w:tcPr>
                  <w:tcW w:w="1716" w:type="pct"/>
                  <w:tcBorders>
                    <w:top w:val="single" w:sz="2" w:space="0" w:color="008080"/>
                    <w:left w:val="single" w:sz="6" w:space="0" w:color="008080"/>
                    <w:bottom w:val="single" w:sz="6" w:space="0" w:color="008080"/>
                    <w:right w:val="single" w:sz="6" w:space="0" w:color="008080"/>
                  </w:tcBorders>
                  <w:shd w:val="solid" w:color="008080" w:fill="auto"/>
                </w:tcPr>
                <w:p w14:paraId="6CFCAD86" w14:textId="77777777" w:rsidR="009D66B1" w:rsidRPr="00702EE3" w:rsidRDefault="009D66B1" w:rsidP="009D66B1">
                  <w:pPr>
                    <w:jc w:val="both"/>
                    <w:rPr>
                      <w:rFonts w:asciiTheme="minorHAnsi" w:hAnsiTheme="minorHAnsi" w:cstheme="minorHAnsi"/>
                      <w:snapToGrid w:val="0"/>
                      <w:sz w:val="22"/>
                      <w:szCs w:val="22"/>
                    </w:rPr>
                  </w:pPr>
                </w:p>
              </w:tc>
              <w:tc>
                <w:tcPr>
                  <w:tcW w:w="1005" w:type="pct"/>
                  <w:tcBorders>
                    <w:top w:val="single" w:sz="6" w:space="0" w:color="008080"/>
                    <w:left w:val="single" w:sz="6" w:space="0" w:color="008080"/>
                    <w:bottom w:val="single" w:sz="6" w:space="0" w:color="008080"/>
                  </w:tcBorders>
                  <w:shd w:val="solid" w:color="008080" w:fill="auto"/>
                </w:tcPr>
                <w:p w14:paraId="3499EF4F" w14:textId="77777777" w:rsidR="009D66B1" w:rsidRPr="00702EE3" w:rsidRDefault="009D66B1" w:rsidP="009D66B1">
                  <w:pPr>
                    <w:jc w:val="both"/>
                    <w:rPr>
                      <w:rFonts w:asciiTheme="minorHAnsi" w:hAnsiTheme="minorHAnsi" w:cstheme="minorHAnsi"/>
                      <w:b/>
                      <w:snapToGrid w:val="0"/>
                      <w:sz w:val="22"/>
                      <w:szCs w:val="22"/>
                    </w:rPr>
                  </w:pPr>
                  <w:r w:rsidRPr="00702EE3">
                    <w:rPr>
                      <w:rFonts w:asciiTheme="minorHAnsi" w:hAnsiTheme="minorHAnsi" w:cstheme="minorHAnsi"/>
                      <w:b/>
                      <w:snapToGrid w:val="0"/>
                      <w:sz w:val="22"/>
                      <w:szCs w:val="22"/>
                    </w:rPr>
                    <w:t>Cheltuieli eligibile</w:t>
                  </w:r>
                </w:p>
              </w:tc>
              <w:tc>
                <w:tcPr>
                  <w:tcW w:w="1197" w:type="pct"/>
                  <w:tcBorders>
                    <w:top w:val="single" w:sz="6" w:space="0" w:color="008080"/>
                    <w:bottom w:val="single" w:sz="6" w:space="0" w:color="008080"/>
                  </w:tcBorders>
                  <w:shd w:val="solid" w:color="008080" w:fill="auto"/>
                </w:tcPr>
                <w:p w14:paraId="107E6678" w14:textId="77777777" w:rsidR="009D66B1" w:rsidRPr="00702EE3" w:rsidRDefault="009D66B1" w:rsidP="009D66B1">
                  <w:pPr>
                    <w:jc w:val="both"/>
                    <w:rPr>
                      <w:rFonts w:asciiTheme="minorHAnsi" w:hAnsiTheme="minorHAnsi" w:cstheme="minorHAnsi"/>
                      <w:b/>
                      <w:snapToGrid w:val="0"/>
                      <w:sz w:val="22"/>
                      <w:szCs w:val="22"/>
                    </w:rPr>
                  </w:pPr>
                  <w:r w:rsidRPr="00702EE3">
                    <w:rPr>
                      <w:rFonts w:asciiTheme="minorHAnsi" w:hAnsiTheme="minorHAnsi" w:cstheme="minorHAnsi"/>
                      <w:b/>
                      <w:snapToGrid w:val="0"/>
                      <w:sz w:val="22"/>
                      <w:szCs w:val="22"/>
                    </w:rPr>
                    <w:t>Cheltuieli neeligibile</w:t>
                  </w:r>
                </w:p>
              </w:tc>
              <w:tc>
                <w:tcPr>
                  <w:tcW w:w="1082" w:type="pct"/>
                  <w:tcBorders>
                    <w:top w:val="single" w:sz="6" w:space="0" w:color="008080"/>
                    <w:bottom w:val="single" w:sz="6" w:space="0" w:color="008080"/>
                  </w:tcBorders>
                  <w:shd w:val="solid" w:color="008080" w:fill="auto"/>
                </w:tcPr>
                <w:p w14:paraId="5C2DC8FB" w14:textId="77777777" w:rsidR="009D66B1" w:rsidRPr="00702EE3" w:rsidRDefault="009D66B1" w:rsidP="009D66B1">
                  <w:pPr>
                    <w:jc w:val="both"/>
                    <w:rPr>
                      <w:rFonts w:asciiTheme="minorHAnsi" w:hAnsiTheme="minorHAnsi" w:cstheme="minorHAnsi"/>
                      <w:b/>
                      <w:snapToGrid w:val="0"/>
                      <w:sz w:val="22"/>
                      <w:szCs w:val="22"/>
                    </w:rPr>
                  </w:pPr>
                  <w:r w:rsidRPr="00702EE3">
                    <w:rPr>
                      <w:rFonts w:asciiTheme="minorHAnsi" w:hAnsiTheme="minorHAnsi" w:cstheme="minorHAnsi"/>
                      <w:b/>
                      <w:snapToGrid w:val="0"/>
                      <w:sz w:val="22"/>
                      <w:szCs w:val="22"/>
                    </w:rPr>
                    <w:t>Total cheltuieli</w:t>
                  </w:r>
                </w:p>
              </w:tc>
            </w:tr>
            <w:tr w:rsidR="009D66B1" w:rsidRPr="00702EE3" w14:paraId="5A267790" w14:textId="77777777" w:rsidTr="00E10373">
              <w:trPr>
                <w:trHeight w:val="223"/>
              </w:trPr>
              <w:tc>
                <w:tcPr>
                  <w:tcW w:w="1716" w:type="pct"/>
                  <w:tcBorders>
                    <w:top w:val="single" w:sz="2" w:space="0" w:color="008080"/>
                    <w:left w:val="single" w:sz="6" w:space="0" w:color="008080"/>
                    <w:bottom w:val="single" w:sz="6" w:space="0" w:color="008080"/>
                    <w:right w:val="single" w:sz="6" w:space="0" w:color="008080"/>
                  </w:tcBorders>
                  <w:shd w:val="solid" w:color="008080" w:fill="auto"/>
                </w:tcPr>
                <w:p w14:paraId="627E0E9F" w14:textId="77777777" w:rsidR="009D66B1" w:rsidRPr="00702EE3" w:rsidRDefault="009D66B1" w:rsidP="009D66B1">
                  <w:pPr>
                    <w:jc w:val="both"/>
                    <w:rPr>
                      <w:rFonts w:asciiTheme="minorHAnsi" w:hAnsiTheme="minorHAnsi" w:cstheme="minorHAnsi"/>
                      <w:snapToGrid w:val="0"/>
                      <w:sz w:val="22"/>
                      <w:szCs w:val="22"/>
                    </w:rPr>
                  </w:pPr>
                  <w:r w:rsidRPr="00702EE3">
                    <w:rPr>
                      <w:rFonts w:asciiTheme="minorHAnsi" w:hAnsiTheme="minorHAnsi" w:cstheme="minorHAnsi"/>
                      <w:snapToGrid w:val="0"/>
                      <w:sz w:val="22"/>
                      <w:szCs w:val="22"/>
                    </w:rPr>
                    <w:t>0</w:t>
                  </w:r>
                </w:p>
              </w:tc>
              <w:tc>
                <w:tcPr>
                  <w:tcW w:w="1005" w:type="pct"/>
                  <w:tcBorders>
                    <w:top w:val="single" w:sz="6" w:space="0" w:color="008080"/>
                    <w:left w:val="single" w:sz="6" w:space="0" w:color="008080"/>
                    <w:bottom w:val="single" w:sz="4" w:space="0" w:color="auto"/>
                    <w:right w:val="single" w:sz="6" w:space="0" w:color="008080"/>
                  </w:tcBorders>
                  <w:shd w:val="solid" w:color="008080" w:fill="auto"/>
                </w:tcPr>
                <w:p w14:paraId="1903CD32" w14:textId="77777777" w:rsidR="009D66B1" w:rsidRPr="00702EE3" w:rsidRDefault="009D66B1" w:rsidP="009D66B1">
                  <w:pPr>
                    <w:jc w:val="both"/>
                    <w:rPr>
                      <w:rFonts w:asciiTheme="minorHAnsi" w:hAnsiTheme="minorHAnsi" w:cstheme="minorHAnsi"/>
                      <w:b/>
                      <w:snapToGrid w:val="0"/>
                      <w:sz w:val="22"/>
                      <w:szCs w:val="22"/>
                    </w:rPr>
                  </w:pPr>
                  <w:r w:rsidRPr="00702EE3">
                    <w:rPr>
                      <w:rFonts w:asciiTheme="minorHAnsi" w:hAnsiTheme="minorHAnsi" w:cstheme="minorHAnsi"/>
                      <w:b/>
                      <w:snapToGrid w:val="0"/>
                      <w:sz w:val="22"/>
                      <w:szCs w:val="22"/>
                    </w:rPr>
                    <w:t>1</w:t>
                  </w:r>
                </w:p>
              </w:tc>
              <w:tc>
                <w:tcPr>
                  <w:tcW w:w="1197" w:type="pct"/>
                  <w:tcBorders>
                    <w:top w:val="single" w:sz="6" w:space="0" w:color="008080"/>
                    <w:left w:val="single" w:sz="6" w:space="0" w:color="008080"/>
                    <w:bottom w:val="single" w:sz="4" w:space="0" w:color="auto"/>
                    <w:right w:val="single" w:sz="6" w:space="0" w:color="008080"/>
                  </w:tcBorders>
                  <w:shd w:val="solid" w:color="008080" w:fill="auto"/>
                </w:tcPr>
                <w:p w14:paraId="41E3AC10" w14:textId="77777777" w:rsidR="009D66B1" w:rsidRPr="00702EE3" w:rsidRDefault="009D66B1" w:rsidP="009D66B1">
                  <w:pPr>
                    <w:jc w:val="both"/>
                    <w:rPr>
                      <w:rFonts w:asciiTheme="minorHAnsi" w:hAnsiTheme="minorHAnsi" w:cstheme="minorHAnsi"/>
                      <w:b/>
                      <w:snapToGrid w:val="0"/>
                      <w:sz w:val="22"/>
                      <w:szCs w:val="22"/>
                    </w:rPr>
                  </w:pPr>
                  <w:r w:rsidRPr="00702EE3">
                    <w:rPr>
                      <w:rFonts w:asciiTheme="minorHAnsi" w:hAnsiTheme="minorHAnsi" w:cstheme="minorHAnsi"/>
                      <w:b/>
                      <w:snapToGrid w:val="0"/>
                      <w:sz w:val="22"/>
                      <w:szCs w:val="22"/>
                    </w:rPr>
                    <w:t>2</w:t>
                  </w:r>
                </w:p>
              </w:tc>
              <w:tc>
                <w:tcPr>
                  <w:tcW w:w="1082" w:type="pct"/>
                  <w:tcBorders>
                    <w:top w:val="single" w:sz="6" w:space="0" w:color="008080"/>
                    <w:left w:val="single" w:sz="6" w:space="0" w:color="008080"/>
                    <w:bottom w:val="single" w:sz="4" w:space="0" w:color="auto"/>
                  </w:tcBorders>
                  <w:shd w:val="solid" w:color="008080" w:fill="auto"/>
                </w:tcPr>
                <w:p w14:paraId="564CC4CB" w14:textId="77777777" w:rsidR="009D66B1" w:rsidRPr="00702EE3" w:rsidRDefault="009D66B1" w:rsidP="009D66B1">
                  <w:pPr>
                    <w:jc w:val="both"/>
                    <w:rPr>
                      <w:rFonts w:asciiTheme="minorHAnsi" w:hAnsiTheme="minorHAnsi" w:cstheme="minorHAnsi"/>
                      <w:b/>
                      <w:snapToGrid w:val="0"/>
                      <w:sz w:val="22"/>
                      <w:szCs w:val="22"/>
                    </w:rPr>
                  </w:pPr>
                  <w:r w:rsidRPr="00702EE3">
                    <w:rPr>
                      <w:rFonts w:asciiTheme="minorHAnsi" w:hAnsiTheme="minorHAnsi" w:cstheme="minorHAnsi"/>
                      <w:b/>
                      <w:snapToGrid w:val="0"/>
                      <w:sz w:val="22"/>
                      <w:szCs w:val="22"/>
                    </w:rPr>
                    <w:t>3</w:t>
                  </w:r>
                </w:p>
              </w:tc>
            </w:tr>
            <w:tr w:rsidR="009D66B1" w:rsidRPr="00702EE3" w14:paraId="2B6F9E66" w14:textId="77777777" w:rsidTr="00E10373">
              <w:trPr>
                <w:trHeight w:val="223"/>
              </w:trPr>
              <w:tc>
                <w:tcPr>
                  <w:tcW w:w="1716" w:type="pct"/>
                  <w:tcBorders>
                    <w:top w:val="single" w:sz="2" w:space="0" w:color="008080"/>
                    <w:left w:val="single" w:sz="6" w:space="0" w:color="008080"/>
                    <w:bottom w:val="single" w:sz="6" w:space="0" w:color="008080"/>
                    <w:right w:val="single" w:sz="4" w:space="0" w:color="auto"/>
                  </w:tcBorders>
                  <w:shd w:val="solid" w:color="008080" w:fill="auto"/>
                </w:tcPr>
                <w:p w14:paraId="10C5A4A9" w14:textId="77777777" w:rsidR="009D66B1" w:rsidRPr="00702EE3" w:rsidRDefault="009D66B1" w:rsidP="009D66B1">
                  <w:pPr>
                    <w:jc w:val="both"/>
                    <w:rPr>
                      <w:rFonts w:asciiTheme="minorHAnsi" w:hAnsiTheme="minorHAnsi" w:cstheme="minorHAnsi"/>
                      <w:snapToGrid w:val="0"/>
                      <w:sz w:val="22"/>
                      <w:szCs w:val="22"/>
                    </w:rPr>
                  </w:pPr>
                </w:p>
              </w:tc>
              <w:tc>
                <w:tcPr>
                  <w:tcW w:w="1005" w:type="pct"/>
                  <w:tcBorders>
                    <w:top w:val="single" w:sz="4" w:space="0" w:color="auto"/>
                    <w:left w:val="single" w:sz="4" w:space="0" w:color="auto"/>
                    <w:bottom w:val="single" w:sz="4" w:space="0" w:color="auto"/>
                    <w:right w:val="single" w:sz="4" w:space="0" w:color="auto"/>
                  </w:tcBorders>
                  <w:shd w:val="solid" w:color="008080" w:fill="auto"/>
                </w:tcPr>
                <w:p w14:paraId="094A969A" w14:textId="77777777" w:rsidR="009D66B1" w:rsidRPr="00702EE3" w:rsidRDefault="009D66B1" w:rsidP="009D66B1">
                  <w:pPr>
                    <w:jc w:val="both"/>
                    <w:rPr>
                      <w:rFonts w:asciiTheme="minorHAnsi" w:hAnsiTheme="minorHAnsi" w:cstheme="minorHAnsi"/>
                      <w:b/>
                      <w:snapToGrid w:val="0"/>
                      <w:sz w:val="22"/>
                      <w:szCs w:val="22"/>
                    </w:rPr>
                  </w:pPr>
                  <w:r w:rsidRPr="00702EE3">
                    <w:rPr>
                      <w:rFonts w:asciiTheme="minorHAnsi" w:hAnsiTheme="minorHAnsi" w:cstheme="minorHAnsi"/>
                      <w:b/>
                      <w:snapToGrid w:val="0"/>
                      <w:sz w:val="22"/>
                      <w:szCs w:val="22"/>
                    </w:rPr>
                    <w:t>Euro</w:t>
                  </w:r>
                </w:p>
              </w:tc>
              <w:tc>
                <w:tcPr>
                  <w:tcW w:w="1197" w:type="pct"/>
                  <w:tcBorders>
                    <w:top w:val="single" w:sz="4" w:space="0" w:color="auto"/>
                    <w:left w:val="single" w:sz="4" w:space="0" w:color="auto"/>
                    <w:bottom w:val="single" w:sz="4" w:space="0" w:color="auto"/>
                    <w:right w:val="single" w:sz="4" w:space="0" w:color="auto"/>
                  </w:tcBorders>
                  <w:shd w:val="solid" w:color="008080" w:fill="auto"/>
                </w:tcPr>
                <w:p w14:paraId="0D80560F" w14:textId="77777777" w:rsidR="009D66B1" w:rsidRPr="00702EE3" w:rsidRDefault="009D66B1" w:rsidP="009D66B1">
                  <w:pPr>
                    <w:jc w:val="both"/>
                    <w:rPr>
                      <w:rFonts w:asciiTheme="minorHAnsi" w:hAnsiTheme="minorHAnsi" w:cstheme="minorHAnsi"/>
                      <w:b/>
                      <w:snapToGrid w:val="0"/>
                      <w:sz w:val="22"/>
                      <w:szCs w:val="22"/>
                    </w:rPr>
                  </w:pPr>
                  <w:r w:rsidRPr="00702EE3">
                    <w:rPr>
                      <w:rFonts w:asciiTheme="minorHAnsi" w:hAnsiTheme="minorHAnsi" w:cstheme="minorHAnsi"/>
                      <w:b/>
                      <w:snapToGrid w:val="0"/>
                      <w:sz w:val="22"/>
                      <w:szCs w:val="22"/>
                    </w:rPr>
                    <w:t>Euro</w:t>
                  </w:r>
                </w:p>
              </w:tc>
              <w:tc>
                <w:tcPr>
                  <w:tcW w:w="1082" w:type="pct"/>
                  <w:tcBorders>
                    <w:top w:val="single" w:sz="4" w:space="0" w:color="auto"/>
                    <w:left w:val="single" w:sz="4" w:space="0" w:color="auto"/>
                    <w:bottom w:val="single" w:sz="4" w:space="0" w:color="auto"/>
                    <w:right w:val="single" w:sz="4" w:space="0" w:color="auto"/>
                  </w:tcBorders>
                  <w:shd w:val="solid" w:color="008080" w:fill="auto"/>
                </w:tcPr>
                <w:p w14:paraId="0F723533" w14:textId="77777777" w:rsidR="009D66B1" w:rsidRPr="00702EE3" w:rsidRDefault="009D66B1" w:rsidP="009D66B1">
                  <w:pPr>
                    <w:jc w:val="both"/>
                    <w:rPr>
                      <w:rFonts w:asciiTheme="minorHAnsi" w:hAnsiTheme="minorHAnsi" w:cstheme="minorHAnsi"/>
                      <w:b/>
                      <w:snapToGrid w:val="0"/>
                      <w:sz w:val="22"/>
                      <w:szCs w:val="22"/>
                    </w:rPr>
                  </w:pPr>
                  <w:r w:rsidRPr="00702EE3">
                    <w:rPr>
                      <w:rFonts w:asciiTheme="minorHAnsi" w:hAnsiTheme="minorHAnsi" w:cstheme="minorHAnsi"/>
                      <w:b/>
                      <w:snapToGrid w:val="0"/>
                      <w:sz w:val="22"/>
                      <w:szCs w:val="22"/>
                    </w:rPr>
                    <w:t>Euro</w:t>
                  </w:r>
                </w:p>
              </w:tc>
            </w:tr>
            <w:tr w:rsidR="009D66B1" w:rsidRPr="00702EE3" w14:paraId="12C09217" w14:textId="77777777" w:rsidTr="00E10373">
              <w:trPr>
                <w:trHeight w:val="223"/>
              </w:trPr>
              <w:tc>
                <w:tcPr>
                  <w:tcW w:w="1716" w:type="pct"/>
                  <w:tcBorders>
                    <w:top w:val="single" w:sz="6" w:space="0" w:color="008080"/>
                    <w:left w:val="single" w:sz="6" w:space="0" w:color="008080"/>
                    <w:bottom w:val="single" w:sz="6" w:space="0" w:color="008080"/>
                    <w:right w:val="single" w:sz="6" w:space="0" w:color="008080"/>
                  </w:tcBorders>
                  <w:shd w:val="solid" w:color="FFFFFF" w:fill="auto"/>
                </w:tcPr>
                <w:p w14:paraId="741C83B9" w14:textId="77777777" w:rsidR="009D66B1" w:rsidRPr="00702EE3" w:rsidRDefault="009D66B1" w:rsidP="009D66B1">
                  <w:pPr>
                    <w:jc w:val="both"/>
                    <w:rPr>
                      <w:rFonts w:asciiTheme="minorHAnsi" w:hAnsiTheme="minorHAnsi" w:cstheme="minorHAnsi"/>
                      <w:b/>
                      <w:snapToGrid w:val="0"/>
                      <w:sz w:val="22"/>
                      <w:szCs w:val="22"/>
                    </w:rPr>
                  </w:pPr>
                  <w:r w:rsidRPr="00702EE3">
                    <w:rPr>
                      <w:rFonts w:asciiTheme="minorHAnsi" w:hAnsiTheme="minorHAnsi" w:cstheme="minorHAnsi"/>
                      <w:b/>
                      <w:snapToGrid w:val="0"/>
                      <w:sz w:val="22"/>
                      <w:szCs w:val="22"/>
                    </w:rPr>
                    <w:t>1. Ajutor public nerambursabil</w:t>
                  </w:r>
                </w:p>
              </w:tc>
              <w:tc>
                <w:tcPr>
                  <w:tcW w:w="1005" w:type="pct"/>
                  <w:tcBorders>
                    <w:top w:val="single" w:sz="4" w:space="0" w:color="auto"/>
                    <w:left w:val="single" w:sz="6" w:space="0" w:color="008080"/>
                    <w:bottom w:val="single" w:sz="4" w:space="0" w:color="auto"/>
                    <w:right w:val="single" w:sz="4" w:space="0" w:color="auto"/>
                  </w:tcBorders>
                  <w:shd w:val="solid" w:color="C0C0C0" w:fill="auto"/>
                </w:tcPr>
                <w:p w14:paraId="04F633CA" w14:textId="77777777" w:rsidR="009D66B1" w:rsidRPr="00702EE3" w:rsidRDefault="009D66B1" w:rsidP="009D66B1">
                  <w:pPr>
                    <w:jc w:val="both"/>
                    <w:rPr>
                      <w:rFonts w:asciiTheme="minorHAnsi" w:hAnsiTheme="minorHAnsi" w:cstheme="minorHAnsi"/>
                      <w:b/>
                      <w:snapToGrid w:val="0"/>
                      <w:sz w:val="22"/>
                      <w:szCs w:val="22"/>
                    </w:rPr>
                  </w:pPr>
                </w:p>
              </w:tc>
              <w:tc>
                <w:tcPr>
                  <w:tcW w:w="1197" w:type="pct"/>
                  <w:tcBorders>
                    <w:top w:val="single" w:sz="4" w:space="0" w:color="auto"/>
                    <w:left w:val="single" w:sz="4" w:space="0" w:color="auto"/>
                    <w:bottom w:val="single" w:sz="4" w:space="0" w:color="auto"/>
                    <w:right w:val="single" w:sz="4" w:space="0" w:color="auto"/>
                  </w:tcBorders>
                  <w:shd w:val="solid" w:color="008080" w:fill="auto"/>
                </w:tcPr>
                <w:p w14:paraId="742D8F4A" w14:textId="77777777" w:rsidR="009D66B1" w:rsidRPr="00702EE3" w:rsidRDefault="009D66B1" w:rsidP="009D66B1">
                  <w:pPr>
                    <w:jc w:val="both"/>
                    <w:rPr>
                      <w:rFonts w:asciiTheme="minorHAnsi" w:hAnsiTheme="minorHAnsi" w:cstheme="minorHAnsi"/>
                      <w:b/>
                      <w:snapToGrid w:val="0"/>
                      <w:sz w:val="22"/>
                      <w:szCs w:val="22"/>
                    </w:rPr>
                  </w:pPr>
                </w:p>
              </w:tc>
              <w:tc>
                <w:tcPr>
                  <w:tcW w:w="1082" w:type="pct"/>
                  <w:tcBorders>
                    <w:top w:val="single" w:sz="4" w:space="0" w:color="auto"/>
                    <w:left w:val="single" w:sz="4" w:space="0" w:color="auto"/>
                    <w:bottom w:val="single" w:sz="4" w:space="0" w:color="auto"/>
                  </w:tcBorders>
                  <w:shd w:val="solid" w:color="C0C0C0" w:fill="auto"/>
                </w:tcPr>
                <w:p w14:paraId="12DF11F5" w14:textId="77777777" w:rsidR="009D66B1" w:rsidRPr="00702EE3" w:rsidRDefault="009D66B1" w:rsidP="009D66B1">
                  <w:pPr>
                    <w:jc w:val="both"/>
                    <w:rPr>
                      <w:rFonts w:asciiTheme="minorHAnsi" w:hAnsiTheme="minorHAnsi" w:cstheme="minorHAnsi"/>
                      <w:b/>
                      <w:snapToGrid w:val="0"/>
                      <w:sz w:val="22"/>
                      <w:szCs w:val="22"/>
                    </w:rPr>
                  </w:pPr>
                </w:p>
              </w:tc>
            </w:tr>
            <w:tr w:rsidR="009D66B1" w:rsidRPr="00702EE3" w14:paraId="7E76F0CB" w14:textId="77777777" w:rsidTr="00E10373">
              <w:trPr>
                <w:trHeight w:val="223"/>
              </w:trPr>
              <w:tc>
                <w:tcPr>
                  <w:tcW w:w="1716" w:type="pct"/>
                  <w:tcBorders>
                    <w:top w:val="single" w:sz="6" w:space="0" w:color="008080"/>
                    <w:left w:val="single" w:sz="6" w:space="0" w:color="008080"/>
                    <w:bottom w:val="single" w:sz="6" w:space="0" w:color="008080"/>
                    <w:right w:val="single" w:sz="6" w:space="0" w:color="008080"/>
                  </w:tcBorders>
                  <w:shd w:val="solid" w:color="FFFFFF" w:fill="auto"/>
                </w:tcPr>
                <w:p w14:paraId="00B124AC" w14:textId="77777777" w:rsidR="009D66B1" w:rsidRPr="00702EE3" w:rsidRDefault="009D66B1" w:rsidP="009D66B1">
                  <w:pPr>
                    <w:jc w:val="both"/>
                    <w:rPr>
                      <w:rFonts w:asciiTheme="minorHAnsi" w:hAnsiTheme="minorHAnsi" w:cstheme="minorHAnsi"/>
                      <w:b/>
                      <w:snapToGrid w:val="0"/>
                      <w:sz w:val="22"/>
                      <w:szCs w:val="22"/>
                    </w:rPr>
                  </w:pPr>
                  <w:r w:rsidRPr="00702EE3">
                    <w:rPr>
                      <w:rFonts w:asciiTheme="minorHAnsi" w:hAnsiTheme="minorHAnsi" w:cstheme="minorHAnsi"/>
                      <w:b/>
                      <w:snapToGrid w:val="0"/>
                      <w:sz w:val="22"/>
                      <w:szCs w:val="22"/>
                    </w:rPr>
                    <w:t>2. Cofinanţare privată, din care:</w:t>
                  </w:r>
                </w:p>
              </w:tc>
              <w:tc>
                <w:tcPr>
                  <w:tcW w:w="1005" w:type="pct"/>
                  <w:tcBorders>
                    <w:top w:val="single" w:sz="4" w:space="0" w:color="auto"/>
                    <w:left w:val="single" w:sz="6" w:space="0" w:color="008080"/>
                    <w:bottom w:val="single" w:sz="4" w:space="0" w:color="auto"/>
                    <w:right w:val="single" w:sz="4" w:space="0" w:color="auto"/>
                  </w:tcBorders>
                  <w:shd w:val="solid" w:color="C0C0C0" w:fill="auto"/>
                </w:tcPr>
                <w:p w14:paraId="26D88352" w14:textId="77777777" w:rsidR="009D66B1" w:rsidRPr="00702EE3" w:rsidRDefault="009D66B1" w:rsidP="009D66B1">
                  <w:pPr>
                    <w:jc w:val="both"/>
                    <w:rPr>
                      <w:rFonts w:asciiTheme="minorHAnsi" w:hAnsiTheme="minorHAnsi" w:cstheme="minorHAnsi"/>
                      <w:b/>
                      <w:snapToGrid w:val="0"/>
                      <w:sz w:val="22"/>
                      <w:szCs w:val="22"/>
                    </w:rPr>
                  </w:pPr>
                </w:p>
              </w:tc>
              <w:tc>
                <w:tcPr>
                  <w:tcW w:w="1197" w:type="pct"/>
                  <w:tcBorders>
                    <w:top w:val="single" w:sz="4" w:space="0" w:color="auto"/>
                    <w:left w:val="single" w:sz="4" w:space="0" w:color="auto"/>
                    <w:bottom w:val="single" w:sz="4" w:space="0" w:color="auto"/>
                    <w:right w:val="single" w:sz="4" w:space="0" w:color="auto"/>
                  </w:tcBorders>
                  <w:shd w:val="solid" w:color="C0C0C0" w:fill="auto"/>
                </w:tcPr>
                <w:p w14:paraId="5B32BA67" w14:textId="77777777" w:rsidR="009D66B1" w:rsidRPr="00702EE3" w:rsidRDefault="009D66B1" w:rsidP="009D66B1">
                  <w:pPr>
                    <w:jc w:val="both"/>
                    <w:rPr>
                      <w:rFonts w:asciiTheme="minorHAnsi" w:hAnsiTheme="minorHAnsi" w:cstheme="minorHAnsi"/>
                      <w:b/>
                      <w:snapToGrid w:val="0"/>
                      <w:sz w:val="22"/>
                      <w:szCs w:val="22"/>
                    </w:rPr>
                  </w:pPr>
                </w:p>
              </w:tc>
              <w:tc>
                <w:tcPr>
                  <w:tcW w:w="1082" w:type="pct"/>
                  <w:tcBorders>
                    <w:top w:val="single" w:sz="4" w:space="0" w:color="auto"/>
                    <w:left w:val="single" w:sz="4" w:space="0" w:color="auto"/>
                    <w:bottom w:val="single" w:sz="4" w:space="0" w:color="auto"/>
                  </w:tcBorders>
                  <w:shd w:val="solid" w:color="C0C0C0" w:fill="auto"/>
                </w:tcPr>
                <w:p w14:paraId="4425F00D" w14:textId="77777777" w:rsidR="009D66B1" w:rsidRPr="00702EE3" w:rsidRDefault="009D66B1" w:rsidP="009D66B1">
                  <w:pPr>
                    <w:jc w:val="both"/>
                    <w:rPr>
                      <w:rFonts w:asciiTheme="minorHAnsi" w:hAnsiTheme="minorHAnsi" w:cstheme="minorHAnsi"/>
                      <w:b/>
                      <w:snapToGrid w:val="0"/>
                      <w:sz w:val="22"/>
                      <w:szCs w:val="22"/>
                    </w:rPr>
                  </w:pPr>
                </w:p>
              </w:tc>
            </w:tr>
            <w:tr w:rsidR="009D66B1" w:rsidRPr="00702EE3" w14:paraId="2972CE36" w14:textId="77777777" w:rsidTr="00E10373">
              <w:trPr>
                <w:trHeight w:val="223"/>
              </w:trPr>
              <w:tc>
                <w:tcPr>
                  <w:tcW w:w="1716" w:type="pct"/>
                  <w:tcBorders>
                    <w:top w:val="single" w:sz="6" w:space="0" w:color="008080"/>
                    <w:left w:val="single" w:sz="6" w:space="0" w:color="008080"/>
                    <w:bottom w:val="single" w:sz="6" w:space="0" w:color="008080"/>
                    <w:right w:val="single" w:sz="6" w:space="0" w:color="008080"/>
                  </w:tcBorders>
                  <w:shd w:val="solid" w:color="FFFFFF" w:fill="auto"/>
                </w:tcPr>
                <w:p w14:paraId="3400A64A" w14:textId="77777777" w:rsidR="009D66B1" w:rsidRPr="00702EE3" w:rsidRDefault="009D66B1" w:rsidP="009D66B1">
                  <w:pPr>
                    <w:jc w:val="both"/>
                    <w:rPr>
                      <w:rFonts w:asciiTheme="minorHAnsi" w:hAnsiTheme="minorHAnsi" w:cstheme="minorHAnsi"/>
                      <w:snapToGrid w:val="0"/>
                      <w:sz w:val="22"/>
                      <w:szCs w:val="22"/>
                    </w:rPr>
                  </w:pPr>
                  <w:r w:rsidRPr="00702EE3">
                    <w:rPr>
                      <w:rFonts w:asciiTheme="minorHAnsi" w:hAnsiTheme="minorHAnsi" w:cstheme="minorHAnsi"/>
                      <w:snapToGrid w:val="0"/>
                      <w:sz w:val="22"/>
                      <w:szCs w:val="22"/>
                    </w:rPr>
                    <w:t xml:space="preserve">    2.1  - autofinanţare</w:t>
                  </w:r>
                </w:p>
              </w:tc>
              <w:tc>
                <w:tcPr>
                  <w:tcW w:w="1005" w:type="pct"/>
                  <w:tcBorders>
                    <w:top w:val="single" w:sz="4" w:space="0" w:color="auto"/>
                    <w:left w:val="single" w:sz="6" w:space="0" w:color="008080"/>
                    <w:bottom w:val="single" w:sz="4" w:space="0" w:color="auto"/>
                    <w:right w:val="single" w:sz="4" w:space="0" w:color="auto"/>
                  </w:tcBorders>
                  <w:shd w:val="solid" w:color="C0C0C0" w:fill="auto"/>
                </w:tcPr>
                <w:p w14:paraId="17F8392E" w14:textId="77777777" w:rsidR="009D66B1" w:rsidRPr="00702EE3" w:rsidRDefault="009D66B1" w:rsidP="009D66B1">
                  <w:pPr>
                    <w:jc w:val="both"/>
                    <w:rPr>
                      <w:rFonts w:asciiTheme="minorHAnsi" w:hAnsiTheme="minorHAnsi" w:cstheme="minorHAnsi"/>
                      <w:b/>
                      <w:snapToGrid w:val="0"/>
                      <w:sz w:val="22"/>
                      <w:szCs w:val="22"/>
                    </w:rPr>
                  </w:pPr>
                </w:p>
              </w:tc>
              <w:tc>
                <w:tcPr>
                  <w:tcW w:w="1197" w:type="pct"/>
                  <w:tcBorders>
                    <w:top w:val="single" w:sz="4" w:space="0" w:color="auto"/>
                    <w:left w:val="single" w:sz="4" w:space="0" w:color="auto"/>
                    <w:bottom w:val="single" w:sz="4" w:space="0" w:color="auto"/>
                    <w:right w:val="single" w:sz="4" w:space="0" w:color="auto"/>
                  </w:tcBorders>
                  <w:shd w:val="solid" w:color="C0C0C0" w:fill="auto"/>
                </w:tcPr>
                <w:p w14:paraId="28B65A73" w14:textId="77777777" w:rsidR="009D66B1" w:rsidRPr="00702EE3" w:rsidRDefault="009D66B1" w:rsidP="009D66B1">
                  <w:pPr>
                    <w:jc w:val="both"/>
                    <w:rPr>
                      <w:rFonts w:asciiTheme="minorHAnsi" w:hAnsiTheme="minorHAnsi" w:cstheme="minorHAnsi"/>
                      <w:b/>
                      <w:snapToGrid w:val="0"/>
                      <w:sz w:val="22"/>
                      <w:szCs w:val="22"/>
                    </w:rPr>
                  </w:pPr>
                </w:p>
              </w:tc>
              <w:tc>
                <w:tcPr>
                  <w:tcW w:w="1082" w:type="pct"/>
                  <w:tcBorders>
                    <w:top w:val="single" w:sz="4" w:space="0" w:color="auto"/>
                    <w:left w:val="single" w:sz="4" w:space="0" w:color="auto"/>
                    <w:bottom w:val="single" w:sz="4" w:space="0" w:color="auto"/>
                  </w:tcBorders>
                  <w:shd w:val="solid" w:color="C0C0C0" w:fill="auto"/>
                </w:tcPr>
                <w:p w14:paraId="76B8C537" w14:textId="77777777" w:rsidR="009D66B1" w:rsidRPr="00702EE3" w:rsidRDefault="009D66B1" w:rsidP="009D66B1">
                  <w:pPr>
                    <w:jc w:val="both"/>
                    <w:rPr>
                      <w:rFonts w:asciiTheme="minorHAnsi" w:hAnsiTheme="minorHAnsi" w:cstheme="minorHAnsi"/>
                      <w:b/>
                      <w:snapToGrid w:val="0"/>
                      <w:sz w:val="22"/>
                      <w:szCs w:val="22"/>
                    </w:rPr>
                  </w:pPr>
                </w:p>
              </w:tc>
            </w:tr>
            <w:tr w:rsidR="009D66B1" w:rsidRPr="00702EE3" w14:paraId="2DCE9079" w14:textId="77777777" w:rsidTr="00E10373">
              <w:trPr>
                <w:trHeight w:val="223"/>
              </w:trPr>
              <w:tc>
                <w:tcPr>
                  <w:tcW w:w="1716" w:type="pct"/>
                  <w:tcBorders>
                    <w:top w:val="single" w:sz="6" w:space="0" w:color="008080"/>
                    <w:left w:val="single" w:sz="6" w:space="0" w:color="008080"/>
                    <w:bottom w:val="single" w:sz="6" w:space="0" w:color="008080"/>
                    <w:right w:val="single" w:sz="6" w:space="0" w:color="008080"/>
                  </w:tcBorders>
                  <w:shd w:val="solid" w:color="FFFFFF" w:fill="auto"/>
                </w:tcPr>
                <w:p w14:paraId="345DB194" w14:textId="77777777" w:rsidR="009D66B1" w:rsidRPr="00702EE3" w:rsidRDefault="009D66B1" w:rsidP="009D66B1">
                  <w:pPr>
                    <w:jc w:val="both"/>
                    <w:rPr>
                      <w:rFonts w:asciiTheme="minorHAnsi" w:hAnsiTheme="minorHAnsi" w:cstheme="minorHAnsi"/>
                      <w:snapToGrid w:val="0"/>
                      <w:sz w:val="22"/>
                      <w:szCs w:val="22"/>
                    </w:rPr>
                  </w:pPr>
                  <w:r w:rsidRPr="00702EE3">
                    <w:rPr>
                      <w:rFonts w:asciiTheme="minorHAnsi" w:hAnsiTheme="minorHAnsi" w:cstheme="minorHAnsi"/>
                      <w:snapToGrid w:val="0"/>
                      <w:sz w:val="22"/>
                      <w:szCs w:val="22"/>
                    </w:rPr>
                    <w:t xml:space="preserve">    2.2  - împrumuturi</w:t>
                  </w:r>
                </w:p>
              </w:tc>
              <w:tc>
                <w:tcPr>
                  <w:tcW w:w="1005" w:type="pct"/>
                  <w:tcBorders>
                    <w:top w:val="single" w:sz="4" w:space="0" w:color="auto"/>
                    <w:left w:val="single" w:sz="6" w:space="0" w:color="008080"/>
                    <w:bottom w:val="single" w:sz="4" w:space="0" w:color="auto"/>
                    <w:right w:val="single" w:sz="4" w:space="0" w:color="auto"/>
                  </w:tcBorders>
                  <w:shd w:val="solid" w:color="C0C0C0" w:fill="auto"/>
                </w:tcPr>
                <w:p w14:paraId="09724AF1" w14:textId="77777777" w:rsidR="009D66B1" w:rsidRPr="00702EE3" w:rsidRDefault="009D66B1" w:rsidP="009D66B1">
                  <w:pPr>
                    <w:jc w:val="both"/>
                    <w:rPr>
                      <w:rFonts w:asciiTheme="minorHAnsi" w:hAnsiTheme="minorHAnsi" w:cstheme="minorHAnsi"/>
                      <w:b/>
                      <w:snapToGrid w:val="0"/>
                      <w:sz w:val="22"/>
                      <w:szCs w:val="22"/>
                    </w:rPr>
                  </w:pPr>
                </w:p>
              </w:tc>
              <w:tc>
                <w:tcPr>
                  <w:tcW w:w="1197" w:type="pct"/>
                  <w:tcBorders>
                    <w:top w:val="single" w:sz="4" w:space="0" w:color="auto"/>
                    <w:left w:val="single" w:sz="4" w:space="0" w:color="auto"/>
                    <w:bottom w:val="single" w:sz="4" w:space="0" w:color="auto"/>
                    <w:right w:val="single" w:sz="4" w:space="0" w:color="auto"/>
                  </w:tcBorders>
                  <w:shd w:val="solid" w:color="C0C0C0" w:fill="auto"/>
                </w:tcPr>
                <w:p w14:paraId="00B1C0AB" w14:textId="77777777" w:rsidR="009D66B1" w:rsidRPr="00702EE3" w:rsidRDefault="009D66B1" w:rsidP="009D66B1">
                  <w:pPr>
                    <w:jc w:val="both"/>
                    <w:rPr>
                      <w:rFonts w:asciiTheme="minorHAnsi" w:hAnsiTheme="minorHAnsi" w:cstheme="minorHAnsi"/>
                      <w:b/>
                      <w:snapToGrid w:val="0"/>
                      <w:sz w:val="22"/>
                      <w:szCs w:val="22"/>
                    </w:rPr>
                  </w:pPr>
                </w:p>
              </w:tc>
              <w:tc>
                <w:tcPr>
                  <w:tcW w:w="1082" w:type="pct"/>
                  <w:tcBorders>
                    <w:top w:val="single" w:sz="4" w:space="0" w:color="auto"/>
                    <w:left w:val="single" w:sz="4" w:space="0" w:color="auto"/>
                    <w:bottom w:val="single" w:sz="4" w:space="0" w:color="auto"/>
                  </w:tcBorders>
                  <w:shd w:val="solid" w:color="C0C0C0" w:fill="auto"/>
                </w:tcPr>
                <w:p w14:paraId="3E390DAE" w14:textId="77777777" w:rsidR="009D66B1" w:rsidRPr="00702EE3" w:rsidRDefault="009D66B1" w:rsidP="009D66B1">
                  <w:pPr>
                    <w:jc w:val="both"/>
                    <w:rPr>
                      <w:rFonts w:asciiTheme="minorHAnsi" w:hAnsiTheme="minorHAnsi" w:cstheme="minorHAnsi"/>
                      <w:b/>
                      <w:snapToGrid w:val="0"/>
                      <w:sz w:val="22"/>
                      <w:szCs w:val="22"/>
                    </w:rPr>
                  </w:pPr>
                </w:p>
              </w:tc>
            </w:tr>
            <w:tr w:rsidR="009D66B1" w:rsidRPr="00702EE3" w14:paraId="348B8D50" w14:textId="77777777" w:rsidTr="00E10373">
              <w:trPr>
                <w:trHeight w:val="223"/>
              </w:trPr>
              <w:tc>
                <w:tcPr>
                  <w:tcW w:w="1716" w:type="pct"/>
                  <w:tcBorders>
                    <w:top w:val="single" w:sz="6" w:space="0" w:color="008080"/>
                    <w:left w:val="single" w:sz="6" w:space="0" w:color="008080"/>
                    <w:bottom w:val="single" w:sz="6" w:space="0" w:color="008080"/>
                    <w:right w:val="single" w:sz="6" w:space="0" w:color="008080"/>
                  </w:tcBorders>
                  <w:shd w:val="solid" w:color="FFFFFF" w:fill="auto"/>
                </w:tcPr>
                <w:p w14:paraId="6889431A" w14:textId="77777777" w:rsidR="009D66B1" w:rsidRPr="00702EE3" w:rsidRDefault="009D66B1" w:rsidP="009D66B1">
                  <w:pPr>
                    <w:jc w:val="both"/>
                    <w:rPr>
                      <w:rFonts w:asciiTheme="minorHAnsi" w:hAnsiTheme="minorHAnsi" w:cstheme="minorHAnsi"/>
                      <w:snapToGrid w:val="0"/>
                      <w:sz w:val="22"/>
                      <w:szCs w:val="22"/>
                    </w:rPr>
                  </w:pPr>
                  <w:r w:rsidRPr="00702EE3">
                    <w:rPr>
                      <w:rFonts w:asciiTheme="minorHAnsi" w:hAnsiTheme="minorHAnsi" w:cstheme="minorHAnsi"/>
                      <w:b/>
                      <w:snapToGrid w:val="0"/>
                      <w:sz w:val="22"/>
                      <w:szCs w:val="22"/>
                    </w:rPr>
                    <w:t>3. TOTAL PROIECT</w:t>
                  </w:r>
                </w:p>
              </w:tc>
              <w:tc>
                <w:tcPr>
                  <w:tcW w:w="1005" w:type="pct"/>
                  <w:tcBorders>
                    <w:top w:val="single" w:sz="4" w:space="0" w:color="auto"/>
                    <w:left w:val="single" w:sz="6" w:space="0" w:color="008080"/>
                    <w:bottom w:val="single" w:sz="4" w:space="0" w:color="auto"/>
                    <w:right w:val="single" w:sz="4" w:space="0" w:color="auto"/>
                  </w:tcBorders>
                  <w:shd w:val="solid" w:color="C0C0C0" w:fill="auto"/>
                </w:tcPr>
                <w:p w14:paraId="74E031C8" w14:textId="77777777" w:rsidR="009D66B1" w:rsidRPr="00702EE3" w:rsidRDefault="009D66B1" w:rsidP="009D66B1">
                  <w:pPr>
                    <w:jc w:val="both"/>
                    <w:rPr>
                      <w:rFonts w:asciiTheme="minorHAnsi" w:hAnsiTheme="minorHAnsi" w:cstheme="minorHAnsi"/>
                      <w:b/>
                      <w:snapToGrid w:val="0"/>
                      <w:sz w:val="22"/>
                      <w:szCs w:val="22"/>
                    </w:rPr>
                  </w:pPr>
                </w:p>
              </w:tc>
              <w:tc>
                <w:tcPr>
                  <w:tcW w:w="1197" w:type="pct"/>
                  <w:tcBorders>
                    <w:top w:val="single" w:sz="4" w:space="0" w:color="auto"/>
                    <w:left w:val="single" w:sz="4" w:space="0" w:color="auto"/>
                    <w:bottom w:val="single" w:sz="4" w:space="0" w:color="auto"/>
                    <w:right w:val="single" w:sz="4" w:space="0" w:color="auto"/>
                  </w:tcBorders>
                  <w:shd w:val="solid" w:color="C0C0C0" w:fill="auto"/>
                </w:tcPr>
                <w:p w14:paraId="57E2B0BA" w14:textId="77777777" w:rsidR="009D66B1" w:rsidRPr="00702EE3" w:rsidRDefault="009D66B1" w:rsidP="009D66B1">
                  <w:pPr>
                    <w:jc w:val="both"/>
                    <w:rPr>
                      <w:rFonts w:asciiTheme="minorHAnsi" w:hAnsiTheme="minorHAnsi" w:cstheme="minorHAnsi"/>
                      <w:b/>
                      <w:snapToGrid w:val="0"/>
                      <w:sz w:val="22"/>
                      <w:szCs w:val="22"/>
                    </w:rPr>
                  </w:pPr>
                </w:p>
              </w:tc>
              <w:tc>
                <w:tcPr>
                  <w:tcW w:w="1082" w:type="pct"/>
                  <w:tcBorders>
                    <w:top w:val="single" w:sz="4" w:space="0" w:color="auto"/>
                    <w:left w:val="single" w:sz="4" w:space="0" w:color="auto"/>
                    <w:bottom w:val="single" w:sz="4" w:space="0" w:color="auto"/>
                  </w:tcBorders>
                  <w:shd w:val="solid" w:color="C0C0C0" w:fill="auto"/>
                </w:tcPr>
                <w:p w14:paraId="2EA2BF24" w14:textId="77777777" w:rsidR="009D66B1" w:rsidRPr="00702EE3" w:rsidRDefault="009D66B1" w:rsidP="009D66B1">
                  <w:pPr>
                    <w:jc w:val="both"/>
                    <w:rPr>
                      <w:rFonts w:asciiTheme="minorHAnsi" w:hAnsiTheme="minorHAnsi" w:cstheme="minorHAnsi"/>
                      <w:b/>
                      <w:snapToGrid w:val="0"/>
                      <w:sz w:val="22"/>
                      <w:szCs w:val="22"/>
                    </w:rPr>
                  </w:pPr>
                </w:p>
              </w:tc>
            </w:tr>
            <w:tr w:rsidR="009D66B1" w:rsidRPr="00702EE3" w14:paraId="0069904C" w14:textId="77777777" w:rsidTr="00E10373">
              <w:trPr>
                <w:trHeight w:val="223"/>
              </w:trPr>
              <w:tc>
                <w:tcPr>
                  <w:tcW w:w="1716" w:type="pct"/>
                  <w:tcBorders>
                    <w:top w:val="single" w:sz="6" w:space="0" w:color="008080"/>
                    <w:left w:val="single" w:sz="6" w:space="0" w:color="008080"/>
                    <w:bottom w:val="single" w:sz="6" w:space="0" w:color="008080"/>
                    <w:right w:val="single" w:sz="6" w:space="0" w:color="008080"/>
                  </w:tcBorders>
                  <w:shd w:val="solid" w:color="FFFFFF" w:fill="auto"/>
                </w:tcPr>
                <w:p w14:paraId="68B9099B" w14:textId="77777777" w:rsidR="009D66B1" w:rsidRPr="00702EE3" w:rsidRDefault="009D66B1" w:rsidP="009D66B1">
                  <w:pPr>
                    <w:jc w:val="both"/>
                    <w:rPr>
                      <w:rFonts w:asciiTheme="minorHAnsi" w:hAnsiTheme="minorHAnsi" w:cstheme="minorHAnsi"/>
                      <w:snapToGrid w:val="0"/>
                      <w:sz w:val="22"/>
                      <w:szCs w:val="22"/>
                    </w:rPr>
                  </w:pPr>
                  <w:r w:rsidRPr="00702EE3">
                    <w:rPr>
                      <w:rFonts w:asciiTheme="minorHAnsi" w:hAnsiTheme="minorHAnsi" w:cstheme="minorHAnsi"/>
                      <w:snapToGrid w:val="0"/>
                      <w:sz w:val="22"/>
                      <w:szCs w:val="22"/>
                    </w:rPr>
                    <w:t>Procent contribuţie publică</w:t>
                  </w:r>
                </w:p>
              </w:tc>
              <w:tc>
                <w:tcPr>
                  <w:tcW w:w="1005" w:type="pct"/>
                  <w:tcBorders>
                    <w:top w:val="single" w:sz="4" w:space="0" w:color="auto"/>
                    <w:left w:val="single" w:sz="6" w:space="0" w:color="008080"/>
                    <w:bottom w:val="single" w:sz="4" w:space="0" w:color="auto"/>
                    <w:right w:val="single" w:sz="4" w:space="0" w:color="auto"/>
                  </w:tcBorders>
                  <w:shd w:val="solid" w:color="C0C0C0" w:fill="auto"/>
                </w:tcPr>
                <w:p w14:paraId="1DB26D75" w14:textId="77777777" w:rsidR="009D66B1" w:rsidRPr="00702EE3" w:rsidRDefault="009D66B1" w:rsidP="009D66B1">
                  <w:pPr>
                    <w:jc w:val="both"/>
                    <w:rPr>
                      <w:rFonts w:asciiTheme="minorHAnsi" w:hAnsiTheme="minorHAnsi" w:cstheme="minorHAnsi"/>
                      <w:b/>
                      <w:snapToGrid w:val="0"/>
                      <w:sz w:val="22"/>
                      <w:szCs w:val="22"/>
                    </w:rPr>
                  </w:pPr>
                </w:p>
              </w:tc>
              <w:tc>
                <w:tcPr>
                  <w:tcW w:w="1197" w:type="pct"/>
                  <w:tcBorders>
                    <w:top w:val="single" w:sz="4" w:space="0" w:color="auto"/>
                    <w:left w:val="single" w:sz="4" w:space="0" w:color="auto"/>
                    <w:bottom w:val="single" w:sz="4" w:space="0" w:color="auto"/>
                    <w:right w:val="single" w:sz="4" w:space="0" w:color="auto"/>
                  </w:tcBorders>
                  <w:shd w:val="solid" w:color="C0C0C0" w:fill="auto"/>
                </w:tcPr>
                <w:p w14:paraId="611DD56D" w14:textId="77777777" w:rsidR="009D66B1" w:rsidRPr="00702EE3" w:rsidRDefault="009D66B1" w:rsidP="009D66B1">
                  <w:pPr>
                    <w:jc w:val="both"/>
                    <w:rPr>
                      <w:rFonts w:asciiTheme="minorHAnsi" w:hAnsiTheme="minorHAnsi" w:cstheme="minorHAnsi"/>
                      <w:b/>
                      <w:snapToGrid w:val="0"/>
                      <w:sz w:val="22"/>
                      <w:szCs w:val="22"/>
                    </w:rPr>
                  </w:pPr>
                </w:p>
              </w:tc>
              <w:tc>
                <w:tcPr>
                  <w:tcW w:w="1082" w:type="pct"/>
                  <w:tcBorders>
                    <w:top w:val="single" w:sz="4" w:space="0" w:color="auto"/>
                    <w:left w:val="single" w:sz="4" w:space="0" w:color="auto"/>
                    <w:bottom w:val="single" w:sz="4" w:space="0" w:color="auto"/>
                  </w:tcBorders>
                  <w:shd w:val="solid" w:color="C0C0C0" w:fill="auto"/>
                </w:tcPr>
                <w:p w14:paraId="5091B214" w14:textId="77777777" w:rsidR="009D66B1" w:rsidRPr="00702EE3" w:rsidRDefault="009D66B1" w:rsidP="009D66B1">
                  <w:pPr>
                    <w:jc w:val="both"/>
                    <w:rPr>
                      <w:rFonts w:asciiTheme="minorHAnsi" w:hAnsiTheme="minorHAnsi" w:cstheme="minorHAnsi"/>
                      <w:b/>
                      <w:snapToGrid w:val="0"/>
                      <w:sz w:val="22"/>
                      <w:szCs w:val="22"/>
                    </w:rPr>
                  </w:pPr>
                </w:p>
              </w:tc>
            </w:tr>
          </w:tbl>
          <w:p w14:paraId="6CD15DB7" w14:textId="77777777" w:rsidR="009D66B1" w:rsidRPr="00702EE3" w:rsidRDefault="009D66B1" w:rsidP="00E10373">
            <w:pPr>
              <w:pStyle w:val="Heading9"/>
              <w:jc w:val="both"/>
              <w:rPr>
                <w:rFonts w:asciiTheme="minorHAnsi" w:hAnsiTheme="minorHAnsi" w:cstheme="minorHAnsi"/>
                <w:sz w:val="22"/>
                <w:szCs w:val="22"/>
                <w:lang w:val="ro-RO"/>
              </w:rPr>
            </w:pPr>
          </w:p>
          <w:tbl>
            <w:tblPr>
              <w:tblpPr w:leftFromText="180" w:rightFromText="180" w:tblpY="405"/>
              <w:tblOverlap w:val="never"/>
              <w:tblW w:w="4922" w:type="pct"/>
              <w:tblCellMar>
                <w:left w:w="30" w:type="dxa"/>
                <w:right w:w="30" w:type="dxa"/>
              </w:tblCellMar>
              <w:tblLook w:val="0000" w:firstRow="0" w:lastRow="0" w:firstColumn="0" w:lastColumn="0" w:noHBand="0" w:noVBand="0"/>
            </w:tblPr>
            <w:tblGrid>
              <w:gridCol w:w="2827"/>
              <w:gridCol w:w="1655"/>
              <w:gridCol w:w="1971"/>
              <w:gridCol w:w="1782"/>
            </w:tblGrid>
            <w:tr w:rsidR="009D66B1" w:rsidRPr="00702EE3" w14:paraId="5E621546" w14:textId="77777777" w:rsidTr="00E10373">
              <w:trPr>
                <w:cantSplit/>
                <w:trHeight w:val="223"/>
              </w:trPr>
              <w:tc>
                <w:tcPr>
                  <w:tcW w:w="5000" w:type="pct"/>
                  <w:gridSpan w:val="4"/>
                  <w:tcBorders>
                    <w:top w:val="single" w:sz="2" w:space="0" w:color="008080"/>
                    <w:left w:val="single" w:sz="6" w:space="0" w:color="008080"/>
                    <w:bottom w:val="single" w:sz="2" w:space="0" w:color="008080"/>
                  </w:tcBorders>
                  <w:shd w:val="solid" w:color="008080" w:fill="auto"/>
                </w:tcPr>
                <w:p w14:paraId="370538D5" w14:textId="77777777" w:rsidR="009D66B1" w:rsidRPr="00702EE3" w:rsidRDefault="009D66B1" w:rsidP="009D66B1">
                  <w:pPr>
                    <w:rPr>
                      <w:lang w:val="ro-RO"/>
                    </w:rPr>
                  </w:pPr>
                  <w:r w:rsidRPr="00702EE3">
                    <w:rPr>
                      <w:rFonts w:asciiTheme="minorHAnsi" w:hAnsiTheme="minorHAnsi" w:cstheme="minorHAnsi"/>
                      <w:sz w:val="22"/>
                      <w:szCs w:val="22"/>
                      <w:lang w:val="ro-RO"/>
                    </w:rPr>
                    <w:t>Plan Financiar Totalizator SubMăsura 4.1</w:t>
                  </w:r>
                </w:p>
              </w:tc>
            </w:tr>
            <w:tr w:rsidR="009D66B1" w:rsidRPr="00702EE3" w14:paraId="53A4D7A8" w14:textId="77777777" w:rsidTr="00E10373">
              <w:trPr>
                <w:trHeight w:val="223"/>
              </w:trPr>
              <w:tc>
                <w:tcPr>
                  <w:tcW w:w="1716" w:type="pct"/>
                  <w:tcBorders>
                    <w:top w:val="single" w:sz="2" w:space="0" w:color="008080"/>
                    <w:left w:val="single" w:sz="6" w:space="0" w:color="008080"/>
                    <w:bottom w:val="single" w:sz="6" w:space="0" w:color="008080"/>
                    <w:right w:val="single" w:sz="6" w:space="0" w:color="008080"/>
                  </w:tcBorders>
                  <w:shd w:val="solid" w:color="008080" w:fill="auto"/>
                </w:tcPr>
                <w:p w14:paraId="73D70CB9" w14:textId="77777777" w:rsidR="009D66B1" w:rsidRPr="00702EE3" w:rsidRDefault="009D66B1" w:rsidP="009D66B1">
                  <w:pPr>
                    <w:jc w:val="both"/>
                    <w:rPr>
                      <w:rFonts w:asciiTheme="minorHAnsi" w:hAnsiTheme="minorHAnsi" w:cstheme="minorHAnsi"/>
                      <w:snapToGrid w:val="0"/>
                      <w:sz w:val="22"/>
                      <w:szCs w:val="22"/>
                    </w:rPr>
                  </w:pPr>
                </w:p>
              </w:tc>
              <w:tc>
                <w:tcPr>
                  <w:tcW w:w="1005" w:type="pct"/>
                  <w:tcBorders>
                    <w:top w:val="single" w:sz="6" w:space="0" w:color="008080"/>
                    <w:left w:val="single" w:sz="6" w:space="0" w:color="008080"/>
                    <w:bottom w:val="single" w:sz="6" w:space="0" w:color="008080"/>
                  </w:tcBorders>
                  <w:shd w:val="solid" w:color="008080" w:fill="auto"/>
                </w:tcPr>
                <w:p w14:paraId="1C0FFD6F" w14:textId="77777777" w:rsidR="009D66B1" w:rsidRPr="00702EE3" w:rsidRDefault="009D66B1" w:rsidP="009D66B1">
                  <w:pPr>
                    <w:jc w:val="both"/>
                    <w:rPr>
                      <w:rFonts w:asciiTheme="minorHAnsi" w:hAnsiTheme="minorHAnsi" w:cstheme="minorHAnsi"/>
                      <w:b/>
                      <w:snapToGrid w:val="0"/>
                      <w:sz w:val="22"/>
                      <w:szCs w:val="22"/>
                    </w:rPr>
                  </w:pPr>
                  <w:r w:rsidRPr="00702EE3">
                    <w:rPr>
                      <w:rFonts w:asciiTheme="minorHAnsi" w:hAnsiTheme="minorHAnsi" w:cstheme="minorHAnsi"/>
                      <w:b/>
                      <w:snapToGrid w:val="0"/>
                      <w:sz w:val="22"/>
                      <w:szCs w:val="22"/>
                    </w:rPr>
                    <w:t>Cheltuieli eligibile</w:t>
                  </w:r>
                </w:p>
              </w:tc>
              <w:tc>
                <w:tcPr>
                  <w:tcW w:w="1197" w:type="pct"/>
                  <w:tcBorders>
                    <w:top w:val="single" w:sz="6" w:space="0" w:color="008080"/>
                    <w:bottom w:val="single" w:sz="6" w:space="0" w:color="008080"/>
                  </w:tcBorders>
                  <w:shd w:val="solid" w:color="008080" w:fill="auto"/>
                </w:tcPr>
                <w:p w14:paraId="2C7A5847" w14:textId="77777777" w:rsidR="009D66B1" w:rsidRPr="00702EE3" w:rsidRDefault="009D66B1" w:rsidP="009D66B1">
                  <w:pPr>
                    <w:jc w:val="both"/>
                    <w:rPr>
                      <w:rFonts w:asciiTheme="minorHAnsi" w:hAnsiTheme="minorHAnsi" w:cstheme="minorHAnsi"/>
                      <w:b/>
                      <w:snapToGrid w:val="0"/>
                      <w:sz w:val="22"/>
                      <w:szCs w:val="22"/>
                    </w:rPr>
                  </w:pPr>
                  <w:r w:rsidRPr="00702EE3">
                    <w:rPr>
                      <w:rFonts w:asciiTheme="minorHAnsi" w:hAnsiTheme="minorHAnsi" w:cstheme="minorHAnsi"/>
                      <w:b/>
                      <w:snapToGrid w:val="0"/>
                      <w:sz w:val="22"/>
                      <w:szCs w:val="22"/>
                    </w:rPr>
                    <w:t>Cheltuieli neeligibile</w:t>
                  </w:r>
                </w:p>
              </w:tc>
              <w:tc>
                <w:tcPr>
                  <w:tcW w:w="1082" w:type="pct"/>
                  <w:tcBorders>
                    <w:top w:val="single" w:sz="6" w:space="0" w:color="008080"/>
                    <w:bottom w:val="single" w:sz="6" w:space="0" w:color="008080"/>
                  </w:tcBorders>
                  <w:shd w:val="solid" w:color="008080" w:fill="auto"/>
                </w:tcPr>
                <w:p w14:paraId="6C99642C" w14:textId="77777777" w:rsidR="009D66B1" w:rsidRPr="00702EE3" w:rsidRDefault="009D66B1" w:rsidP="009D66B1">
                  <w:pPr>
                    <w:jc w:val="both"/>
                    <w:rPr>
                      <w:rFonts w:asciiTheme="minorHAnsi" w:hAnsiTheme="minorHAnsi" w:cstheme="minorHAnsi"/>
                      <w:b/>
                      <w:snapToGrid w:val="0"/>
                      <w:sz w:val="22"/>
                      <w:szCs w:val="22"/>
                    </w:rPr>
                  </w:pPr>
                  <w:r w:rsidRPr="00702EE3">
                    <w:rPr>
                      <w:rFonts w:asciiTheme="minorHAnsi" w:hAnsiTheme="minorHAnsi" w:cstheme="minorHAnsi"/>
                      <w:b/>
                      <w:snapToGrid w:val="0"/>
                      <w:sz w:val="22"/>
                      <w:szCs w:val="22"/>
                    </w:rPr>
                    <w:t>Total proiect</w:t>
                  </w:r>
                </w:p>
              </w:tc>
            </w:tr>
            <w:tr w:rsidR="009D66B1" w:rsidRPr="00702EE3" w14:paraId="2C4B1873" w14:textId="77777777" w:rsidTr="00E10373">
              <w:trPr>
                <w:trHeight w:val="223"/>
              </w:trPr>
              <w:tc>
                <w:tcPr>
                  <w:tcW w:w="1716" w:type="pct"/>
                  <w:tcBorders>
                    <w:top w:val="single" w:sz="2" w:space="0" w:color="008080"/>
                    <w:left w:val="single" w:sz="6" w:space="0" w:color="008080"/>
                    <w:bottom w:val="single" w:sz="6" w:space="0" w:color="008080"/>
                    <w:right w:val="single" w:sz="6" w:space="0" w:color="008080"/>
                  </w:tcBorders>
                  <w:shd w:val="solid" w:color="008080" w:fill="auto"/>
                </w:tcPr>
                <w:p w14:paraId="75F2229E" w14:textId="77777777" w:rsidR="009D66B1" w:rsidRPr="00702EE3" w:rsidRDefault="009D66B1" w:rsidP="009D66B1">
                  <w:pPr>
                    <w:jc w:val="both"/>
                    <w:rPr>
                      <w:rFonts w:asciiTheme="minorHAnsi" w:hAnsiTheme="minorHAnsi" w:cstheme="minorHAnsi"/>
                      <w:snapToGrid w:val="0"/>
                      <w:sz w:val="22"/>
                      <w:szCs w:val="22"/>
                    </w:rPr>
                  </w:pPr>
                  <w:r w:rsidRPr="00702EE3">
                    <w:rPr>
                      <w:rFonts w:asciiTheme="minorHAnsi" w:hAnsiTheme="minorHAnsi" w:cstheme="minorHAnsi"/>
                      <w:snapToGrid w:val="0"/>
                      <w:sz w:val="22"/>
                      <w:szCs w:val="22"/>
                    </w:rPr>
                    <w:t>0</w:t>
                  </w:r>
                </w:p>
              </w:tc>
              <w:tc>
                <w:tcPr>
                  <w:tcW w:w="1005" w:type="pct"/>
                  <w:tcBorders>
                    <w:top w:val="single" w:sz="6" w:space="0" w:color="008080"/>
                    <w:left w:val="single" w:sz="6" w:space="0" w:color="008080"/>
                    <w:bottom w:val="single" w:sz="4" w:space="0" w:color="auto"/>
                    <w:right w:val="single" w:sz="6" w:space="0" w:color="008080"/>
                  </w:tcBorders>
                  <w:shd w:val="solid" w:color="008080" w:fill="auto"/>
                </w:tcPr>
                <w:p w14:paraId="6526F863" w14:textId="77777777" w:rsidR="009D66B1" w:rsidRPr="00702EE3" w:rsidRDefault="009D66B1" w:rsidP="009D66B1">
                  <w:pPr>
                    <w:jc w:val="both"/>
                    <w:rPr>
                      <w:rFonts w:asciiTheme="minorHAnsi" w:hAnsiTheme="minorHAnsi" w:cstheme="minorHAnsi"/>
                      <w:b/>
                      <w:snapToGrid w:val="0"/>
                      <w:sz w:val="22"/>
                      <w:szCs w:val="22"/>
                    </w:rPr>
                  </w:pPr>
                  <w:r w:rsidRPr="00702EE3">
                    <w:rPr>
                      <w:rFonts w:asciiTheme="minorHAnsi" w:hAnsiTheme="minorHAnsi" w:cstheme="minorHAnsi"/>
                      <w:b/>
                      <w:snapToGrid w:val="0"/>
                      <w:sz w:val="22"/>
                      <w:szCs w:val="22"/>
                    </w:rPr>
                    <w:t>1</w:t>
                  </w:r>
                </w:p>
              </w:tc>
              <w:tc>
                <w:tcPr>
                  <w:tcW w:w="1197" w:type="pct"/>
                  <w:tcBorders>
                    <w:top w:val="single" w:sz="6" w:space="0" w:color="008080"/>
                    <w:left w:val="single" w:sz="6" w:space="0" w:color="008080"/>
                    <w:bottom w:val="single" w:sz="4" w:space="0" w:color="auto"/>
                    <w:right w:val="single" w:sz="6" w:space="0" w:color="008080"/>
                  </w:tcBorders>
                  <w:shd w:val="solid" w:color="008080" w:fill="auto"/>
                </w:tcPr>
                <w:p w14:paraId="2313EADF" w14:textId="77777777" w:rsidR="009D66B1" w:rsidRPr="00702EE3" w:rsidRDefault="009D66B1" w:rsidP="009D66B1">
                  <w:pPr>
                    <w:jc w:val="both"/>
                    <w:rPr>
                      <w:rFonts w:asciiTheme="minorHAnsi" w:hAnsiTheme="minorHAnsi" w:cstheme="minorHAnsi"/>
                      <w:b/>
                      <w:snapToGrid w:val="0"/>
                      <w:sz w:val="22"/>
                      <w:szCs w:val="22"/>
                    </w:rPr>
                  </w:pPr>
                  <w:r w:rsidRPr="00702EE3">
                    <w:rPr>
                      <w:rFonts w:asciiTheme="minorHAnsi" w:hAnsiTheme="minorHAnsi" w:cstheme="minorHAnsi"/>
                      <w:b/>
                      <w:snapToGrid w:val="0"/>
                      <w:sz w:val="22"/>
                      <w:szCs w:val="22"/>
                    </w:rPr>
                    <w:t>2</w:t>
                  </w:r>
                </w:p>
              </w:tc>
              <w:tc>
                <w:tcPr>
                  <w:tcW w:w="1082" w:type="pct"/>
                  <w:tcBorders>
                    <w:top w:val="single" w:sz="6" w:space="0" w:color="008080"/>
                    <w:left w:val="single" w:sz="6" w:space="0" w:color="008080"/>
                    <w:bottom w:val="single" w:sz="4" w:space="0" w:color="auto"/>
                  </w:tcBorders>
                  <w:shd w:val="solid" w:color="008080" w:fill="auto"/>
                </w:tcPr>
                <w:p w14:paraId="4E263EFC" w14:textId="77777777" w:rsidR="009D66B1" w:rsidRPr="00702EE3" w:rsidRDefault="009D66B1" w:rsidP="009D66B1">
                  <w:pPr>
                    <w:jc w:val="both"/>
                    <w:rPr>
                      <w:rFonts w:asciiTheme="minorHAnsi" w:hAnsiTheme="minorHAnsi" w:cstheme="minorHAnsi"/>
                      <w:b/>
                      <w:snapToGrid w:val="0"/>
                      <w:sz w:val="22"/>
                      <w:szCs w:val="22"/>
                    </w:rPr>
                  </w:pPr>
                  <w:r w:rsidRPr="00702EE3">
                    <w:rPr>
                      <w:rFonts w:asciiTheme="minorHAnsi" w:hAnsiTheme="minorHAnsi" w:cstheme="minorHAnsi"/>
                      <w:b/>
                      <w:snapToGrid w:val="0"/>
                      <w:sz w:val="22"/>
                      <w:szCs w:val="22"/>
                    </w:rPr>
                    <w:t>3</w:t>
                  </w:r>
                </w:p>
              </w:tc>
            </w:tr>
            <w:tr w:rsidR="009D66B1" w:rsidRPr="00702EE3" w14:paraId="72E04350" w14:textId="77777777" w:rsidTr="00E10373">
              <w:trPr>
                <w:trHeight w:val="223"/>
              </w:trPr>
              <w:tc>
                <w:tcPr>
                  <w:tcW w:w="1716" w:type="pct"/>
                  <w:tcBorders>
                    <w:top w:val="single" w:sz="2" w:space="0" w:color="008080"/>
                    <w:left w:val="single" w:sz="6" w:space="0" w:color="008080"/>
                    <w:bottom w:val="single" w:sz="6" w:space="0" w:color="008080"/>
                    <w:right w:val="single" w:sz="4" w:space="0" w:color="auto"/>
                  </w:tcBorders>
                  <w:shd w:val="solid" w:color="008080" w:fill="auto"/>
                </w:tcPr>
                <w:p w14:paraId="57F5B184" w14:textId="77777777" w:rsidR="009D66B1" w:rsidRPr="00702EE3" w:rsidRDefault="009D66B1" w:rsidP="009D66B1">
                  <w:pPr>
                    <w:jc w:val="both"/>
                    <w:rPr>
                      <w:rFonts w:asciiTheme="minorHAnsi" w:hAnsiTheme="minorHAnsi" w:cstheme="minorHAnsi"/>
                      <w:snapToGrid w:val="0"/>
                      <w:sz w:val="22"/>
                      <w:szCs w:val="22"/>
                    </w:rPr>
                  </w:pPr>
                </w:p>
              </w:tc>
              <w:tc>
                <w:tcPr>
                  <w:tcW w:w="1005" w:type="pct"/>
                  <w:tcBorders>
                    <w:top w:val="single" w:sz="4" w:space="0" w:color="auto"/>
                    <w:left w:val="single" w:sz="4" w:space="0" w:color="auto"/>
                    <w:bottom w:val="single" w:sz="4" w:space="0" w:color="auto"/>
                    <w:right w:val="single" w:sz="4" w:space="0" w:color="auto"/>
                  </w:tcBorders>
                  <w:shd w:val="solid" w:color="008080" w:fill="auto"/>
                </w:tcPr>
                <w:p w14:paraId="07A80892" w14:textId="77777777" w:rsidR="009D66B1" w:rsidRPr="00702EE3" w:rsidRDefault="009D66B1" w:rsidP="009D66B1">
                  <w:pPr>
                    <w:jc w:val="both"/>
                    <w:rPr>
                      <w:rFonts w:asciiTheme="minorHAnsi" w:hAnsiTheme="minorHAnsi" w:cstheme="minorHAnsi"/>
                      <w:b/>
                      <w:snapToGrid w:val="0"/>
                      <w:sz w:val="22"/>
                      <w:szCs w:val="22"/>
                    </w:rPr>
                  </w:pPr>
                  <w:r w:rsidRPr="00702EE3">
                    <w:rPr>
                      <w:rFonts w:asciiTheme="minorHAnsi" w:hAnsiTheme="minorHAnsi" w:cstheme="minorHAnsi"/>
                      <w:b/>
                      <w:snapToGrid w:val="0"/>
                      <w:sz w:val="22"/>
                      <w:szCs w:val="22"/>
                    </w:rPr>
                    <w:t>Euro</w:t>
                  </w:r>
                </w:p>
              </w:tc>
              <w:tc>
                <w:tcPr>
                  <w:tcW w:w="1197" w:type="pct"/>
                  <w:tcBorders>
                    <w:top w:val="single" w:sz="4" w:space="0" w:color="auto"/>
                    <w:left w:val="single" w:sz="4" w:space="0" w:color="auto"/>
                    <w:bottom w:val="single" w:sz="4" w:space="0" w:color="auto"/>
                    <w:right w:val="single" w:sz="4" w:space="0" w:color="auto"/>
                  </w:tcBorders>
                  <w:shd w:val="solid" w:color="008080" w:fill="auto"/>
                </w:tcPr>
                <w:p w14:paraId="545D86EE" w14:textId="77777777" w:rsidR="009D66B1" w:rsidRPr="00702EE3" w:rsidRDefault="009D66B1" w:rsidP="009D66B1">
                  <w:pPr>
                    <w:jc w:val="both"/>
                    <w:rPr>
                      <w:rFonts w:asciiTheme="minorHAnsi" w:hAnsiTheme="minorHAnsi" w:cstheme="minorHAnsi"/>
                      <w:b/>
                      <w:snapToGrid w:val="0"/>
                      <w:sz w:val="22"/>
                      <w:szCs w:val="22"/>
                    </w:rPr>
                  </w:pPr>
                  <w:r w:rsidRPr="00702EE3">
                    <w:rPr>
                      <w:rFonts w:asciiTheme="minorHAnsi" w:hAnsiTheme="minorHAnsi" w:cstheme="minorHAnsi"/>
                      <w:b/>
                      <w:snapToGrid w:val="0"/>
                      <w:sz w:val="22"/>
                      <w:szCs w:val="22"/>
                    </w:rPr>
                    <w:t>Euro</w:t>
                  </w:r>
                </w:p>
              </w:tc>
              <w:tc>
                <w:tcPr>
                  <w:tcW w:w="1082" w:type="pct"/>
                  <w:tcBorders>
                    <w:top w:val="single" w:sz="4" w:space="0" w:color="auto"/>
                    <w:left w:val="single" w:sz="4" w:space="0" w:color="auto"/>
                    <w:bottom w:val="single" w:sz="4" w:space="0" w:color="auto"/>
                    <w:right w:val="single" w:sz="4" w:space="0" w:color="auto"/>
                  </w:tcBorders>
                  <w:shd w:val="solid" w:color="008080" w:fill="auto"/>
                </w:tcPr>
                <w:p w14:paraId="230E33A7" w14:textId="77777777" w:rsidR="009D66B1" w:rsidRPr="00702EE3" w:rsidRDefault="009D66B1" w:rsidP="009D66B1">
                  <w:pPr>
                    <w:jc w:val="both"/>
                    <w:rPr>
                      <w:rFonts w:asciiTheme="minorHAnsi" w:hAnsiTheme="minorHAnsi" w:cstheme="minorHAnsi"/>
                      <w:b/>
                      <w:snapToGrid w:val="0"/>
                      <w:sz w:val="22"/>
                      <w:szCs w:val="22"/>
                    </w:rPr>
                  </w:pPr>
                  <w:r w:rsidRPr="00702EE3">
                    <w:rPr>
                      <w:rFonts w:asciiTheme="minorHAnsi" w:hAnsiTheme="minorHAnsi" w:cstheme="minorHAnsi"/>
                      <w:b/>
                      <w:snapToGrid w:val="0"/>
                      <w:sz w:val="22"/>
                      <w:szCs w:val="22"/>
                    </w:rPr>
                    <w:t>Euro</w:t>
                  </w:r>
                </w:p>
              </w:tc>
            </w:tr>
            <w:tr w:rsidR="009D66B1" w:rsidRPr="00702EE3" w14:paraId="49D754BF" w14:textId="77777777" w:rsidTr="00E10373">
              <w:trPr>
                <w:trHeight w:val="223"/>
              </w:trPr>
              <w:tc>
                <w:tcPr>
                  <w:tcW w:w="1716" w:type="pct"/>
                  <w:tcBorders>
                    <w:top w:val="single" w:sz="6" w:space="0" w:color="008080"/>
                    <w:left w:val="single" w:sz="6" w:space="0" w:color="008080"/>
                    <w:bottom w:val="single" w:sz="6" w:space="0" w:color="008080"/>
                    <w:right w:val="single" w:sz="6" w:space="0" w:color="008080"/>
                  </w:tcBorders>
                  <w:shd w:val="solid" w:color="FFFFFF" w:fill="auto"/>
                </w:tcPr>
                <w:p w14:paraId="2083565D" w14:textId="77777777" w:rsidR="009D66B1" w:rsidRPr="00702EE3" w:rsidRDefault="009D66B1" w:rsidP="009D66B1">
                  <w:pPr>
                    <w:jc w:val="both"/>
                    <w:rPr>
                      <w:rFonts w:asciiTheme="minorHAnsi" w:hAnsiTheme="minorHAnsi" w:cstheme="minorHAnsi"/>
                      <w:b/>
                      <w:snapToGrid w:val="0"/>
                      <w:sz w:val="22"/>
                      <w:szCs w:val="22"/>
                    </w:rPr>
                  </w:pPr>
                  <w:r w:rsidRPr="00702EE3">
                    <w:rPr>
                      <w:rFonts w:asciiTheme="minorHAnsi" w:hAnsiTheme="minorHAnsi" w:cstheme="minorHAnsi"/>
                      <w:b/>
                      <w:snapToGrid w:val="0"/>
                      <w:sz w:val="22"/>
                      <w:szCs w:val="22"/>
                    </w:rPr>
                    <w:t>1. Ajutor public nerambursabil</w:t>
                  </w:r>
                </w:p>
              </w:tc>
              <w:tc>
                <w:tcPr>
                  <w:tcW w:w="1005" w:type="pct"/>
                  <w:tcBorders>
                    <w:top w:val="single" w:sz="4" w:space="0" w:color="auto"/>
                    <w:left w:val="single" w:sz="6" w:space="0" w:color="008080"/>
                    <w:bottom w:val="single" w:sz="4" w:space="0" w:color="auto"/>
                    <w:right w:val="single" w:sz="4" w:space="0" w:color="auto"/>
                  </w:tcBorders>
                  <w:shd w:val="solid" w:color="C0C0C0" w:fill="auto"/>
                </w:tcPr>
                <w:p w14:paraId="699502D4" w14:textId="77777777" w:rsidR="009D66B1" w:rsidRPr="00702EE3" w:rsidRDefault="009D66B1" w:rsidP="009D66B1">
                  <w:pPr>
                    <w:jc w:val="both"/>
                    <w:rPr>
                      <w:rFonts w:asciiTheme="minorHAnsi" w:hAnsiTheme="minorHAnsi" w:cstheme="minorHAnsi"/>
                      <w:b/>
                      <w:snapToGrid w:val="0"/>
                      <w:sz w:val="22"/>
                      <w:szCs w:val="22"/>
                    </w:rPr>
                  </w:pPr>
                </w:p>
              </w:tc>
              <w:tc>
                <w:tcPr>
                  <w:tcW w:w="1197" w:type="pct"/>
                  <w:tcBorders>
                    <w:top w:val="single" w:sz="4" w:space="0" w:color="auto"/>
                    <w:left w:val="single" w:sz="4" w:space="0" w:color="auto"/>
                    <w:bottom w:val="single" w:sz="4" w:space="0" w:color="auto"/>
                    <w:right w:val="single" w:sz="4" w:space="0" w:color="auto"/>
                  </w:tcBorders>
                  <w:shd w:val="solid" w:color="008080" w:fill="auto"/>
                </w:tcPr>
                <w:p w14:paraId="149A5F14" w14:textId="77777777" w:rsidR="009D66B1" w:rsidRPr="00702EE3" w:rsidRDefault="009D66B1" w:rsidP="009D66B1">
                  <w:pPr>
                    <w:jc w:val="both"/>
                    <w:rPr>
                      <w:rFonts w:asciiTheme="minorHAnsi" w:hAnsiTheme="minorHAnsi" w:cstheme="minorHAnsi"/>
                      <w:b/>
                      <w:snapToGrid w:val="0"/>
                      <w:sz w:val="22"/>
                      <w:szCs w:val="22"/>
                    </w:rPr>
                  </w:pPr>
                </w:p>
              </w:tc>
              <w:tc>
                <w:tcPr>
                  <w:tcW w:w="1082" w:type="pct"/>
                  <w:tcBorders>
                    <w:top w:val="single" w:sz="4" w:space="0" w:color="auto"/>
                    <w:left w:val="single" w:sz="4" w:space="0" w:color="auto"/>
                    <w:bottom w:val="single" w:sz="4" w:space="0" w:color="auto"/>
                  </w:tcBorders>
                  <w:shd w:val="solid" w:color="C0C0C0" w:fill="auto"/>
                </w:tcPr>
                <w:p w14:paraId="013E3080" w14:textId="77777777" w:rsidR="009D66B1" w:rsidRPr="00702EE3" w:rsidRDefault="009D66B1" w:rsidP="009D66B1">
                  <w:pPr>
                    <w:jc w:val="both"/>
                    <w:rPr>
                      <w:rFonts w:asciiTheme="minorHAnsi" w:hAnsiTheme="minorHAnsi" w:cstheme="minorHAnsi"/>
                      <w:b/>
                      <w:snapToGrid w:val="0"/>
                      <w:sz w:val="22"/>
                      <w:szCs w:val="22"/>
                    </w:rPr>
                  </w:pPr>
                </w:p>
              </w:tc>
            </w:tr>
            <w:tr w:rsidR="009D66B1" w:rsidRPr="00702EE3" w14:paraId="7B360C02" w14:textId="77777777" w:rsidTr="00E10373">
              <w:trPr>
                <w:trHeight w:val="223"/>
              </w:trPr>
              <w:tc>
                <w:tcPr>
                  <w:tcW w:w="1716" w:type="pct"/>
                  <w:tcBorders>
                    <w:top w:val="single" w:sz="6" w:space="0" w:color="008080"/>
                    <w:left w:val="single" w:sz="6" w:space="0" w:color="008080"/>
                    <w:bottom w:val="single" w:sz="6" w:space="0" w:color="008080"/>
                    <w:right w:val="single" w:sz="6" w:space="0" w:color="008080"/>
                  </w:tcBorders>
                  <w:shd w:val="solid" w:color="FFFFFF" w:fill="auto"/>
                </w:tcPr>
                <w:p w14:paraId="64DB10B5" w14:textId="77777777" w:rsidR="009D66B1" w:rsidRPr="00702EE3" w:rsidRDefault="009D66B1" w:rsidP="009D66B1">
                  <w:pPr>
                    <w:jc w:val="both"/>
                    <w:rPr>
                      <w:rFonts w:asciiTheme="minorHAnsi" w:hAnsiTheme="minorHAnsi" w:cstheme="minorHAnsi"/>
                      <w:b/>
                      <w:snapToGrid w:val="0"/>
                      <w:sz w:val="22"/>
                      <w:szCs w:val="22"/>
                    </w:rPr>
                  </w:pPr>
                  <w:r w:rsidRPr="00702EE3">
                    <w:rPr>
                      <w:rFonts w:asciiTheme="minorHAnsi" w:hAnsiTheme="minorHAnsi" w:cstheme="minorHAnsi"/>
                      <w:b/>
                      <w:snapToGrid w:val="0"/>
                      <w:sz w:val="22"/>
                      <w:szCs w:val="22"/>
                    </w:rPr>
                    <w:t>2. Cofinanţare privată, din care:</w:t>
                  </w:r>
                </w:p>
              </w:tc>
              <w:tc>
                <w:tcPr>
                  <w:tcW w:w="1005" w:type="pct"/>
                  <w:tcBorders>
                    <w:top w:val="single" w:sz="4" w:space="0" w:color="auto"/>
                    <w:left w:val="single" w:sz="6" w:space="0" w:color="008080"/>
                    <w:bottom w:val="single" w:sz="4" w:space="0" w:color="auto"/>
                    <w:right w:val="single" w:sz="4" w:space="0" w:color="auto"/>
                  </w:tcBorders>
                  <w:shd w:val="solid" w:color="C0C0C0" w:fill="auto"/>
                </w:tcPr>
                <w:p w14:paraId="431CD595" w14:textId="77777777" w:rsidR="009D66B1" w:rsidRPr="00702EE3" w:rsidRDefault="009D66B1" w:rsidP="009D66B1">
                  <w:pPr>
                    <w:jc w:val="both"/>
                    <w:rPr>
                      <w:rFonts w:asciiTheme="minorHAnsi" w:hAnsiTheme="minorHAnsi" w:cstheme="minorHAnsi"/>
                      <w:b/>
                      <w:snapToGrid w:val="0"/>
                      <w:sz w:val="22"/>
                      <w:szCs w:val="22"/>
                    </w:rPr>
                  </w:pPr>
                </w:p>
              </w:tc>
              <w:tc>
                <w:tcPr>
                  <w:tcW w:w="1197" w:type="pct"/>
                  <w:tcBorders>
                    <w:top w:val="single" w:sz="4" w:space="0" w:color="auto"/>
                    <w:left w:val="single" w:sz="4" w:space="0" w:color="auto"/>
                    <w:bottom w:val="single" w:sz="4" w:space="0" w:color="auto"/>
                    <w:right w:val="single" w:sz="4" w:space="0" w:color="auto"/>
                  </w:tcBorders>
                  <w:shd w:val="solid" w:color="C0C0C0" w:fill="auto"/>
                </w:tcPr>
                <w:p w14:paraId="443A8933" w14:textId="77777777" w:rsidR="009D66B1" w:rsidRPr="00702EE3" w:rsidRDefault="009D66B1" w:rsidP="009D66B1">
                  <w:pPr>
                    <w:jc w:val="both"/>
                    <w:rPr>
                      <w:rFonts w:asciiTheme="minorHAnsi" w:hAnsiTheme="minorHAnsi" w:cstheme="minorHAnsi"/>
                      <w:b/>
                      <w:snapToGrid w:val="0"/>
                      <w:sz w:val="22"/>
                      <w:szCs w:val="22"/>
                    </w:rPr>
                  </w:pPr>
                </w:p>
              </w:tc>
              <w:tc>
                <w:tcPr>
                  <w:tcW w:w="1082" w:type="pct"/>
                  <w:tcBorders>
                    <w:top w:val="single" w:sz="4" w:space="0" w:color="auto"/>
                    <w:left w:val="single" w:sz="4" w:space="0" w:color="auto"/>
                    <w:bottom w:val="single" w:sz="4" w:space="0" w:color="auto"/>
                  </w:tcBorders>
                  <w:shd w:val="solid" w:color="C0C0C0" w:fill="auto"/>
                </w:tcPr>
                <w:p w14:paraId="14AE3BBA" w14:textId="77777777" w:rsidR="009D66B1" w:rsidRPr="00702EE3" w:rsidRDefault="009D66B1" w:rsidP="009D66B1">
                  <w:pPr>
                    <w:jc w:val="both"/>
                    <w:rPr>
                      <w:rFonts w:asciiTheme="minorHAnsi" w:hAnsiTheme="minorHAnsi" w:cstheme="minorHAnsi"/>
                      <w:b/>
                      <w:snapToGrid w:val="0"/>
                      <w:sz w:val="22"/>
                      <w:szCs w:val="22"/>
                    </w:rPr>
                  </w:pPr>
                </w:p>
              </w:tc>
            </w:tr>
            <w:tr w:rsidR="009D66B1" w:rsidRPr="00702EE3" w14:paraId="2871CB43" w14:textId="77777777" w:rsidTr="00E10373">
              <w:trPr>
                <w:trHeight w:val="223"/>
              </w:trPr>
              <w:tc>
                <w:tcPr>
                  <w:tcW w:w="1716" w:type="pct"/>
                  <w:tcBorders>
                    <w:top w:val="single" w:sz="6" w:space="0" w:color="008080"/>
                    <w:left w:val="single" w:sz="6" w:space="0" w:color="008080"/>
                    <w:bottom w:val="single" w:sz="6" w:space="0" w:color="008080"/>
                    <w:right w:val="single" w:sz="6" w:space="0" w:color="008080"/>
                  </w:tcBorders>
                  <w:shd w:val="solid" w:color="FFFFFF" w:fill="auto"/>
                </w:tcPr>
                <w:p w14:paraId="6377A6D4" w14:textId="77777777" w:rsidR="009D66B1" w:rsidRPr="00702EE3" w:rsidRDefault="009D66B1" w:rsidP="009D66B1">
                  <w:pPr>
                    <w:jc w:val="both"/>
                    <w:rPr>
                      <w:rFonts w:asciiTheme="minorHAnsi" w:hAnsiTheme="minorHAnsi" w:cstheme="minorHAnsi"/>
                      <w:snapToGrid w:val="0"/>
                      <w:sz w:val="22"/>
                      <w:szCs w:val="22"/>
                    </w:rPr>
                  </w:pPr>
                  <w:r w:rsidRPr="00702EE3">
                    <w:rPr>
                      <w:rFonts w:asciiTheme="minorHAnsi" w:hAnsiTheme="minorHAnsi" w:cstheme="minorHAnsi"/>
                      <w:snapToGrid w:val="0"/>
                      <w:sz w:val="22"/>
                      <w:szCs w:val="22"/>
                    </w:rPr>
                    <w:t xml:space="preserve">    2.1  - autofinanţare</w:t>
                  </w:r>
                </w:p>
              </w:tc>
              <w:tc>
                <w:tcPr>
                  <w:tcW w:w="1005" w:type="pct"/>
                  <w:tcBorders>
                    <w:top w:val="single" w:sz="4" w:space="0" w:color="auto"/>
                    <w:left w:val="single" w:sz="6" w:space="0" w:color="008080"/>
                    <w:bottom w:val="single" w:sz="4" w:space="0" w:color="auto"/>
                    <w:right w:val="single" w:sz="4" w:space="0" w:color="auto"/>
                  </w:tcBorders>
                  <w:shd w:val="solid" w:color="C0C0C0" w:fill="auto"/>
                </w:tcPr>
                <w:p w14:paraId="004807D5" w14:textId="77777777" w:rsidR="009D66B1" w:rsidRPr="00702EE3" w:rsidRDefault="009D66B1" w:rsidP="009D66B1">
                  <w:pPr>
                    <w:jc w:val="both"/>
                    <w:rPr>
                      <w:rFonts w:asciiTheme="minorHAnsi" w:hAnsiTheme="minorHAnsi" w:cstheme="minorHAnsi"/>
                      <w:b/>
                      <w:snapToGrid w:val="0"/>
                      <w:sz w:val="22"/>
                      <w:szCs w:val="22"/>
                    </w:rPr>
                  </w:pPr>
                </w:p>
              </w:tc>
              <w:tc>
                <w:tcPr>
                  <w:tcW w:w="1197" w:type="pct"/>
                  <w:tcBorders>
                    <w:top w:val="single" w:sz="4" w:space="0" w:color="auto"/>
                    <w:left w:val="single" w:sz="4" w:space="0" w:color="auto"/>
                    <w:bottom w:val="single" w:sz="4" w:space="0" w:color="auto"/>
                    <w:right w:val="single" w:sz="4" w:space="0" w:color="auto"/>
                  </w:tcBorders>
                  <w:shd w:val="solid" w:color="C0C0C0" w:fill="auto"/>
                </w:tcPr>
                <w:p w14:paraId="666130AC" w14:textId="77777777" w:rsidR="009D66B1" w:rsidRPr="00702EE3" w:rsidRDefault="009D66B1" w:rsidP="009D66B1">
                  <w:pPr>
                    <w:jc w:val="both"/>
                    <w:rPr>
                      <w:rFonts w:asciiTheme="minorHAnsi" w:hAnsiTheme="minorHAnsi" w:cstheme="minorHAnsi"/>
                      <w:b/>
                      <w:snapToGrid w:val="0"/>
                      <w:sz w:val="22"/>
                      <w:szCs w:val="22"/>
                    </w:rPr>
                  </w:pPr>
                </w:p>
              </w:tc>
              <w:tc>
                <w:tcPr>
                  <w:tcW w:w="1082" w:type="pct"/>
                  <w:tcBorders>
                    <w:top w:val="single" w:sz="4" w:space="0" w:color="auto"/>
                    <w:left w:val="single" w:sz="4" w:space="0" w:color="auto"/>
                    <w:bottom w:val="single" w:sz="4" w:space="0" w:color="auto"/>
                  </w:tcBorders>
                  <w:shd w:val="solid" w:color="C0C0C0" w:fill="auto"/>
                </w:tcPr>
                <w:p w14:paraId="39951C77" w14:textId="77777777" w:rsidR="009D66B1" w:rsidRPr="00702EE3" w:rsidRDefault="009D66B1" w:rsidP="009D66B1">
                  <w:pPr>
                    <w:jc w:val="both"/>
                    <w:rPr>
                      <w:rFonts w:asciiTheme="minorHAnsi" w:hAnsiTheme="minorHAnsi" w:cstheme="minorHAnsi"/>
                      <w:b/>
                      <w:snapToGrid w:val="0"/>
                      <w:sz w:val="22"/>
                      <w:szCs w:val="22"/>
                    </w:rPr>
                  </w:pPr>
                </w:p>
              </w:tc>
            </w:tr>
            <w:tr w:rsidR="009D66B1" w:rsidRPr="00702EE3" w14:paraId="3797D769" w14:textId="77777777" w:rsidTr="00E10373">
              <w:trPr>
                <w:trHeight w:val="223"/>
              </w:trPr>
              <w:tc>
                <w:tcPr>
                  <w:tcW w:w="1716" w:type="pct"/>
                  <w:tcBorders>
                    <w:top w:val="single" w:sz="6" w:space="0" w:color="008080"/>
                    <w:left w:val="single" w:sz="6" w:space="0" w:color="008080"/>
                    <w:bottom w:val="single" w:sz="6" w:space="0" w:color="008080"/>
                    <w:right w:val="single" w:sz="6" w:space="0" w:color="008080"/>
                  </w:tcBorders>
                  <w:shd w:val="solid" w:color="FFFFFF" w:fill="auto"/>
                </w:tcPr>
                <w:p w14:paraId="308F8E80" w14:textId="77777777" w:rsidR="009D66B1" w:rsidRPr="00702EE3" w:rsidRDefault="009D66B1" w:rsidP="009D66B1">
                  <w:pPr>
                    <w:jc w:val="both"/>
                    <w:rPr>
                      <w:rFonts w:asciiTheme="minorHAnsi" w:hAnsiTheme="minorHAnsi" w:cstheme="minorHAnsi"/>
                      <w:snapToGrid w:val="0"/>
                      <w:sz w:val="22"/>
                      <w:szCs w:val="22"/>
                    </w:rPr>
                  </w:pPr>
                  <w:r w:rsidRPr="00702EE3">
                    <w:rPr>
                      <w:rFonts w:asciiTheme="minorHAnsi" w:hAnsiTheme="minorHAnsi" w:cstheme="minorHAnsi"/>
                      <w:snapToGrid w:val="0"/>
                      <w:sz w:val="22"/>
                      <w:szCs w:val="22"/>
                    </w:rPr>
                    <w:t xml:space="preserve">    2.2  - împrumuturi</w:t>
                  </w:r>
                </w:p>
              </w:tc>
              <w:tc>
                <w:tcPr>
                  <w:tcW w:w="1005" w:type="pct"/>
                  <w:tcBorders>
                    <w:top w:val="single" w:sz="4" w:space="0" w:color="auto"/>
                    <w:left w:val="single" w:sz="6" w:space="0" w:color="008080"/>
                    <w:bottom w:val="single" w:sz="4" w:space="0" w:color="auto"/>
                    <w:right w:val="single" w:sz="4" w:space="0" w:color="auto"/>
                  </w:tcBorders>
                  <w:shd w:val="solid" w:color="C0C0C0" w:fill="auto"/>
                </w:tcPr>
                <w:p w14:paraId="0E5A9114" w14:textId="77777777" w:rsidR="009D66B1" w:rsidRPr="00702EE3" w:rsidRDefault="009D66B1" w:rsidP="009D66B1">
                  <w:pPr>
                    <w:jc w:val="both"/>
                    <w:rPr>
                      <w:rFonts w:asciiTheme="minorHAnsi" w:hAnsiTheme="minorHAnsi" w:cstheme="minorHAnsi"/>
                      <w:b/>
                      <w:snapToGrid w:val="0"/>
                      <w:sz w:val="22"/>
                      <w:szCs w:val="22"/>
                    </w:rPr>
                  </w:pPr>
                </w:p>
              </w:tc>
              <w:tc>
                <w:tcPr>
                  <w:tcW w:w="1197" w:type="pct"/>
                  <w:tcBorders>
                    <w:top w:val="single" w:sz="4" w:space="0" w:color="auto"/>
                    <w:left w:val="single" w:sz="4" w:space="0" w:color="auto"/>
                    <w:bottom w:val="single" w:sz="4" w:space="0" w:color="auto"/>
                    <w:right w:val="single" w:sz="4" w:space="0" w:color="auto"/>
                  </w:tcBorders>
                  <w:shd w:val="solid" w:color="C0C0C0" w:fill="auto"/>
                </w:tcPr>
                <w:p w14:paraId="437C782B" w14:textId="77777777" w:rsidR="009D66B1" w:rsidRPr="00702EE3" w:rsidRDefault="009D66B1" w:rsidP="009D66B1">
                  <w:pPr>
                    <w:jc w:val="both"/>
                    <w:rPr>
                      <w:rFonts w:asciiTheme="minorHAnsi" w:hAnsiTheme="minorHAnsi" w:cstheme="minorHAnsi"/>
                      <w:b/>
                      <w:snapToGrid w:val="0"/>
                      <w:sz w:val="22"/>
                      <w:szCs w:val="22"/>
                    </w:rPr>
                  </w:pPr>
                </w:p>
              </w:tc>
              <w:tc>
                <w:tcPr>
                  <w:tcW w:w="1082" w:type="pct"/>
                  <w:tcBorders>
                    <w:top w:val="single" w:sz="4" w:space="0" w:color="auto"/>
                    <w:left w:val="single" w:sz="4" w:space="0" w:color="auto"/>
                    <w:bottom w:val="single" w:sz="4" w:space="0" w:color="auto"/>
                  </w:tcBorders>
                  <w:shd w:val="solid" w:color="C0C0C0" w:fill="auto"/>
                </w:tcPr>
                <w:p w14:paraId="191AE38A" w14:textId="77777777" w:rsidR="009D66B1" w:rsidRPr="00702EE3" w:rsidRDefault="009D66B1" w:rsidP="009D66B1">
                  <w:pPr>
                    <w:jc w:val="both"/>
                    <w:rPr>
                      <w:rFonts w:asciiTheme="minorHAnsi" w:hAnsiTheme="minorHAnsi" w:cstheme="minorHAnsi"/>
                      <w:b/>
                      <w:snapToGrid w:val="0"/>
                      <w:sz w:val="22"/>
                      <w:szCs w:val="22"/>
                    </w:rPr>
                  </w:pPr>
                </w:p>
              </w:tc>
            </w:tr>
            <w:tr w:rsidR="009D66B1" w:rsidRPr="00702EE3" w14:paraId="27A5DEED" w14:textId="77777777" w:rsidTr="00E10373">
              <w:trPr>
                <w:trHeight w:val="223"/>
              </w:trPr>
              <w:tc>
                <w:tcPr>
                  <w:tcW w:w="1716" w:type="pct"/>
                  <w:tcBorders>
                    <w:top w:val="single" w:sz="6" w:space="0" w:color="008080"/>
                    <w:left w:val="single" w:sz="6" w:space="0" w:color="008080"/>
                    <w:bottom w:val="single" w:sz="6" w:space="0" w:color="008080"/>
                    <w:right w:val="single" w:sz="6" w:space="0" w:color="008080"/>
                  </w:tcBorders>
                  <w:shd w:val="solid" w:color="FFFFFF" w:fill="auto"/>
                </w:tcPr>
                <w:p w14:paraId="572FAC69" w14:textId="77777777" w:rsidR="009D66B1" w:rsidRPr="00702EE3" w:rsidRDefault="009D66B1" w:rsidP="009D66B1">
                  <w:pPr>
                    <w:jc w:val="both"/>
                    <w:rPr>
                      <w:rFonts w:asciiTheme="minorHAnsi" w:hAnsiTheme="minorHAnsi" w:cstheme="minorHAnsi"/>
                      <w:snapToGrid w:val="0"/>
                      <w:sz w:val="22"/>
                      <w:szCs w:val="22"/>
                    </w:rPr>
                  </w:pPr>
                  <w:r w:rsidRPr="00702EE3">
                    <w:rPr>
                      <w:rFonts w:asciiTheme="minorHAnsi" w:hAnsiTheme="minorHAnsi" w:cstheme="minorHAnsi"/>
                      <w:b/>
                      <w:snapToGrid w:val="0"/>
                      <w:sz w:val="22"/>
                      <w:szCs w:val="22"/>
                    </w:rPr>
                    <w:t>3. TOTAL PROIECT</w:t>
                  </w:r>
                </w:p>
              </w:tc>
              <w:tc>
                <w:tcPr>
                  <w:tcW w:w="1005" w:type="pct"/>
                  <w:tcBorders>
                    <w:top w:val="single" w:sz="4" w:space="0" w:color="auto"/>
                    <w:left w:val="single" w:sz="6" w:space="0" w:color="008080"/>
                    <w:bottom w:val="single" w:sz="4" w:space="0" w:color="auto"/>
                    <w:right w:val="single" w:sz="4" w:space="0" w:color="auto"/>
                  </w:tcBorders>
                  <w:shd w:val="solid" w:color="C0C0C0" w:fill="auto"/>
                </w:tcPr>
                <w:p w14:paraId="5AF62D1B" w14:textId="77777777" w:rsidR="009D66B1" w:rsidRPr="00702EE3" w:rsidRDefault="009D66B1" w:rsidP="009D66B1">
                  <w:pPr>
                    <w:jc w:val="both"/>
                    <w:rPr>
                      <w:rFonts w:asciiTheme="minorHAnsi" w:hAnsiTheme="minorHAnsi" w:cstheme="minorHAnsi"/>
                      <w:b/>
                      <w:snapToGrid w:val="0"/>
                      <w:sz w:val="22"/>
                      <w:szCs w:val="22"/>
                    </w:rPr>
                  </w:pPr>
                </w:p>
              </w:tc>
              <w:tc>
                <w:tcPr>
                  <w:tcW w:w="1197" w:type="pct"/>
                  <w:tcBorders>
                    <w:top w:val="single" w:sz="4" w:space="0" w:color="auto"/>
                    <w:left w:val="single" w:sz="4" w:space="0" w:color="auto"/>
                    <w:bottom w:val="single" w:sz="4" w:space="0" w:color="auto"/>
                    <w:right w:val="single" w:sz="4" w:space="0" w:color="auto"/>
                  </w:tcBorders>
                  <w:shd w:val="solid" w:color="C0C0C0" w:fill="auto"/>
                </w:tcPr>
                <w:p w14:paraId="312D5367" w14:textId="77777777" w:rsidR="009D66B1" w:rsidRPr="00702EE3" w:rsidRDefault="009D66B1" w:rsidP="009D66B1">
                  <w:pPr>
                    <w:jc w:val="both"/>
                    <w:rPr>
                      <w:rFonts w:asciiTheme="minorHAnsi" w:hAnsiTheme="minorHAnsi" w:cstheme="minorHAnsi"/>
                      <w:b/>
                      <w:snapToGrid w:val="0"/>
                      <w:sz w:val="22"/>
                      <w:szCs w:val="22"/>
                    </w:rPr>
                  </w:pPr>
                </w:p>
              </w:tc>
              <w:tc>
                <w:tcPr>
                  <w:tcW w:w="1082" w:type="pct"/>
                  <w:tcBorders>
                    <w:top w:val="single" w:sz="4" w:space="0" w:color="auto"/>
                    <w:left w:val="single" w:sz="4" w:space="0" w:color="auto"/>
                    <w:bottom w:val="single" w:sz="4" w:space="0" w:color="auto"/>
                  </w:tcBorders>
                  <w:shd w:val="solid" w:color="C0C0C0" w:fill="auto"/>
                </w:tcPr>
                <w:p w14:paraId="32E57428" w14:textId="77777777" w:rsidR="009D66B1" w:rsidRPr="00702EE3" w:rsidRDefault="009D66B1" w:rsidP="009D66B1">
                  <w:pPr>
                    <w:jc w:val="both"/>
                    <w:rPr>
                      <w:rFonts w:asciiTheme="minorHAnsi" w:hAnsiTheme="minorHAnsi" w:cstheme="minorHAnsi"/>
                      <w:b/>
                      <w:snapToGrid w:val="0"/>
                      <w:sz w:val="22"/>
                      <w:szCs w:val="22"/>
                    </w:rPr>
                  </w:pPr>
                </w:p>
              </w:tc>
            </w:tr>
            <w:tr w:rsidR="009D66B1" w:rsidRPr="00702EE3" w14:paraId="79F1A6B8" w14:textId="77777777" w:rsidTr="00E10373">
              <w:trPr>
                <w:trHeight w:val="223"/>
              </w:trPr>
              <w:tc>
                <w:tcPr>
                  <w:tcW w:w="1716" w:type="pct"/>
                  <w:tcBorders>
                    <w:top w:val="single" w:sz="6" w:space="0" w:color="008080"/>
                    <w:left w:val="single" w:sz="6" w:space="0" w:color="008080"/>
                    <w:bottom w:val="single" w:sz="6" w:space="0" w:color="008080"/>
                    <w:right w:val="single" w:sz="6" w:space="0" w:color="008080"/>
                  </w:tcBorders>
                  <w:shd w:val="solid" w:color="FFFFFF" w:fill="auto"/>
                </w:tcPr>
                <w:p w14:paraId="2165ED03" w14:textId="77777777" w:rsidR="009D66B1" w:rsidRPr="00702EE3" w:rsidRDefault="009D66B1" w:rsidP="009D66B1">
                  <w:pPr>
                    <w:jc w:val="both"/>
                    <w:rPr>
                      <w:rFonts w:asciiTheme="minorHAnsi" w:hAnsiTheme="minorHAnsi" w:cstheme="minorHAnsi"/>
                      <w:snapToGrid w:val="0"/>
                      <w:sz w:val="22"/>
                      <w:szCs w:val="22"/>
                    </w:rPr>
                  </w:pPr>
                  <w:r w:rsidRPr="00702EE3">
                    <w:rPr>
                      <w:rFonts w:asciiTheme="minorHAnsi" w:hAnsiTheme="minorHAnsi" w:cstheme="minorHAnsi"/>
                      <w:snapToGrid w:val="0"/>
                      <w:sz w:val="22"/>
                      <w:szCs w:val="22"/>
                    </w:rPr>
                    <w:t>Procent contribuţie publică</w:t>
                  </w:r>
                </w:p>
              </w:tc>
              <w:tc>
                <w:tcPr>
                  <w:tcW w:w="1005" w:type="pct"/>
                  <w:tcBorders>
                    <w:top w:val="single" w:sz="4" w:space="0" w:color="auto"/>
                    <w:left w:val="single" w:sz="6" w:space="0" w:color="008080"/>
                    <w:bottom w:val="single" w:sz="4" w:space="0" w:color="auto"/>
                    <w:right w:val="single" w:sz="4" w:space="0" w:color="auto"/>
                  </w:tcBorders>
                  <w:shd w:val="solid" w:color="C0C0C0" w:fill="auto"/>
                </w:tcPr>
                <w:p w14:paraId="5E42476E" w14:textId="77777777" w:rsidR="009D66B1" w:rsidRPr="00702EE3" w:rsidRDefault="009D66B1" w:rsidP="009D66B1">
                  <w:pPr>
                    <w:jc w:val="both"/>
                    <w:rPr>
                      <w:rFonts w:asciiTheme="minorHAnsi" w:hAnsiTheme="minorHAnsi" w:cstheme="minorHAnsi"/>
                      <w:b/>
                      <w:snapToGrid w:val="0"/>
                      <w:sz w:val="22"/>
                      <w:szCs w:val="22"/>
                    </w:rPr>
                  </w:pPr>
                </w:p>
              </w:tc>
              <w:tc>
                <w:tcPr>
                  <w:tcW w:w="1197" w:type="pct"/>
                  <w:tcBorders>
                    <w:top w:val="single" w:sz="4" w:space="0" w:color="auto"/>
                    <w:left w:val="single" w:sz="4" w:space="0" w:color="auto"/>
                    <w:bottom w:val="single" w:sz="4" w:space="0" w:color="auto"/>
                    <w:right w:val="single" w:sz="4" w:space="0" w:color="auto"/>
                  </w:tcBorders>
                  <w:shd w:val="solid" w:color="C0C0C0" w:fill="auto"/>
                </w:tcPr>
                <w:p w14:paraId="2FBB41C5" w14:textId="77777777" w:rsidR="009D66B1" w:rsidRPr="00702EE3" w:rsidRDefault="009D66B1" w:rsidP="009D66B1">
                  <w:pPr>
                    <w:jc w:val="both"/>
                    <w:rPr>
                      <w:rFonts w:asciiTheme="minorHAnsi" w:hAnsiTheme="minorHAnsi" w:cstheme="minorHAnsi"/>
                      <w:b/>
                      <w:snapToGrid w:val="0"/>
                      <w:sz w:val="22"/>
                      <w:szCs w:val="22"/>
                    </w:rPr>
                  </w:pPr>
                </w:p>
              </w:tc>
              <w:tc>
                <w:tcPr>
                  <w:tcW w:w="1082" w:type="pct"/>
                  <w:tcBorders>
                    <w:top w:val="single" w:sz="4" w:space="0" w:color="auto"/>
                    <w:left w:val="single" w:sz="4" w:space="0" w:color="auto"/>
                    <w:bottom w:val="single" w:sz="4" w:space="0" w:color="auto"/>
                  </w:tcBorders>
                  <w:shd w:val="solid" w:color="C0C0C0" w:fill="auto"/>
                </w:tcPr>
                <w:p w14:paraId="3DD6F13E" w14:textId="77777777" w:rsidR="009D66B1" w:rsidRPr="00702EE3" w:rsidRDefault="009D66B1" w:rsidP="009D66B1">
                  <w:pPr>
                    <w:jc w:val="both"/>
                    <w:rPr>
                      <w:rFonts w:asciiTheme="minorHAnsi" w:hAnsiTheme="minorHAnsi" w:cstheme="minorHAnsi"/>
                      <w:b/>
                      <w:snapToGrid w:val="0"/>
                      <w:sz w:val="22"/>
                      <w:szCs w:val="22"/>
                    </w:rPr>
                  </w:pPr>
                </w:p>
              </w:tc>
            </w:tr>
            <w:tr w:rsidR="009D66B1" w:rsidRPr="00702EE3" w14:paraId="41E01721" w14:textId="77777777" w:rsidTr="00E10373">
              <w:trPr>
                <w:trHeight w:val="223"/>
              </w:trPr>
              <w:tc>
                <w:tcPr>
                  <w:tcW w:w="1716" w:type="pct"/>
                  <w:tcBorders>
                    <w:top w:val="single" w:sz="6" w:space="0" w:color="008080"/>
                    <w:left w:val="single" w:sz="6" w:space="0" w:color="008080"/>
                    <w:bottom w:val="single" w:sz="6" w:space="0" w:color="008080"/>
                    <w:right w:val="single" w:sz="6" w:space="0" w:color="008080"/>
                  </w:tcBorders>
                  <w:shd w:val="solid" w:color="FFFFFF" w:fill="auto"/>
                </w:tcPr>
                <w:p w14:paraId="4695E0D2" w14:textId="77777777" w:rsidR="009D66B1" w:rsidRPr="00702EE3" w:rsidRDefault="009D66B1" w:rsidP="009D66B1">
                  <w:pPr>
                    <w:jc w:val="both"/>
                    <w:rPr>
                      <w:rFonts w:asciiTheme="minorHAnsi" w:hAnsiTheme="minorHAnsi" w:cstheme="minorHAnsi"/>
                      <w:snapToGrid w:val="0"/>
                      <w:sz w:val="22"/>
                      <w:szCs w:val="22"/>
                    </w:rPr>
                  </w:pPr>
                  <w:r w:rsidRPr="00702EE3">
                    <w:rPr>
                      <w:rFonts w:asciiTheme="minorHAnsi" w:hAnsiTheme="minorHAnsi" w:cstheme="minorHAnsi"/>
                      <w:snapToGrid w:val="0"/>
                      <w:sz w:val="22"/>
                      <w:szCs w:val="22"/>
                    </w:rPr>
                    <w:t>Avans solicitat</w:t>
                  </w:r>
                </w:p>
              </w:tc>
              <w:tc>
                <w:tcPr>
                  <w:tcW w:w="1005" w:type="pct"/>
                  <w:tcBorders>
                    <w:top w:val="single" w:sz="4" w:space="0" w:color="auto"/>
                    <w:left w:val="single" w:sz="6" w:space="0" w:color="008080"/>
                    <w:bottom w:val="single" w:sz="4" w:space="0" w:color="auto"/>
                    <w:right w:val="single" w:sz="4" w:space="0" w:color="auto"/>
                  </w:tcBorders>
                  <w:shd w:val="solid" w:color="C0C0C0" w:fill="auto"/>
                </w:tcPr>
                <w:p w14:paraId="7EDEBB6A" w14:textId="77777777" w:rsidR="009D66B1" w:rsidRPr="00702EE3" w:rsidRDefault="009D66B1" w:rsidP="009D66B1">
                  <w:pPr>
                    <w:jc w:val="both"/>
                    <w:rPr>
                      <w:rFonts w:asciiTheme="minorHAnsi" w:hAnsiTheme="minorHAnsi" w:cstheme="minorHAnsi"/>
                      <w:b/>
                      <w:snapToGrid w:val="0"/>
                      <w:sz w:val="22"/>
                      <w:szCs w:val="22"/>
                    </w:rPr>
                  </w:pPr>
                </w:p>
              </w:tc>
              <w:tc>
                <w:tcPr>
                  <w:tcW w:w="1197" w:type="pct"/>
                  <w:tcBorders>
                    <w:top w:val="single" w:sz="4" w:space="0" w:color="auto"/>
                    <w:left w:val="single" w:sz="4" w:space="0" w:color="auto"/>
                    <w:bottom w:val="single" w:sz="4" w:space="0" w:color="auto"/>
                    <w:right w:val="single" w:sz="4" w:space="0" w:color="auto"/>
                  </w:tcBorders>
                  <w:shd w:val="solid" w:color="C0C0C0" w:fill="auto"/>
                </w:tcPr>
                <w:p w14:paraId="41C8DDA0" w14:textId="77777777" w:rsidR="009D66B1" w:rsidRPr="00702EE3" w:rsidRDefault="009D66B1" w:rsidP="009D66B1">
                  <w:pPr>
                    <w:jc w:val="both"/>
                    <w:rPr>
                      <w:rFonts w:asciiTheme="minorHAnsi" w:hAnsiTheme="minorHAnsi" w:cstheme="minorHAnsi"/>
                      <w:b/>
                      <w:snapToGrid w:val="0"/>
                      <w:sz w:val="22"/>
                      <w:szCs w:val="22"/>
                    </w:rPr>
                  </w:pPr>
                </w:p>
              </w:tc>
              <w:tc>
                <w:tcPr>
                  <w:tcW w:w="1082" w:type="pct"/>
                  <w:tcBorders>
                    <w:top w:val="single" w:sz="4" w:space="0" w:color="auto"/>
                    <w:left w:val="single" w:sz="4" w:space="0" w:color="auto"/>
                    <w:bottom w:val="single" w:sz="4" w:space="0" w:color="auto"/>
                  </w:tcBorders>
                  <w:shd w:val="solid" w:color="C0C0C0" w:fill="auto"/>
                </w:tcPr>
                <w:p w14:paraId="51EB1060" w14:textId="77777777" w:rsidR="009D66B1" w:rsidRPr="00702EE3" w:rsidRDefault="009D66B1" w:rsidP="009D66B1">
                  <w:pPr>
                    <w:jc w:val="both"/>
                    <w:rPr>
                      <w:rFonts w:asciiTheme="minorHAnsi" w:hAnsiTheme="minorHAnsi" w:cstheme="minorHAnsi"/>
                      <w:b/>
                      <w:snapToGrid w:val="0"/>
                      <w:sz w:val="22"/>
                      <w:szCs w:val="22"/>
                    </w:rPr>
                  </w:pPr>
                </w:p>
              </w:tc>
            </w:tr>
            <w:tr w:rsidR="009D66B1" w:rsidRPr="00702EE3" w14:paraId="4E06726B" w14:textId="77777777" w:rsidTr="00E10373">
              <w:trPr>
                <w:trHeight w:val="223"/>
              </w:trPr>
              <w:tc>
                <w:tcPr>
                  <w:tcW w:w="1716" w:type="pct"/>
                  <w:tcBorders>
                    <w:top w:val="single" w:sz="6" w:space="0" w:color="008080"/>
                    <w:left w:val="single" w:sz="6" w:space="0" w:color="008080"/>
                    <w:bottom w:val="single" w:sz="6" w:space="0" w:color="008080"/>
                    <w:right w:val="single" w:sz="6" w:space="0" w:color="008080"/>
                  </w:tcBorders>
                  <w:shd w:val="solid" w:color="FFFFFF" w:fill="auto"/>
                </w:tcPr>
                <w:p w14:paraId="4CE4282D" w14:textId="77777777" w:rsidR="009D66B1" w:rsidRPr="00702EE3" w:rsidRDefault="009D66B1" w:rsidP="009D66B1">
                  <w:pPr>
                    <w:jc w:val="both"/>
                    <w:rPr>
                      <w:rFonts w:asciiTheme="minorHAnsi" w:hAnsiTheme="minorHAnsi" w:cstheme="minorHAnsi"/>
                      <w:snapToGrid w:val="0"/>
                      <w:sz w:val="22"/>
                      <w:szCs w:val="22"/>
                    </w:rPr>
                  </w:pPr>
                  <w:r w:rsidRPr="00702EE3">
                    <w:rPr>
                      <w:rFonts w:asciiTheme="minorHAnsi" w:hAnsiTheme="minorHAnsi" w:cstheme="minorHAnsi"/>
                      <w:snapToGrid w:val="0"/>
                      <w:sz w:val="22"/>
                      <w:szCs w:val="22"/>
                    </w:rPr>
                    <w:t>Procent avans</w:t>
                  </w:r>
                </w:p>
              </w:tc>
              <w:tc>
                <w:tcPr>
                  <w:tcW w:w="1005" w:type="pct"/>
                  <w:tcBorders>
                    <w:top w:val="single" w:sz="4" w:space="0" w:color="auto"/>
                    <w:left w:val="single" w:sz="6" w:space="0" w:color="008080"/>
                    <w:bottom w:val="single" w:sz="4" w:space="0" w:color="auto"/>
                    <w:right w:val="single" w:sz="4" w:space="0" w:color="auto"/>
                  </w:tcBorders>
                  <w:shd w:val="solid" w:color="C0C0C0" w:fill="auto"/>
                </w:tcPr>
                <w:p w14:paraId="67E6225C" w14:textId="77777777" w:rsidR="009D66B1" w:rsidRPr="00702EE3" w:rsidRDefault="009D66B1" w:rsidP="009D66B1">
                  <w:pPr>
                    <w:jc w:val="both"/>
                    <w:rPr>
                      <w:rFonts w:asciiTheme="minorHAnsi" w:hAnsiTheme="minorHAnsi" w:cstheme="minorHAnsi"/>
                      <w:b/>
                      <w:snapToGrid w:val="0"/>
                      <w:sz w:val="22"/>
                      <w:szCs w:val="22"/>
                    </w:rPr>
                  </w:pPr>
                </w:p>
              </w:tc>
              <w:tc>
                <w:tcPr>
                  <w:tcW w:w="1197" w:type="pct"/>
                  <w:tcBorders>
                    <w:top w:val="single" w:sz="4" w:space="0" w:color="auto"/>
                    <w:left w:val="single" w:sz="4" w:space="0" w:color="auto"/>
                    <w:bottom w:val="single" w:sz="4" w:space="0" w:color="auto"/>
                    <w:right w:val="single" w:sz="4" w:space="0" w:color="auto"/>
                  </w:tcBorders>
                  <w:shd w:val="solid" w:color="C0C0C0" w:fill="auto"/>
                </w:tcPr>
                <w:p w14:paraId="02C0FF5D" w14:textId="77777777" w:rsidR="009D66B1" w:rsidRPr="00702EE3" w:rsidRDefault="009D66B1" w:rsidP="009D66B1">
                  <w:pPr>
                    <w:jc w:val="both"/>
                    <w:rPr>
                      <w:rFonts w:asciiTheme="minorHAnsi" w:hAnsiTheme="minorHAnsi" w:cstheme="minorHAnsi"/>
                      <w:b/>
                      <w:snapToGrid w:val="0"/>
                      <w:sz w:val="22"/>
                      <w:szCs w:val="22"/>
                    </w:rPr>
                  </w:pPr>
                </w:p>
              </w:tc>
              <w:tc>
                <w:tcPr>
                  <w:tcW w:w="1082" w:type="pct"/>
                  <w:tcBorders>
                    <w:top w:val="single" w:sz="4" w:space="0" w:color="auto"/>
                    <w:left w:val="single" w:sz="4" w:space="0" w:color="auto"/>
                    <w:bottom w:val="single" w:sz="4" w:space="0" w:color="auto"/>
                  </w:tcBorders>
                  <w:shd w:val="solid" w:color="C0C0C0" w:fill="auto"/>
                </w:tcPr>
                <w:p w14:paraId="41114164" w14:textId="77777777" w:rsidR="009D66B1" w:rsidRPr="00702EE3" w:rsidRDefault="009D66B1" w:rsidP="009D66B1">
                  <w:pPr>
                    <w:jc w:val="both"/>
                    <w:rPr>
                      <w:rFonts w:asciiTheme="minorHAnsi" w:hAnsiTheme="minorHAnsi" w:cstheme="minorHAnsi"/>
                      <w:b/>
                      <w:snapToGrid w:val="0"/>
                      <w:sz w:val="22"/>
                      <w:szCs w:val="22"/>
                    </w:rPr>
                  </w:pPr>
                </w:p>
              </w:tc>
            </w:tr>
          </w:tbl>
          <w:p w14:paraId="68606296" w14:textId="77777777" w:rsidR="009D66B1" w:rsidRPr="00702EE3" w:rsidRDefault="009D66B1" w:rsidP="00E10373">
            <w:pPr>
              <w:pStyle w:val="Heading9"/>
              <w:jc w:val="both"/>
              <w:rPr>
                <w:rFonts w:asciiTheme="minorHAnsi" w:hAnsiTheme="minorHAnsi" w:cstheme="minorHAnsi"/>
                <w:sz w:val="22"/>
                <w:szCs w:val="22"/>
                <w:lang w:val="ro-RO"/>
              </w:rPr>
            </w:pPr>
          </w:p>
          <w:p w14:paraId="54B30E06" w14:textId="77777777" w:rsidR="009D66B1" w:rsidRPr="00702EE3" w:rsidRDefault="009D66B1" w:rsidP="00E10373">
            <w:pPr>
              <w:pStyle w:val="BodyText3"/>
              <w:rPr>
                <w:rFonts w:asciiTheme="minorHAnsi" w:hAnsiTheme="minorHAnsi" w:cstheme="minorHAnsi"/>
                <w:b w:val="0"/>
                <w:sz w:val="22"/>
                <w:szCs w:val="22"/>
                <w:lang w:val="en-US"/>
              </w:rPr>
            </w:pPr>
          </w:p>
        </w:tc>
      </w:tr>
      <w:tr w:rsidR="007B2C72" w:rsidRPr="00702EE3" w14:paraId="70ABD0FC" w14:textId="77777777" w:rsidTr="0017706E">
        <w:trPr>
          <w:trHeight w:val="71"/>
        </w:trPr>
        <w:tc>
          <w:tcPr>
            <w:tcW w:w="5000" w:type="pct"/>
            <w:tcBorders>
              <w:top w:val="single" w:sz="4" w:space="0" w:color="auto"/>
              <w:left w:val="nil"/>
              <w:bottom w:val="nil"/>
              <w:right w:val="nil"/>
            </w:tcBorders>
            <w:shd w:val="clear" w:color="auto" w:fill="auto"/>
          </w:tcPr>
          <w:p w14:paraId="40D619E2" w14:textId="77777777" w:rsidR="007B2C72" w:rsidRPr="00702EE3" w:rsidRDefault="007B2C72" w:rsidP="00DC0070">
            <w:pPr>
              <w:pStyle w:val="Heading9"/>
              <w:jc w:val="both"/>
              <w:rPr>
                <w:rFonts w:asciiTheme="minorHAnsi" w:hAnsiTheme="minorHAnsi" w:cstheme="minorHAnsi"/>
                <w:b/>
                <w:sz w:val="22"/>
                <w:szCs w:val="22"/>
                <w:lang w:val="en-US"/>
              </w:rPr>
            </w:pPr>
          </w:p>
        </w:tc>
      </w:tr>
    </w:tbl>
    <w:p w14:paraId="6F0E348F" w14:textId="77777777" w:rsidR="00193808" w:rsidRPr="00702EE3" w:rsidRDefault="00193808" w:rsidP="00FD7414">
      <w:pPr>
        <w:ind w:right="284"/>
        <w:jc w:val="both"/>
        <w:rPr>
          <w:rFonts w:asciiTheme="minorHAnsi" w:hAnsiTheme="minorHAnsi" w:cs="Calibri"/>
          <w:b/>
          <w:sz w:val="22"/>
          <w:szCs w:val="22"/>
          <w:lang w:val="ro-RO"/>
        </w:rPr>
      </w:pPr>
    </w:p>
    <w:p w14:paraId="1F05D1DF" w14:textId="6807B694" w:rsidR="007B2C72" w:rsidRPr="00702EE3" w:rsidRDefault="007B2C72" w:rsidP="00FD7414">
      <w:pPr>
        <w:ind w:right="284"/>
        <w:jc w:val="both"/>
        <w:rPr>
          <w:rFonts w:asciiTheme="minorHAnsi" w:hAnsiTheme="minorHAnsi" w:cs="Calibri"/>
          <w:lang w:val="ro-RO"/>
        </w:rPr>
      </w:pPr>
      <w:r w:rsidRPr="00702EE3">
        <w:rPr>
          <w:rFonts w:asciiTheme="minorHAnsi" w:hAnsiTheme="minorHAnsi" w:cs="Calibri"/>
          <w:b/>
          <w:lang w:val="ro-RO"/>
        </w:rPr>
        <w:t>5.1</w:t>
      </w:r>
      <w:r w:rsidRPr="00702EE3">
        <w:rPr>
          <w:rFonts w:asciiTheme="minorHAnsi" w:hAnsiTheme="minorHAnsi" w:cs="Calibri"/>
          <w:lang w:val="ro-RO"/>
        </w:rPr>
        <w:t xml:space="preserve"> Planul financiar este corect completat şi respectă gradul de intervenţie publică? </w:t>
      </w:r>
    </w:p>
    <w:p w14:paraId="3D511168" w14:textId="1C3DC54B" w:rsidR="00D4126B" w:rsidRPr="00702EE3" w:rsidRDefault="009A4408" w:rsidP="00FD7414">
      <w:pPr>
        <w:spacing w:line="276" w:lineRule="auto"/>
        <w:ind w:right="284"/>
        <w:jc w:val="both"/>
        <w:rPr>
          <w:rFonts w:asciiTheme="minorHAnsi" w:hAnsiTheme="minorHAnsi"/>
          <w:lang w:eastAsia="fr-FR"/>
        </w:rPr>
      </w:pPr>
      <w:r w:rsidRPr="00702EE3">
        <w:rPr>
          <w:rFonts w:asciiTheme="minorHAnsi" w:hAnsiTheme="minorHAnsi"/>
          <w:lang w:val="ro-RO" w:eastAsia="fr-FR"/>
        </w:rPr>
        <w:lastRenderedPageBreak/>
        <w:t xml:space="preserve">Stabilirea intensităţii sprijinului public </w:t>
      </w:r>
      <w:r w:rsidR="009759BE" w:rsidRPr="00702EE3">
        <w:rPr>
          <w:rFonts w:asciiTheme="minorHAnsi" w:hAnsiTheme="minorHAnsi"/>
          <w:lang w:val="ro-RO" w:eastAsia="fr-FR"/>
        </w:rPr>
        <w:t xml:space="preserve">se face </w:t>
      </w:r>
      <w:r w:rsidRPr="00702EE3">
        <w:rPr>
          <w:rFonts w:asciiTheme="minorHAnsi" w:hAnsiTheme="minorHAnsi"/>
          <w:lang w:val="ro-RO" w:eastAsia="fr-FR"/>
        </w:rPr>
        <w:t xml:space="preserve">în funcţie de dimensiunea economică </w:t>
      </w:r>
      <w:r w:rsidR="009759BE" w:rsidRPr="00702EE3">
        <w:rPr>
          <w:rFonts w:asciiTheme="minorHAnsi" w:hAnsiTheme="minorHAnsi"/>
          <w:lang w:val="ro-RO" w:eastAsia="fr-FR"/>
        </w:rPr>
        <w:t>a</w:t>
      </w:r>
      <w:r w:rsidRPr="00702EE3">
        <w:rPr>
          <w:rFonts w:asciiTheme="minorHAnsi" w:hAnsiTheme="minorHAnsi"/>
          <w:lang w:val="ro-RO" w:eastAsia="fr-FR"/>
        </w:rPr>
        <w:t xml:space="preserve"> </w:t>
      </w:r>
      <w:r w:rsidR="005B1CF1" w:rsidRPr="00702EE3">
        <w:rPr>
          <w:rFonts w:asciiTheme="minorHAnsi" w:hAnsiTheme="minorHAnsi"/>
          <w:lang w:val="ro-RO" w:eastAsia="fr-FR"/>
        </w:rPr>
        <w:t>exploataţie</w:t>
      </w:r>
      <w:r w:rsidR="009759BE" w:rsidRPr="00702EE3">
        <w:rPr>
          <w:rFonts w:asciiTheme="minorHAnsi" w:hAnsiTheme="minorHAnsi"/>
          <w:lang w:val="ro-RO" w:eastAsia="fr-FR"/>
        </w:rPr>
        <w:t>i</w:t>
      </w:r>
      <w:r w:rsidR="005B1CF1" w:rsidRPr="00702EE3">
        <w:rPr>
          <w:rFonts w:asciiTheme="minorHAnsi" w:hAnsiTheme="minorHAnsi"/>
          <w:lang w:val="ro-RO" w:eastAsia="fr-FR"/>
        </w:rPr>
        <w:t xml:space="preserve"> </w:t>
      </w:r>
      <w:r w:rsidRPr="00702EE3">
        <w:rPr>
          <w:rFonts w:asciiTheme="minorHAnsi" w:hAnsiTheme="minorHAnsi"/>
          <w:lang w:val="ro-RO" w:eastAsia="fr-FR"/>
        </w:rPr>
        <w:t>la momentul depunerii cererii de finanţare</w:t>
      </w:r>
      <w:r w:rsidR="00D4126B" w:rsidRPr="00702EE3">
        <w:rPr>
          <w:rFonts w:asciiTheme="minorHAnsi" w:hAnsiTheme="minorHAnsi"/>
          <w:lang w:val="ro-RO" w:eastAsia="fr-FR"/>
        </w:rPr>
        <w:t xml:space="preserve">, </w:t>
      </w:r>
      <w:r w:rsidR="00193808" w:rsidRPr="00702EE3">
        <w:rPr>
          <w:rFonts w:asciiTheme="minorHAnsi" w:hAnsiTheme="minorHAnsi"/>
          <w:lang w:eastAsia="fr-FR"/>
        </w:rPr>
        <w:t>calcula</w:t>
      </w:r>
      <w:r w:rsidR="009759BE" w:rsidRPr="00702EE3">
        <w:rPr>
          <w:rFonts w:asciiTheme="minorHAnsi" w:hAnsiTheme="minorHAnsi"/>
          <w:lang w:eastAsia="fr-FR"/>
        </w:rPr>
        <w:t>tă</w:t>
      </w:r>
      <w:r w:rsidR="00193808" w:rsidRPr="00702EE3">
        <w:rPr>
          <w:rFonts w:asciiTheme="minorHAnsi" w:hAnsiTheme="minorHAnsi"/>
          <w:lang w:eastAsia="fr-FR"/>
        </w:rPr>
        <w:t xml:space="preserve"> conform mențiunilor procedural</w:t>
      </w:r>
      <w:r w:rsidR="009759BE" w:rsidRPr="00702EE3">
        <w:rPr>
          <w:rFonts w:asciiTheme="minorHAnsi" w:hAnsiTheme="minorHAnsi"/>
          <w:lang w:eastAsia="fr-FR"/>
        </w:rPr>
        <w:t>e</w:t>
      </w:r>
      <w:r w:rsidR="00193808" w:rsidRPr="00702EE3">
        <w:rPr>
          <w:rFonts w:asciiTheme="minorHAnsi" w:hAnsiTheme="minorHAnsi"/>
          <w:lang w:eastAsia="fr-FR"/>
        </w:rPr>
        <w:t xml:space="preserve"> de la verificarea criteriului EG2</w:t>
      </w:r>
      <w:r w:rsidR="009759BE" w:rsidRPr="00702EE3">
        <w:rPr>
          <w:rFonts w:asciiTheme="minorHAnsi" w:hAnsiTheme="minorHAnsi"/>
          <w:lang w:eastAsia="fr-FR"/>
        </w:rPr>
        <w:t xml:space="preserve"> și de pachetul financiar pe care încadrată cererea de finanțare</w:t>
      </w:r>
      <w:r w:rsidR="00193808" w:rsidRPr="00702EE3">
        <w:rPr>
          <w:rFonts w:asciiTheme="minorHAnsi" w:hAnsiTheme="minorHAnsi"/>
          <w:lang w:eastAsia="fr-FR"/>
        </w:rPr>
        <w:t>.</w:t>
      </w:r>
    </w:p>
    <w:p w14:paraId="6B6CD3CF" w14:textId="77777777" w:rsidR="00137B81" w:rsidRPr="00702EE3" w:rsidRDefault="00137B81" w:rsidP="00137B81">
      <w:pPr>
        <w:jc w:val="both"/>
        <w:rPr>
          <w:rFonts w:asciiTheme="minorHAnsi" w:hAnsiTheme="minorHAnsi" w:cstheme="minorHAnsi"/>
          <w:b/>
        </w:rPr>
      </w:pPr>
      <w:r w:rsidRPr="00702EE3">
        <w:rPr>
          <w:rFonts w:asciiTheme="minorHAnsi" w:hAnsiTheme="minorHAnsi" w:cstheme="minorHAnsi"/>
          <w:b/>
        </w:rPr>
        <w:t xml:space="preserve">I. Pentru fermele vegetale cu dimensiunea economică între 8.000 euro SO până la 250.000 </w:t>
      </w:r>
    </w:p>
    <w:p w14:paraId="1F9DC257" w14:textId="1557378B" w:rsidR="00137B81" w:rsidRPr="00702EE3" w:rsidRDefault="00137B81" w:rsidP="00137B81">
      <w:pPr>
        <w:jc w:val="both"/>
        <w:rPr>
          <w:rFonts w:asciiTheme="minorHAnsi" w:hAnsiTheme="minorHAnsi" w:cstheme="minorHAnsi"/>
          <w:b/>
        </w:rPr>
      </w:pPr>
      <w:r w:rsidRPr="00702EE3">
        <w:rPr>
          <w:rFonts w:asciiTheme="minorHAnsi" w:hAnsiTheme="minorHAnsi" w:cstheme="minorHAnsi"/>
          <w:b/>
        </w:rPr>
        <w:t xml:space="preserve">și pentru fermele zootehnice având dimensiunea economică până la 500.000 euro SO, rata sprijinului public nerambursabil </w:t>
      </w:r>
      <w:proofErr w:type="gramStart"/>
      <w:r w:rsidRPr="00702EE3">
        <w:rPr>
          <w:rFonts w:asciiTheme="minorHAnsi" w:hAnsiTheme="minorHAnsi" w:cstheme="minorHAnsi"/>
          <w:b/>
        </w:rPr>
        <w:t>va</w:t>
      </w:r>
      <w:proofErr w:type="gramEnd"/>
      <w:r w:rsidRPr="00702EE3">
        <w:rPr>
          <w:rFonts w:asciiTheme="minorHAnsi" w:hAnsiTheme="minorHAnsi" w:cstheme="minorHAnsi"/>
          <w:b/>
        </w:rPr>
        <w:t xml:space="preserve"> fi de 50% din totalul cheltuielilor eligibile și nu va depăşi:</w:t>
      </w:r>
    </w:p>
    <w:p w14:paraId="4DFA9AE0" w14:textId="77777777" w:rsidR="00137B81" w:rsidRPr="00702EE3" w:rsidRDefault="00137B81" w:rsidP="00137B81">
      <w:pPr>
        <w:jc w:val="both"/>
        <w:rPr>
          <w:rFonts w:asciiTheme="minorHAnsi" w:hAnsiTheme="minorHAnsi" w:cstheme="minorHAnsi"/>
          <w:b/>
        </w:rPr>
      </w:pPr>
    </w:p>
    <w:p w14:paraId="513DF364" w14:textId="089BA371" w:rsidR="00137B81" w:rsidRPr="00702EE3" w:rsidRDefault="00137B81" w:rsidP="00137B81">
      <w:pPr>
        <w:jc w:val="both"/>
        <w:rPr>
          <w:rFonts w:asciiTheme="minorHAnsi" w:hAnsiTheme="minorHAnsi" w:cstheme="minorHAnsi"/>
          <w:b/>
        </w:rPr>
      </w:pPr>
      <w:r w:rsidRPr="00702EE3">
        <w:rPr>
          <w:rFonts w:asciiTheme="minorHAnsi" w:hAnsiTheme="minorHAnsi" w:cstheme="minorHAnsi"/>
          <w:b/>
        </w:rPr>
        <w:t>● 350.000 Euro pentru achiziții simple/1.000.000 euro pentru achizițiile simple specifice culturii de sfeclă de zahăr la nivel de fermă</w:t>
      </w:r>
      <w:r w:rsidR="000D44B6" w:rsidRPr="00702EE3">
        <w:rPr>
          <w:rFonts w:asciiTheme="minorHAnsi" w:hAnsiTheme="minorHAnsi" w:cstheme="minorHAnsi"/>
          <w:b/>
        </w:rPr>
        <w:t xml:space="preserve"> </w:t>
      </w:r>
      <w:r w:rsidRPr="00702EE3">
        <w:rPr>
          <w:rFonts w:asciiTheme="minorHAnsi" w:hAnsiTheme="minorHAnsi" w:cstheme="minorHAnsi"/>
          <w:b/>
        </w:rPr>
        <w:t xml:space="preserve">(inclusiv tineri fermieri); </w:t>
      </w:r>
    </w:p>
    <w:p w14:paraId="567E30EC" w14:textId="77777777" w:rsidR="00137B81" w:rsidRPr="00702EE3" w:rsidRDefault="00137B81" w:rsidP="00137B81">
      <w:pPr>
        <w:jc w:val="both"/>
        <w:rPr>
          <w:rFonts w:asciiTheme="minorHAnsi" w:hAnsiTheme="minorHAnsi" w:cstheme="minorHAnsi"/>
          <w:b/>
        </w:rPr>
      </w:pPr>
    </w:p>
    <w:p w14:paraId="50AF293B" w14:textId="77777777" w:rsidR="00137B81" w:rsidRPr="00702EE3" w:rsidRDefault="00137B81" w:rsidP="00137B81">
      <w:pPr>
        <w:jc w:val="both"/>
        <w:rPr>
          <w:rFonts w:asciiTheme="minorHAnsi" w:hAnsiTheme="minorHAnsi" w:cstheme="minorHAnsi"/>
          <w:b/>
        </w:rPr>
      </w:pPr>
      <w:r w:rsidRPr="00702EE3">
        <w:rPr>
          <w:rFonts w:asciiTheme="minorHAnsi" w:hAnsiTheme="minorHAnsi" w:cstheme="minorHAnsi"/>
          <w:b/>
        </w:rPr>
        <w:t>II. Pentru fermele vegetale cu dimensiunea economică între 250 000 și 500.000 euro SO</w:t>
      </w:r>
    </w:p>
    <w:p w14:paraId="6FAB4354" w14:textId="4A9E054D" w:rsidR="00137B81" w:rsidRPr="00702EE3" w:rsidRDefault="00137B81" w:rsidP="00137B81">
      <w:pPr>
        <w:jc w:val="both"/>
        <w:rPr>
          <w:rFonts w:asciiTheme="minorHAnsi" w:hAnsiTheme="minorHAnsi" w:cstheme="minorHAnsi"/>
          <w:b/>
        </w:rPr>
      </w:pPr>
      <w:r w:rsidRPr="00702EE3">
        <w:rPr>
          <w:rFonts w:asciiTheme="minorHAnsi" w:hAnsiTheme="minorHAnsi" w:cstheme="minorHAnsi"/>
          <w:b/>
        </w:rPr>
        <w:t xml:space="preserve">și fermele zootehnice având dimensiunea economică între 500.000 euro SO și </w:t>
      </w:r>
      <w:proofErr w:type="gramStart"/>
      <w:r w:rsidRPr="00702EE3">
        <w:rPr>
          <w:rFonts w:asciiTheme="minorHAnsi" w:hAnsiTheme="minorHAnsi" w:cstheme="minorHAnsi"/>
          <w:b/>
        </w:rPr>
        <w:t>1</w:t>
      </w:r>
      <w:proofErr w:type="gramEnd"/>
      <w:r w:rsidRPr="00702EE3">
        <w:rPr>
          <w:rFonts w:asciiTheme="minorHAnsi" w:hAnsiTheme="minorHAnsi" w:cstheme="minorHAnsi"/>
          <w:b/>
        </w:rPr>
        <w:t xml:space="preserve"> mil euro SO, rata sprijinului public nerambursabil va fi de 50% din totalul cheltuielilor eligibile și nu va depăşi:</w:t>
      </w:r>
    </w:p>
    <w:p w14:paraId="2B3E47B2" w14:textId="77777777" w:rsidR="00137B81" w:rsidRPr="00702EE3" w:rsidRDefault="00137B81" w:rsidP="00137B81">
      <w:pPr>
        <w:jc w:val="both"/>
        <w:rPr>
          <w:rFonts w:asciiTheme="minorHAnsi" w:hAnsiTheme="minorHAnsi" w:cstheme="minorHAnsi"/>
          <w:b/>
        </w:rPr>
      </w:pPr>
    </w:p>
    <w:p w14:paraId="5695EC68" w14:textId="20B64D2D" w:rsidR="00137B81" w:rsidRPr="00702EE3" w:rsidRDefault="00137B81" w:rsidP="00137B81">
      <w:pPr>
        <w:jc w:val="both"/>
        <w:rPr>
          <w:rFonts w:asciiTheme="minorHAnsi" w:hAnsiTheme="minorHAnsi" w:cstheme="minorHAnsi"/>
          <w:b/>
        </w:rPr>
      </w:pPr>
      <w:r w:rsidRPr="00702EE3">
        <w:rPr>
          <w:rFonts w:asciiTheme="minorHAnsi" w:hAnsiTheme="minorHAnsi" w:cstheme="minorHAnsi"/>
          <w:b/>
        </w:rPr>
        <w:t>● 400.000 Euro pentru achiziții simple/ 1.000.000 euro pentru achizițiile simple specifice culturii de sfeclă de zahăr;</w:t>
      </w:r>
    </w:p>
    <w:p w14:paraId="0CBB76F7" w14:textId="77777777" w:rsidR="00137B81" w:rsidRPr="00702EE3" w:rsidRDefault="00137B81" w:rsidP="00137B81">
      <w:pPr>
        <w:jc w:val="both"/>
        <w:rPr>
          <w:rFonts w:asciiTheme="minorHAnsi" w:hAnsiTheme="minorHAnsi" w:cstheme="minorHAnsi"/>
          <w:b/>
        </w:rPr>
      </w:pPr>
    </w:p>
    <w:p w14:paraId="509B2DCB" w14:textId="77777777" w:rsidR="00137B81" w:rsidRPr="00702EE3" w:rsidRDefault="00137B81" w:rsidP="00137B81">
      <w:pPr>
        <w:jc w:val="both"/>
        <w:rPr>
          <w:rFonts w:asciiTheme="minorHAnsi" w:hAnsiTheme="minorHAnsi" w:cstheme="minorHAnsi"/>
          <w:b/>
        </w:rPr>
      </w:pPr>
      <w:r w:rsidRPr="00702EE3">
        <w:rPr>
          <w:rFonts w:asciiTheme="minorHAnsi" w:hAnsiTheme="minorHAnsi" w:cstheme="minorHAnsi"/>
          <w:b/>
        </w:rPr>
        <w:t xml:space="preserve">III. Pentru fermele vegetale cu dimensiunea economică peste 500.000 euro SO și peste </w:t>
      </w:r>
    </w:p>
    <w:p w14:paraId="53792E8B" w14:textId="11C0C1A7" w:rsidR="00137B81" w:rsidRPr="00702EE3" w:rsidRDefault="00137B81" w:rsidP="00137B81">
      <w:pPr>
        <w:jc w:val="both"/>
        <w:rPr>
          <w:rFonts w:asciiTheme="minorHAnsi" w:hAnsiTheme="minorHAnsi" w:cstheme="minorHAnsi"/>
          <w:b/>
        </w:rPr>
      </w:pPr>
      <w:r w:rsidRPr="00702EE3">
        <w:rPr>
          <w:rFonts w:asciiTheme="minorHAnsi" w:hAnsiTheme="minorHAnsi" w:cstheme="minorHAnsi"/>
          <w:b/>
        </w:rPr>
        <w:t xml:space="preserve">1.000.000 euro SO pentru sectorul zootehnic rata sprijinului public nerambursabil </w:t>
      </w:r>
      <w:proofErr w:type="gramStart"/>
      <w:r w:rsidRPr="00702EE3">
        <w:rPr>
          <w:rFonts w:asciiTheme="minorHAnsi" w:hAnsiTheme="minorHAnsi" w:cstheme="minorHAnsi"/>
          <w:b/>
        </w:rPr>
        <w:t>va</w:t>
      </w:r>
      <w:proofErr w:type="gramEnd"/>
      <w:r w:rsidRPr="00702EE3">
        <w:rPr>
          <w:rFonts w:asciiTheme="minorHAnsi" w:hAnsiTheme="minorHAnsi" w:cstheme="minorHAnsi"/>
          <w:b/>
        </w:rPr>
        <w:t xml:space="preserve"> fi de 30% și nu va depăşi:</w:t>
      </w:r>
    </w:p>
    <w:p w14:paraId="2AD1ECBA" w14:textId="77777777" w:rsidR="00137B81" w:rsidRPr="00702EE3" w:rsidRDefault="00137B81" w:rsidP="00137B81">
      <w:pPr>
        <w:jc w:val="both"/>
        <w:rPr>
          <w:rFonts w:asciiTheme="minorHAnsi" w:hAnsiTheme="minorHAnsi" w:cstheme="minorHAnsi"/>
          <w:b/>
        </w:rPr>
      </w:pPr>
    </w:p>
    <w:p w14:paraId="492E09F3" w14:textId="15F50775" w:rsidR="00137B81" w:rsidRPr="00702EE3" w:rsidRDefault="00137B81" w:rsidP="00137B81">
      <w:pPr>
        <w:jc w:val="both"/>
        <w:rPr>
          <w:rFonts w:asciiTheme="minorHAnsi" w:hAnsiTheme="minorHAnsi" w:cstheme="minorHAnsi"/>
          <w:b/>
        </w:rPr>
      </w:pPr>
      <w:r w:rsidRPr="00702EE3">
        <w:rPr>
          <w:rFonts w:asciiTheme="minorHAnsi" w:hAnsiTheme="minorHAnsi" w:cstheme="minorHAnsi"/>
          <w:b/>
        </w:rPr>
        <w:t>● 400.000 Euro pentru achiziții simple/ 1.000.000 euro pentru achizițiile simple specifice culturii de sfeclă de zahăr;</w:t>
      </w:r>
    </w:p>
    <w:p w14:paraId="742BDA02" w14:textId="77777777" w:rsidR="00137B81" w:rsidRPr="00702EE3" w:rsidRDefault="00137B81" w:rsidP="00137B81">
      <w:pPr>
        <w:jc w:val="both"/>
        <w:rPr>
          <w:rFonts w:asciiTheme="minorHAnsi" w:hAnsiTheme="minorHAnsi" w:cstheme="minorHAnsi"/>
          <w:b/>
        </w:rPr>
      </w:pPr>
    </w:p>
    <w:p w14:paraId="470F972E" w14:textId="54404028" w:rsidR="00DD1FA6" w:rsidRPr="00702EE3" w:rsidRDefault="00137B81" w:rsidP="00517345">
      <w:pPr>
        <w:ind w:firstLine="720"/>
        <w:jc w:val="both"/>
        <w:rPr>
          <w:rFonts w:ascii="Calibri" w:hAnsi="Calibri" w:cs="Calibri"/>
        </w:rPr>
      </w:pPr>
      <w:r w:rsidRPr="00702EE3">
        <w:rPr>
          <w:rFonts w:asciiTheme="minorHAnsi" w:hAnsiTheme="minorHAnsi" w:cstheme="minorHAnsi"/>
          <w:b/>
        </w:rPr>
        <w:t>IV. Pentru cooperative, grupuri de producători și organizații de producători, rata sprijinului public nerambursabil va fi de 50% și nu va depăşi 1.500.000 Euro indiferent de tipul investiției și de dimensiunea fermei</w:t>
      </w:r>
    </w:p>
    <w:p w14:paraId="1264F5E7" w14:textId="1162FB0D" w:rsidR="00E54EA2" w:rsidRPr="00702EE3" w:rsidRDefault="00137B81" w:rsidP="00130042">
      <w:pPr>
        <w:pStyle w:val="ListParagraph"/>
        <w:numPr>
          <w:ilvl w:val="0"/>
          <w:numId w:val="57"/>
        </w:numPr>
        <w:spacing w:beforeLines="60" w:before="144" w:afterLines="60" w:after="144"/>
        <w:jc w:val="both"/>
        <w:rPr>
          <w:rFonts w:asciiTheme="minorHAnsi" w:hAnsiTheme="minorHAnsi" w:cstheme="minorHAnsi"/>
          <w:b/>
          <w:bCs/>
        </w:rPr>
      </w:pPr>
      <w:r w:rsidRPr="00702EE3">
        <w:rPr>
          <w:rFonts w:asciiTheme="minorHAnsi" w:hAnsiTheme="minorHAnsi" w:cstheme="minorHAnsi"/>
        </w:rPr>
        <w:t>Intensitatea se va putea majora cu 20 pp suplimentare, dar rata sprijinului combinat nu poate depăși 70% pentru fermele din categoria I și 90% pentru formele asociative în cazul:</w:t>
      </w:r>
      <w:r w:rsidR="0017706E" w:rsidRPr="00702EE3">
        <w:rPr>
          <w:rFonts w:asciiTheme="minorHAnsi" w:hAnsiTheme="minorHAnsi" w:cstheme="minorHAnsi"/>
        </w:rPr>
        <w:t xml:space="preserve"> </w:t>
      </w:r>
      <w:r w:rsidRPr="00702EE3">
        <w:rPr>
          <w:rFonts w:asciiTheme="minorHAnsi" w:hAnsiTheme="minorHAnsi" w:cstheme="minorHAnsi"/>
          <w:b/>
          <w:bCs/>
          <w:lang w:val="en-US"/>
        </w:rPr>
        <w:t xml:space="preserve">a) Investiţiilor realizate de tinerii fermieri, cu vârsta până la 40 de ani, inclusiv la data depunerii Cererii de finanțare (așa cum sunt definiți la art. </w:t>
      </w:r>
      <w:proofErr w:type="gramStart"/>
      <w:r w:rsidRPr="00702EE3">
        <w:rPr>
          <w:rFonts w:asciiTheme="minorHAnsi" w:hAnsiTheme="minorHAnsi" w:cstheme="minorHAnsi"/>
          <w:b/>
          <w:bCs/>
          <w:lang w:val="en-US"/>
        </w:rPr>
        <w:t>2 al</w:t>
      </w:r>
      <w:proofErr w:type="gramEnd"/>
      <w:r w:rsidRPr="00702EE3">
        <w:rPr>
          <w:rFonts w:asciiTheme="minorHAnsi" w:hAnsiTheme="minorHAnsi" w:cstheme="minorHAnsi"/>
          <w:b/>
          <w:bCs/>
          <w:lang w:val="en-US"/>
        </w:rPr>
        <w:t xml:space="preserve"> R (UE) nr. 1305/2013 sau cei care sau stabilit în cei cinci ani anteriori solicitării sprijinului, în conformitate cu anexa II a R 1305) respectiv (nu se aplică formelor asociative), să se încadreze în una din următoarele categorii:</w:t>
      </w:r>
    </w:p>
    <w:p w14:paraId="4FBB0913" w14:textId="77777777" w:rsidR="009B2B8A" w:rsidRPr="00702EE3" w:rsidRDefault="00137B81" w:rsidP="00130042">
      <w:pPr>
        <w:pStyle w:val="ListParagraph"/>
        <w:numPr>
          <w:ilvl w:val="0"/>
          <w:numId w:val="57"/>
        </w:numPr>
        <w:spacing w:beforeLines="60" w:before="144" w:afterLines="60" w:after="144"/>
        <w:jc w:val="both"/>
        <w:rPr>
          <w:rFonts w:asciiTheme="minorHAnsi" w:hAnsiTheme="minorHAnsi" w:cstheme="minorHAnsi"/>
          <w:b/>
          <w:bCs/>
        </w:rPr>
      </w:pPr>
      <w:r w:rsidRPr="00702EE3">
        <w:rPr>
          <w:rFonts w:asciiTheme="minorHAnsi" w:hAnsiTheme="minorHAnsi" w:cstheme="minorHAnsi"/>
          <w:b/>
          <w:bCs/>
          <w:lang w:val="en-US"/>
        </w:rPr>
        <w:sym w:font="Symbol" w:char="F0FC"/>
      </w:r>
      <w:r w:rsidRPr="00702EE3">
        <w:rPr>
          <w:rFonts w:asciiTheme="minorHAnsi" w:hAnsiTheme="minorHAnsi" w:cstheme="minorHAnsi"/>
          <w:b/>
          <w:bCs/>
          <w:lang w:val="en-US"/>
        </w:rPr>
        <w:t xml:space="preserve"> Persoană fizică autorizată (PFA) înființată conform OUG nr.44/2008 cu vârsta de până la </w:t>
      </w:r>
      <w:proofErr w:type="gramStart"/>
      <w:r w:rsidRPr="00702EE3">
        <w:rPr>
          <w:rFonts w:asciiTheme="minorHAnsi" w:hAnsiTheme="minorHAnsi" w:cstheme="minorHAnsi"/>
          <w:b/>
          <w:bCs/>
          <w:lang w:val="en-US"/>
        </w:rPr>
        <w:t>40 de</w:t>
      </w:r>
      <w:proofErr w:type="gramEnd"/>
      <w:r w:rsidRPr="00702EE3">
        <w:rPr>
          <w:rFonts w:asciiTheme="minorHAnsi" w:hAnsiTheme="minorHAnsi" w:cstheme="minorHAnsi"/>
          <w:b/>
          <w:bCs/>
          <w:lang w:val="en-US"/>
        </w:rPr>
        <w:t xml:space="preserve"> ani, inclusiv la data depunerii Cererii de finanțare a proiectului și care deține competențele și calificările profesionale adecvate. </w:t>
      </w:r>
    </w:p>
    <w:p w14:paraId="60E7526C" w14:textId="77777777" w:rsidR="0017706E" w:rsidRPr="00702EE3" w:rsidRDefault="00137B81" w:rsidP="0017706E">
      <w:pPr>
        <w:pStyle w:val="ListParagraph"/>
        <w:numPr>
          <w:ilvl w:val="0"/>
          <w:numId w:val="57"/>
        </w:numPr>
        <w:spacing w:beforeLines="60" w:before="144" w:afterLines="60" w:after="144"/>
        <w:jc w:val="both"/>
        <w:rPr>
          <w:rFonts w:asciiTheme="minorHAnsi" w:hAnsiTheme="minorHAnsi" w:cstheme="minorHAnsi"/>
          <w:b/>
          <w:bCs/>
        </w:rPr>
      </w:pPr>
      <w:r w:rsidRPr="00702EE3">
        <w:rPr>
          <w:rFonts w:asciiTheme="minorHAnsi" w:hAnsiTheme="minorHAnsi" w:cstheme="minorHAnsi"/>
          <w:b/>
          <w:bCs/>
          <w:lang w:val="en-US"/>
        </w:rPr>
        <w:sym w:font="Symbol" w:char="F0FC"/>
      </w:r>
      <w:r w:rsidRPr="00702EE3">
        <w:rPr>
          <w:rFonts w:asciiTheme="minorHAnsi" w:hAnsiTheme="minorHAnsi" w:cstheme="minorHAnsi"/>
          <w:b/>
          <w:bCs/>
          <w:lang w:val="en-US"/>
        </w:rPr>
        <w:t xml:space="preserve"> Întreprindere individuală înfiinţată în baza OUG nr.44/2008 al cărei titular are vârsta de până la 40 de ani inclusiv la data depunerii Cererii de finanțare a proiectului şi deține competențele și calificările profesionale adecvate;</w:t>
      </w:r>
    </w:p>
    <w:p w14:paraId="49DC38BE" w14:textId="77777777" w:rsidR="0017706E" w:rsidRPr="00702EE3" w:rsidRDefault="00137B81" w:rsidP="0017706E">
      <w:pPr>
        <w:pStyle w:val="ListParagraph"/>
        <w:numPr>
          <w:ilvl w:val="0"/>
          <w:numId w:val="57"/>
        </w:numPr>
        <w:spacing w:beforeLines="60" w:before="144" w:afterLines="60" w:after="144"/>
        <w:jc w:val="both"/>
        <w:rPr>
          <w:rFonts w:asciiTheme="minorHAnsi" w:hAnsiTheme="minorHAnsi" w:cstheme="minorHAnsi"/>
          <w:b/>
          <w:bCs/>
        </w:rPr>
      </w:pPr>
      <w:r w:rsidRPr="00702EE3">
        <w:rPr>
          <w:rFonts w:asciiTheme="minorHAnsi" w:hAnsiTheme="minorHAnsi" w:cstheme="minorHAnsi"/>
          <w:b/>
          <w:bCs/>
          <w:lang w:val="en-US"/>
        </w:rPr>
        <w:t xml:space="preserve"> Întreprinderea familială (ÎF) înfiinţată în baza OUG nr.44/2008 cu condiția ca tânărul fermier, solicitant al sprijinului cu vârsta de până la 40 de ani inclusiv la data depunerii Cererii de finanțare, cu competențele și calificările profesionale adecvate să fie </w:t>
      </w:r>
      <w:r w:rsidRPr="00702EE3">
        <w:rPr>
          <w:rFonts w:asciiTheme="minorHAnsi" w:hAnsiTheme="minorHAnsi" w:cstheme="minorHAnsi"/>
          <w:b/>
          <w:bCs/>
          <w:lang w:val="en-US"/>
        </w:rPr>
        <w:lastRenderedPageBreak/>
        <w:t>reprezentantul ÎF desemnat prin acordul de constiuire și să exercite controlul efectiv asupra exploatației prin deținerea cotei majoritare din patrimoniul de afectațiune;</w:t>
      </w:r>
    </w:p>
    <w:p w14:paraId="5CAC59CF" w14:textId="77777777" w:rsidR="0017706E" w:rsidRPr="00702EE3" w:rsidRDefault="00137B81" w:rsidP="0017706E">
      <w:pPr>
        <w:pStyle w:val="ListParagraph"/>
        <w:numPr>
          <w:ilvl w:val="0"/>
          <w:numId w:val="57"/>
        </w:numPr>
        <w:spacing w:beforeLines="60" w:before="144" w:afterLines="60" w:after="144"/>
        <w:jc w:val="both"/>
        <w:rPr>
          <w:rFonts w:asciiTheme="minorHAnsi" w:hAnsiTheme="minorHAnsi" w:cstheme="minorHAnsi"/>
          <w:b/>
          <w:bCs/>
        </w:rPr>
      </w:pPr>
      <w:r w:rsidRPr="00702EE3">
        <w:rPr>
          <w:rFonts w:asciiTheme="minorHAnsi" w:hAnsiTheme="minorHAnsi" w:cstheme="minorHAnsi"/>
          <w:sz w:val="24"/>
          <w:szCs w:val="24"/>
          <w:lang w:val="en-US"/>
        </w:rPr>
        <w:t>Societate cu răspundere limitată cu asociat unic persoană fizică, care este și administratorul societăţii, cu vârsta de până la 40 ani inclusiv la data depunerii Cererii de finanțare care deține competențele și calificările profesionale adecvate.</w:t>
      </w:r>
    </w:p>
    <w:p w14:paraId="6FAE1863" w14:textId="20439B5F" w:rsidR="009B2B8A" w:rsidRPr="00702EE3" w:rsidRDefault="00137B81" w:rsidP="0017706E">
      <w:pPr>
        <w:pStyle w:val="ListParagraph"/>
        <w:numPr>
          <w:ilvl w:val="0"/>
          <w:numId w:val="57"/>
        </w:numPr>
        <w:spacing w:beforeLines="60" w:before="144" w:afterLines="60" w:after="144"/>
        <w:jc w:val="both"/>
        <w:rPr>
          <w:rFonts w:asciiTheme="minorHAnsi" w:hAnsiTheme="minorHAnsi" w:cstheme="minorHAnsi"/>
          <w:b/>
          <w:bCs/>
        </w:rPr>
      </w:pPr>
      <w:r w:rsidRPr="00702EE3">
        <w:rPr>
          <w:rFonts w:asciiTheme="minorHAnsi" w:hAnsiTheme="minorHAnsi" w:cstheme="minorHAnsi"/>
          <w:sz w:val="24"/>
          <w:szCs w:val="24"/>
          <w:lang w:val="en-US"/>
        </w:rPr>
        <w:t xml:space="preserve"> Societate comercială (cu răspundere limitată cu mai mulți asociați cu condiția ca tânărul fermier, solicitant al sprijinului, să exercite controlul efectiv asupra exploatației prin deținerea pachetului majoritar al părţilor sociale și deţinerea funcţiei de administrator unic al societății comerciale respective şi să aibă competențele și calificările profesionale </w:t>
      </w:r>
      <w:proofErr w:type="gramStart"/>
      <w:r w:rsidRPr="00702EE3">
        <w:rPr>
          <w:rFonts w:asciiTheme="minorHAnsi" w:hAnsiTheme="minorHAnsi" w:cstheme="minorHAnsi"/>
          <w:sz w:val="24"/>
          <w:szCs w:val="24"/>
          <w:lang w:val="en-US"/>
        </w:rPr>
        <w:t xml:space="preserve">adecvate </w:t>
      </w:r>
      <w:r w:rsidR="009B2B8A" w:rsidRPr="00702EE3">
        <w:rPr>
          <w:rFonts w:asciiTheme="minorHAnsi" w:hAnsiTheme="minorHAnsi" w:cstheme="minorHAnsi"/>
          <w:sz w:val="24"/>
          <w:szCs w:val="24"/>
          <w:lang w:val="en-US"/>
        </w:rPr>
        <w:t>.</w:t>
      </w:r>
      <w:proofErr w:type="gramEnd"/>
    </w:p>
    <w:p w14:paraId="74A63EEB" w14:textId="77777777" w:rsidR="009B2B8A" w:rsidRPr="00702EE3" w:rsidRDefault="009B2B8A" w:rsidP="00130042">
      <w:pPr>
        <w:pStyle w:val="NoSpacing"/>
        <w:spacing w:line="276" w:lineRule="auto"/>
        <w:ind w:firstLine="360"/>
        <w:jc w:val="both"/>
        <w:rPr>
          <w:rFonts w:asciiTheme="minorHAnsi" w:hAnsiTheme="minorHAnsi" w:cstheme="minorHAnsi"/>
          <w:sz w:val="24"/>
          <w:szCs w:val="24"/>
          <w:lang w:val="en-US"/>
        </w:rPr>
      </w:pPr>
    </w:p>
    <w:p w14:paraId="2DA4BECC" w14:textId="77777777" w:rsidR="009B2B8A" w:rsidRPr="00702EE3" w:rsidRDefault="00137B81" w:rsidP="00130042">
      <w:pPr>
        <w:pStyle w:val="NoSpacing"/>
        <w:spacing w:line="276" w:lineRule="auto"/>
        <w:ind w:firstLine="360"/>
        <w:jc w:val="both"/>
        <w:rPr>
          <w:rFonts w:asciiTheme="minorHAnsi" w:hAnsiTheme="minorHAnsi" w:cstheme="minorHAnsi"/>
          <w:sz w:val="24"/>
          <w:szCs w:val="24"/>
          <w:lang w:val="en-US"/>
        </w:rPr>
      </w:pPr>
      <w:r w:rsidRPr="00702EE3">
        <w:rPr>
          <w:rFonts w:asciiTheme="minorHAnsi" w:hAnsiTheme="minorHAnsi" w:cstheme="minorHAnsi"/>
          <w:sz w:val="24"/>
          <w:szCs w:val="24"/>
          <w:lang w:val="en-US"/>
        </w:rPr>
        <w:t xml:space="preserve">Verificarea încadrării solicitantului în categoria de tânăr fermier, pentru obținerea intensității suplimentare de 20 pp, trebuie să evidențieze respectarea de către acesta a definiției tânărului fermier, astfel cum este prevăzută în Regulamentul nr. 1305/2013 și Regulamentul nr. </w:t>
      </w:r>
      <w:proofErr w:type="gramStart"/>
      <w:r w:rsidRPr="00702EE3">
        <w:rPr>
          <w:rFonts w:asciiTheme="minorHAnsi" w:hAnsiTheme="minorHAnsi" w:cstheme="minorHAnsi"/>
          <w:sz w:val="24"/>
          <w:szCs w:val="24"/>
          <w:lang w:val="en-US"/>
        </w:rPr>
        <w:t>807/2014, respectiv să demonstreze că, la momentul depunerii Cererii de finanțare, a îndeplinit condițiile legate de prima instalare în calitate de tânăr fermier, respectiv vârsta, deținerea competențelor/formării profesionale, exercitarea controlului efectiv asupra exploatației în care are loc această primă instalare ca șef al respectivei exploatații cu încadrarea în perioada celor 5 ani de la momentul instalării față de momentul depunerii Cererii de finanțare.</w:t>
      </w:r>
      <w:proofErr w:type="gramEnd"/>
      <w:r w:rsidRPr="00702EE3">
        <w:rPr>
          <w:rFonts w:asciiTheme="minorHAnsi" w:hAnsiTheme="minorHAnsi" w:cstheme="minorHAnsi"/>
          <w:sz w:val="24"/>
          <w:szCs w:val="24"/>
          <w:lang w:val="en-US"/>
        </w:rPr>
        <w:t xml:space="preserve"> </w:t>
      </w:r>
    </w:p>
    <w:p w14:paraId="5A10B754" w14:textId="77777777" w:rsidR="00002A02" w:rsidRPr="00702EE3" w:rsidRDefault="00137B81" w:rsidP="00130042">
      <w:pPr>
        <w:pStyle w:val="NoSpacing"/>
        <w:spacing w:line="276" w:lineRule="auto"/>
        <w:ind w:firstLine="360"/>
        <w:jc w:val="both"/>
        <w:rPr>
          <w:rFonts w:asciiTheme="minorHAnsi" w:hAnsiTheme="minorHAnsi" w:cstheme="minorHAnsi"/>
          <w:sz w:val="24"/>
          <w:szCs w:val="24"/>
          <w:lang w:val="en-US"/>
        </w:rPr>
      </w:pPr>
      <w:r w:rsidRPr="00702EE3">
        <w:rPr>
          <w:rFonts w:asciiTheme="minorHAnsi" w:hAnsiTheme="minorHAnsi" w:cstheme="minorHAnsi"/>
          <w:sz w:val="24"/>
          <w:szCs w:val="24"/>
          <w:lang w:val="en-US"/>
        </w:rPr>
        <w:t xml:space="preserve">Pentru toate situațiile mai sus menționate, tânărul fermier trebuie </w:t>
      </w:r>
      <w:proofErr w:type="gramStart"/>
      <w:r w:rsidRPr="00702EE3">
        <w:rPr>
          <w:rFonts w:asciiTheme="minorHAnsi" w:hAnsiTheme="minorHAnsi" w:cstheme="minorHAnsi"/>
          <w:sz w:val="24"/>
          <w:szCs w:val="24"/>
          <w:lang w:val="en-US"/>
        </w:rPr>
        <w:t>să</w:t>
      </w:r>
      <w:proofErr w:type="gramEnd"/>
      <w:r w:rsidRPr="00702EE3">
        <w:rPr>
          <w:rFonts w:asciiTheme="minorHAnsi" w:hAnsiTheme="minorHAnsi" w:cstheme="minorHAnsi"/>
          <w:sz w:val="24"/>
          <w:szCs w:val="24"/>
          <w:lang w:val="en-US"/>
        </w:rPr>
        <w:t xml:space="preserve"> se fi stabilit (instalat) pentru prima dată ca șef al unei exploatații în exploatația agricolă vizată de proiect şi să nu fi trecut mai mult de cinci ani de la instalare până la depunerea Cererii de finanțare. </w:t>
      </w:r>
    </w:p>
    <w:p w14:paraId="412409C4" w14:textId="77777777" w:rsidR="00002A02" w:rsidRPr="00702EE3" w:rsidRDefault="00002A02" w:rsidP="00130042">
      <w:pPr>
        <w:pStyle w:val="NoSpacing"/>
        <w:spacing w:line="276" w:lineRule="auto"/>
        <w:ind w:firstLine="360"/>
        <w:jc w:val="both"/>
        <w:rPr>
          <w:rFonts w:asciiTheme="minorHAnsi" w:hAnsiTheme="minorHAnsi" w:cstheme="minorHAnsi"/>
          <w:sz w:val="24"/>
          <w:szCs w:val="24"/>
          <w:lang w:val="en-US"/>
        </w:rPr>
      </w:pPr>
    </w:p>
    <w:p w14:paraId="444AF506" w14:textId="69140C2D" w:rsidR="009B2B8A" w:rsidRPr="00702EE3" w:rsidRDefault="00137B81" w:rsidP="00130042">
      <w:pPr>
        <w:pStyle w:val="NoSpacing"/>
        <w:spacing w:line="276" w:lineRule="auto"/>
        <w:ind w:firstLine="360"/>
        <w:jc w:val="both"/>
        <w:rPr>
          <w:rFonts w:asciiTheme="minorHAnsi" w:hAnsiTheme="minorHAnsi" w:cstheme="minorHAnsi"/>
          <w:sz w:val="24"/>
          <w:szCs w:val="24"/>
          <w:lang w:val="en-US"/>
        </w:rPr>
      </w:pPr>
      <w:r w:rsidRPr="00702EE3">
        <w:rPr>
          <w:rFonts w:asciiTheme="minorHAnsi" w:hAnsiTheme="minorHAnsi" w:cstheme="minorHAnsi"/>
          <w:sz w:val="24"/>
          <w:szCs w:val="24"/>
          <w:lang w:val="en-US"/>
        </w:rPr>
        <w:t xml:space="preserve">Data instalării pentru prima dată ca şef de exploataţie este data la care tânărul fermier, figurează în evidențele ONRC că a preluat controlul efectiv asupra exploatației înregistrată la APIA pe numele solicitantului, ca asociat unic/ majoritar și administrator unic al respectivei entități (oricare ar fi statutul juridic), respectiv titular PFA, ÎI/ reprezentant legal în cazul ÎF. </w:t>
      </w:r>
    </w:p>
    <w:p w14:paraId="271DBE57" w14:textId="77777777" w:rsidR="009B2B8A" w:rsidRPr="00702EE3" w:rsidRDefault="00137B81" w:rsidP="00130042">
      <w:pPr>
        <w:pStyle w:val="NoSpacing"/>
        <w:spacing w:line="276" w:lineRule="auto"/>
        <w:ind w:firstLine="360"/>
        <w:jc w:val="both"/>
        <w:rPr>
          <w:rFonts w:asciiTheme="minorHAnsi" w:hAnsiTheme="minorHAnsi" w:cstheme="minorHAnsi"/>
          <w:sz w:val="24"/>
          <w:szCs w:val="24"/>
          <w:lang w:val="en-US"/>
        </w:rPr>
      </w:pPr>
      <w:r w:rsidRPr="00702EE3">
        <w:rPr>
          <w:rFonts w:asciiTheme="minorHAnsi" w:hAnsiTheme="minorHAnsi" w:cstheme="minorHAnsi"/>
          <w:sz w:val="24"/>
          <w:szCs w:val="24"/>
          <w:lang w:val="en-US"/>
        </w:rPr>
        <w:t xml:space="preserve">Dacă data înregistrării în ONRC a tânărului fermier, diferă de data înregistrării exploataţiei la APIA pe numele solicitantului, termenul de 5 ani se va calcula începând cu cea mai recentă înregistrare dintre cele două, faţă de momentul depunerii. Dacă din verificarea în ONRC rezultă că persoana fizică a mai condus o formă juridică, respectiv, a deţinut funcţia de asociat/ acţionar majoritar şi funcţia de unic administrator/ titular PFA, ÎI/reprezentant legal în cazul ÎF cu activitate agricolă înscrisă la APIA, nu se mai consideră că îndeplinește condiția de tânăr fermier instalat pentru prima dată. </w:t>
      </w:r>
    </w:p>
    <w:p w14:paraId="0CE2C6CA" w14:textId="77777777" w:rsidR="009B2B8A" w:rsidRPr="00702EE3" w:rsidRDefault="009B2B8A" w:rsidP="00130042">
      <w:pPr>
        <w:pStyle w:val="NoSpacing"/>
        <w:spacing w:line="276" w:lineRule="auto"/>
        <w:ind w:firstLine="360"/>
        <w:jc w:val="both"/>
        <w:rPr>
          <w:rFonts w:asciiTheme="minorHAnsi" w:hAnsiTheme="minorHAnsi" w:cstheme="minorHAnsi"/>
          <w:sz w:val="24"/>
          <w:szCs w:val="24"/>
          <w:lang w:val="en-US"/>
        </w:rPr>
      </w:pPr>
    </w:p>
    <w:p w14:paraId="3D09DA4C" w14:textId="2D075208" w:rsidR="00137B81" w:rsidRPr="00702EE3" w:rsidRDefault="00137B81" w:rsidP="00130042">
      <w:pPr>
        <w:pStyle w:val="NoSpacing"/>
        <w:spacing w:line="276" w:lineRule="auto"/>
        <w:ind w:firstLine="360"/>
        <w:jc w:val="both"/>
        <w:rPr>
          <w:rFonts w:asciiTheme="minorHAnsi" w:hAnsiTheme="minorHAnsi" w:cstheme="minorHAnsi"/>
          <w:sz w:val="24"/>
          <w:szCs w:val="24"/>
          <w:lang w:val="en-US"/>
        </w:rPr>
      </w:pPr>
      <w:r w:rsidRPr="00702EE3">
        <w:rPr>
          <w:rFonts w:asciiTheme="minorHAnsi" w:hAnsiTheme="minorHAnsi" w:cstheme="minorHAnsi"/>
          <w:sz w:val="24"/>
          <w:szCs w:val="24"/>
          <w:lang w:val="en-US"/>
        </w:rPr>
        <w:t xml:space="preserve">b) Investițiilor legate de </w:t>
      </w:r>
      <w:proofErr w:type="gramStart"/>
      <w:r w:rsidRPr="00702EE3">
        <w:rPr>
          <w:rFonts w:asciiTheme="minorHAnsi" w:hAnsiTheme="minorHAnsi" w:cstheme="minorHAnsi"/>
          <w:sz w:val="24"/>
          <w:szCs w:val="24"/>
          <w:lang w:val="en-US"/>
        </w:rPr>
        <w:t>operațiunile prevăzute la art</w:t>
      </w:r>
      <w:proofErr w:type="gramEnd"/>
      <w:r w:rsidRPr="00702EE3">
        <w:rPr>
          <w:rFonts w:asciiTheme="minorHAnsi" w:hAnsiTheme="minorHAnsi" w:cstheme="minorHAnsi"/>
          <w:sz w:val="24"/>
          <w:szCs w:val="24"/>
          <w:lang w:val="en-US"/>
        </w:rPr>
        <w:t xml:space="preserve">. </w:t>
      </w:r>
      <w:proofErr w:type="gramStart"/>
      <w:r w:rsidRPr="00702EE3">
        <w:rPr>
          <w:rFonts w:asciiTheme="minorHAnsi" w:hAnsiTheme="minorHAnsi" w:cstheme="minorHAnsi"/>
          <w:sz w:val="24"/>
          <w:szCs w:val="24"/>
          <w:lang w:val="en-US"/>
        </w:rPr>
        <w:t>28</w:t>
      </w:r>
      <w:proofErr w:type="gramEnd"/>
      <w:r w:rsidRPr="00702EE3">
        <w:rPr>
          <w:rFonts w:asciiTheme="minorHAnsi" w:hAnsiTheme="minorHAnsi" w:cstheme="minorHAnsi"/>
          <w:sz w:val="24"/>
          <w:szCs w:val="24"/>
          <w:lang w:val="en-US"/>
        </w:rPr>
        <w:t xml:space="preserve"> (Agromediu) și art. 29 (Agricultura ecologică) din </w:t>
      </w:r>
      <w:proofErr w:type="gramStart"/>
      <w:r w:rsidRPr="00702EE3">
        <w:rPr>
          <w:rFonts w:asciiTheme="minorHAnsi" w:hAnsiTheme="minorHAnsi" w:cstheme="minorHAnsi"/>
          <w:sz w:val="24"/>
          <w:szCs w:val="24"/>
          <w:lang w:val="en-US"/>
        </w:rPr>
        <w:t>R(</w:t>
      </w:r>
      <w:proofErr w:type="gramEnd"/>
      <w:r w:rsidRPr="00702EE3">
        <w:rPr>
          <w:rFonts w:asciiTheme="minorHAnsi" w:hAnsiTheme="minorHAnsi" w:cstheme="minorHAnsi"/>
          <w:sz w:val="24"/>
          <w:szCs w:val="24"/>
          <w:lang w:val="en-US"/>
        </w:rPr>
        <w:t>UE) nr. 1305/2013;</w:t>
      </w:r>
    </w:p>
    <w:p w14:paraId="3A852D1C" w14:textId="6793EF8D" w:rsidR="00137B81" w:rsidRPr="00702EE3" w:rsidRDefault="00137B81" w:rsidP="00130042">
      <w:pPr>
        <w:pStyle w:val="NoSpacing"/>
        <w:spacing w:line="276" w:lineRule="auto"/>
        <w:jc w:val="both"/>
        <w:rPr>
          <w:rFonts w:asciiTheme="minorHAnsi" w:hAnsiTheme="minorHAnsi" w:cstheme="minorHAnsi"/>
          <w:sz w:val="24"/>
          <w:szCs w:val="24"/>
        </w:rPr>
      </w:pPr>
      <w:r w:rsidRPr="00702EE3">
        <w:rPr>
          <w:rFonts w:asciiTheme="minorHAnsi" w:hAnsiTheme="minorHAnsi" w:cstheme="minorHAnsi"/>
          <w:sz w:val="24"/>
          <w:szCs w:val="24"/>
        </w:rPr>
        <w:t xml:space="preserve">- În cazul agriculturii ecologice (art. 29) obţinerea unei intensități suplimentare de 20 puncte procentuale pentru valoarea eligibilă a proiectului, este posibilă doar dacă investiția este destinată exclusiv sistemului ecologic (în conversie sau certificat). </w:t>
      </w:r>
    </w:p>
    <w:p w14:paraId="65F297B0" w14:textId="77777777" w:rsidR="009B2B8A" w:rsidRPr="00702EE3" w:rsidRDefault="009B2B8A" w:rsidP="00130042">
      <w:pPr>
        <w:pStyle w:val="NoSpacing"/>
        <w:spacing w:line="276" w:lineRule="auto"/>
        <w:jc w:val="both"/>
        <w:rPr>
          <w:rFonts w:asciiTheme="minorHAnsi" w:hAnsiTheme="minorHAnsi" w:cstheme="minorHAnsi"/>
          <w:sz w:val="24"/>
          <w:szCs w:val="24"/>
        </w:rPr>
      </w:pPr>
    </w:p>
    <w:p w14:paraId="3D1F2017" w14:textId="059C9454" w:rsidR="009966E5" w:rsidRPr="00702EE3" w:rsidRDefault="00137B81" w:rsidP="00130042">
      <w:pPr>
        <w:pStyle w:val="NoSpacing"/>
        <w:spacing w:line="276" w:lineRule="auto"/>
        <w:jc w:val="both"/>
        <w:rPr>
          <w:rFonts w:asciiTheme="minorHAnsi" w:hAnsiTheme="minorHAnsi" w:cstheme="minorHAnsi"/>
          <w:sz w:val="24"/>
          <w:szCs w:val="24"/>
        </w:rPr>
      </w:pPr>
      <w:r w:rsidRPr="00702EE3">
        <w:rPr>
          <w:rFonts w:asciiTheme="minorHAnsi" w:hAnsiTheme="minorHAnsi" w:cstheme="minorHAnsi"/>
          <w:sz w:val="24"/>
          <w:szCs w:val="24"/>
        </w:rPr>
        <w:t>În cazul art 28 (Agromediu), cele 20 de puncte procentuale suplimentare se acordă, după cum urmează:</w:t>
      </w:r>
    </w:p>
    <w:p w14:paraId="375EDB69" w14:textId="77777777" w:rsidR="00137B81" w:rsidRPr="00702EE3" w:rsidRDefault="00137B81" w:rsidP="00137B81">
      <w:pPr>
        <w:pStyle w:val="NoSpacing"/>
        <w:spacing w:line="276" w:lineRule="auto"/>
        <w:rPr>
          <w:rFonts w:asciiTheme="minorHAnsi" w:hAnsiTheme="minorHAnsi" w:cstheme="minorHAnsi"/>
          <w:sz w:val="24"/>
          <w:szCs w:val="24"/>
        </w:rPr>
      </w:pPr>
      <w:r w:rsidRPr="00702EE3">
        <w:rPr>
          <w:rFonts w:asciiTheme="minorHAnsi" w:hAnsiTheme="minorHAnsi" w:cstheme="minorHAnsi"/>
          <w:sz w:val="24"/>
          <w:szCs w:val="24"/>
        </w:rPr>
        <w:t xml:space="preserve">1. Pentru investiţiile adresate terenurilor arabile cu condiția ca suprafața aflată sub </w:t>
      </w:r>
    </w:p>
    <w:p w14:paraId="4D142EA6" w14:textId="77777777" w:rsidR="00137B81" w:rsidRPr="00702EE3" w:rsidRDefault="00137B81" w:rsidP="00137B81">
      <w:pPr>
        <w:pStyle w:val="NoSpacing"/>
        <w:spacing w:line="276" w:lineRule="auto"/>
        <w:rPr>
          <w:rFonts w:asciiTheme="minorHAnsi" w:hAnsiTheme="minorHAnsi" w:cstheme="minorHAnsi"/>
          <w:sz w:val="24"/>
          <w:szCs w:val="24"/>
        </w:rPr>
      </w:pPr>
      <w:r w:rsidRPr="00702EE3">
        <w:rPr>
          <w:rFonts w:asciiTheme="minorHAnsi" w:hAnsiTheme="minorHAnsi" w:cstheme="minorHAnsi"/>
          <w:sz w:val="24"/>
          <w:szCs w:val="24"/>
        </w:rPr>
        <w:t xml:space="preserve">angajament să reprezinte mai mult de 50% din terenul arabil aparținand exploataţiei </w:t>
      </w:r>
    </w:p>
    <w:p w14:paraId="1E25CCA1" w14:textId="551FDB27" w:rsidR="00137B81" w:rsidRPr="00702EE3" w:rsidRDefault="00137B81" w:rsidP="00130042">
      <w:pPr>
        <w:pStyle w:val="NoSpacing"/>
        <w:spacing w:line="276" w:lineRule="auto"/>
        <w:rPr>
          <w:rFonts w:asciiTheme="minorHAnsi" w:hAnsiTheme="minorHAnsi" w:cstheme="minorHAnsi"/>
          <w:sz w:val="24"/>
          <w:szCs w:val="24"/>
        </w:rPr>
      </w:pPr>
      <w:r w:rsidRPr="00702EE3">
        <w:rPr>
          <w:rFonts w:asciiTheme="minorHAnsi" w:hAnsiTheme="minorHAnsi" w:cstheme="minorHAnsi"/>
          <w:sz w:val="24"/>
          <w:szCs w:val="24"/>
        </w:rPr>
        <w:t>agricole</w:t>
      </w:r>
    </w:p>
    <w:p w14:paraId="422755EA" w14:textId="77777777" w:rsidR="009B2B8A" w:rsidRPr="00702EE3" w:rsidRDefault="009B2B8A" w:rsidP="00130042">
      <w:pPr>
        <w:pStyle w:val="NoSpacing"/>
        <w:spacing w:line="276" w:lineRule="auto"/>
        <w:rPr>
          <w:rFonts w:asciiTheme="minorHAnsi" w:hAnsiTheme="minorHAnsi" w:cstheme="minorHAnsi"/>
          <w:sz w:val="24"/>
          <w:szCs w:val="24"/>
        </w:rPr>
      </w:pPr>
    </w:p>
    <w:p w14:paraId="5D5D3A98" w14:textId="77777777" w:rsidR="00137B81" w:rsidRPr="00702EE3" w:rsidRDefault="00137B81" w:rsidP="00130042">
      <w:pPr>
        <w:pStyle w:val="NoSpacing"/>
        <w:spacing w:line="276" w:lineRule="auto"/>
        <w:rPr>
          <w:rFonts w:asciiTheme="minorHAnsi" w:hAnsiTheme="minorHAnsi" w:cstheme="minorHAnsi"/>
          <w:sz w:val="24"/>
          <w:szCs w:val="24"/>
          <w:lang w:val="en-US"/>
        </w:rPr>
      </w:pPr>
      <w:r w:rsidRPr="00702EE3">
        <w:rPr>
          <w:rFonts w:asciiTheme="minorHAnsi" w:hAnsiTheme="minorHAnsi" w:cstheme="minorHAnsi"/>
          <w:sz w:val="24"/>
          <w:szCs w:val="24"/>
          <w:lang w:val="en-US"/>
        </w:rPr>
        <w:t>Intensitatea mărită se acordă pentru utilajele și echipamentele specifice lucrărilor de arat, grăpat, discuit, semănat/ însămânţat, tocat resturi vegetale, încorporat resturi vegetale în sol, numai în cazul în care peste 50% din terenul arabil deținut în cadrul fermei se află sub un angajament în derulare în cazul următoarelor pachete promovate prin</w:t>
      </w:r>
    </w:p>
    <w:tbl>
      <w:tblPr>
        <w:tblStyle w:val="TableGrid"/>
        <w:tblW w:w="0" w:type="auto"/>
        <w:tblInd w:w="630" w:type="dxa"/>
        <w:tblLook w:val="04A0" w:firstRow="1" w:lastRow="0" w:firstColumn="1" w:lastColumn="0" w:noHBand="0" w:noVBand="1"/>
      </w:tblPr>
      <w:tblGrid>
        <w:gridCol w:w="4075"/>
        <w:gridCol w:w="4074"/>
      </w:tblGrid>
      <w:tr w:rsidR="00137B81" w:rsidRPr="00702EE3" w14:paraId="2736440E" w14:textId="77777777" w:rsidTr="00137B81">
        <w:tc>
          <w:tcPr>
            <w:tcW w:w="4075" w:type="dxa"/>
          </w:tcPr>
          <w:p w14:paraId="55A593FB" w14:textId="77777777" w:rsidR="00137B81" w:rsidRPr="00702EE3" w:rsidRDefault="00137B81" w:rsidP="00E54EA2">
            <w:pPr>
              <w:spacing w:line="276" w:lineRule="auto"/>
              <w:jc w:val="center"/>
              <w:rPr>
                <w:rFonts w:ascii="Calibri" w:hAnsi="Calibri" w:cs="Calibri"/>
                <w:b/>
                <w:noProof/>
                <w:color w:val="000000"/>
              </w:rPr>
            </w:pPr>
            <w:r w:rsidRPr="00702EE3">
              <w:rPr>
                <w:rFonts w:ascii="Calibri" w:hAnsi="Calibri" w:cs="Calibri"/>
                <w:b/>
                <w:noProof/>
                <w:color w:val="000000"/>
              </w:rPr>
              <w:t>PNDR 2014-2020</w:t>
            </w:r>
          </w:p>
        </w:tc>
        <w:tc>
          <w:tcPr>
            <w:tcW w:w="4074" w:type="dxa"/>
          </w:tcPr>
          <w:p w14:paraId="4C2AF643" w14:textId="77777777" w:rsidR="00137B81" w:rsidRPr="00702EE3" w:rsidRDefault="00137B81" w:rsidP="00E54EA2">
            <w:pPr>
              <w:spacing w:line="276" w:lineRule="auto"/>
              <w:jc w:val="center"/>
              <w:rPr>
                <w:rFonts w:ascii="Calibri" w:hAnsi="Calibri" w:cs="Calibri"/>
                <w:b/>
                <w:noProof/>
                <w:color w:val="000000"/>
              </w:rPr>
            </w:pPr>
            <w:r w:rsidRPr="00702EE3">
              <w:rPr>
                <w:rFonts w:ascii="Calibri" w:hAnsi="Calibri" w:cs="Calibri"/>
                <w:b/>
                <w:noProof/>
                <w:color w:val="000000"/>
              </w:rPr>
              <w:t>PS PAC 2023-2027</w:t>
            </w:r>
          </w:p>
        </w:tc>
      </w:tr>
      <w:tr w:rsidR="00137B81" w:rsidRPr="00702EE3" w14:paraId="044E4B92" w14:textId="77777777" w:rsidTr="00137B81">
        <w:tc>
          <w:tcPr>
            <w:tcW w:w="4075" w:type="dxa"/>
          </w:tcPr>
          <w:p w14:paraId="67DD8D26" w14:textId="77777777" w:rsidR="00137B81" w:rsidRPr="00702EE3" w:rsidRDefault="00137B81" w:rsidP="00E54EA2">
            <w:pPr>
              <w:spacing w:line="276" w:lineRule="auto"/>
              <w:jc w:val="center"/>
              <w:rPr>
                <w:rFonts w:ascii="Calibri" w:hAnsi="Calibri" w:cs="Calibri"/>
                <w:b/>
                <w:noProof/>
                <w:color w:val="000000"/>
              </w:rPr>
            </w:pPr>
            <w:r w:rsidRPr="00702EE3">
              <w:rPr>
                <w:rFonts w:ascii="Calibri" w:hAnsi="Calibri" w:cs="Calibri"/>
                <w:b/>
                <w:noProof/>
                <w:color w:val="000000"/>
              </w:rPr>
              <w:t>M.10 - Agromediu și climă (articolul 28)</w:t>
            </w:r>
          </w:p>
        </w:tc>
        <w:tc>
          <w:tcPr>
            <w:tcW w:w="4074" w:type="dxa"/>
          </w:tcPr>
          <w:p w14:paraId="397CD042" w14:textId="77777777" w:rsidR="00137B81" w:rsidRPr="00702EE3" w:rsidRDefault="00137B81" w:rsidP="00E54EA2">
            <w:pPr>
              <w:spacing w:line="276" w:lineRule="auto"/>
              <w:jc w:val="center"/>
              <w:rPr>
                <w:rFonts w:ascii="Calibri" w:hAnsi="Calibri" w:cs="Calibri"/>
                <w:b/>
                <w:noProof/>
                <w:color w:val="000000"/>
              </w:rPr>
            </w:pPr>
            <w:r w:rsidRPr="00702EE3">
              <w:rPr>
                <w:rFonts w:ascii="Calibri" w:hAnsi="Calibri" w:cs="Calibri"/>
                <w:b/>
                <w:noProof/>
                <w:color w:val="000000"/>
              </w:rPr>
              <w:t>DR-02 - Agro-mediu și climă pe terenuri arabile (articolul 70)</w:t>
            </w:r>
          </w:p>
        </w:tc>
      </w:tr>
      <w:tr w:rsidR="00137B81" w:rsidRPr="00702EE3" w14:paraId="24D1A29A" w14:textId="77777777" w:rsidTr="00137B81">
        <w:tc>
          <w:tcPr>
            <w:tcW w:w="4075" w:type="dxa"/>
          </w:tcPr>
          <w:p w14:paraId="4AB5E07A" w14:textId="77777777" w:rsidR="00137B81" w:rsidRPr="00702EE3" w:rsidRDefault="00137B81" w:rsidP="00E54EA2">
            <w:pPr>
              <w:spacing w:line="276" w:lineRule="auto"/>
              <w:jc w:val="center"/>
              <w:rPr>
                <w:rFonts w:ascii="Calibri" w:hAnsi="Calibri" w:cs="Calibri"/>
                <w:noProof/>
                <w:color w:val="000000"/>
              </w:rPr>
            </w:pPr>
            <w:r w:rsidRPr="00702EE3">
              <w:rPr>
                <w:rFonts w:ascii="Calibri" w:hAnsi="Calibri" w:cs="Calibri"/>
                <w:noProof/>
                <w:color w:val="000000"/>
              </w:rPr>
              <w:t>Pachetul 4 – culturi verzi</w:t>
            </w:r>
          </w:p>
        </w:tc>
        <w:tc>
          <w:tcPr>
            <w:tcW w:w="4074" w:type="dxa"/>
          </w:tcPr>
          <w:p w14:paraId="3E718A41" w14:textId="77777777" w:rsidR="00137B81" w:rsidRPr="00702EE3" w:rsidRDefault="00137B81" w:rsidP="00E54EA2">
            <w:pPr>
              <w:spacing w:line="276" w:lineRule="auto"/>
              <w:jc w:val="center"/>
              <w:rPr>
                <w:rFonts w:ascii="Calibri" w:hAnsi="Calibri" w:cs="Calibri"/>
                <w:noProof/>
                <w:color w:val="000000"/>
              </w:rPr>
            </w:pPr>
            <w:r w:rsidRPr="00702EE3">
              <w:rPr>
                <w:rFonts w:ascii="Calibri" w:hAnsi="Calibri" w:cs="Calibri"/>
                <w:noProof/>
                <w:color w:val="000000"/>
              </w:rPr>
              <w:t>Pachetul 4 – culturi verzi</w:t>
            </w:r>
          </w:p>
        </w:tc>
      </w:tr>
      <w:tr w:rsidR="00137B81" w:rsidRPr="00702EE3" w14:paraId="43D8ED06" w14:textId="77777777" w:rsidTr="00137B81">
        <w:tc>
          <w:tcPr>
            <w:tcW w:w="4075" w:type="dxa"/>
          </w:tcPr>
          <w:p w14:paraId="1957B042" w14:textId="77777777" w:rsidR="00137B81" w:rsidRPr="00702EE3" w:rsidRDefault="00137B81" w:rsidP="00E54EA2">
            <w:pPr>
              <w:spacing w:line="276" w:lineRule="auto"/>
              <w:jc w:val="center"/>
              <w:rPr>
                <w:rFonts w:ascii="Calibri" w:hAnsi="Calibri" w:cs="Calibri"/>
                <w:noProof/>
                <w:color w:val="000000"/>
              </w:rPr>
            </w:pPr>
            <w:r w:rsidRPr="00702EE3">
              <w:rPr>
                <w:rFonts w:ascii="Calibri" w:hAnsi="Calibri" w:cs="Calibri"/>
                <w:noProof/>
                <w:color w:val="000000"/>
              </w:rPr>
              <w:t>Pachetul 7 – terenuri arabile importante ca zone de hrănire pentru gâsca cu gât roșu (</w:t>
            </w:r>
            <w:r w:rsidRPr="00702EE3">
              <w:rPr>
                <w:rFonts w:ascii="Calibri" w:hAnsi="Calibri" w:cs="Calibri"/>
                <w:i/>
                <w:noProof/>
                <w:color w:val="000000"/>
              </w:rPr>
              <w:t>Branta ruficollis</w:t>
            </w:r>
            <w:r w:rsidRPr="00702EE3">
              <w:rPr>
                <w:rFonts w:ascii="Calibri" w:hAnsi="Calibri" w:cs="Calibri"/>
                <w:noProof/>
                <w:color w:val="000000"/>
              </w:rPr>
              <w:t>)</w:t>
            </w:r>
          </w:p>
        </w:tc>
        <w:tc>
          <w:tcPr>
            <w:tcW w:w="4074" w:type="dxa"/>
          </w:tcPr>
          <w:p w14:paraId="5411A44C" w14:textId="77777777" w:rsidR="00137B81" w:rsidRPr="00702EE3" w:rsidRDefault="00137B81" w:rsidP="00E54EA2">
            <w:pPr>
              <w:spacing w:line="276" w:lineRule="auto"/>
              <w:jc w:val="center"/>
              <w:rPr>
                <w:rFonts w:ascii="Calibri" w:hAnsi="Calibri" w:cs="Calibri"/>
                <w:noProof/>
                <w:color w:val="000000"/>
              </w:rPr>
            </w:pPr>
            <w:r w:rsidRPr="00702EE3">
              <w:rPr>
                <w:rFonts w:ascii="Calibri" w:hAnsi="Calibri" w:cs="Calibri"/>
                <w:noProof/>
                <w:color w:val="000000"/>
              </w:rPr>
              <w:t>Pachetului 7 – terenuri arabile importante ca zone de hrănire pentru gâsca cu gât roșu (</w:t>
            </w:r>
            <w:r w:rsidRPr="00702EE3">
              <w:rPr>
                <w:rFonts w:ascii="Calibri" w:hAnsi="Calibri" w:cs="Calibri"/>
                <w:i/>
                <w:noProof/>
                <w:color w:val="000000"/>
              </w:rPr>
              <w:t>Branta ruficollis</w:t>
            </w:r>
            <w:r w:rsidRPr="00702EE3">
              <w:rPr>
                <w:rFonts w:ascii="Calibri" w:hAnsi="Calibri" w:cs="Calibri"/>
                <w:noProof/>
                <w:color w:val="000000"/>
              </w:rPr>
              <w:t>)</w:t>
            </w:r>
          </w:p>
        </w:tc>
      </w:tr>
    </w:tbl>
    <w:p w14:paraId="478E0364" w14:textId="77777777" w:rsidR="00137B81" w:rsidRPr="00702EE3" w:rsidRDefault="00137B81" w:rsidP="00137B81">
      <w:pPr>
        <w:pStyle w:val="CommentText"/>
        <w:jc w:val="both"/>
        <w:rPr>
          <w:rFonts w:ascii="Calibri" w:hAnsi="Calibri" w:cs="Calibri"/>
          <w:sz w:val="24"/>
          <w:szCs w:val="24"/>
        </w:rPr>
      </w:pPr>
      <w:r w:rsidRPr="00702EE3">
        <w:rPr>
          <w:rFonts w:ascii="Calibri" w:hAnsi="Calibri" w:cs="Calibri"/>
          <w:sz w:val="24"/>
          <w:szCs w:val="24"/>
        </w:rPr>
        <w:t xml:space="preserve">Solicitantul poate obtine intensitate suplimentară daca suprafața se află sub angajament pe un pachet de agromediu din PNDR 2014-2020 sau din  PS 2023-2027 din tabelul de mai sus. </w:t>
      </w:r>
    </w:p>
    <w:p w14:paraId="2E24E4A0" w14:textId="77777777" w:rsidR="00137B81" w:rsidRPr="00702EE3" w:rsidRDefault="00137B81" w:rsidP="00137B81">
      <w:pPr>
        <w:pStyle w:val="CommentText"/>
        <w:jc w:val="both"/>
        <w:rPr>
          <w:rFonts w:ascii="Calibri" w:hAnsi="Calibri" w:cs="Calibri"/>
          <w:sz w:val="24"/>
          <w:szCs w:val="24"/>
        </w:rPr>
      </w:pPr>
    </w:p>
    <w:p w14:paraId="02A55B1B" w14:textId="0C63E7FC" w:rsidR="00137B81" w:rsidRPr="00702EE3" w:rsidRDefault="00137B81" w:rsidP="0017706E">
      <w:pPr>
        <w:pStyle w:val="CommentText"/>
        <w:jc w:val="both"/>
        <w:rPr>
          <w:rFonts w:ascii="Calibri" w:hAnsi="Calibri" w:cs="Calibri"/>
          <w:sz w:val="24"/>
          <w:szCs w:val="24"/>
        </w:rPr>
      </w:pPr>
      <w:r w:rsidRPr="00702EE3">
        <w:rPr>
          <w:rFonts w:ascii="Calibri" w:hAnsi="Calibri" w:cs="Calibri"/>
          <w:sz w:val="24"/>
          <w:szCs w:val="24"/>
        </w:rPr>
        <w:t xml:space="preserve">Solicitanții care au angajament prin PNDR 2014-2020 se vor angaja la depunerea cererii de finanțare că după finalizarea acestuia vor aplica pentru </w:t>
      </w:r>
      <w:proofErr w:type="gramStart"/>
      <w:r w:rsidRPr="00702EE3">
        <w:rPr>
          <w:rFonts w:ascii="Calibri" w:hAnsi="Calibri" w:cs="Calibri"/>
          <w:sz w:val="24"/>
          <w:szCs w:val="24"/>
        </w:rPr>
        <w:t>un</w:t>
      </w:r>
      <w:proofErr w:type="gramEnd"/>
      <w:r w:rsidRPr="00702EE3">
        <w:rPr>
          <w:rFonts w:ascii="Calibri" w:hAnsi="Calibri" w:cs="Calibri"/>
          <w:sz w:val="24"/>
          <w:szCs w:val="24"/>
        </w:rPr>
        <w:t xml:space="preserve"> pachet similar din PS 2023-2027. Pachetele din tabelul de mai sus din PNDR se pot continua cu oricare din pachetele din PS 2023-2027 din același tabel. </w:t>
      </w:r>
    </w:p>
    <w:p w14:paraId="1CA4BE54" w14:textId="77777777" w:rsidR="00137B81" w:rsidRPr="00702EE3" w:rsidRDefault="00137B81" w:rsidP="00137B81">
      <w:pPr>
        <w:shd w:val="clear" w:color="auto" w:fill="FFFFFF"/>
        <w:spacing w:line="276" w:lineRule="auto"/>
        <w:jc w:val="both"/>
        <w:rPr>
          <w:rFonts w:ascii="Calibri" w:hAnsi="Calibri" w:cs="Calibri"/>
          <w:noProof/>
          <w:color w:val="000000"/>
        </w:rPr>
      </w:pPr>
    </w:p>
    <w:p w14:paraId="772653BD" w14:textId="5F72C86C" w:rsidR="00137B81" w:rsidRPr="00702EE3" w:rsidRDefault="00002A02" w:rsidP="00702EE3">
      <w:pPr>
        <w:shd w:val="clear" w:color="auto" w:fill="FFFFFF"/>
        <w:spacing w:line="276" w:lineRule="auto"/>
        <w:ind w:left="567"/>
        <w:jc w:val="both"/>
        <w:rPr>
          <w:rFonts w:ascii="Calibri" w:hAnsi="Calibri" w:cs="Calibri"/>
          <w:noProof/>
          <w:color w:val="000000"/>
        </w:rPr>
      </w:pPr>
      <w:r w:rsidRPr="00702EE3">
        <w:rPr>
          <w:rFonts w:ascii="Calibri" w:hAnsi="Calibri" w:cs="Calibri"/>
          <w:noProof/>
          <w:color w:val="000000"/>
        </w:rPr>
        <w:t xml:space="preserve">2. </w:t>
      </w:r>
      <w:r w:rsidR="00137B81" w:rsidRPr="00702EE3">
        <w:rPr>
          <w:rFonts w:ascii="Calibri" w:hAnsi="Calibri" w:cs="Calibri"/>
          <w:noProof/>
          <w:color w:val="000000"/>
        </w:rPr>
        <w:t>Pentru investiţiile adresate pajiștilor</w:t>
      </w:r>
      <w:r w:rsidR="00137B81" w:rsidRPr="00702EE3">
        <w:rPr>
          <w:rFonts w:ascii="Calibri" w:hAnsi="Calibri" w:cs="Calibri"/>
          <w:b/>
          <w:bCs/>
          <w:noProof/>
          <w:color w:val="000000"/>
        </w:rPr>
        <w:t xml:space="preserve"> cu condiția ca suprafața aflată sub angajament să reprezinte mai mult de 50% din  suprafaţa de pajişti aparținând fermei.</w:t>
      </w:r>
      <w:r w:rsidR="00137B81" w:rsidRPr="00702EE3">
        <w:rPr>
          <w:rFonts w:ascii="Calibri" w:hAnsi="Calibri" w:cs="Calibri"/>
          <w:noProof/>
          <w:color w:val="000000"/>
        </w:rPr>
        <w:t xml:space="preserve"> </w:t>
      </w:r>
    </w:p>
    <w:p w14:paraId="1467657C" w14:textId="77777777" w:rsidR="00137B81" w:rsidRPr="00702EE3" w:rsidRDefault="00137B81" w:rsidP="00137B81">
      <w:pPr>
        <w:shd w:val="clear" w:color="auto" w:fill="FFFFFF"/>
        <w:spacing w:line="276" w:lineRule="auto"/>
        <w:ind w:left="567"/>
        <w:jc w:val="both"/>
        <w:rPr>
          <w:rFonts w:ascii="Calibri" w:hAnsi="Calibri" w:cs="Calibri"/>
          <w:noProof/>
          <w:color w:val="000000"/>
        </w:rPr>
      </w:pPr>
    </w:p>
    <w:p w14:paraId="5DAD0835" w14:textId="77777777" w:rsidR="00137B81" w:rsidRPr="00702EE3" w:rsidRDefault="00137B81" w:rsidP="00137B81">
      <w:pPr>
        <w:shd w:val="clear" w:color="auto" w:fill="FFFFFF"/>
        <w:spacing w:line="276" w:lineRule="auto"/>
        <w:ind w:left="426"/>
        <w:jc w:val="both"/>
        <w:rPr>
          <w:rFonts w:ascii="Calibri" w:hAnsi="Calibri" w:cs="Calibri"/>
          <w:noProof/>
          <w:color w:val="000000"/>
        </w:rPr>
      </w:pPr>
      <w:r w:rsidRPr="00702EE3">
        <w:rPr>
          <w:rFonts w:ascii="Calibri" w:hAnsi="Calibri" w:cs="Calibri"/>
          <w:noProof/>
          <w:color w:val="000000"/>
        </w:rPr>
        <w:t>Intensitatea suplimentară se acordă doar pentru contravaloarea următoarelor:</w:t>
      </w:r>
    </w:p>
    <w:p w14:paraId="4DBF77A7" w14:textId="77777777" w:rsidR="00137B81" w:rsidRPr="00702EE3" w:rsidRDefault="00137B81" w:rsidP="00137B81">
      <w:pPr>
        <w:numPr>
          <w:ilvl w:val="0"/>
          <w:numId w:val="58"/>
        </w:numPr>
        <w:shd w:val="clear" w:color="auto" w:fill="FFFFFF"/>
        <w:spacing w:line="276" w:lineRule="auto"/>
        <w:ind w:left="540" w:firstLine="90"/>
        <w:jc w:val="both"/>
        <w:rPr>
          <w:rFonts w:ascii="Calibri" w:hAnsi="Calibri" w:cs="Calibri"/>
          <w:noProof/>
          <w:color w:val="000000"/>
        </w:rPr>
      </w:pPr>
      <w:r w:rsidRPr="00702EE3">
        <w:rPr>
          <w:rFonts w:ascii="Calibri" w:hAnsi="Calibri" w:cs="Calibri"/>
          <w:noProof/>
          <w:color w:val="000000"/>
        </w:rPr>
        <w:t xml:space="preserve"> utilaje folosite pentru cosit, strâns, balotat şi transportat fânul și a altor asemenea investiții utilizate în cazul pajiștilor care fac obiectul sprijinului acordat prin</w:t>
      </w:r>
      <w:r w:rsidRPr="00702EE3">
        <w:rPr>
          <w:rFonts w:ascii="Calibri" w:hAnsi="Calibri" w:cs="Calibri"/>
          <w:noProof/>
          <w:color w:val="000000"/>
          <w:lang w:val="en-GB"/>
        </w:rPr>
        <w:t>:</w:t>
      </w:r>
    </w:p>
    <w:tbl>
      <w:tblPr>
        <w:tblStyle w:val="TableGrid"/>
        <w:tblW w:w="0" w:type="auto"/>
        <w:tblInd w:w="630" w:type="dxa"/>
        <w:tblLook w:val="04A0" w:firstRow="1" w:lastRow="0" w:firstColumn="1" w:lastColumn="0" w:noHBand="0" w:noVBand="1"/>
      </w:tblPr>
      <w:tblGrid>
        <w:gridCol w:w="4066"/>
        <w:gridCol w:w="4083"/>
      </w:tblGrid>
      <w:tr w:rsidR="00137B81" w:rsidRPr="00702EE3" w14:paraId="2B1C97B9" w14:textId="77777777" w:rsidTr="00E54EA2">
        <w:tc>
          <w:tcPr>
            <w:tcW w:w="4675" w:type="dxa"/>
          </w:tcPr>
          <w:p w14:paraId="455E32F6" w14:textId="77777777" w:rsidR="00137B81" w:rsidRPr="00702EE3" w:rsidRDefault="00137B81" w:rsidP="00E54EA2">
            <w:pPr>
              <w:spacing w:line="276" w:lineRule="auto"/>
              <w:jc w:val="center"/>
              <w:rPr>
                <w:rFonts w:ascii="Calibri" w:hAnsi="Calibri" w:cs="Calibri"/>
                <w:b/>
                <w:noProof/>
                <w:color w:val="000000"/>
              </w:rPr>
            </w:pPr>
            <w:r w:rsidRPr="00702EE3">
              <w:rPr>
                <w:rFonts w:ascii="Calibri" w:hAnsi="Calibri" w:cs="Calibri"/>
                <w:b/>
                <w:noProof/>
                <w:color w:val="000000"/>
              </w:rPr>
              <w:t>PNDR 2014-2020</w:t>
            </w:r>
          </w:p>
        </w:tc>
        <w:tc>
          <w:tcPr>
            <w:tcW w:w="4675" w:type="dxa"/>
          </w:tcPr>
          <w:p w14:paraId="49D5D36B" w14:textId="77777777" w:rsidR="00137B81" w:rsidRPr="00702EE3" w:rsidRDefault="00137B81" w:rsidP="00E54EA2">
            <w:pPr>
              <w:spacing w:line="276" w:lineRule="auto"/>
              <w:jc w:val="center"/>
              <w:rPr>
                <w:rFonts w:ascii="Calibri" w:hAnsi="Calibri" w:cs="Calibri"/>
                <w:b/>
                <w:noProof/>
                <w:color w:val="000000"/>
              </w:rPr>
            </w:pPr>
            <w:r w:rsidRPr="00702EE3">
              <w:rPr>
                <w:rFonts w:ascii="Calibri" w:hAnsi="Calibri" w:cs="Calibri"/>
                <w:b/>
                <w:noProof/>
                <w:color w:val="000000"/>
              </w:rPr>
              <w:t>PS PAC 2023-2027</w:t>
            </w:r>
          </w:p>
        </w:tc>
      </w:tr>
      <w:tr w:rsidR="00137B81" w:rsidRPr="00702EE3" w14:paraId="6B12B212" w14:textId="77777777" w:rsidTr="00E54EA2">
        <w:tc>
          <w:tcPr>
            <w:tcW w:w="4675" w:type="dxa"/>
          </w:tcPr>
          <w:p w14:paraId="02F5649C" w14:textId="77777777" w:rsidR="00137B81" w:rsidRPr="00702EE3" w:rsidRDefault="00137B81" w:rsidP="00E54EA2">
            <w:pPr>
              <w:spacing w:line="276" w:lineRule="auto"/>
              <w:jc w:val="center"/>
              <w:rPr>
                <w:rFonts w:ascii="Calibri" w:hAnsi="Calibri" w:cs="Calibri"/>
                <w:b/>
                <w:noProof/>
                <w:color w:val="000000"/>
              </w:rPr>
            </w:pPr>
            <w:r w:rsidRPr="00702EE3">
              <w:rPr>
                <w:rFonts w:ascii="Calibri" w:hAnsi="Calibri" w:cs="Calibri"/>
                <w:b/>
                <w:noProof/>
                <w:color w:val="000000"/>
              </w:rPr>
              <w:t>M.10 - Agromediu și climă (articolul 28)</w:t>
            </w:r>
          </w:p>
        </w:tc>
        <w:tc>
          <w:tcPr>
            <w:tcW w:w="4675" w:type="dxa"/>
          </w:tcPr>
          <w:p w14:paraId="1B216454" w14:textId="77777777" w:rsidR="00137B81" w:rsidRPr="00702EE3" w:rsidRDefault="00137B81" w:rsidP="00E54EA2">
            <w:pPr>
              <w:spacing w:line="276" w:lineRule="auto"/>
              <w:jc w:val="center"/>
              <w:rPr>
                <w:rFonts w:ascii="Calibri" w:hAnsi="Calibri" w:cs="Calibri"/>
                <w:b/>
                <w:noProof/>
                <w:color w:val="000000"/>
              </w:rPr>
            </w:pPr>
            <w:r w:rsidRPr="00702EE3">
              <w:rPr>
                <w:rFonts w:ascii="Calibri" w:hAnsi="Calibri" w:cs="Calibri"/>
                <w:b/>
                <w:noProof/>
                <w:color w:val="000000"/>
              </w:rPr>
              <w:t>DR-01 - Agro-mediu și climă pe pajiști permanente (articolul 70)</w:t>
            </w:r>
          </w:p>
        </w:tc>
      </w:tr>
      <w:tr w:rsidR="00137B81" w:rsidRPr="00702EE3" w14:paraId="4BAA9435" w14:textId="77777777" w:rsidTr="00E54EA2">
        <w:tc>
          <w:tcPr>
            <w:tcW w:w="4675" w:type="dxa"/>
          </w:tcPr>
          <w:p w14:paraId="47465F4A" w14:textId="77777777" w:rsidR="00137B81" w:rsidRPr="00702EE3" w:rsidRDefault="00137B81" w:rsidP="00E54EA2">
            <w:pPr>
              <w:spacing w:line="276" w:lineRule="auto"/>
              <w:jc w:val="both"/>
              <w:rPr>
                <w:rFonts w:ascii="Calibri" w:hAnsi="Calibri" w:cs="Calibri"/>
                <w:noProof/>
                <w:color w:val="000000"/>
              </w:rPr>
            </w:pPr>
            <w:r w:rsidRPr="00702EE3">
              <w:rPr>
                <w:rFonts w:ascii="Calibri" w:hAnsi="Calibri" w:cs="Calibri"/>
                <w:noProof/>
                <w:color w:val="000000"/>
              </w:rPr>
              <w:t>- Pachetul 1 – pajiști cu înaltă valoare naturală (HNV) fără Pachetul 2 – practici agricole tradiţionale</w:t>
            </w:r>
          </w:p>
        </w:tc>
        <w:tc>
          <w:tcPr>
            <w:tcW w:w="4675" w:type="dxa"/>
          </w:tcPr>
          <w:p w14:paraId="71C2725F" w14:textId="77777777" w:rsidR="00137B81" w:rsidRPr="00702EE3" w:rsidRDefault="00137B81" w:rsidP="00E54EA2">
            <w:pPr>
              <w:spacing w:line="276" w:lineRule="auto"/>
              <w:jc w:val="both"/>
              <w:rPr>
                <w:rFonts w:ascii="Calibri" w:hAnsi="Calibri" w:cs="Calibri"/>
                <w:noProof/>
                <w:color w:val="000000"/>
              </w:rPr>
            </w:pPr>
            <w:r w:rsidRPr="00702EE3">
              <w:rPr>
                <w:rFonts w:ascii="Calibri" w:hAnsi="Calibri" w:cs="Calibri"/>
                <w:noProof/>
                <w:color w:val="000000"/>
              </w:rPr>
              <w:t xml:space="preserve"> - Pachetul 1, varianta 1.1 – pajiști cu înaltă valoare naturală (HNV) </w:t>
            </w:r>
          </w:p>
        </w:tc>
      </w:tr>
    </w:tbl>
    <w:p w14:paraId="6A048C18" w14:textId="77777777" w:rsidR="00137B81" w:rsidRPr="00702EE3" w:rsidRDefault="00137B81" w:rsidP="00137B81">
      <w:pPr>
        <w:shd w:val="clear" w:color="auto" w:fill="FFFFFF"/>
        <w:spacing w:line="276" w:lineRule="auto"/>
        <w:ind w:left="630"/>
        <w:jc w:val="both"/>
        <w:rPr>
          <w:rFonts w:ascii="Calibri" w:hAnsi="Calibri" w:cs="Calibri"/>
          <w:noProof/>
          <w:color w:val="000000"/>
        </w:rPr>
      </w:pPr>
    </w:p>
    <w:p w14:paraId="4B7F6290" w14:textId="77777777" w:rsidR="00137B81" w:rsidRPr="00702EE3" w:rsidRDefault="00137B81" w:rsidP="00137B81">
      <w:pPr>
        <w:shd w:val="clear" w:color="auto" w:fill="FFFFFF"/>
        <w:spacing w:line="276" w:lineRule="auto"/>
        <w:ind w:left="630"/>
        <w:jc w:val="both"/>
        <w:rPr>
          <w:rFonts w:ascii="Calibri" w:hAnsi="Calibri" w:cs="Calibri"/>
          <w:noProof/>
          <w:color w:val="000000"/>
        </w:rPr>
      </w:pPr>
    </w:p>
    <w:p w14:paraId="70F51317" w14:textId="77777777" w:rsidR="00137B81" w:rsidRPr="00702EE3" w:rsidRDefault="00137B81" w:rsidP="00137B81">
      <w:pPr>
        <w:pStyle w:val="CommentText"/>
        <w:jc w:val="both"/>
        <w:rPr>
          <w:rFonts w:ascii="Calibri" w:hAnsi="Calibri" w:cs="Calibri"/>
          <w:sz w:val="24"/>
          <w:szCs w:val="24"/>
        </w:rPr>
      </w:pPr>
      <w:r w:rsidRPr="00702EE3">
        <w:rPr>
          <w:rFonts w:ascii="Calibri" w:hAnsi="Calibri" w:cs="Calibri"/>
          <w:sz w:val="24"/>
          <w:szCs w:val="24"/>
        </w:rPr>
        <w:lastRenderedPageBreak/>
        <w:t xml:space="preserve">Solicitantul poate obtine intensitate suplimentară daca suprafața se află sub angajament pe un pachet de agromediu din PNDR 2014-2020 sau din  PS 2023-2027 din tabelul de mai sus. </w:t>
      </w:r>
    </w:p>
    <w:p w14:paraId="04EA3EF6" w14:textId="77777777" w:rsidR="00137B81" w:rsidRPr="00702EE3" w:rsidRDefault="00137B81" w:rsidP="00137B81">
      <w:pPr>
        <w:pStyle w:val="CommentText"/>
        <w:jc w:val="both"/>
        <w:rPr>
          <w:rFonts w:ascii="Calibri" w:hAnsi="Calibri" w:cs="Calibri"/>
          <w:sz w:val="24"/>
          <w:szCs w:val="24"/>
        </w:rPr>
      </w:pPr>
    </w:p>
    <w:p w14:paraId="297E2289" w14:textId="77777777" w:rsidR="00137B81" w:rsidRPr="00702EE3" w:rsidRDefault="00137B81" w:rsidP="00137B81">
      <w:pPr>
        <w:pStyle w:val="CommentText"/>
        <w:jc w:val="both"/>
        <w:rPr>
          <w:rFonts w:ascii="Calibri" w:hAnsi="Calibri" w:cs="Calibri"/>
          <w:sz w:val="24"/>
          <w:szCs w:val="24"/>
        </w:rPr>
      </w:pPr>
      <w:r w:rsidRPr="00702EE3">
        <w:rPr>
          <w:rFonts w:ascii="Calibri" w:hAnsi="Calibri" w:cs="Calibri"/>
          <w:sz w:val="24"/>
          <w:szCs w:val="24"/>
        </w:rPr>
        <w:t xml:space="preserve">Solicitanții care au angajament prin PNDR 2014-2020 se vor angaja la depunerea cererii de finanțare că după finalizarea acestuia vor aplica pentru </w:t>
      </w:r>
      <w:proofErr w:type="gramStart"/>
      <w:r w:rsidRPr="00702EE3">
        <w:rPr>
          <w:rFonts w:ascii="Calibri" w:hAnsi="Calibri" w:cs="Calibri"/>
          <w:sz w:val="24"/>
          <w:szCs w:val="24"/>
        </w:rPr>
        <w:t>un</w:t>
      </w:r>
      <w:proofErr w:type="gramEnd"/>
      <w:r w:rsidRPr="00702EE3">
        <w:rPr>
          <w:rFonts w:ascii="Calibri" w:hAnsi="Calibri" w:cs="Calibri"/>
          <w:sz w:val="24"/>
          <w:szCs w:val="24"/>
        </w:rPr>
        <w:t xml:space="preserve"> pachet similar din PS 2023-2027. </w:t>
      </w:r>
    </w:p>
    <w:p w14:paraId="66FF99F7" w14:textId="77777777" w:rsidR="00137B81" w:rsidRPr="00702EE3" w:rsidRDefault="00137B81" w:rsidP="00137B81">
      <w:pPr>
        <w:shd w:val="clear" w:color="auto" w:fill="FFFFFF"/>
        <w:spacing w:line="276" w:lineRule="auto"/>
        <w:ind w:left="630"/>
        <w:jc w:val="both"/>
        <w:rPr>
          <w:rFonts w:ascii="Calibri" w:hAnsi="Calibri" w:cs="Calibri"/>
          <w:noProof/>
          <w:color w:val="000000"/>
        </w:rPr>
      </w:pPr>
    </w:p>
    <w:p w14:paraId="76C27B68" w14:textId="77777777" w:rsidR="00137B81" w:rsidRPr="00702EE3" w:rsidRDefault="00137B81" w:rsidP="00137B81">
      <w:pPr>
        <w:numPr>
          <w:ilvl w:val="0"/>
          <w:numId w:val="58"/>
        </w:numPr>
        <w:shd w:val="clear" w:color="auto" w:fill="FFFFFF"/>
        <w:spacing w:line="276" w:lineRule="auto"/>
        <w:ind w:left="540" w:firstLine="90"/>
        <w:jc w:val="both"/>
        <w:rPr>
          <w:rFonts w:ascii="Calibri" w:hAnsi="Calibri" w:cs="Calibri"/>
          <w:noProof/>
          <w:color w:val="000000"/>
        </w:rPr>
      </w:pPr>
      <w:r w:rsidRPr="00702EE3">
        <w:rPr>
          <w:rFonts w:ascii="Calibri" w:hAnsi="Calibri" w:cs="Calibri"/>
          <w:noProof/>
          <w:color w:val="000000"/>
        </w:rPr>
        <w:t xml:space="preserve"> utilaje uşoare (utilaje cu lama scurtă, greutate redusă și viteză mică de deplasare) folosite pentru cosit, strâns, balotat şi transportat fânul și a altor asemenea investitii utilizate în cazul pajiștilor care fac obiectul sprijinului acordat prin</w:t>
      </w:r>
      <w:r w:rsidRPr="00702EE3">
        <w:rPr>
          <w:rFonts w:ascii="Calibri" w:hAnsi="Calibri" w:cs="Calibri"/>
          <w:noProof/>
          <w:color w:val="000000"/>
          <w:lang w:val="en-GB"/>
        </w:rPr>
        <w:t>:</w:t>
      </w:r>
    </w:p>
    <w:tbl>
      <w:tblPr>
        <w:tblStyle w:val="TableGrid"/>
        <w:tblW w:w="0" w:type="auto"/>
        <w:tblInd w:w="630" w:type="dxa"/>
        <w:tblLook w:val="04A0" w:firstRow="1" w:lastRow="0" w:firstColumn="1" w:lastColumn="0" w:noHBand="0" w:noVBand="1"/>
      </w:tblPr>
      <w:tblGrid>
        <w:gridCol w:w="4072"/>
        <w:gridCol w:w="4077"/>
      </w:tblGrid>
      <w:tr w:rsidR="00137B81" w:rsidRPr="00702EE3" w14:paraId="5CFE8060" w14:textId="77777777" w:rsidTr="00E54EA2">
        <w:tc>
          <w:tcPr>
            <w:tcW w:w="4675" w:type="dxa"/>
          </w:tcPr>
          <w:p w14:paraId="1E054D74" w14:textId="77777777" w:rsidR="00137B81" w:rsidRPr="00702EE3" w:rsidRDefault="00137B81" w:rsidP="00E54EA2">
            <w:pPr>
              <w:spacing w:line="276" w:lineRule="auto"/>
              <w:jc w:val="center"/>
              <w:rPr>
                <w:rFonts w:ascii="Calibri" w:hAnsi="Calibri" w:cs="Calibri"/>
                <w:b/>
                <w:noProof/>
                <w:color w:val="000000"/>
              </w:rPr>
            </w:pPr>
            <w:r w:rsidRPr="00702EE3">
              <w:rPr>
                <w:rFonts w:ascii="Calibri" w:hAnsi="Calibri" w:cs="Calibri"/>
                <w:b/>
                <w:noProof/>
                <w:color w:val="000000"/>
              </w:rPr>
              <w:t>PNDR 2014-2020</w:t>
            </w:r>
          </w:p>
        </w:tc>
        <w:tc>
          <w:tcPr>
            <w:tcW w:w="4675" w:type="dxa"/>
          </w:tcPr>
          <w:p w14:paraId="4C791A9B" w14:textId="77777777" w:rsidR="00137B81" w:rsidRPr="00702EE3" w:rsidRDefault="00137B81" w:rsidP="00E54EA2">
            <w:pPr>
              <w:spacing w:line="276" w:lineRule="auto"/>
              <w:jc w:val="center"/>
              <w:rPr>
                <w:rFonts w:ascii="Calibri" w:hAnsi="Calibri" w:cs="Calibri"/>
                <w:b/>
                <w:noProof/>
                <w:color w:val="000000"/>
              </w:rPr>
            </w:pPr>
            <w:r w:rsidRPr="00702EE3">
              <w:rPr>
                <w:rFonts w:ascii="Calibri" w:hAnsi="Calibri" w:cs="Calibri"/>
                <w:b/>
                <w:noProof/>
                <w:color w:val="000000"/>
              </w:rPr>
              <w:t>PS PAC 2023-2027</w:t>
            </w:r>
          </w:p>
        </w:tc>
      </w:tr>
      <w:tr w:rsidR="00137B81" w:rsidRPr="00702EE3" w14:paraId="5B516ABA" w14:textId="77777777" w:rsidTr="00E54EA2">
        <w:tc>
          <w:tcPr>
            <w:tcW w:w="4675" w:type="dxa"/>
          </w:tcPr>
          <w:p w14:paraId="2A8FDB70" w14:textId="77777777" w:rsidR="00137B81" w:rsidRPr="00702EE3" w:rsidRDefault="00137B81" w:rsidP="00E54EA2">
            <w:pPr>
              <w:spacing w:line="276" w:lineRule="auto"/>
              <w:jc w:val="center"/>
              <w:rPr>
                <w:rFonts w:ascii="Calibri" w:hAnsi="Calibri" w:cs="Calibri"/>
                <w:b/>
                <w:noProof/>
                <w:color w:val="000000"/>
              </w:rPr>
            </w:pPr>
            <w:r w:rsidRPr="00702EE3">
              <w:rPr>
                <w:rFonts w:ascii="Calibri" w:hAnsi="Calibri" w:cs="Calibri"/>
                <w:b/>
                <w:noProof/>
                <w:color w:val="000000"/>
              </w:rPr>
              <w:t>M.10 - Agromediu și climă (articolul 28)</w:t>
            </w:r>
          </w:p>
        </w:tc>
        <w:tc>
          <w:tcPr>
            <w:tcW w:w="4675" w:type="dxa"/>
          </w:tcPr>
          <w:p w14:paraId="6BE21520" w14:textId="77777777" w:rsidR="00137B81" w:rsidRPr="00702EE3" w:rsidRDefault="00137B81" w:rsidP="00E54EA2">
            <w:pPr>
              <w:spacing w:line="276" w:lineRule="auto"/>
              <w:jc w:val="center"/>
              <w:rPr>
                <w:rFonts w:ascii="Calibri" w:hAnsi="Calibri" w:cs="Calibri"/>
                <w:b/>
                <w:noProof/>
                <w:color w:val="000000"/>
              </w:rPr>
            </w:pPr>
            <w:r w:rsidRPr="00702EE3">
              <w:rPr>
                <w:rFonts w:ascii="Calibri" w:hAnsi="Calibri" w:cs="Calibri"/>
                <w:b/>
                <w:noProof/>
                <w:color w:val="000000"/>
              </w:rPr>
              <w:t>DR-01 - Agro-mediu și climă pe pajiști permanente (articolul 70)</w:t>
            </w:r>
          </w:p>
        </w:tc>
      </w:tr>
      <w:tr w:rsidR="00137B81" w:rsidRPr="00702EE3" w14:paraId="70739FF4" w14:textId="77777777" w:rsidTr="00E54EA2">
        <w:tc>
          <w:tcPr>
            <w:tcW w:w="4675" w:type="dxa"/>
          </w:tcPr>
          <w:p w14:paraId="5D785662" w14:textId="77777777" w:rsidR="00137B81" w:rsidRPr="00702EE3" w:rsidRDefault="00137B81" w:rsidP="00E54EA2">
            <w:pPr>
              <w:spacing w:line="276" w:lineRule="auto"/>
              <w:jc w:val="both"/>
              <w:rPr>
                <w:rFonts w:ascii="Calibri" w:hAnsi="Calibri" w:cs="Calibri"/>
                <w:noProof/>
                <w:color w:val="000000"/>
              </w:rPr>
            </w:pPr>
            <w:r w:rsidRPr="00702EE3">
              <w:rPr>
                <w:rFonts w:ascii="Calibri" w:hAnsi="Calibri" w:cs="Calibri"/>
                <w:noProof/>
                <w:color w:val="000000"/>
              </w:rPr>
              <w:t>- Pachetul 2, varianta 2.2 – utilaje ușoare pe pajiști permanente utilizate ca fânețe</w:t>
            </w:r>
          </w:p>
        </w:tc>
        <w:tc>
          <w:tcPr>
            <w:tcW w:w="4675" w:type="dxa"/>
          </w:tcPr>
          <w:p w14:paraId="6C96CE42" w14:textId="77777777" w:rsidR="00137B81" w:rsidRPr="00702EE3" w:rsidRDefault="00137B81" w:rsidP="00E54EA2">
            <w:pPr>
              <w:spacing w:line="276" w:lineRule="auto"/>
              <w:jc w:val="both"/>
              <w:rPr>
                <w:rFonts w:ascii="Calibri" w:hAnsi="Calibri" w:cs="Calibri"/>
                <w:noProof/>
                <w:color w:val="000000"/>
              </w:rPr>
            </w:pPr>
            <w:r w:rsidRPr="00702EE3">
              <w:rPr>
                <w:rFonts w:ascii="Calibri" w:hAnsi="Calibri" w:cs="Calibri"/>
                <w:noProof/>
                <w:color w:val="000000"/>
              </w:rPr>
              <w:t xml:space="preserve"> - Pachetul 1, varianta 1.3 – lucrări cu utilaje uşoare pe pajişti pe cu înaltă valoare naturală</w:t>
            </w:r>
          </w:p>
        </w:tc>
      </w:tr>
      <w:tr w:rsidR="00137B81" w:rsidRPr="00702EE3" w14:paraId="79C1714A" w14:textId="77777777" w:rsidTr="00E54EA2">
        <w:tc>
          <w:tcPr>
            <w:tcW w:w="4675" w:type="dxa"/>
          </w:tcPr>
          <w:p w14:paraId="1ECC35B9" w14:textId="77777777" w:rsidR="00137B81" w:rsidRPr="00702EE3" w:rsidRDefault="00137B81" w:rsidP="00E54EA2">
            <w:pPr>
              <w:spacing w:line="276" w:lineRule="auto"/>
              <w:jc w:val="both"/>
              <w:rPr>
                <w:rFonts w:ascii="Calibri" w:hAnsi="Calibri" w:cs="Calibri"/>
                <w:noProof/>
                <w:color w:val="000000"/>
              </w:rPr>
            </w:pPr>
            <w:r w:rsidRPr="00702EE3">
              <w:rPr>
                <w:rFonts w:ascii="Calibri" w:hAnsi="Calibri" w:cs="Calibri"/>
                <w:noProof/>
                <w:color w:val="000000"/>
              </w:rPr>
              <w:t xml:space="preserve">- Pachetul 3, sub-pachetul 3.1, varianta 3.1.2 – utilaje ușoare pe pajiști importante pentru </w:t>
            </w:r>
            <w:r w:rsidRPr="00702EE3">
              <w:rPr>
                <w:rFonts w:ascii="Calibri" w:hAnsi="Calibri" w:cs="Calibri"/>
                <w:i/>
                <w:noProof/>
                <w:color w:val="000000"/>
              </w:rPr>
              <w:t>Crex crex</w:t>
            </w:r>
          </w:p>
        </w:tc>
        <w:tc>
          <w:tcPr>
            <w:tcW w:w="4675" w:type="dxa"/>
          </w:tcPr>
          <w:p w14:paraId="1B35CB35" w14:textId="77777777" w:rsidR="00137B81" w:rsidRPr="00702EE3" w:rsidRDefault="00137B81" w:rsidP="00E54EA2">
            <w:pPr>
              <w:spacing w:line="276" w:lineRule="auto"/>
              <w:jc w:val="both"/>
              <w:rPr>
                <w:rFonts w:ascii="Calibri" w:hAnsi="Calibri" w:cs="Calibri"/>
                <w:noProof/>
                <w:color w:val="000000"/>
              </w:rPr>
            </w:pPr>
            <w:r w:rsidRPr="00702EE3">
              <w:rPr>
                <w:rFonts w:ascii="Calibri" w:hAnsi="Calibri" w:cs="Calibri"/>
                <w:noProof/>
                <w:color w:val="000000"/>
              </w:rPr>
              <w:t xml:space="preserve">- Pachetul 3.1, varianta 3.1.2 - lucrări cu utilaje uşoare pe pajişti importante pentru </w:t>
            </w:r>
            <w:r w:rsidRPr="00702EE3">
              <w:rPr>
                <w:rFonts w:ascii="Calibri" w:hAnsi="Calibri" w:cs="Calibri"/>
                <w:i/>
                <w:noProof/>
                <w:color w:val="000000"/>
              </w:rPr>
              <w:t>Crex crex</w:t>
            </w:r>
          </w:p>
        </w:tc>
      </w:tr>
      <w:tr w:rsidR="00137B81" w:rsidRPr="00702EE3" w14:paraId="18F6DAD4" w14:textId="77777777" w:rsidTr="00E54EA2">
        <w:tc>
          <w:tcPr>
            <w:tcW w:w="4675" w:type="dxa"/>
          </w:tcPr>
          <w:p w14:paraId="0D241733" w14:textId="77777777" w:rsidR="00137B81" w:rsidRPr="00702EE3" w:rsidRDefault="00137B81" w:rsidP="00E54EA2">
            <w:pPr>
              <w:spacing w:line="276" w:lineRule="auto"/>
              <w:jc w:val="both"/>
              <w:rPr>
                <w:rFonts w:ascii="Calibri" w:hAnsi="Calibri" w:cs="Calibri"/>
                <w:noProof/>
                <w:color w:val="000000"/>
              </w:rPr>
            </w:pPr>
            <w:r w:rsidRPr="00702EE3">
              <w:rPr>
                <w:rFonts w:ascii="Calibri" w:hAnsi="Calibri" w:cs="Calibri"/>
                <w:noProof/>
                <w:color w:val="000000"/>
              </w:rPr>
              <w:t xml:space="preserve">- Pachetul 3, sub-pachetul 3.2, varianta 3.2.2 – utilaje ușoare pe pajiști importante pentru </w:t>
            </w:r>
            <w:r w:rsidRPr="00702EE3">
              <w:rPr>
                <w:rFonts w:ascii="Calibri" w:hAnsi="Calibri" w:cs="Calibri"/>
                <w:i/>
                <w:noProof/>
                <w:color w:val="000000"/>
              </w:rPr>
              <w:t>Lanius minor</w:t>
            </w:r>
            <w:r w:rsidRPr="00702EE3">
              <w:rPr>
                <w:rFonts w:ascii="Calibri" w:hAnsi="Calibri" w:cs="Calibri"/>
                <w:noProof/>
                <w:color w:val="000000"/>
              </w:rPr>
              <w:t xml:space="preserve"> și </w:t>
            </w:r>
            <w:r w:rsidRPr="00702EE3">
              <w:rPr>
                <w:rFonts w:ascii="Calibri" w:hAnsi="Calibri" w:cs="Calibri"/>
                <w:i/>
                <w:noProof/>
                <w:color w:val="000000"/>
              </w:rPr>
              <w:t>Falco Vespertinus</w:t>
            </w:r>
          </w:p>
        </w:tc>
        <w:tc>
          <w:tcPr>
            <w:tcW w:w="4675" w:type="dxa"/>
          </w:tcPr>
          <w:p w14:paraId="3C9AC7FC" w14:textId="77777777" w:rsidR="00137B81" w:rsidRPr="00702EE3" w:rsidRDefault="00137B81" w:rsidP="00E54EA2">
            <w:pPr>
              <w:spacing w:line="276" w:lineRule="auto"/>
              <w:jc w:val="both"/>
              <w:rPr>
                <w:rFonts w:ascii="Calibri" w:hAnsi="Calibri" w:cs="Calibri"/>
                <w:noProof/>
                <w:color w:val="000000"/>
              </w:rPr>
            </w:pPr>
            <w:r w:rsidRPr="00702EE3">
              <w:rPr>
                <w:rFonts w:ascii="Calibri" w:hAnsi="Calibri" w:cs="Calibri"/>
                <w:noProof/>
                <w:color w:val="000000"/>
              </w:rPr>
              <w:t xml:space="preserve">- Pachetul 3.2, varianta 3.2.2 - lucrări cu utilaje uşoare pe pajişti importante pentru </w:t>
            </w:r>
            <w:r w:rsidRPr="00702EE3">
              <w:rPr>
                <w:rFonts w:ascii="Calibri" w:hAnsi="Calibri" w:cs="Calibri"/>
                <w:i/>
                <w:noProof/>
                <w:color w:val="000000"/>
              </w:rPr>
              <w:t>Lanius minor</w:t>
            </w:r>
            <w:r w:rsidRPr="00702EE3">
              <w:rPr>
                <w:rFonts w:ascii="Calibri" w:hAnsi="Calibri" w:cs="Calibri"/>
                <w:noProof/>
                <w:color w:val="000000"/>
              </w:rPr>
              <w:t xml:space="preserve"> şi </w:t>
            </w:r>
            <w:r w:rsidRPr="00702EE3">
              <w:rPr>
                <w:rFonts w:ascii="Calibri" w:hAnsi="Calibri" w:cs="Calibri"/>
                <w:i/>
                <w:noProof/>
                <w:color w:val="000000"/>
              </w:rPr>
              <w:t>Falco vespertinus</w:t>
            </w:r>
          </w:p>
        </w:tc>
      </w:tr>
      <w:tr w:rsidR="00137B81" w:rsidRPr="00702EE3" w14:paraId="113168D6" w14:textId="77777777" w:rsidTr="00E54EA2">
        <w:tc>
          <w:tcPr>
            <w:tcW w:w="4675" w:type="dxa"/>
          </w:tcPr>
          <w:p w14:paraId="5135A70B" w14:textId="77777777" w:rsidR="00137B81" w:rsidRPr="00702EE3" w:rsidRDefault="00137B81" w:rsidP="00E54EA2">
            <w:pPr>
              <w:spacing w:line="276" w:lineRule="auto"/>
              <w:jc w:val="both"/>
              <w:rPr>
                <w:rFonts w:ascii="Calibri" w:hAnsi="Calibri" w:cs="Calibri"/>
                <w:noProof/>
                <w:color w:val="000000"/>
              </w:rPr>
            </w:pPr>
            <w:r w:rsidRPr="00702EE3">
              <w:rPr>
                <w:rFonts w:ascii="Calibri" w:hAnsi="Calibri" w:cs="Calibri"/>
                <w:noProof/>
                <w:color w:val="000000"/>
              </w:rPr>
              <w:t>- Pachetul 6, varianta 6.2 - utilaje ușoare pe pajiști importante pentru fluturi (</w:t>
            </w:r>
            <w:r w:rsidRPr="00702EE3">
              <w:rPr>
                <w:rFonts w:ascii="Calibri" w:hAnsi="Calibri" w:cs="Calibri"/>
                <w:i/>
                <w:noProof/>
                <w:color w:val="000000"/>
              </w:rPr>
              <w:t>Maculinea sp.</w:t>
            </w:r>
            <w:r w:rsidRPr="00702EE3">
              <w:rPr>
                <w:rFonts w:ascii="Calibri" w:hAnsi="Calibri" w:cs="Calibri"/>
                <w:noProof/>
                <w:color w:val="000000"/>
              </w:rPr>
              <w:t>)</w:t>
            </w:r>
          </w:p>
        </w:tc>
        <w:tc>
          <w:tcPr>
            <w:tcW w:w="4675" w:type="dxa"/>
          </w:tcPr>
          <w:p w14:paraId="12563B66" w14:textId="77777777" w:rsidR="00137B81" w:rsidRPr="00702EE3" w:rsidRDefault="00137B81" w:rsidP="00E54EA2">
            <w:pPr>
              <w:spacing w:line="276" w:lineRule="auto"/>
              <w:jc w:val="both"/>
              <w:rPr>
                <w:rFonts w:ascii="Calibri" w:hAnsi="Calibri" w:cs="Calibri"/>
                <w:noProof/>
                <w:color w:val="000000"/>
              </w:rPr>
            </w:pPr>
            <w:r w:rsidRPr="00702EE3">
              <w:rPr>
                <w:rFonts w:ascii="Calibri" w:hAnsi="Calibri" w:cs="Calibri"/>
                <w:noProof/>
                <w:color w:val="000000"/>
              </w:rPr>
              <w:t>- Pachetul 6, varianta 6.2 - lucrări cu utilaje uşoare pe pajişti importante pentru fluturi (</w:t>
            </w:r>
            <w:r w:rsidRPr="00702EE3">
              <w:rPr>
                <w:rFonts w:ascii="Calibri" w:hAnsi="Calibri" w:cs="Calibri"/>
                <w:i/>
                <w:noProof/>
                <w:color w:val="000000"/>
              </w:rPr>
              <w:t>Maculinea sp.</w:t>
            </w:r>
            <w:r w:rsidRPr="00702EE3">
              <w:rPr>
                <w:rFonts w:ascii="Calibri" w:hAnsi="Calibri" w:cs="Calibri"/>
                <w:noProof/>
                <w:color w:val="000000"/>
              </w:rPr>
              <w:t>)</w:t>
            </w:r>
          </w:p>
        </w:tc>
      </w:tr>
      <w:tr w:rsidR="00137B81" w:rsidRPr="00702EE3" w14:paraId="52834DF5" w14:textId="77777777" w:rsidTr="00E54EA2">
        <w:tc>
          <w:tcPr>
            <w:tcW w:w="4675" w:type="dxa"/>
          </w:tcPr>
          <w:p w14:paraId="2F8F96BC" w14:textId="77777777" w:rsidR="00137B81" w:rsidRPr="00702EE3" w:rsidRDefault="00137B81" w:rsidP="00E54EA2">
            <w:pPr>
              <w:spacing w:line="276" w:lineRule="auto"/>
              <w:jc w:val="both"/>
              <w:rPr>
                <w:rFonts w:ascii="Calibri" w:hAnsi="Calibri" w:cs="Calibri"/>
                <w:noProof/>
                <w:color w:val="000000"/>
              </w:rPr>
            </w:pPr>
            <w:r w:rsidRPr="00702EE3">
              <w:rPr>
                <w:rFonts w:ascii="Calibri" w:hAnsi="Calibri" w:cs="Calibri"/>
                <w:noProof/>
                <w:color w:val="000000"/>
              </w:rPr>
              <w:t>- Pachetul 9, sub-pachetul 9.2, varianta 9.2.2 - lucrări cu utilaje uşoare pe pajişti importante pentru acvila țipătoare mică (</w:t>
            </w:r>
            <w:r w:rsidRPr="00702EE3">
              <w:rPr>
                <w:rFonts w:ascii="Calibri" w:hAnsi="Calibri" w:cs="Calibri"/>
                <w:i/>
                <w:noProof/>
                <w:color w:val="000000"/>
              </w:rPr>
              <w:t>Aquila pomarina</w:t>
            </w:r>
            <w:r w:rsidRPr="00702EE3">
              <w:rPr>
                <w:rFonts w:ascii="Calibri" w:hAnsi="Calibri" w:cs="Calibri"/>
                <w:noProof/>
                <w:color w:val="000000"/>
              </w:rPr>
              <w:t>)</w:t>
            </w:r>
          </w:p>
        </w:tc>
        <w:tc>
          <w:tcPr>
            <w:tcW w:w="4675" w:type="dxa"/>
          </w:tcPr>
          <w:p w14:paraId="32967E98" w14:textId="77777777" w:rsidR="00137B81" w:rsidRPr="00702EE3" w:rsidRDefault="00137B81" w:rsidP="00E54EA2">
            <w:pPr>
              <w:spacing w:line="276" w:lineRule="auto"/>
              <w:jc w:val="both"/>
              <w:rPr>
                <w:rFonts w:ascii="Calibri" w:hAnsi="Calibri" w:cs="Calibri"/>
                <w:noProof/>
                <w:color w:val="000000"/>
              </w:rPr>
            </w:pPr>
            <w:r w:rsidRPr="00702EE3">
              <w:rPr>
                <w:rFonts w:ascii="Calibri" w:hAnsi="Calibri" w:cs="Calibri"/>
                <w:noProof/>
                <w:color w:val="000000"/>
              </w:rPr>
              <w:t>- Pachetul 9.2, varianta 9.2.2 - lucrări cu utilaje uşoare pe pajişti importante pentru acvila țipătoare mică (</w:t>
            </w:r>
            <w:r w:rsidRPr="00702EE3">
              <w:rPr>
                <w:rFonts w:ascii="Calibri" w:hAnsi="Calibri" w:cs="Calibri"/>
                <w:i/>
                <w:noProof/>
                <w:color w:val="000000"/>
              </w:rPr>
              <w:t>Aquila pomarina</w:t>
            </w:r>
            <w:r w:rsidRPr="00702EE3">
              <w:rPr>
                <w:rFonts w:ascii="Calibri" w:hAnsi="Calibri" w:cs="Calibri"/>
                <w:noProof/>
                <w:color w:val="000000"/>
              </w:rPr>
              <w:t>)</w:t>
            </w:r>
          </w:p>
        </w:tc>
      </w:tr>
    </w:tbl>
    <w:p w14:paraId="12528773" w14:textId="77777777" w:rsidR="00137B81" w:rsidRPr="00702EE3" w:rsidRDefault="00137B81" w:rsidP="00137B81">
      <w:pPr>
        <w:shd w:val="clear" w:color="auto" w:fill="FFFFFF"/>
        <w:spacing w:line="276" w:lineRule="auto"/>
        <w:ind w:left="630"/>
        <w:jc w:val="both"/>
        <w:rPr>
          <w:rFonts w:ascii="Calibri" w:hAnsi="Calibri" w:cs="Calibri"/>
          <w:noProof/>
          <w:color w:val="000000"/>
        </w:rPr>
      </w:pPr>
    </w:p>
    <w:p w14:paraId="0322F948" w14:textId="77777777" w:rsidR="00137B81" w:rsidRPr="00702EE3" w:rsidRDefault="00137B81" w:rsidP="00137B81">
      <w:pPr>
        <w:pStyle w:val="CommentText"/>
        <w:jc w:val="both"/>
        <w:rPr>
          <w:rFonts w:ascii="Calibri" w:hAnsi="Calibri" w:cs="Calibri"/>
          <w:sz w:val="24"/>
          <w:szCs w:val="24"/>
        </w:rPr>
      </w:pPr>
      <w:r w:rsidRPr="00702EE3">
        <w:rPr>
          <w:rFonts w:ascii="Calibri" w:hAnsi="Calibri" w:cs="Calibri"/>
          <w:sz w:val="24"/>
          <w:szCs w:val="24"/>
        </w:rPr>
        <w:t xml:space="preserve">Solicitantul poate obtine intensitate suplimentară daca suprafața se află sub angajament pe un pachet de agromediu din PNDR 2014-2020 sau din  PS 2023-2027 din tabelul de mai sus. </w:t>
      </w:r>
    </w:p>
    <w:p w14:paraId="6FC202F7" w14:textId="77777777" w:rsidR="00137B81" w:rsidRPr="00702EE3" w:rsidRDefault="00137B81" w:rsidP="00137B81">
      <w:pPr>
        <w:pStyle w:val="CommentText"/>
        <w:jc w:val="both"/>
        <w:rPr>
          <w:rFonts w:ascii="Calibri" w:hAnsi="Calibri" w:cs="Calibri"/>
          <w:sz w:val="24"/>
          <w:szCs w:val="24"/>
        </w:rPr>
      </w:pPr>
    </w:p>
    <w:p w14:paraId="00F8A656" w14:textId="465688DC" w:rsidR="00137B81" w:rsidRPr="00702EE3" w:rsidRDefault="00137B81" w:rsidP="00137B81">
      <w:pPr>
        <w:pStyle w:val="CommentText"/>
        <w:jc w:val="both"/>
        <w:rPr>
          <w:rFonts w:ascii="Calibri" w:hAnsi="Calibri" w:cs="Calibri"/>
          <w:sz w:val="24"/>
          <w:szCs w:val="24"/>
        </w:rPr>
      </w:pPr>
      <w:r w:rsidRPr="00702EE3">
        <w:rPr>
          <w:rFonts w:ascii="Calibri" w:hAnsi="Calibri" w:cs="Calibri"/>
          <w:sz w:val="24"/>
          <w:szCs w:val="24"/>
        </w:rPr>
        <w:t xml:space="preserve">Solicitanții care au angajament prin PNDR 2014-2020 se vor angaja la depunerea cererii de finanțare că după finalizarea acestuia vor aplica pentru </w:t>
      </w:r>
      <w:proofErr w:type="gramStart"/>
      <w:r w:rsidRPr="00702EE3">
        <w:rPr>
          <w:rFonts w:ascii="Calibri" w:hAnsi="Calibri" w:cs="Calibri"/>
          <w:sz w:val="24"/>
          <w:szCs w:val="24"/>
        </w:rPr>
        <w:t>un</w:t>
      </w:r>
      <w:proofErr w:type="gramEnd"/>
      <w:r w:rsidRPr="00702EE3">
        <w:rPr>
          <w:rFonts w:ascii="Calibri" w:hAnsi="Calibri" w:cs="Calibri"/>
          <w:sz w:val="24"/>
          <w:szCs w:val="24"/>
        </w:rPr>
        <w:t xml:space="preserve"> pachet similar din PS 2023-2027. Pachetele din tabelul de mai sus din PNDR se pot continua cu oricare din pachetele din PS 2023-2027 din același tabel. </w:t>
      </w:r>
    </w:p>
    <w:p w14:paraId="2F99294C" w14:textId="34E0F553" w:rsidR="00002A02" w:rsidRPr="00702EE3" w:rsidRDefault="00002A02" w:rsidP="00002A02">
      <w:pPr>
        <w:shd w:val="clear" w:color="auto" w:fill="FFFFFF"/>
        <w:spacing w:line="276" w:lineRule="auto"/>
        <w:ind w:firstLine="567"/>
        <w:jc w:val="both"/>
        <w:rPr>
          <w:rFonts w:ascii="Calibri" w:hAnsi="Calibri" w:cs="Calibri"/>
          <w:noProof/>
          <w:color w:val="000000"/>
        </w:rPr>
      </w:pPr>
      <w:r w:rsidRPr="00702EE3">
        <w:rPr>
          <w:rFonts w:ascii="Calibri" w:hAnsi="Calibri" w:cs="Calibri"/>
          <w:noProof/>
          <w:color w:val="000000"/>
        </w:rPr>
        <w:t xml:space="preserve">3. Pentru </w:t>
      </w:r>
      <w:r w:rsidRPr="00702EE3">
        <w:rPr>
          <w:rFonts w:ascii="Calibri" w:hAnsi="Calibri" w:cs="Calibri"/>
          <w:bCs/>
          <w:noProof/>
          <w:color w:val="000000"/>
        </w:rPr>
        <w:t>investițiile ce deservesc animalele care fac obiectul angajamentelor pachetului nr. 8 (</w:t>
      </w:r>
      <w:r w:rsidRPr="00702EE3">
        <w:rPr>
          <w:rFonts w:ascii="Calibri" w:hAnsi="Calibri" w:cs="Calibri"/>
          <w:noProof/>
          <w:color w:val="000000"/>
        </w:rPr>
        <w:t>rase locale în pericol de abandon</w:t>
      </w:r>
      <w:r w:rsidRPr="00702EE3">
        <w:rPr>
          <w:rFonts w:ascii="Calibri" w:hAnsi="Calibri" w:cs="Calibri"/>
          <w:bCs/>
          <w:noProof/>
          <w:color w:val="000000"/>
        </w:rPr>
        <w:t xml:space="preserve">) din PNDR, ori intervenției DR-03 din PS PAC – </w:t>
      </w:r>
      <w:r w:rsidRPr="00702EE3">
        <w:rPr>
          <w:rFonts w:ascii="Calibri" w:hAnsi="Calibri" w:cs="Calibri"/>
        </w:rPr>
        <w:t xml:space="preserve">se </w:t>
      </w:r>
      <w:proofErr w:type="gramStart"/>
      <w:r w:rsidRPr="00702EE3">
        <w:rPr>
          <w:rFonts w:ascii="Calibri" w:hAnsi="Calibri" w:cs="Calibri"/>
        </w:rPr>
        <w:t>va</w:t>
      </w:r>
      <w:proofErr w:type="gramEnd"/>
      <w:r w:rsidRPr="00702EE3">
        <w:rPr>
          <w:rFonts w:ascii="Calibri" w:hAnsi="Calibri" w:cs="Calibri"/>
        </w:rPr>
        <w:t xml:space="preserve"> putea obține intensitate suplimentară doar dac</w:t>
      </w:r>
      <w:r w:rsidRPr="00702EE3">
        <w:rPr>
          <w:rFonts w:ascii="Calibri" w:hAnsi="Calibri" w:cs="Calibri"/>
          <w:lang w:val="en-GB"/>
        </w:rPr>
        <w:t xml:space="preserve">ă capacitatea utilajelor agricole propuse a fi achiziționate este dimensionată la suprafața aferentă asigurării bazei furajere pentru animalele care fac obiectul Pachetului 8, respectiv DR-03. </w:t>
      </w:r>
    </w:p>
    <w:p w14:paraId="73A37C9C" w14:textId="383DBF73" w:rsidR="00137B81" w:rsidRPr="00702EE3" w:rsidRDefault="00137B81" w:rsidP="00702EE3">
      <w:pPr>
        <w:shd w:val="clear" w:color="auto" w:fill="FFFFFF"/>
        <w:spacing w:line="276" w:lineRule="auto"/>
        <w:ind w:left="567"/>
        <w:jc w:val="both"/>
        <w:rPr>
          <w:rFonts w:ascii="Calibri" w:hAnsi="Calibri" w:cs="Calibri"/>
          <w:noProof/>
          <w:color w:val="000000"/>
        </w:rPr>
      </w:pPr>
    </w:p>
    <w:p w14:paraId="61F0715E" w14:textId="77777777" w:rsidR="00137B81" w:rsidRPr="00702EE3" w:rsidRDefault="00137B81" w:rsidP="00137B81">
      <w:pPr>
        <w:shd w:val="clear" w:color="auto" w:fill="FFFFFF"/>
        <w:spacing w:line="276" w:lineRule="auto"/>
        <w:jc w:val="both"/>
        <w:rPr>
          <w:rFonts w:ascii="Calibri" w:hAnsi="Calibri" w:cs="Calibri"/>
          <w:i/>
          <w:iCs/>
          <w:noProof/>
          <w:color w:val="000000"/>
        </w:rPr>
      </w:pPr>
    </w:p>
    <w:p w14:paraId="2F9F1A10" w14:textId="77777777" w:rsidR="00137B81" w:rsidRPr="00702EE3" w:rsidRDefault="00137B81" w:rsidP="00137B81">
      <w:pPr>
        <w:shd w:val="clear" w:color="auto" w:fill="FFFFFF"/>
        <w:spacing w:line="276" w:lineRule="auto"/>
        <w:jc w:val="both"/>
        <w:rPr>
          <w:rFonts w:ascii="Calibri" w:hAnsi="Calibri" w:cs="Calibri"/>
          <w:i/>
          <w:iCs/>
          <w:noProof/>
          <w:color w:val="000000"/>
        </w:rPr>
      </w:pPr>
    </w:p>
    <w:p w14:paraId="6E6A1BEA" w14:textId="3781DDAC" w:rsidR="00137B81" w:rsidRPr="00702EE3" w:rsidRDefault="00137B81" w:rsidP="00002A02">
      <w:pPr>
        <w:shd w:val="clear" w:color="auto" w:fill="FFFFFF"/>
        <w:spacing w:line="276" w:lineRule="auto"/>
        <w:jc w:val="both"/>
        <w:rPr>
          <w:rFonts w:ascii="Calibri" w:hAnsi="Calibri" w:cs="Calibri"/>
          <w:i/>
          <w:iCs/>
          <w:noProof/>
          <w:color w:val="000000"/>
        </w:rPr>
      </w:pPr>
      <w:r w:rsidRPr="00702EE3">
        <w:rPr>
          <w:rFonts w:ascii="Calibri" w:hAnsi="Calibri" w:cs="Calibri"/>
          <w:i/>
          <w:iCs/>
          <w:noProof/>
          <w:color w:val="000000"/>
        </w:rPr>
        <w:t xml:space="preserve">Înainte de depunerea proiectului, solicitanții care au angajament prin PNDR 2014-2020  trebuie să se asigure că UAT este eligibilă pe pachetele corespondente din PS 2023-2027 pentru a permite continuarea angajamentului. </w:t>
      </w:r>
    </w:p>
    <w:p w14:paraId="3DA625CD" w14:textId="77777777" w:rsidR="00002A02" w:rsidRPr="00702EE3" w:rsidRDefault="00002A02" w:rsidP="00002A02">
      <w:pPr>
        <w:shd w:val="clear" w:color="auto" w:fill="FFFFFF"/>
        <w:spacing w:line="276" w:lineRule="auto"/>
        <w:ind w:firstLine="567"/>
        <w:jc w:val="both"/>
        <w:rPr>
          <w:rFonts w:ascii="Calibri" w:hAnsi="Calibri" w:cs="Calibri"/>
          <w:noProof/>
          <w:color w:val="000000"/>
        </w:rPr>
      </w:pPr>
      <w:r w:rsidRPr="00702EE3">
        <w:rPr>
          <w:rFonts w:ascii="Calibri" w:hAnsi="Calibri" w:cs="Calibri"/>
          <w:noProof/>
          <w:color w:val="000000"/>
        </w:rPr>
        <w:t xml:space="preserve">În cazul formelor asociative, pentru punctele 1 și 2 procentul de 50% se poate calcula raportat la suprafața deținută de membri și/sau de forma asociativă, după caz. </w:t>
      </w:r>
    </w:p>
    <w:p w14:paraId="2A04EC89" w14:textId="77777777" w:rsidR="00002A02" w:rsidRPr="00702EE3" w:rsidRDefault="00002A02" w:rsidP="00002A02">
      <w:pPr>
        <w:shd w:val="clear" w:color="auto" w:fill="FFFFFF"/>
        <w:spacing w:line="276" w:lineRule="auto"/>
        <w:jc w:val="both"/>
        <w:rPr>
          <w:rFonts w:ascii="Calibri" w:hAnsi="Calibri" w:cs="Calibri"/>
          <w:noProof/>
          <w:color w:val="000000"/>
        </w:rPr>
      </w:pPr>
    </w:p>
    <w:p w14:paraId="19F30D0D" w14:textId="77777777" w:rsidR="00002A02" w:rsidRPr="00702EE3" w:rsidRDefault="00002A02" w:rsidP="00002A02">
      <w:pPr>
        <w:shd w:val="clear" w:color="auto" w:fill="FFFFFF"/>
        <w:spacing w:line="276" w:lineRule="auto"/>
        <w:ind w:firstLine="567"/>
        <w:jc w:val="both"/>
        <w:rPr>
          <w:rFonts w:ascii="Calibri" w:hAnsi="Calibri" w:cs="Calibri"/>
          <w:noProof/>
          <w:color w:val="000000"/>
        </w:rPr>
      </w:pPr>
      <w:r w:rsidRPr="00702EE3">
        <w:rPr>
          <w:rFonts w:ascii="Calibri" w:hAnsi="Calibri" w:cs="Calibri"/>
          <w:noProof/>
          <w:color w:val="000000"/>
        </w:rPr>
        <w:t xml:space="preserve">Dacă există angajament pe mai multe pachete, pe suprafețe diferite, acestea se pot cumula dacă sunt toate cuprinse la punctul 1 sau la punctul 2 (terenuri arabile sau pajiști). </w:t>
      </w:r>
    </w:p>
    <w:p w14:paraId="5A239EF6" w14:textId="77777777" w:rsidR="00002A02" w:rsidRPr="00702EE3" w:rsidRDefault="00002A02" w:rsidP="00702EE3">
      <w:pPr>
        <w:shd w:val="clear" w:color="auto" w:fill="FFFFFF"/>
        <w:spacing w:line="276" w:lineRule="auto"/>
        <w:jc w:val="both"/>
        <w:rPr>
          <w:rFonts w:ascii="Trebuchet MS" w:hAnsi="Trebuchet MS"/>
        </w:rPr>
      </w:pPr>
    </w:p>
    <w:p w14:paraId="683C0A9D" w14:textId="77777777" w:rsidR="00137B81" w:rsidRPr="00702EE3" w:rsidRDefault="00137B81" w:rsidP="00137B81">
      <w:pPr>
        <w:pStyle w:val="NoSpacing"/>
        <w:shd w:val="clear" w:color="auto" w:fill="FFFFFF"/>
        <w:spacing w:line="276" w:lineRule="auto"/>
        <w:ind w:firstLine="720"/>
        <w:jc w:val="both"/>
        <w:rPr>
          <w:rFonts w:ascii="Calibri" w:hAnsi="Calibri" w:cs="Calibri"/>
          <w:noProof/>
          <w:sz w:val="24"/>
          <w:szCs w:val="24"/>
        </w:rPr>
      </w:pPr>
      <w:r w:rsidRPr="00702EE3">
        <w:rPr>
          <w:rFonts w:ascii="Calibri" w:hAnsi="Calibri" w:cs="Calibri"/>
          <w:b/>
          <w:noProof/>
          <w:sz w:val="24"/>
          <w:szCs w:val="24"/>
        </w:rPr>
        <w:t>c)</w:t>
      </w:r>
      <w:r w:rsidRPr="00702EE3">
        <w:rPr>
          <w:rFonts w:ascii="Calibri" w:hAnsi="Calibri" w:cs="Calibri"/>
          <w:noProof/>
          <w:sz w:val="24"/>
          <w:szCs w:val="24"/>
        </w:rPr>
        <w:t xml:space="preserve"> </w:t>
      </w:r>
      <w:r w:rsidRPr="00702EE3">
        <w:rPr>
          <w:rFonts w:ascii="Calibri" w:hAnsi="Calibri" w:cs="Calibri"/>
          <w:b/>
          <w:noProof/>
          <w:sz w:val="24"/>
          <w:szCs w:val="24"/>
        </w:rPr>
        <w:t>Investițiilor în zone care se confruntă cu constrângeri naturale și cu alte constrângeri specifice</w:t>
      </w:r>
      <w:r w:rsidRPr="00702EE3">
        <w:rPr>
          <w:rFonts w:ascii="Calibri" w:hAnsi="Calibri" w:cs="Calibri"/>
          <w:noProof/>
          <w:sz w:val="24"/>
          <w:szCs w:val="24"/>
        </w:rPr>
        <w:t>, menționate la art. 32 R(UE) nr. 1305/2013 dacă:</w:t>
      </w:r>
    </w:p>
    <w:p w14:paraId="627022DE" w14:textId="77777777" w:rsidR="00137B81" w:rsidRPr="00702EE3" w:rsidRDefault="00137B81" w:rsidP="00137B81">
      <w:pPr>
        <w:pStyle w:val="NoSpacing"/>
        <w:shd w:val="clear" w:color="auto" w:fill="FFFFFF"/>
        <w:spacing w:line="276" w:lineRule="auto"/>
        <w:ind w:firstLine="720"/>
        <w:jc w:val="both"/>
        <w:rPr>
          <w:rFonts w:ascii="Calibri" w:hAnsi="Calibri" w:cs="Calibri"/>
          <w:noProof/>
          <w:color w:val="000000"/>
          <w:sz w:val="24"/>
          <w:szCs w:val="24"/>
          <w:lang w:eastAsia="ro-RO"/>
        </w:rPr>
      </w:pPr>
      <w:r w:rsidRPr="00702EE3">
        <w:rPr>
          <w:rFonts w:ascii="Calibri" w:hAnsi="Calibri" w:cs="Calibri"/>
          <w:noProof/>
          <w:sz w:val="24"/>
          <w:szCs w:val="24"/>
        </w:rPr>
        <w:t xml:space="preserve">- amplasarea investiției și, acolo unde este cazul, peste 50% din terenurile agricole ale exploataţiei agricole se află în una din localităţile în dreptul cărora există menţiunea </w:t>
      </w:r>
      <w:r w:rsidRPr="00702EE3">
        <w:rPr>
          <w:rFonts w:ascii="Calibri" w:hAnsi="Calibri" w:cs="Calibri"/>
          <w:noProof/>
          <w:color w:val="000000"/>
          <w:sz w:val="24"/>
          <w:szCs w:val="24"/>
          <w:lang w:eastAsia="ro-RO"/>
        </w:rPr>
        <w:t>ANC ZM, ANC SEMN, ANC-SPEC, în Anexa 3 la Ghidul solicitantului.</w:t>
      </w:r>
    </w:p>
    <w:p w14:paraId="02F685D4" w14:textId="77777777" w:rsidR="00137B81" w:rsidRPr="00702EE3" w:rsidRDefault="00137B81" w:rsidP="00137B81">
      <w:pPr>
        <w:spacing w:before="240"/>
        <w:jc w:val="both"/>
        <w:rPr>
          <w:rFonts w:ascii="Calibri" w:hAnsi="Calibri" w:cs="Calibri"/>
          <w:b/>
        </w:rPr>
      </w:pPr>
      <w:r w:rsidRPr="00702EE3">
        <w:rPr>
          <w:rFonts w:ascii="Calibri" w:hAnsi="Calibri" w:cs="Calibri"/>
          <w:b/>
          <w:noProof/>
        </w:rPr>
        <w:t xml:space="preserve">             d)</w:t>
      </w:r>
      <w:r w:rsidRPr="00702EE3">
        <w:rPr>
          <w:rFonts w:ascii="Calibri" w:hAnsi="Calibri" w:cs="Calibri"/>
          <w:b/>
          <w:noProof/>
          <w:color w:val="0070C0"/>
        </w:rPr>
        <w:t xml:space="preserve"> </w:t>
      </w:r>
      <w:r w:rsidRPr="00702EE3">
        <w:rPr>
          <w:rFonts w:ascii="Calibri" w:hAnsi="Calibri" w:cs="Calibri"/>
          <w:b/>
          <w:noProof/>
        </w:rPr>
        <w:t xml:space="preserve">Investițiilor colective </w:t>
      </w:r>
      <w:r w:rsidRPr="00702EE3">
        <w:rPr>
          <w:rFonts w:ascii="Calibri" w:hAnsi="Calibri" w:cs="Calibri"/>
          <w:b/>
        </w:rPr>
        <w:t>(se aplică formelor asociative)</w:t>
      </w:r>
    </w:p>
    <w:p w14:paraId="4678CE10" w14:textId="77777777" w:rsidR="00137B81" w:rsidRPr="00702EE3" w:rsidRDefault="00137B81" w:rsidP="00137B81">
      <w:pPr>
        <w:pStyle w:val="Default"/>
        <w:shd w:val="clear" w:color="auto" w:fill="FFFFFF"/>
        <w:spacing w:line="276" w:lineRule="auto"/>
        <w:jc w:val="both"/>
        <w:rPr>
          <w:rFonts w:ascii="Calibri" w:hAnsi="Calibri" w:cs="Calibri"/>
          <w:noProof/>
        </w:rPr>
      </w:pPr>
      <w:r w:rsidRPr="00702EE3">
        <w:rPr>
          <w:rFonts w:ascii="Calibri" w:hAnsi="Calibri" w:cs="Calibri"/>
          <w:noProof/>
        </w:rPr>
        <w:t xml:space="preserve">În cazul formelor asociative se consideră investiții colective orice investiție propusă de </w:t>
      </w:r>
    </w:p>
    <w:p w14:paraId="23861090" w14:textId="77777777" w:rsidR="00137B81" w:rsidRPr="00702EE3" w:rsidRDefault="00137B81" w:rsidP="00137B81">
      <w:pPr>
        <w:pStyle w:val="Default"/>
        <w:shd w:val="clear" w:color="auto" w:fill="FFFFFF"/>
        <w:spacing w:line="276" w:lineRule="auto"/>
        <w:jc w:val="both"/>
        <w:rPr>
          <w:rFonts w:ascii="Calibri" w:hAnsi="Calibri" w:cs="Calibri"/>
          <w:noProof/>
        </w:rPr>
      </w:pPr>
      <w:r w:rsidRPr="00702EE3">
        <w:rPr>
          <w:rFonts w:ascii="Calibri" w:hAnsi="Calibri" w:cs="Calibri"/>
          <w:noProof/>
        </w:rPr>
        <w:t>- formele asociative pentru propriile exploatații înscrise în  APIA ( C1)</w:t>
      </w:r>
    </w:p>
    <w:p w14:paraId="69361922" w14:textId="77777777" w:rsidR="00137B81" w:rsidRPr="00702EE3" w:rsidRDefault="00137B81" w:rsidP="00137B81">
      <w:pPr>
        <w:pStyle w:val="Default"/>
        <w:shd w:val="clear" w:color="auto" w:fill="FFFFFF"/>
        <w:spacing w:line="276" w:lineRule="auto"/>
        <w:jc w:val="both"/>
        <w:rPr>
          <w:rFonts w:ascii="Calibri" w:hAnsi="Calibri" w:cs="Calibri"/>
          <w:noProof/>
        </w:rPr>
      </w:pPr>
      <w:r w:rsidRPr="00702EE3">
        <w:rPr>
          <w:rFonts w:ascii="Calibri" w:hAnsi="Calibri" w:cs="Calibri"/>
          <w:noProof/>
        </w:rPr>
        <w:t>- formele asociative pentru membrii fermieri care sunt înscriși in APIA (C2)</w:t>
      </w:r>
    </w:p>
    <w:p w14:paraId="70941B11" w14:textId="2BEBC501" w:rsidR="00DD1FA6" w:rsidRPr="00702EE3" w:rsidRDefault="00137B81" w:rsidP="0017706E">
      <w:pPr>
        <w:pStyle w:val="Default"/>
        <w:shd w:val="clear" w:color="auto" w:fill="FFFFFF"/>
        <w:jc w:val="both"/>
        <w:rPr>
          <w:rFonts w:ascii="Calibri" w:hAnsi="Calibri" w:cs="Calibri"/>
          <w:noProof/>
        </w:rPr>
      </w:pPr>
      <w:r w:rsidRPr="00702EE3">
        <w:rPr>
          <w:rFonts w:ascii="Calibri" w:hAnsi="Calibri" w:cs="Calibri"/>
          <w:noProof/>
        </w:rPr>
        <w:t>- formele asociative atât pentru propriile exploatații înscrise în APIA cât şi pentru membrii  fermieri înscriși în APIA (C3).</w:t>
      </w:r>
    </w:p>
    <w:p w14:paraId="4D1EBF07" w14:textId="77777777" w:rsidR="00477F72" w:rsidRPr="00702EE3" w:rsidRDefault="00477F72" w:rsidP="00870D90">
      <w:pPr>
        <w:pStyle w:val="NoSpacing"/>
        <w:ind w:right="284"/>
        <w:jc w:val="both"/>
        <w:rPr>
          <w:rFonts w:asciiTheme="minorHAnsi" w:hAnsiTheme="minorHAnsi"/>
          <w:sz w:val="22"/>
          <w:szCs w:val="22"/>
        </w:rPr>
      </w:pPr>
    </w:p>
    <w:p w14:paraId="2F93409E" w14:textId="77777777" w:rsidR="002F29D8" w:rsidRPr="00702EE3" w:rsidRDefault="007B2C72" w:rsidP="00870D90">
      <w:pPr>
        <w:ind w:right="284"/>
        <w:jc w:val="both"/>
        <w:rPr>
          <w:rFonts w:asciiTheme="minorHAnsi" w:hAnsiTheme="minorHAnsi" w:cs="Calibri"/>
          <w:b/>
          <w:sz w:val="22"/>
          <w:szCs w:val="22"/>
          <w:lang w:val="ro-RO"/>
        </w:rPr>
      </w:pPr>
      <w:r w:rsidRPr="00702EE3">
        <w:rPr>
          <w:rFonts w:asciiTheme="minorHAnsi" w:hAnsiTheme="minorHAnsi" w:cs="Calibri"/>
          <w:b/>
          <w:sz w:val="22"/>
          <w:szCs w:val="22"/>
          <w:lang w:val="ro-RO"/>
        </w:rPr>
        <w:t>5</w:t>
      </w:r>
      <w:r w:rsidR="002F29D8" w:rsidRPr="00702EE3">
        <w:rPr>
          <w:rFonts w:asciiTheme="minorHAnsi" w:hAnsiTheme="minorHAnsi" w:cs="Calibri"/>
          <w:b/>
          <w:sz w:val="22"/>
          <w:szCs w:val="22"/>
          <w:lang w:val="ro-RO"/>
        </w:rPr>
        <w:t>.2 Proiectul se încadreaza în plafonul maxim al sprijinului public nerambursabil?</w:t>
      </w:r>
    </w:p>
    <w:p w14:paraId="3F22B568" w14:textId="77777777" w:rsidR="002F29D8" w:rsidRPr="00702EE3" w:rsidRDefault="002F29D8" w:rsidP="00870D90">
      <w:pPr>
        <w:ind w:right="284"/>
        <w:jc w:val="both"/>
        <w:rPr>
          <w:rFonts w:asciiTheme="minorHAnsi" w:hAnsiTheme="minorHAnsi" w:cs="Calibri"/>
          <w:sz w:val="22"/>
          <w:szCs w:val="22"/>
          <w:lang w:val="ro-RO"/>
        </w:rPr>
      </w:pPr>
    </w:p>
    <w:p w14:paraId="31961F9D" w14:textId="48F8605A" w:rsidR="002F29D8" w:rsidRPr="00702EE3" w:rsidRDefault="002F29D8" w:rsidP="00870D90">
      <w:pPr>
        <w:ind w:right="284"/>
        <w:jc w:val="both"/>
        <w:rPr>
          <w:rFonts w:asciiTheme="minorHAnsi" w:hAnsiTheme="minorHAnsi" w:cs="Calibri"/>
          <w:sz w:val="22"/>
          <w:szCs w:val="22"/>
          <w:lang w:val="ro-RO"/>
        </w:rPr>
      </w:pPr>
      <w:r w:rsidRPr="00702EE3">
        <w:rPr>
          <w:rFonts w:asciiTheme="minorHAnsi" w:hAnsiTheme="minorHAnsi" w:cs="Calibri"/>
          <w:sz w:val="22"/>
          <w:szCs w:val="22"/>
          <w:lang w:val="ro-RO"/>
        </w:rPr>
        <w:t>Expertul verific</w:t>
      </w:r>
      <w:r w:rsidR="009966E5" w:rsidRPr="00702EE3">
        <w:rPr>
          <w:rFonts w:asciiTheme="minorHAnsi" w:hAnsiTheme="minorHAnsi" w:cs="Calibri"/>
          <w:sz w:val="22"/>
          <w:szCs w:val="22"/>
          <w:lang w:val="ro-RO"/>
        </w:rPr>
        <w:t>ă</w:t>
      </w:r>
      <w:r w:rsidRPr="00702EE3">
        <w:rPr>
          <w:rFonts w:asciiTheme="minorHAnsi" w:hAnsiTheme="minorHAnsi" w:cs="Calibri"/>
          <w:sz w:val="22"/>
          <w:szCs w:val="22"/>
          <w:lang w:val="ro-RO"/>
        </w:rPr>
        <w:t xml:space="preserve"> </w:t>
      </w:r>
      <w:r w:rsidR="009966E5" w:rsidRPr="00702EE3">
        <w:rPr>
          <w:rFonts w:asciiTheme="minorHAnsi" w:hAnsiTheme="minorHAnsi" w:cs="Calibri"/>
          <w:sz w:val="22"/>
          <w:szCs w:val="22"/>
          <w:lang w:val="ro-RO"/>
        </w:rPr>
        <w:t>î</w:t>
      </w:r>
      <w:r w:rsidRPr="00702EE3">
        <w:rPr>
          <w:rFonts w:asciiTheme="minorHAnsi" w:hAnsiTheme="minorHAnsi" w:cs="Calibri"/>
          <w:sz w:val="22"/>
          <w:szCs w:val="22"/>
          <w:lang w:val="ro-RO"/>
        </w:rPr>
        <w:t>n Planul financiar, r</w:t>
      </w:r>
      <w:r w:rsidR="009966E5" w:rsidRPr="00702EE3">
        <w:rPr>
          <w:rFonts w:asciiTheme="minorHAnsi" w:hAnsiTheme="minorHAnsi" w:cs="Calibri"/>
          <w:sz w:val="22"/>
          <w:szCs w:val="22"/>
          <w:lang w:val="ro-RO"/>
        </w:rPr>
        <w:t>â</w:t>
      </w:r>
      <w:r w:rsidRPr="00702EE3">
        <w:rPr>
          <w:rFonts w:asciiTheme="minorHAnsi" w:hAnsiTheme="minorHAnsi" w:cs="Calibri"/>
          <w:sz w:val="22"/>
          <w:szCs w:val="22"/>
          <w:lang w:val="ro-RO"/>
        </w:rPr>
        <w:t>ndul „Ajutor public nerambursabil”, coloana 1, dac</w:t>
      </w:r>
      <w:r w:rsidR="009966E5" w:rsidRPr="00702EE3">
        <w:rPr>
          <w:rFonts w:asciiTheme="minorHAnsi" w:hAnsiTheme="minorHAnsi" w:cs="Calibri"/>
          <w:sz w:val="22"/>
          <w:szCs w:val="22"/>
          <w:lang w:val="ro-RO"/>
        </w:rPr>
        <w:t>ă</w:t>
      </w:r>
      <w:r w:rsidRPr="00702EE3">
        <w:rPr>
          <w:rFonts w:asciiTheme="minorHAnsi" w:hAnsiTheme="minorHAnsi" w:cs="Calibri"/>
          <w:sz w:val="22"/>
          <w:szCs w:val="22"/>
          <w:lang w:val="ro-RO"/>
        </w:rPr>
        <w:t xml:space="preserve"> cheltuielile eligibile corespund cu plafonul maxim precizat la punctul </w:t>
      </w:r>
      <w:r w:rsidR="00F42DE8" w:rsidRPr="00702EE3">
        <w:rPr>
          <w:rFonts w:asciiTheme="minorHAnsi" w:hAnsiTheme="minorHAnsi" w:cs="Calibri"/>
          <w:sz w:val="22"/>
          <w:szCs w:val="22"/>
          <w:lang w:val="ro-RO"/>
        </w:rPr>
        <w:t>5</w:t>
      </w:r>
      <w:r w:rsidRPr="00702EE3">
        <w:rPr>
          <w:rFonts w:asciiTheme="minorHAnsi" w:hAnsiTheme="minorHAnsi" w:cs="Calibri"/>
          <w:sz w:val="22"/>
          <w:szCs w:val="22"/>
          <w:lang w:val="ro-RO"/>
        </w:rPr>
        <w:t>.1 şi sunt in conformitate cu conditiile precizate.</w:t>
      </w:r>
    </w:p>
    <w:p w14:paraId="674792CA" w14:textId="242849F2" w:rsidR="002F29D8" w:rsidRPr="00702EE3" w:rsidRDefault="002F29D8" w:rsidP="00870D90">
      <w:pPr>
        <w:ind w:right="284"/>
        <w:jc w:val="both"/>
        <w:rPr>
          <w:rFonts w:asciiTheme="minorHAnsi" w:hAnsiTheme="minorHAnsi" w:cs="Calibri"/>
          <w:sz w:val="22"/>
          <w:szCs w:val="22"/>
          <w:lang w:val="it-IT"/>
        </w:rPr>
      </w:pPr>
      <w:r w:rsidRPr="00702EE3">
        <w:rPr>
          <w:rFonts w:asciiTheme="minorHAnsi" w:hAnsiTheme="minorHAnsi" w:cs="Calibri"/>
          <w:sz w:val="22"/>
          <w:szCs w:val="22"/>
          <w:lang w:val="ro-RO"/>
        </w:rPr>
        <w:t>Dac</w:t>
      </w:r>
      <w:r w:rsidR="009966E5" w:rsidRPr="00702EE3">
        <w:rPr>
          <w:rFonts w:asciiTheme="minorHAnsi" w:hAnsiTheme="minorHAnsi" w:cs="Calibri"/>
          <w:sz w:val="22"/>
          <w:szCs w:val="22"/>
          <w:lang w:val="ro-RO"/>
        </w:rPr>
        <w:t>ă</w:t>
      </w:r>
      <w:r w:rsidRPr="00702EE3">
        <w:rPr>
          <w:rFonts w:asciiTheme="minorHAnsi" w:hAnsiTheme="minorHAnsi" w:cs="Calibri"/>
          <w:sz w:val="22"/>
          <w:szCs w:val="22"/>
          <w:lang w:val="ro-RO"/>
        </w:rPr>
        <w:t xml:space="preserve"> </w:t>
      </w:r>
      <w:r w:rsidRPr="00702EE3">
        <w:rPr>
          <w:rFonts w:asciiTheme="minorHAnsi" w:hAnsiTheme="minorHAnsi" w:cs="Calibri"/>
          <w:sz w:val="22"/>
          <w:szCs w:val="22"/>
          <w:lang w:val="it-IT"/>
        </w:rPr>
        <w:t>valoarea eligibil</w:t>
      </w:r>
      <w:r w:rsidR="009966E5" w:rsidRPr="00702EE3">
        <w:rPr>
          <w:rFonts w:asciiTheme="minorHAnsi" w:hAnsiTheme="minorHAnsi" w:cs="Calibri"/>
          <w:sz w:val="22"/>
          <w:szCs w:val="22"/>
          <w:lang w:val="it-IT"/>
        </w:rPr>
        <w:t>ă</w:t>
      </w:r>
      <w:r w:rsidRPr="00702EE3">
        <w:rPr>
          <w:rFonts w:asciiTheme="minorHAnsi" w:hAnsiTheme="minorHAnsi" w:cs="Calibri"/>
          <w:sz w:val="22"/>
          <w:szCs w:val="22"/>
          <w:lang w:val="it-IT"/>
        </w:rPr>
        <w:t xml:space="preserve"> a proiectului se </w:t>
      </w:r>
      <w:r w:rsidR="009966E5" w:rsidRPr="00702EE3">
        <w:rPr>
          <w:rFonts w:asciiTheme="minorHAnsi" w:hAnsiTheme="minorHAnsi" w:cs="Calibri"/>
          <w:sz w:val="22"/>
          <w:szCs w:val="22"/>
          <w:lang w:val="it-IT"/>
        </w:rPr>
        <w:t>î</w:t>
      </w:r>
      <w:r w:rsidRPr="00702EE3">
        <w:rPr>
          <w:rFonts w:asciiTheme="minorHAnsi" w:hAnsiTheme="minorHAnsi" w:cs="Calibri"/>
          <w:sz w:val="22"/>
          <w:szCs w:val="22"/>
          <w:lang w:val="it-IT"/>
        </w:rPr>
        <w:t>ncadreaz</w:t>
      </w:r>
      <w:r w:rsidR="009966E5" w:rsidRPr="00702EE3">
        <w:rPr>
          <w:rFonts w:asciiTheme="minorHAnsi" w:hAnsiTheme="minorHAnsi" w:cs="Calibri"/>
          <w:sz w:val="22"/>
          <w:szCs w:val="22"/>
          <w:lang w:val="it-IT"/>
        </w:rPr>
        <w:t>ă</w:t>
      </w:r>
      <w:r w:rsidRPr="00702EE3">
        <w:rPr>
          <w:rFonts w:asciiTheme="minorHAnsi" w:hAnsiTheme="minorHAnsi" w:cs="Calibri"/>
          <w:sz w:val="22"/>
          <w:szCs w:val="22"/>
          <w:lang w:val="it-IT"/>
        </w:rPr>
        <w:t xml:space="preserve"> </w:t>
      </w:r>
      <w:r w:rsidR="009966E5" w:rsidRPr="00702EE3">
        <w:rPr>
          <w:rFonts w:asciiTheme="minorHAnsi" w:hAnsiTheme="minorHAnsi" w:cs="Calibri"/>
          <w:sz w:val="22"/>
          <w:szCs w:val="22"/>
          <w:lang w:val="it-IT"/>
        </w:rPr>
        <w:t>î</w:t>
      </w:r>
      <w:r w:rsidRPr="00702EE3">
        <w:rPr>
          <w:rFonts w:asciiTheme="minorHAnsi" w:hAnsiTheme="minorHAnsi" w:cs="Calibri"/>
          <w:sz w:val="22"/>
          <w:szCs w:val="22"/>
          <w:lang w:val="it-IT"/>
        </w:rPr>
        <w:t xml:space="preserve">n </w:t>
      </w:r>
      <w:r w:rsidRPr="00702EE3">
        <w:rPr>
          <w:rFonts w:asciiTheme="minorHAnsi" w:hAnsiTheme="minorHAnsi" w:cs="Calibri"/>
          <w:sz w:val="22"/>
          <w:szCs w:val="22"/>
          <w:lang w:val="ro-RO"/>
        </w:rPr>
        <w:t xml:space="preserve">plafonul </w:t>
      </w:r>
      <w:r w:rsidRPr="00702EE3">
        <w:rPr>
          <w:rFonts w:asciiTheme="minorHAnsi" w:hAnsiTheme="minorHAnsi" w:cs="Calibri"/>
          <w:sz w:val="22"/>
          <w:szCs w:val="22"/>
          <w:lang w:val="it-IT"/>
        </w:rPr>
        <w:t xml:space="preserve">maxim al sprijinului public nerambursabil, expertul bifează </w:t>
      </w:r>
      <w:r w:rsidR="009966E5" w:rsidRPr="00702EE3">
        <w:rPr>
          <w:rFonts w:asciiTheme="minorHAnsi" w:hAnsiTheme="minorHAnsi" w:cs="Calibri"/>
          <w:sz w:val="22"/>
          <w:szCs w:val="22"/>
          <w:lang w:val="it-IT"/>
        </w:rPr>
        <w:t>î</w:t>
      </w:r>
      <w:r w:rsidRPr="00702EE3">
        <w:rPr>
          <w:rFonts w:asciiTheme="minorHAnsi" w:hAnsiTheme="minorHAnsi" w:cs="Calibri"/>
          <w:sz w:val="22"/>
          <w:szCs w:val="22"/>
          <w:lang w:val="it-IT"/>
        </w:rPr>
        <w:t>n caseta corespunz</w:t>
      </w:r>
      <w:r w:rsidR="009966E5" w:rsidRPr="00702EE3">
        <w:rPr>
          <w:rFonts w:asciiTheme="minorHAnsi" w:hAnsiTheme="minorHAnsi" w:cs="Calibri"/>
          <w:sz w:val="22"/>
          <w:szCs w:val="22"/>
          <w:lang w:val="it-IT"/>
        </w:rPr>
        <w:t>ă</w:t>
      </w:r>
      <w:r w:rsidRPr="00702EE3">
        <w:rPr>
          <w:rFonts w:asciiTheme="minorHAnsi" w:hAnsiTheme="minorHAnsi" w:cs="Calibri"/>
          <w:sz w:val="22"/>
          <w:szCs w:val="22"/>
          <w:lang w:val="it-IT"/>
        </w:rPr>
        <w:t>toare DA.</w:t>
      </w:r>
    </w:p>
    <w:p w14:paraId="744300BE" w14:textId="5E98FB50" w:rsidR="00D81705" w:rsidRPr="00702EE3" w:rsidRDefault="00D81705" w:rsidP="00870D90">
      <w:pPr>
        <w:pStyle w:val="NoSpacing"/>
        <w:spacing w:line="276" w:lineRule="auto"/>
        <w:ind w:right="284"/>
        <w:jc w:val="both"/>
        <w:rPr>
          <w:rFonts w:asciiTheme="minorHAnsi" w:hAnsiTheme="minorHAnsi"/>
          <w:sz w:val="22"/>
          <w:szCs w:val="22"/>
        </w:rPr>
      </w:pPr>
    </w:p>
    <w:p w14:paraId="49806871" w14:textId="42789C87" w:rsidR="00D81705" w:rsidRPr="00702EE3" w:rsidRDefault="00D81705" w:rsidP="00870D90">
      <w:pPr>
        <w:pStyle w:val="NoSpacing"/>
        <w:spacing w:line="276" w:lineRule="auto"/>
        <w:ind w:right="284"/>
        <w:jc w:val="both"/>
        <w:rPr>
          <w:rFonts w:asciiTheme="minorHAnsi" w:hAnsiTheme="minorHAnsi"/>
          <w:sz w:val="22"/>
          <w:szCs w:val="22"/>
        </w:rPr>
      </w:pPr>
      <w:r w:rsidRPr="00702EE3">
        <w:rPr>
          <w:rFonts w:asciiTheme="minorHAnsi" w:hAnsiTheme="minorHAnsi"/>
          <w:sz w:val="22"/>
          <w:szCs w:val="22"/>
        </w:rPr>
        <w:t xml:space="preserve">În cazul proiectelor care vizează şi investiţii de Agromediu (conform celor precizate mai sus) se completează şi </w:t>
      </w:r>
      <w:r w:rsidRPr="00702EE3">
        <w:rPr>
          <w:rFonts w:asciiTheme="minorHAnsi" w:hAnsiTheme="minorHAnsi"/>
          <w:b/>
          <w:sz w:val="22"/>
          <w:szCs w:val="22"/>
        </w:rPr>
        <w:t>Plan Financiar Agromediu</w:t>
      </w:r>
      <w:r w:rsidRPr="00702EE3">
        <w:rPr>
          <w:rFonts w:asciiTheme="minorHAnsi" w:hAnsiTheme="minorHAnsi"/>
          <w:sz w:val="22"/>
          <w:szCs w:val="22"/>
        </w:rPr>
        <w:t>.</w:t>
      </w:r>
    </w:p>
    <w:p w14:paraId="5E3394C9" w14:textId="77777777" w:rsidR="002F29D8" w:rsidRPr="00702EE3" w:rsidRDefault="002F29D8" w:rsidP="00870D90">
      <w:pPr>
        <w:ind w:right="284"/>
        <w:jc w:val="both"/>
        <w:rPr>
          <w:rFonts w:asciiTheme="minorHAnsi" w:hAnsiTheme="minorHAnsi" w:cs="Calibri"/>
          <w:sz w:val="22"/>
          <w:szCs w:val="22"/>
          <w:lang w:val="ro-RO"/>
        </w:rPr>
      </w:pPr>
    </w:p>
    <w:p w14:paraId="7BDFC5C6" w14:textId="0A148AEE" w:rsidR="002F29D8" w:rsidRPr="00702EE3" w:rsidRDefault="002F29D8" w:rsidP="00870D90">
      <w:pPr>
        <w:tabs>
          <w:tab w:val="left" w:pos="0"/>
        </w:tabs>
        <w:ind w:right="284"/>
        <w:jc w:val="both"/>
        <w:rPr>
          <w:rFonts w:asciiTheme="minorHAnsi" w:hAnsiTheme="minorHAnsi" w:cs="Calibri"/>
          <w:sz w:val="22"/>
          <w:szCs w:val="22"/>
          <w:lang w:val="ro-RO"/>
        </w:rPr>
      </w:pPr>
      <w:r w:rsidRPr="00702EE3">
        <w:rPr>
          <w:rFonts w:asciiTheme="minorHAnsi" w:hAnsiTheme="minorHAnsi" w:cs="Calibri"/>
          <w:sz w:val="22"/>
          <w:szCs w:val="22"/>
          <w:lang w:val="ro-RO"/>
        </w:rPr>
        <w:t>Dac</w:t>
      </w:r>
      <w:r w:rsidR="00E344CB" w:rsidRPr="00702EE3">
        <w:rPr>
          <w:rFonts w:asciiTheme="minorHAnsi" w:hAnsiTheme="minorHAnsi" w:cs="Calibri"/>
          <w:sz w:val="22"/>
          <w:szCs w:val="22"/>
          <w:lang w:val="ro-RO"/>
        </w:rPr>
        <w:t>ă</w:t>
      </w:r>
      <w:r w:rsidRPr="00702EE3">
        <w:rPr>
          <w:rFonts w:asciiTheme="minorHAnsi" w:hAnsiTheme="minorHAnsi" w:cs="Calibri"/>
          <w:sz w:val="22"/>
          <w:szCs w:val="22"/>
          <w:lang w:val="ro-RO"/>
        </w:rPr>
        <w:t xml:space="preserve"> valoarea eligibil</w:t>
      </w:r>
      <w:r w:rsidR="00E344CB" w:rsidRPr="00702EE3">
        <w:rPr>
          <w:rFonts w:asciiTheme="minorHAnsi" w:hAnsiTheme="minorHAnsi" w:cs="Calibri"/>
          <w:sz w:val="22"/>
          <w:szCs w:val="22"/>
          <w:lang w:val="ro-RO"/>
        </w:rPr>
        <w:t>ă</w:t>
      </w:r>
      <w:r w:rsidRPr="00702EE3">
        <w:rPr>
          <w:rFonts w:asciiTheme="minorHAnsi" w:hAnsiTheme="minorHAnsi" w:cs="Calibri"/>
          <w:sz w:val="22"/>
          <w:szCs w:val="22"/>
          <w:lang w:val="ro-RO"/>
        </w:rPr>
        <w:t xml:space="preserve"> a proiectului dep</w:t>
      </w:r>
      <w:r w:rsidR="00E344CB" w:rsidRPr="00702EE3">
        <w:rPr>
          <w:rFonts w:asciiTheme="minorHAnsi" w:hAnsiTheme="minorHAnsi" w:cs="Calibri"/>
          <w:sz w:val="22"/>
          <w:szCs w:val="22"/>
          <w:lang w:val="ro-RO"/>
        </w:rPr>
        <w:t>ăș</w:t>
      </w:r>
      <w:r w:rsidRPr="00702EE3">
        <w:rPr>
          <w:rFonts w:asciiTheme="minorHAnsi" w:hAnsiTheme="minorHAnsi" w:cs="Calibri"/>
          <w:sz w:val="22"/>
          <w:szCs w:val="22"/>
          <w:lang w:val="ro-RO"/>
        </w:rPr>
        <w:t>e</w:t>
      </w:r>
      <w:r w:rsidR="00E344CB" w:rsidRPr="00702EE3">
        <w:rPr>
          <w:rFonts w:asciiTheme="minorHAnsi" w:hAnsiTheme="minorHAnsi" w:cs="Calibri"/>
          <w:sz w:val="22"/>
          <w:szCs w:val="22"/>
          <w:lang w:val="ro-RO"/>
        </w:rPr>
        <w:t>ș</w:t>
      </w:r>
      <w:r w:rsidRPr="00702EE3">
        <w:rPr>
          <w:rFonts w:asciiTheme="minorHAnsi" w:hAnsiTheme="minorHAnsi" w:cs="Calibri"/>
          <w:sz w:val="22"/>
          <w:szCs w:val="22"/>
          <w:lang w:val="ro-RO"/>
        </w:rPr>
        <w:t xml:space="preserve">te plafonul maxim al sprijinului public nerambursabil, expertul bifează </w:t>
      </w:r>
      <w:r w:rsidR="00E344CB" w:rsidRPr="00702EE3">
        <w:rPr>
          <w:rFonts w:asciiTheme="minorHAnsi" w:hAnsiTheme="minorHAnsi" w:cs="Calibri"/>
          <w:sz w:val="22"/>
          <w:szCs w:val="22"/>
          <w:lang w:val="ro-RO"/>
        </w:rPr>
        <w:t>î</w:t>
      </w:r>
      <w:r w:rsidRPr="00702EE3">
        <w:rPr>
          <w:rFonts w:asciiTheme="minorHAnsi" w:hAnsiTheme="minorHAnsi" w:cs="Calibri"/>
          <w:sz w:val="22"/>
          <w:szCs w:val="22"/>
          <w:lang w:val="ro-RO"/>
        </w:rPr>
        <w:t>n caseta corespunzatoare NU şi îşi motivează poziţia în linia prevăzută în acest scop la rubrica Observaţii.</w:t>
      </w:r>
    </w:p>
    <w:p w14:paraId="52B32634" w14:textId="77777777" w:rsidR="002F29D8" w:rsidRPr="00702EE3" w:rsidRDefault="002F29D8" w:rsidP="00870D90">
      <w:pPr>
        <w:tabs>
          <w:tab w:val="left" w:pos="0"/>
        </w:tabs>
        <w:ind w:right="284"/>
        <w:jc w:val="both"/>
        <w:rPr>
          <w:rFonts w:asciiTheme="minorHAnsi" w:hAnsiTheme="minorHAnsi" w:cs="Calibri"/>
          <w:sz w:val="22"/>
          <w:szCs w:val="22"/>
          <w:lang w:val="ro-RO"/>
        </w:rPr>
      </w:pPr>
    </w:p>
    <w:p w14:paraId="3DCD7AAC" w14:textId="77777777" w:rsidR="002F29D8" w:rsidRPr="00702EE3" w:rsidRDefault="00BD5B8E" w:rsidP="00870D90">
      <w:pPr>
        <w:tabs>
          <w:tab w:val="left" w:pos="0"/>
        </w:tabs>
        <w:ind w:right="284"/>
        <w:jc w:val="both"/>
        <w:rPr>
          <w:rFonts w:asciiTheme="minorHAnsi" w:hAnsiTheme="minorHAnsi" w:cs="Calibri"/>
          <w:b/>
          <w:sz w:val="22"/>
          <w:szCs w:val="22"/>
          <w:lang w:val="ro-RO"/>
        </w:rPr>
      </w:pPr>
      <w:r w:rsidRPr="00702EE3">
        <w:rPr>
          <w:rFonts w:asciiTheme="minorHAnsi" w:hAnsiTheme="minorHAnsi" w:cs="Calibri"/>
          <w:b/>
          <w:sz w:val="22"/>
          <w:szCs w:val="22"/>
          <w:lang w:val="ro-RO"/>
        </w:rPr>
        <w:t>5</w:t>
      </w:r>
      <w:r w:rsidR="002F29D8" w:rsidRPr="00702EE3">
        <w:rPr>
          <w:rFonts w:asciiTheme="minorHAnsi" w:hAnsiTheme="minorHAnsi" w:cs="Calibri"/>
          <w:b/>
          <w:sz w:val="22"/>
          <w:szCs w:val="22"/>
          <w:lang w:val="ro-RO"/>
        </w:rPr>
        <w:t>.3 Avansul solicitat se încadreaza într-un cuantum de până la 50% din ajutorul public nerambursabil?</w:t>
      </w:r>
    </w:p>
    <w:p w14:paraId="0EE7F3E6" w14:textId="6643BA2C" w:rsidR="002F29D8" w:rsidRPr="00702EE3" w:rsidRDefault="002F29D8" w:rsidP="00870D90">
      <w:pPr>
        <w:tabs>
          <w:tab w:val="left" w:pos="0"/>
        </w:tabs>
        <w:ind w:right="284"/>
        <w:jc w:val="both"/>
        <w:rPr>
          <w:rFonts w:asciiTheme="minorHAnsi" w:hAnsiTheme="minorHAnsi" w:cs="Calibri"/>
          <w:sz w:val="22"/>
          <w:szCs w:val="22"/>
          <w:lang w:val="ro-RO"/>
        </w:rPr>
      </w:pPr>
      <w:r w:rsidRPr="00702EE3">
        <w:rPr>
          <w:rFonts w:asciiTheme="minorHAnsi" w:hAnsiTheme="minorHAnsi" w:cs="Calibri"/>
          <w:sz w:val="22"/>
          <w:szCs w:val="22"/>
          <w:lang w:val="ro-RO"/>
        </w:rPr>
        <w:t xml:space="preserve">Expertul verifica daca avansul cerut de catre solicitant reprezinta cel mult 50% din ajutorul public pentru investiţii. Daca da, expertul </w:t>
      </w:r>
      <w:r w:rsidR="00E344CB" w:rsidRPr="00702EE3">
        <w:rPr>
          <w:rFonts w:asciiTheme="minorHAnsi" w:hAnsiTheme="minorHAnsi" w:cs="Calibri"/>
          <w:sz w:val="22"/>
          <w:szCs w:val="22"/>
          <w:lang w:val="ro-RO"/>
        </w:rPr>
        <w:t>î</w:t>
      </w:r>
      <w:r w:rsidRPr="00702EE3">
        <w:rPr>
          <w:rFonts w:asciiTheme="minorHAnsi" w:hAnsiTheme="minorHAnsi" w:cs="Calibri"/>
          <w:sz w:val="22"/>
          <w:szCs w:val="22"/>
          <w:lang w:val="ro-RO"/>
        </w:rPr>
        <w:t xml:space="preserve">nscrie valoarea </w:t>
      </w:r>
      <w:r w:rsidR="00E344CB" w:rsidRPr="00702EE3">
        <w:rPr>
          <w:rFonts w:asciiTheme="minorHAnsi" w:hAnsiTheme="minorHAnsi" w:cs="Calibri"/>
          <w:sz w:val="22"/>
          <w:szCs w:val="22"/>
          <w:lang w:val="ro-RO"/>
        </w:rPr>
        <w:t>î</w:t>
      </w:r>
      <w:r w:rsidRPr="00702EE3">
        <w:rPr>
          <w:rFonts w:asciiTheme="minorHAnsi" w:hAnsiTheme="minorHAnsi" w:cs="Calibri"/>
          <w:sz w:val="22"/>
          <w:szCs w:val="22"/>
          <w:lang w:val="ro-RO"/>
        </w:rPr>
        <w:t xml:space="preserve">n Planul financiar şi bifează caseta DA. </w:t>
      </w:r>
      <w:r w:rsidR="00E344CB" w:rsidRPr="00702EE3">
        <w:rPr>
          <w:rFonts w:asciiTheme="minorHAnsi" w:hAnsiTheme="minorHAnsi" w:cs="Calibri"/>
          <w:sz w:val="22"/>
          <w:szCs w:val="22"/>
          <w:lang w:val="ro-RO"/>
        </w:rPr>
        <w:t>Î</w:t>
      </w:r>
      <w:r w:rsidRPr="00702EE3">
        <w:rPr>
          <w:rFonts w:asciiTheme="minorHAnsi" w:hAnsiTheme="minorHAnsi" w:cs="Calibri"/>
          <w:sz w:val="22"/>
          <w:szCs w:val="22"/>
          <w:lang w:val="ro-RO"/>
        </w:rPr>
        <w:t>n caz contrar, expertul completeaz</w:t>
      </w:r>
      <w:r w:rsidR="00E344CB" w:rsidRPr="00702EE3">
        <w:rPr>
          <w:rFonts w:asciiTheme="minorHAnsi" w:hAnsiTheme="minorHAnsi" w:cs="Calibri"/>
          <w:sz w:val="22"/>
          <w:szCs w:val="22"/>
          <w:lang w:val="ro-RO"/>
        </w:rPr>
        <w:t>ă</w:t>
      </w:r>
      <w:r w:rsidRPr="00702EE3">
        <w:rPr>
          <w:rFonts w:asciiTheme="minorHAnsi" w:hAnsiTheme="minorHAnsi" w:cs="Calibri"/>
          <w:sz w:val="22"/>
          <w:szCs w:val="22"/>
          <w:lang w:val="ro-RO"/>
        </w:rPr>
        <w:t xml:space="preserve"> cu valoarea corect</w:t>
      </w:r>
      <w:r w:rsidR="00E344CB" w:rsidRPr="00702EE3">
        <w:rPr>
          <w:rFonts w:asciiTheme="minorHAnsi" w:hAnsiTheme="minorHAnsi" w:cs="Calibri"/>
          <w:sz w:val="22"/>
          <w:szCs w:val="22"/>
          <w:lang w:val="ro-RO"/>
        </w:rPr>
        <w:t>ă</w:t>
      </w:r>
      <w:r w:rsidRPr="00702EE3">
        <w:rPr>
          <w:rFonts w:asciiTheme="minorHAnsi" w:hAnsiTheme="minorHAnsi" w:cs="Calibri"/>
          <w:sz w:val="22"/>
          <w:szCs w:val="22"/>
          <w:lang w:val="ro-RO"/>
        </w:rPr>
        <w:t>, modificat</w:t>
      </w:r>
      <w:r w:rsidR="00E344CB" w:rsidRPr="00702EE3">
        <w:rPr>
          <w:rFonts w:asciiTheme="minorHAnsi" w:hAnsiTheme="minorHAnsi" w:cs="Calibri"/>
          <w:sz w:val="22"/>
          <w:szCs w:val="22"/>
          <w:lang w:val="ro-RO"/>
        </w:rPr>
        <w:t>ă</w:t>
      </w:r>
      <w:r w:rsidRPr="00702EE3">
        <w:rPr>
          <w:rFonts w:asciiTheme="minorHAnsi" w:hAnsiTheme="minorHAnsi" w:cs="Calibri"/>
          <w:sz w:val="22"/>
          <w:szCs w:val="22"/>
          <w:lang w:val="ro-RO"/>
        </w:rPr>
        <w:t xml:space="preserve"> a avansului, bifează caseta NU şi înştiinţează solicitantul asupra modific</w:t>
      </w:r>
      <w:r w:rsidR="00E344CB" w:rsidRPr="00702EE3">
        <w:rPr>
          <w:rFonts w:asciiTheme="minorHAnsi" w:hAnsiTheme="minorHAnsi" w:cs="Calibri"/>
          <w:sz w:val="22"/>
          <w:szCs w:val="22"/>
          <w:lang w:val="ro-RO"/>
        </w:rPr>
        <w:t>ă</w:t>
      </w:r>
      <w:r w:rsidRPr="00702EE3">
        <w:rPr>
          <w:rFonts w:asciiTheme="minorHAnsi" w:hAnsiTheme="minorHAnsi" w:cs="Calibri"/>
          <w:sz w:val="22"/>
          <w:szCs w:val="22"/>
          <w:lang w:val="ro-RO"/>
        </w:rPr>
        <w:t>rilor, prin formularul E3.4.</w:t>
      </w:r>
    </w:p>
    <w:p w14:paraId="7384891B" w14:textId="52B19A5B" w:rsidR="002F29D8" w:rsidRPr="00702EE3" w:rsidRDefault="00E344CB" w:rsidP="00870D90">
      <w:pPr>
        <w:tabs>
          <w:tab w:val="left" w:pos="0"/>
        </w:tabs>
        <w:ind w:right="284"/>
        <w:jc w:val="both"/>
        <w:rPr>
          <w:rFonts w:asciiTheme="minorHAnsi" w:hAnsiTheme="minorHAnsi" w:cs="Calibri"/>
          <w:sz w:val="22"/>
          <w:szCs w:val="22"/>
          <w:lang w:val="ro-RO"/>
        </w:rPr>
      </w:pPr>
      <w:r w:rsidRPr="00702EE3">
        <w:rPr>
          <w:rFonts w:asciiTheme="minorHAnsi" w:hAnsiTheme="minorHAnsi" w:cs="Calibri"/>
          <w:sz w:val="22"/>
          <w:szCs w:val="22"/>
          <w:lang w:val="ro-RO"/>
        </w:rPr>
        <w:t>Î</w:t>
      </w:r>
      <w:r w:rsidR="002F29D8" w:rsidRPr="00702EE3">
        <w:rPr>
          <w:rFonts w:asciiTheme="minorHAnsi" w:hAnsiTheme="minorHAnsi" w:cs="Calibri"/>
          <w:sz w:val="22"/>
          <w:szCs w:val="22"/>
          <w:lang w:val="ro-RO"/>
        </w:rPr>
        <w:t xml:space="preserve">n cazul </w:t>
      </w:r>
      <w:r w:rsidRPr="00702EE3">
        <w:rPr>
          <w:rFonts w:asciiTheme="minorHAnsi" w:hAnsiTheme="minorHAnsi" w:cs="Calibri"/>
          <w:sz w:val="22"/>
          <w:szCs w:val="22"/>
          <w:lang w:val="ro-RO"/>
        </w:rPr>
        <w:t>î</w:t>
      </w:r>
      <w:r w:rsidR="002F29D8" w:rsidRPr="00702EE3">
        <w:rPr>
          <w:rFonts w:asciiTheme="minorHAnsi" w:hAnsiTheme="minorHAnsi" w:cs="Calibri"/>
          <w:sz w:val="22"/>
          <w:szCs w:val="22"/>
          <w:lang w:val="ro-RO"/>
        </w:rPr>
        <w:t>n care poten</w:t>
      </w:r>
      <w:r w:rsidRPr="00702EE3">
        <w:rPr>
          <w:rFonts w:asciiTheme="minorHAnsi" w:hAnsiTheme="minorHAnsi" w:cs="Calibri"/>
          <w:sz w:val="22"/>
          <w:szCs w:val="22"/>
          <w:lang w:val="ro-RO"/>
        </w:rPr>
        <w:t>ț</w:t>
      </w:r>
      <w:r w:rsidR="002F29D8" w:rsidRPr="00702EE3">
        <w:rPr>
          <w:rFonts w:asciiTheme="minorHAnsi" w:hAnsiTheme="minorHAnsi" w:cs="Calibri"/>
          <w:sz w:val="22"/>
          <w:szCs w:val="22"/>
          <w:lang w:val="ro-RO"/>
        </w:rPr>
        <w:t>ialul beneficiar nu a solicitat avans, expertul bifează caseta Nu este cazul.</w:t>
      </w:r>
    </w:p>
    <w:p w14:paraId="3E8CC6BF" w14:textId="5901417C" w:rsidR="002F29D8" w:rsidRPr="00702EE3" w:rsidRDefault="002F29D8" w:rsidP="00F279CE">
      <w:pPr>
        <w:jc w:val="both"/>
        <w:rPr>
          <w:rFonts w:asciiTheme="minorHAnsi" w:hAnsiTheme="minorHAnsi" w:cs="Calibri"/>
          <w:b/>
          <w:sz w:val="22"/>
          <w:szCs w:val="22"/>
          <w:lang w:val="ro-RO"/>
        </w:rPr>
      </w:pPr>
    </w:p>
    <w:p w14:paraId="1C3C3E2F" w14:textId="1DE1E2F0" w:rsidR="0040326F" w:rsidRPr="00702EE3" w:rsidRDefault="0040326F" w:rsidP="00F279CE">
      <w:pPr>
        <w:jc w:val="both"/>
        <w:rPr>
          <w:rFonts w:asciiTheme="minorHAnsi" w:hAnsiTheme="minorHAnsi" w:cs="Calibri"/>
          <w:b/>
          <w:sz w:val="22"/>
          <w:szCs w:val="22"/>
          <w:lang w:val="ro-RO"/>
        </w:rPr>
      </w:pPr>
    </w:p>
    <w:p w14:paraId="51D8032A" w14:textId="77777777" w:rsidR="0040326F" w:rsidRPr="00702EE3" w:rsidRDefault="0040326F" w:rsidP="00F279CE">
      <w:pPr>
        <w:jc w:val="both"/>
        <w:rPr>
          <w:rFonts w:asciiTheme="minorHAnsi" w:hAnsiTheme="minorHAnsi" w:cs="Calibri"/>
          <w:b/>
          <w:sz w:val="22"/>
          <w:szCs w:val="22"/>
          <w:lang w:val="ro-RO"/>
        </w:rPr>
      </w:pPr>
    </w:p>
    <w:p w14:paraId="39B163A1" w14:textId="77777777" w:rsidR="00BD5B8E" w:rsidRPr="00702EE3" w:rsidRDefault="00BD5B8E" w:rsidP="00F279CE">
      <w:pPr>
        <w:jc w:val="both"/>
        <w:rPr>
          <w:rFonts w:asciiTheme="minorHAnsi" w:hAnsiTheme="minorHAnsi" w:cs="Calibri"/>
          <w:b/>
          <w:sz w:val="22"/>
          <w:szCs w:val="22"/>
          <w:lang w:val="ro-RO"/>
        </w:rPr>
      </w:pPr>
      <w:r w:rsidRPr="00702EE3">
        <w:rPr>
          <w:rFonts w:asciiTheme="minorHAnsi" w:hAnsiTheme="minorHAnsi" w:cs="Calibri"/>
          <w:b/>
          <w:sz w:val="22"/>
          <w:szCs w:val="22"/>
          <w:lang w:val="ro-RO"/>
        </w:rPr>
        <w:t>6</w:t>
      </w:r>
      <w:r w:rsidR="002F29D8" w:rsidRPr="00702EE3">
        <w:rPr>
          <w:rFonts w:asciiTheme="minorHAnsi" w:hAnsiTheme="minorHAnsi" w:cs="Calibri"/>
          <w:b/>
          <w:sz w:val="22"/>
          <w:szCs w:val="22"/>
          <w:lang w:val="ro-RO"/>
        </w:rPr>
        <w:t>.</w:t>
      </w:r>
      <w:r w:rsidR="00681BF0" w:rsidRPr="00702EE3">
        <w:rPr>
          <w:rFonts w:asciiTheme="minorHAnsi" w:hAnsiTheme="minorHAnsi" w:cs="Calibri"/>
          <w:b/>
          <w:sz w:val="22"/>
          <w:szCs w:val="22"/>
          <w:lang w:val="ro-RO"/>
        </w:rPr>
        <w:t>Verificarea condiţiilor artificiale</w:t>
      </w:r>
    </w:p>
    <w:p w14:paraId="6547F3F3" w14:textId="77777777" w:rsidR="00E02B66" w:rsidRPr="00702EE3" w:rsidRDefault="00E02B66" w:rsidP="00F279CE">
      <w:pPr>
        <w:jc w:val="both"/>
        <w:rPr>
          <w:rFonts w:asciiTheme="minorHAnsi" w:hAnsiTheme="minorHAnsi" w:cs="Calibri"/>
          <w:b/>
          <w:sz w:val="22"/>
          <w:szCs w:val="22"/>
          <w:lang w:val="ro-RO"/>
        </w:rPr>
      </w:pPr>
    </w:p>
    <w:p w14:paraId="146690AA" w14:textId="77777777" w:rsidR="00E02B66" w:rsidRPr="00702EE3" w:rsidRDefault="00E02B66" w:rsidP="00870D90">
      <w:pPr>
        <w:ind w:right="284"/>
        <w:jc w:val="both"/>
        <w:rPr>
          <w:rFonts w:asciiTheme="minorHAnsi" w:hAnsiTheme="minorHAnsi" w:cstheme="minorHAnsi"/>
          <w:b/>
          <w:sz w:val="22"/>
          <w:szCs w:val="22"/>
        </w:rPr>
      </w:pPr>
      <w:r w:rsidRPr="00702EE3">
        <w:rPr>
          <w:rFonts w:asciiTheme="minorHAnsi" w:hAnsiTheme="minorHAnsi" w:cstheme="minorHAnsi"/>
          <w:b/>
          <w:sz w:val="22"/>
          <w:szCs w:val="22"/>
        </w:rPr>
        <w:t>I. Secțiunea A – Indicatori de avertizare</w:t>
      </w:r>
    </w:p>
    <w:p w14:paraId="3DC88600" w14:textId="77777777" w:rsidR="00E02B66" w:rsidRPr="00702EE3" w:rsidRDefault="00E02B66" w:rsidP="00870D90">
      <w:pPr>
        <w:ind w:right="284"/>
        <w:jc w:val="both"/>
        <w:rPr>
          <w:rFonts w:asciiTheme="minorHAnsi" w:hAnsiTheme="minorHAnsi" w:cstheme="minorHAnsi"/>
          <w:sz w:val="22"/>
          <w:szCs w:val="22"/>
        </w:rPr>
      </w:pPr>
    </w:p>
    <w:p w14:paraId="50C98956" w14:textId="77777777" w:rsidR="00E02B66" w:rsidRPr="00702EE3" w:rsidRDefault="00E02B66" w:rsidP="00870D90">
      <w:pPr>
        <w:ind w:right="284"/>
        <w:jc w:val="both"/>
        <w:rPr>
          <w:rFonts w:asciiTheme="minorHAnsi" w:hAnsiTheme="minorHAnsi" w:cstheme="minorHAnsi"/>
          <w:b/>
          <w:sz w:val="22"/>
          <w:szCs w:val="22"/>
        </w:rPr>
      </w:pPr>
      <w:r w:rsidRPr="00702EE3">
        <w:rPr>
          <w:rFonts w:asciiTheme="minorHAnsi" w:hAnsiTheme="minorHAnsi" w:cstheme="minorHAnsi"/>
          <w:sz w:val="22"/>
          <w:szCs w:val="22"/>
        </w:rPr>
        <w:t xml:space="preserve">Expertul care realizează evaluarea Cererii de Finanțare </w:t>
      </w:r>
      <w:proofErr w:type="gramStart"/>
      <w:r w:rsidRPr="00702EE3">
        <w:rPr>
          <w:rFonts w:asciiTheme="minorHAnsi" w:hAnsiTheme="minorHAnsi" w:cstheme="minorHAnsi"/>
          <w:sz w:val="22"/>
          <w:szCs w:val="22"/>
        </w:rPr>
        <w:t>va</w:t>
      </w:r>
      <w:proofErr w:type="gramEnd"/>
      <w:r w:rsidRPr="00702EE3">
        <w:rPr>
          <w:rFonts w:asciiTheme="minorHAnsi" w:hAnsiTheme="minorHAnsi" w:cstheme="minorHAnsi"/>
          <w:sz w:val="22"/>
          <w:szCs w:val="22"/>
        </w:rPr>
        <w:t xml:space="preserve"> completa inițial </w:t>
      </w:r>
      <w:r w:rsidRPr="00702EE3">
        <w:rPr>
          <w:rFonts w:asciiTheme="minorHAnsi" w:hAnsiTheme="minorHAnsi" w:cstheme="minorHAnsi"/>
          <w:b/>
          <w:sz w:val="22"/>
          <w:szCs w:val="22"/>
        </w:rPr>
        <w:t xml:space="preserve">„secțiunea A Indicatori de avertizare”. </w:t>
      </w:r>
    </w:p>
    <w:p w14:paraId="5EA69230" w14:textId="77777777" w:rsidR="00E02B66" w:rsidRPr="00702EE3" w:rsidRDefault="00E02B66" w:rsidP="00870D90">
      <w:pPr>
        <w:ind w:right="284"/>
        <w:jc w:val="both"/>
        <w:rPr>
          <w:rFonts w:asciiTheme="minorHAnsi" w:hAnsiTheme="minorHAnsi" w:cstheme="minorHAnsi"/>
          <w:b/>
          <w:sz w:val="22"/>
          <w:szCs w:val="22"/>
        </w:rPr>
      </w:pPr>
    </w:p>
    <w:p w14:paraId="3743357F" w14:textId="77777777" w:rsidR="00E02B66" w:rsidRPr="00702EE3" w:rsidRDefault="00E02B66" w:rsidP="00870D90">
      <w:pPr>
        <w:ind w:right="284"/>
        <w:jc w:val="both"/>
        <w:rPr>
          <w:rFonts w:asciiTheme="minorHAnsi" w:hAnsiTheme="minorHAnsi" w:cstheme="minorHAnsi"/>
          <w:sz w:val="22"/>
          <w:szCs w:val="22"/>
        </w:rPr>
      </w:pPr>
      <w:r w:rsidRPr="00702EE3">
        <w:rPr>
          <w:rFonts w:asciiTheme="minorHAnsi" w:hAnsiTheme="minorHAnsi" w:cstheme="minorHAnsi"/>
          <w:b/>
          <w:sz w:val="22"/>
          <w:szCs w:val="22"/>
        </w:rPr>
        <w:t xml:space="preserve">Pct. - </w:t>
      </w:r>
      <w:proofErr w:type="gramStart"/>
      <w:r w:rsidRPr="00702EE3">
        <w:rPr>
          <w:rFonts w:asciiTheme="minorHAnsi" w:hAnsiTheme="minorHAnsi" w:cstheme="minorHAnsi"/>
          <w:b/>
          <w:sz w:val="22"/>
          <w:szCs w:val="22"/>
        </w:rPr>
        <w:t>1</w:t>
      </w:r>
      <w:proofErr w:type="gramEnd"/>
      <w:r w:rsidRPr="00702EE3">
        <w:rPr>
          <w:rFonts w:asciiTheme="minorHAnsi" w:hAnsiTheme="minorHAnsi" w:cstheme="minorHAnsi"/>
          <w:b/>
          <w:sz w:val="22"/>
          <w:szCs w:val="22"/>
        </w:rPr>
        <w:t xml:space="preserve"> Reprezentanții legali/ asociații/ actionarii administratorii/ solicitantului sunt asociați/ administratori/ acționari ai altor societăți care au același tip de activitate* cu cel al proiectului analizat?</w:t>
      </w:r>
    </w:p>
    <w:p w14:paraId="28681EDB" w14:textId="77777777" w:rsidR="00E02B66" w:rsidRPr="00702EE3" w:rsidRDefault="00E02B66" w:rsidP="00870D90">
      <w:pPr>
        <w:ind w:right="284" w:firstLine="420"/>
        <w:jc w:val="both"/>
        <w:rPr>
          <w:rFonts w:asciiTheme="minorHAnsi" w:hAnsiTheme="minorHAnsi" w:cstheme="minorHAnsi"/>
          <w:sz w:val="22"/>
          <w:szCs w:val="22"/>
        </w:rPr>
      </w:pPr>
      <w:r w:rsidRPr="00702EE3">
        <w:rPr>
          <w:rFonts w:asciiTheme="minorHAnsi" w:hAnsiTheme="minorHAnsi" w:cstheme="minorHAnsi"/>
          <w:sz w:val="22"/>
          <w:szCs w:val="22"/>
        </w:rPr>
        <w:t>Se realizează verificarea în RECOM pentru identificarea societății/societăților cu același tip de activitate cu cel al societății care implementează proiectul analizat și care au reprezentanții legali /asociați /administratori /acționari comuni. Pentru aceasta se realizează următorii pași:</w:t>
      </w:r>
    </w:p>
    <w:p w14:paraId="3D74899B" w14:textId="77777777" w:rsidR="00E02B66" w:rsidRPr="00702EE3" w:rsidRDefault="00E02B66" w:rsidP="00D70F7F">
      <w:pPr>
        <w:pStyle w:val="ListParagraph"/>
        <w:numPr>
          <w:ilvl w:val="0"/>
          <w:numId w:val="24"/>
        </w:numPr>
        <w:spacing w:after="0" w:line="240" w:lineRule="auto"/>
        <w:ind w:right="284"/>
        <w:jc w:val="both"/>
        <w:rPr>
          <w:rFonts w:asciiTheme="minorHAnsi" w:hAnsiTheme="minorHAnsi" w:cstheme="minorHAnsi"/>
        </w:rPr>
      </w:pPr>
      <w:r w:rsidRPr="00702EE3">
        <w:rPr>
          <w:rFonts w:asciiTheme="minorHAnsi" w:hAnsiTheme="minorHAnsi" w:cstheme="minorHAnsi"/>
        </w:rPr>
        <w:t xml:space="preserve">Se identifică în extrasul ONRC descărcat din RECOM </w:t>
      </w:r>
      <w:r w:rsidRPr="00702EE3">
        <w:rPr>
          <w:rFonts w:asciiTheme="minorHAnsi" w:hAnsiTheme="minorHAnsi" w:cstheme="minorHAnsi"/>
          <w:b/>
        </w:rPr>
        <w:t>asociații/actionarii și administratorii societății</w:t>
      </w:r>
      <w:r w:rsidRPr="00702EE3">
        <w:rPr>
          <w:rFonts w:asciiTheme="minorHAnsi" w:hAnsiTheme="minorHAnsi" w:cstheme="minorHAnsi"/>
        </w:rPr>
        <w:t xml:space="preserve"> (ai solic</w:t>
      </w:r>
      <w:r w:rsidR="009F78BF" w:rsidRPr="00702EE3">
        <w:rPr>
          <w:rFonts w:asciiTheme="minorHAnsi" w:hAnsiTheme="minorHAnsi" w:cstheme="minorHAnsi"/>
        </w:rPr>
        <w:t>i</w:t>
      </w:r>
      <w:r w:rsidRPr="00702EE3">
        <w:rPr>
          <w:rFonts w:asciiTheme="minorHAnsi" w:hAnsiTheme="minorHAnsi" w:cstheme="minorHAnsi"/>
        </w:rPr>
        <w:t>tantului), iar din Cererea de F</w:t>
      </w:r>
      <w:r w:rsidR="009F78BF" w:rsidRPr="00702EE3">
        <w:rPr>
          <w:rFonts w:asciiTheme="minorHAnsi" w:hAnsiTheme="minorHAnsi" w:cstheme="minorHAnsi"/>
        </w:rPr>
        <w:t>i</w:t>
      </w:r>
      <w:r w:rsidRPr="00702EE3">
        <w:rPr>
          <w:rFonts w:asciiTheme="minorHAnsi" w:hAnsiTheme="minorHAnsi" w:cstheme="minorHAnsi"/>
        </w:rPr>
        <w:t xml:space="preserve">nantare se identifică </w:t>
      </w:r>
      <w:r w:rsidRPr="00702EE3">
        <w:rPr>
          <w:rFonts w:asciiTheme="minorHAnsi" w:hAnsiTheme="minorHAnsi" w:cstheme="minorHAnsi"/>
          <w:b/>
        </w:rPr>
        <w:t>responsabilul legal al proiectului</w:t>
      </w:r>
      <w:r w:rsidRPr="00702EE3">
        <w:rPr>
          <w:rFonts w:asciiTheme="minorHAnsi" w:hAnsiTheme="minorHAnsi" w:cstheme="minorHAnsi"/>
        </w:rPr>
        <w:t>. Extrasul din RECOM se printează și se atașează Dosarului administrativ.</w:t>
      </w:r>
    </w:p>
    <w:p w14:paraId="3ACFD52D" w14:textId="77777777" w:rsidR="00E02B66" w:rsidRPr="00702EE3" w:rsidRDefault="00E02B66" w:rsidP="00D70F7F">
      <w:pPr>
        <w:pStyle w:val="ListParagraph"/>
        <w:numPr>
          <w:ilvl w:val="0"/>
          <w:numId w:val="24"/>
        </w:numPr>
        <w:spacing w:after="0" w:line="240" w:lineRule="auto"/>
        <w:ind w:right="284"/>
        <w:jc w:val="both"/>
        <w:rPr>
          <w:rFonts w:asciiTheme="minorHAnsi" w:hAnsiTheme="minorHAnsi" w:cstheme="minorHAnsi"/>
        </w:rPr>
      </w:pPr>
      <w:r w:rsidRPr="00702EE3">
        <w:rPr>
          <w:rFonts w:asciiTheme="minorHAnsi" w:hAnsiTheme="minorHAnsi" w:cstheme="minorHAnsi"/>
        </w:rPr>
        <w:t xml:space="preserve">Se verifică în RECOM dacă reprezentanții legali /asociați /administratori /acționarii astfel identificați sunt asociați /administratori /acționari în alte societatăți. Dacă se identifică astfel de societăți se descarcă din RECOM extrasul ONRC aferent fiecăreia, acestea se printează si se atașează dosarului administrativ. </w:t>
      </w:r>
    </w:p>
    <w:p w14:paraId="5231FF54" w14:textId="77777777" w:rsidR="00D02040" w:rsidRPr="00702EE3" w:rsidRDefault="00D02040" w:rsidP="00D70F7F">
      <w:pPr>
        <w:pStyle w:val="ListParagraph"/>
        <w:numPr>
          <w:ilvl w:val="0"/>
          <w:numId w:val="24"/>
        </w:numPr>
        <w:ind w:right="284"/>
        <w:jc w:val="both"/>
        <w:rPr>
          <w:rFonts w:cs="Calibri"/>
        </w:rPr>
      </w:pPr>
      <w:r w:rsidRPr="00702EE3">
        <w:rPr>
          <w:rFonts w:cs="Calibri"/>
        </w:rPr>
        <w:t xml:space="preserve">Dacă una sau mai multe din aceste societăți desfașoară același tip de activitate cu solicitantul acest fapt se menționează în rubrica „observații” si se pune bifă în coloana </w:t>
      </w:r>
      <w:r w:rsidRPr="00702EE3">
        <w:rPr>
          <w:rFonts w:cs="Calibri"/>
          <w:b/>
        </w:rPr>
        <w:t>„DA”.</w:t>
      </w:r>
      <w:r w:rsidRPr="00702EE3">
        <w:rPr>
          <w:rFonts w:cs="Calibri"/>
        </w:rPr>
        <w:t xml:space="preserve"> Dacă nu se identifică o astfel de situație se pune bifă în coloana </w:t>
      </w:r>
      <w:r w:rsidRPr="00702EE3">
        <w:rPr>
          <w:rFonts w:cs="Calibri"/>
          <w:b/>
        </w:rPr>
        <w:t xml:space="preserve">„NU”. </w:t>
      </w:r>
    </w:p>
    <w:p w14:paraId="631D2D81" w14:textId="77777777" w:rsidR="00D02040" w:rsidRPr="00702EE3" w:rsidRDefault="00D02040" w:rsidP="00D70F7F">
      <w:pPr>
        <w:pStyle w:val="ListParagraph"/>
        <w:numPr>
          <w:ilvl w:val="0"/>
          <w:numId w:val="24"/>
        </w:numPr>
        <w:ind w:right="284"/>
        <w:jc w:val="both"/>
        <w:rPr>
          <w:rFonts w:cs="Calibri"/>
        </w:rPr>
      </w:pPr>
      <w:r w:rsidRPr="00702EE3">
        <w:rPr>
          <w:rFonts w:cs="Calibri"/>
        </w:rPr>
        <w:t>*„același tip de activitate” reprezintă acea situație în care două sau mai multe entități economice desfășoară activități autorizate identificate prin aceeași clasă CAEN (nivel 4 cifre) și realizează produse/servicii/lucrari similare</w:t>
      </w:r>
    </w:p>
    <w:p w14:paraId="71678E98" w14:textId="77777777" w:rsidR="00D02040" w:rsidRPr="00702EE3" w:rsidRDefault="00D02040" w:rsidP="00870D90">
      <w:pPr>
        <w:pStyle w:val="ListParagraph"/>
        <w:spacing w:after="0" w:line="240" w:lineRule="auto"/>
        <w:ind w:left="420" w:right="284"/>
        <w:jc w:val="both"/>
        <w:rPr>
          <w:rFonts w:asciiTheme="minorHAnsi" w:hAnsiTheme="minorHAnsi" w:cstheme="minorHAnsi"/>
        </w:rPr>
      </w:pPr>
    </w:p>
    <w:p w14:paraId="68061482" w14:textId="77777777" w:rsidR="00D02040" w:rsidRPr="00702EE3" w:rsidRDefault="00D02040" w:rsidP="00870D90">
      <w:pPr>
        <w:ind w:right="284"/>
        <w:rPr>
          <w:rFonts w:asciiTheme="minorHAnsi" w:hAnsiTheme="minorHAnsi" w:cstheme="minorHAnsi"/>
          <w:sz w:val="22"/>
          <w:szCs w:val="22"/>
        </w:rPr>
      </w:pPr>
    </w:p>
    <w:p w14:paraId="5D8D7271" w14:textId="77777777" w:rsidR="00E02B66" w:rsidRPr="00702EE3" w:rsidRDefault="00E02B66" w:rsidP="00870D90">
      <w:pPr>
        <w:ind w:right="284"/>
        <w:jc w:val="both"/>
        <w:rPr>
          <w:rFonts w:asciiTheme="minorHAnsi" w:hAnsiTheme="minorHAnsi" w:cstheme="minorHAnsi"/>
          <w:b/>
          <w:sz w:val="22"/>
          <w:szCs w:val="22"/>
        </w:rPr>
      </w:pPr>
    </w:p>
    <w:p w14:paraId="166C45C6" w14:textId="32154A3E" w:rsidR="00E02B66" w:rsidRPr="00702EE3" w:rsidRDefault="00E02B66" w:rsidP="00870D90">
      <w:pPr>
        <w:ind w:right="284"/>
        <w:jc w:val="both"/>
        <w:rPr>
          <w:rFonts w:asciiTheme="minorHAnsi" w:hAnsiTheme="minorHAnsi" w:cstheme="minorHAnsi"/>
          <w:b/>
          <w:sz w:val="22"/>
          <w:szCs w:val="22"/>
        </w:rPr>
      </w:pPr>
      <w:r w:rsidRPr="00702EE3">
        <w:rPr>
          <w:rFonts w:asciiTheme="minorHAnsi" w:hAnsiTheme="minorHAnsi" w:cstheme="minorHAnsi"/>
          <w:b/>
          <w:sz w:val="22"/>
          <w:szCs w:val="22"/>
        </w:rPr>
        <w:t xml:space="preserve">Pct. </w:t>
      </w:r>
      <w:r w:rsidR="00B57904" w:rsidRPr="00702EE3">
        <w:rPr>
          <w:rFonts w:asciiTheme="minorHAnsi" w:hAnsiTheme="minorHAnsi" w:cstheme="minorHAnsi"/>
          <w:b/>
          <w:sz w:val="22"/>
          <w:szCs w:val="22"/>
        </w:rPr>
        <w:t>2</w:t>
      </w:r>
      <w:r w:rsidRPr="00702EE3">
        <w:rPr>
          <w:rFonts w:asciiTheme="minorHAnsi" w:hAnsiTheme="minorHAnsi" w:cstheme="minorHAnsi"/>
          <w:b/>
          <w:sz w:val="22"/>
          <w:szCs w:val="22"/>
        </w:rPr>
        <w:t xml:space="preserve"> -</w:t>
      </w:r>
      <w:r w:rsidRPr="00702EE3">
        <w:rPr>
          <w:rFonts w:asciiTheme="minorHAnsi" w:hAnsiTheme="minorHAnsi" w:cstheme="minorHAnsi"/>
          <w:sz w:val="22"/>
          <w:szCs w:val="22"/>
        </w:rPr>
        <w:t xml:space="preserve"> </w:t>
      </w:r>
      <w:r w:rsidRPr="00702EE3">
        <w:rPr>
          <w:rFonts w:asciiTheme="minorHAnsi" w:hAnsiTheme="minorHAnsi" w:cstheme="minorHAnsi"/>
          <w:b/>
          <w:sz w:val="22"/>
          <w:szCs w:val="22"/>
        </w:rPr>
        <w:t xml:space="preserve">Există legături între vânzătorul/ arendatorul/ locatorul clădirii/terenului destinat realizării proiectului sau al terenurilor/efectivelor de animale/infrastructurii de producție luate în considerare pentru calcularea SO-ului și </w:t>
      </w:r>
      <w:proofErr w:type="gramStart"/>
      <w:r w:rsidRPr="00702EE3">
        <w:rPr>
          <w:rFonts w:asciiTheme="minorHAnsi" w:hAnsiTheme="minorHAnsi" w:cstheme="minorHAnsi"/>
          <w:b/>
          <w:sz w:val="22"/>
          <w:szCs w:val="22"/>
        </w:rPr>
        <w:t>solicitant ?</w:t>
      </w:r>
      <w:proofErr w:type="gramEnd"/>
    </w:p>
    <w:p w14:paraId="52BD85E9" w14:textId="77777777" w:rsidR="00E02B66" w:rsidRPr="00702EE3" w:rsidRDefault="00E02B66" w:rsidP="00870D90">
      <w:pPr>
        <w:ind w:right="284"/>
        <w:jc w:val="both"/>
        <w:rPr>
          <w:rFonts w:asciiTheme="minorHAnsi" w:hAnsiTheme="minorHAnsi" w:cstheme="minorHAnsi"/>
          <w:sz w:val="22"/>
          <w:szCs w:val="22"/>
        </w:rPr>
      </w:pPr>
      <w:r w:rsidRPr="00702EE3">
        <w:rPr>
          <w:rFonts w:asciiTheme="minorHAnsi" w:hAnsiTheme="minorHAnsi" w:cstheme="minorHAnsi"/>
          <w:sz w:val="22"/>
          <w:szCs w:val="22"/>
        </w:rPr>
        <w:tab/>
        <w:t>Se verifică în actele de proprietate/folosință ale terenului/clă</w:t>
      </w:r>
      <w:r w:rsidR="009F78BF" w:rsidRPr="00702EE3">
        <w:rPr>
          <w:rFonts w:asciiTheme="minorHAnsi" w:hAnsiTheme="minorHAnsi" w:cstheme="minorHAnsi"/>
          <w:sz w:val="22"/>
          <w:szCs w:val="22"/>
        </w:rPr>
        <w:t>dirii destinat/destinată implementă</w:t>
      </w:r>
      <w:r w:rsidRPr="00702EE3">
        <w:rPr>
          <w:rFonts w:asciiTheme="minorHAnsi" w:hAnsiTheme="minorHAnsi" w:cstheme="minorHAnsi"/>
          <w:sz w:val="22"/>
          <w:szCs w:val="22"/>
        </w:rPr>
        <w:t xml:space="preserve">rii proiectului. Se urmărește identificarea situației în care terenul/clădirea a/au fost achiziționat/ achiziționată/ achiziționate de la o entitate juridică care are </w:t>
      </w:r>
      <w:r w:rsidRPr="00702EE3">
        <w:rPr>
          <w:rFonts w:asciiTheme="minorHAnsi" w:hAnsiTheme="minorHAnsi" w:cstheme="minorHAnsi"/>
          <w:b/>
          <w:sz w:val="22"/>
          <w:szCs w:val="22"/>
        </w:rPr>
        <w:t>același tip de activitate</w:t>
      </w:r>
      <w:r w:rsidRPr="00702EE3">
        <w:rPr>
          <w:rFonts w:asciiTheme="minorHAnsi" w:hAnsiTheme="minorHAnsi" w:cstheme="minorHAnsi"/>
          <w:sz w:val="22"/>
          <w:szCs w:val="22"/>
        </w:rPr>
        <w:t xml:space="preserve">* cu solicitantul sau de la o persoana fizică asociat/administrator într-o societate care are </w:t>
      </w:r>
      <w:r w:rsidRPr="00702EE3">
        <w:rPr>
          <w:rFonts w:asciiTheme="minorHAnsi" w:hAnsiTheme="minorHAnsi" w:cstheme="minorHAnsi"/>
          <w:b/>
          <w:sz w:val="22"/>
          <w:szCs w:val="22"/>
        </w:rPr>
        <w:t>același tip de activitate</w:t>
      </w:r>
      <w:r w:rsidRPr="00702EE3">
        <w:rPr>
          <w:rFonts w:asciiTheme="minorHAnsi" w:hAnsiTheme="minorHAnsi" w:cstheme="minorHAnsi"/>
          <w:sz w:val="22"/>
          <w:szCs w:val="22"/>
        </w:rPr>
        <w:t>* cu solicitantul.</w:t>
      </w:r>
    </w:p>
    <w:p w14:paraId="4BC71256" w14:textId="77777777" w:rsidR="00E02B66" w:rsidRPr="00702EE3" w:rsidRDefault="00E02B66" w:rsidP="00870D90">
      <w:pPr>
        <w:ind w:right="284" w:firstLine="720"/>
        <w:rPr>
          <w:rFonts w:asciiTheme="minorHAnsi" w:hAnsiTheme="minorHAnsi" w:cstheme="minorHAnsi"/>
          <w:b/>
          <w:sz w:val="22"/>
          <w:szCs w:val="22"/>
        </w:rPr>
      </w:pPr>
      <w:r w:rsidRPr="00702EE3">
        <w:rPr>
          <w:rFonts w:asciiTheme="minorHAnsi" w:hAnsiTheme="minorHAnsi" w:cstheme="minorHAnsi"/>
          <w:sz w:val="22"/>
          <w:szCs w:val="22"/>
        </w:rPr>
        <w:t xml:space="preserve">Dacă se identifică astfel de indicii acestea sunt prezentate detaliat în rubrica „observații” și se pune bifă în coloana </w:t>
      </w:r>
      <w:r w:rsidRPr="00702EE3">
        <w:rPr>
          <w:rFonts w:asciiTheme="minorHAnsi" w:hAnsiTheme="minorHAnsi" w:cstheme="minorHAnsi"/>
          <w:b/>
          <w:sz w:val="22"/>
          <w:szCs w:val="22"/>
        </w:rPr>
        <w:t xml:space="preserve">„DA”. </w:t>
      </w:r>
      <w:r w:rsidRPr="00702EE3">
        <w:rPr>
          <w:rFonts w:asciiTheme="minorHAnsi" w:hAnsiTheme="minorHAnsi" w:cstheme="minorHAnsi"/>
          <w:sz w:val="22"/>
          <w:szCs w:val="22"/>
        </w:rPr>
        <w:t xml:space="preserve">Dacă nu se identifică o astfel de situație se pune bifă în coloana </w:t>
      </w:r>
      <w:r w:rsidRPr="00702EE3">
        <w:rPr>
          <w:rFonts w:asciiTheme="minorHAnsi" w:hAnsiTheme="minorHAnsi" w:cstheme="minorHAnsi"/>
          <w:b/>
          <w:sz w:val="22"/>
          <w:szCs w:val="22"/>
        </w:rPr>
        <w:t>„NU”.</w:t>
      </w:r>
    </w:p>
    <w:p w14:paraId="2F174D27" w14:textId="77777777" w:rsidR="00E02B66" w:rsidRPr="00702EE3" w:rsidRDefault="00E02B66" w:rsidP="00F279CE">
      <w:pPr>
        <w:jc w:val="both"/>
        <w:rPr>
          <w:rFonts w:asciiTheme="minorHAnsi" w:hAnsiTheme="minorHAnsi" w:cstheme="minorHAnsi"/>
          <w:b/>
          <w:sz w:val="22"/>
          <w:szCs w:val="22"/>
        </w:rPr>
      </w:pPr>
    </w:p>
    <w:p w14:paraId="2BF797D4" w14:textId="75CDF1FB" w:rsidR="00E02B66" w:rsidRPr="00702EE3" w:rsidRDefault="00E02B66" w:rsidP="005C3B54">
      <w:pPr>
        <w:ind w:right="284"/>
        <w:jc w:val="both"/>
        <w:rPr>
          <w:rFonts w:asciiTheme="minorHAnsi" w:hAnsiTheme="minorHAnsi" w:cstheme="minorHAnsi"/>
          <w:b/>
          <w:i/>
          <w:sz w:val="22"/>
          <w:szCs w:val="22"/>
        </w:rPr>
      </w:pPr>
      <w:r w:rsidRPr="00702EE3">
        <w:rPr>
          <w:rFonts w:asciiTheme="minorHAnsi" w:hAnsiTheme="minorHAnsi" w:cstheme="minorHAnsi"/>
          <w:b/>
          <w:sz w:val="22"/>
          <w:szCs w:val="22"/>
        </w:rPr>
        <w:t>Pct.</w:t>
      </w:r>
      <w:r w:rsidR="00B57904" w:rsidRPr="00702EE3">
        <w:rPr>
          <w:rFonts w:asciiTheme="minorHAnsi" w:hAnsiTheme="minorHAnsi" w:cstheme="minorHAnsi"/>
          <w:b/>
          <w:sz w:val="22"/>
          <w:szCs w:val="22"/>
        </w:rPr>
        <w:t>3</w:t>
      </w:r>
      <w:r w:rsidRPr="00702EE3">
        <w:rPr>
          <w:rFonts w:asciiTheme="minorHAnsi" w:hAnsiTheme="minorHAnsi" w:cstheme="minorHAnsi"/>
          <w:b/>
          <w:sz w:val="22"/>
          <w:szCs w:val="22"/>
        </w:rPr>
        <w:t xml:space="preserve"> - Activitatea propusă prin proiect este dependentă de activitatea unui terț</w:t>
      </w:r>
      <w:r w:rsidR="009F78BF" w:rsidRPr="00702EE3">
        <w:rPr>
          <w:rFonts w:asciiTheme="minorHAnsi" w:hAnsiTheme="minorHAnsi" w:cstheme="minorHAnsi"/>
          <w:b/>
          <w:sz w:val="22"/>
          <w:szCs w:val="22"/>
        </w:rPr>
        <w:t xml:space="preserve"> </w:t>
      </w:r>
      <w:proofErr w:type="gramStart"/>
      <w:r w:rsidRPr="00702EE3">
        <w:rPr>
          <w:rFonts w:asciiTheme="minorHAnsi" w:hAnsiTheme="minorHAnsi" w:cstheme="minorHAnsi"/>
          <w:b/>
          <w:sz w:val="22"/>
          <w:szCs w:val="22"/>
        </w:rPr>
        <w:t>( persoana</w:t>
      </w:r>
      <w:proofErr w:type="gramEnd"/>
      <w:r w:rsidRPr="00702EE3">
        <w:rPr>
          <w:rFonts w:asciiTheme="minorHAnsi" w:hAnsiTheme="minorHAnsi" w:cstheme="minorHAnsi"/>
          <w:b/>
          <w:sz w:val="22"/>
          <w:szCs w:val="22"/>
        </w:rPr>
        <w:t xml:space="preserve"> juridică) și/sau crează avantaje unui terț (persoană juridică)?</w:t>
      </w:r>
      <w:r w:rsidRPr="00702EE3">
        <w:rPr>
          <w:rFonts w:asciiTheme="minorHAnsi" w:hAnsiTheme="minorHAnsi" w:cstheme="minorHAnsi"/>
          <w:i/>
          <w:sz w:val="22"/>
          <w:szCs w:val="22"/>
        </w:rPr>
        <w:t xml:space="preserve"> </w:t>
      </w:r>
    </w:p>
    <w:p w14:paraId="54885E81" w14:textId="77777777" w:rsidR="00E02B66" w:rsidRPr="00702EE3" w:rsidRDefault="00E02B66" w:rsidP="005C3B54">
      <w:pPr>
        <w:ind w:right="284" w:firstLine="720"/>
        <w:jc w:val="both"/>
        <w:rPr>
          <w:rFonts w:asciiTheme="minorHAnsi" w:hAnsiTheme="minorHAnsi" w:cstheme="minorHAnsi"/>
          <w:sz w:val="22"/>
          <w:szCs w:val="22"/>
        </w:rPr>
      </w:pPr>
      <w:r w:rsidRPr="00702EE3">
        <w:rPr>
          <w:rFonts w:asciiTheme="minorHAnsi" w:hAnsiTheme="minorHAnsi" w:cstheme="minorHAnsi"/>
          <w:sz w:val="22"/>
          <w:szCs w:val="22"/>
        </w:rPr>
        <w:t xml:space="preserve">Se verifică dacă activitatea proiectului </w:t>
      </w:r>
      <w:proofErr w:type="gramStart"/>
      <w:r w:rsidRPr="00702EE3">
        <w:rPr>
          <w:rFonts w:asciiTheme="minorHAnsi" w:hAnsiTheme="minorHAnsi" w:cstheme="minorHAnsi"/>
          <w:sz w:val="22"/>
          <w:szCs w:val="22"/>
        </w:rPr>
        <w:t>este</w:t>
      </w:r>
      <w:proofErr w:type="gramEnd"/>
      <w:r w:rsidRPr="00702EE3">
        <w:rPr>
          <w:rFonts w:asciiTheme="minorHAnsi" w:hAnsiTheme="minorHAnsi" w:cstheme="minorHAnsi"/>
          <w:sz w:val="22"/>
          <w:szCs w:val="22"/>
        </w:rPr>
        <w:t xml:space="preserve"> independentă din punct de vedere operațional si economic față de activitatea altor socitetăți și/sau dacă solicitantul crează prin investiția finanțată prin FEADR, un avantaj pentru o altă societate în ceea ce privește activitatea acesteia prin analiza previziunilor financiare și elementelor precizate în Studiul de Fezabilitate. Dacă se consideră necesar, se </w:t>
      </w:r>
      <w:proofErr w:type="gramStart"/>
      <w:r w:rsidRPr="00702EE3">
        <w:rPr>
          <w:rFonts w:asciiTheme="minorHAnsi" w:hAnsiTheme="minorHAnsi" w:cstheme="minorHAnsi"/>
          <w:sz w:val="22"/>
          <w:szCs w:val="22"/>
        </w:rPr>
        <w:t>va</w:t>
      </w:r>
      <w:proofErr w:type="gramEnd"/>
      <w:r w:rsidRPr="00702EE3">
        <w:rPr>
          <w:rFonts w:asciiTheme="minorHAnsi" w:hAnsiTheme="minorHAnsi" w:cstheme="minorHAnsi"/>
          <w:sz w:val="22"/>
          <w:szCs w:val="22"/>
        </w:rPr>
        <w:t xml:space="preserve"> realiza verificare la fața locului unde se va urmări verificarea </w:t>
      </w:r>
      <w:r w:rsidRPr="00702EE3">
        <w:rPr>
          <w:rFonts w:asciiTheme="minorHAnsi" w:hAnsiTheme="minorHAnsi" w:cstheme="minorHAnsi"/>
          <w:sz w:val="22"/>
          <w:szCs w:val="22"/>
        </w:rPr>
        <w:lastRenderedPageBreak/>
        <w:t>existenței unor astfel de situații, realizându-se și fotografii relevante, care vor fi atasate la dosarul administrativ.</w:t>
      </w:r>
    </w:p>
    <w:p w14:paraId="0E9E6770" w14:textId="77777777" w:rsidR="00C7383C" w:rsidRPr="00702EE3" w:rsidRDefault="00C7383C" w:rsidP="005C3B54">
      <w:pPr>
        <w:ind w:right="284" w:firstLine="720"/>
        <w:jc w:val="both"/>
        <w:rPr>
          <w:rFonts w:asciiTheme="minorHAnsi" w:hAnsiTheme="minorHAnsi" w:cstheme="minorHAnsi"/>
          <w:sz w:val="22"/>
          <w:szCs w:val="22"/>
        </w:rPr>
      </w:pPr>
    </w:p>
    <w:p w14:paraId="6DF2EEBB" w14:textId="77777777" w:rsidR="00E02B66" w:rsidRPr="00702EE3" w:rsidRDefault="00E02B66" w:rsidP="005C3B54">
      <w:pPr>
        <w:ind w:right="284" w:firstLine="720"/>
        <w:jc w:val="both"/>
        <w:rPr>
          <w:rFonts w:asciiTheme="minorHAnsi" w:hAnsiTheme="minorHAnsi" w:cstheme="minorHAnsi"/>
          <w:b/>
          <w:sz w:val="22"/>
          <w:szCs w:val="22"/>
        </w:rPr>
      </w:pPr>
      <w:r w:rsidRPr="00702EE3">
        <w:rPr>
          <w:rFonts w:asciiTheme="minorHAnsi" w:hAnsiTheme="minorHAnsi" w:cstheme="minorHAnsi"/>
          <w:sz w:val="22"/>
          <w:szCs w:val="22"/>
        </w:rPr>
        <w:t xml:space="preserve">Dacă pe parcursul verificărilor documentară și/sau pe teren rezultă indicii din care rezultă ca se regăsește unul din aceste două cazuri,  acestea sunt prezentate detaliat în rubrica „observații” și se pune bifă în coloana </w:t>
      </w:r>
      <w:r w:rsidRPr="00702EE3">
        <w:rPr>
          <w:rFonts w:asciiTheme="minorHAnsi" w:hAnsiTheme="minorHAnsi" w:cstheme="minorHAnsi"/>
          <w:b/>
          <w:sz w:val="22"/>
          <w:szCs w:val="22"/>
        </w:rPr>
        <w:t xml:space="preserve">„DA”. </w:t>
      </w:r>
      <w:r w:rsidRPr="00702EE3">
        <w:rPr>
          <w:rFonts w:asciiTheme="minorHAnsi" w:hAnsiTheme="minorHAnsi" w:cstheme="minorHAnsi"/>
          <w:sz w:val="22"/>
          <w:szCs w:val="22"/>
        </w:rPr>
        <w:t xml:space="preserve">Dacă nu se identifică o astfel de situație se pune bifă în coloana </w:t>
      </w:r>
      <w:r w:rsidRPr="00702EE3">
        <w:rPr>
          <w:rFonts w:asciiTheme="minorHAnsi" w:hAnsiTheme="minorHAnsi" w:cstheme="minorHAnsi"/>
          <w:b/>
          <w:sz w:val="22"/>
          <w:szCs w:val="22"/>
        </w:rPr>
        <w:t>„NU”.</w:t>
      </w:r>
    </w:p>
    <w:p w14:paraId="1BBD5ADF" w14:textId="77777777" w:rsidR="00E02B66" w:rsidRPr="00702EE3" w:rsidRDefault="00E02B66" w:rsidP="005C3B54">
      <w:pPr>
        <w:ind w:right="284"/>
        <w:jc w:val="both"/>
        <w:rPr>
          <w:rFonts w:asciiTheme="minorHAnsi" w:hAnsiTheme="minorHAnsi" w:cstheme="minorHAnsi"/>
          <w:sz w:val="22"/>
          <w:szCs w:val="22"/>
        </w:rPr>
      </w:pPr>
    </w:p>
    <w:p w14:paraId="4A53D5E2" w14:textId="77777777" w:rsidR="00E02B66" w:rsidRPr="00702EE3" w:rsidRDefault="00E02B66" w:rsidP="005C3B54">
      <w:pPr>
        <w:ind w:right="284"/>
        <w:jc w:val="both"/>
        <w:rPr>
          <w:rFonts w:asciiTheme="minorHAnsi" w:hAnsiTheme="minorHAnsi" w:cstheme="minorHAnsi"/>
          <w:b/>
          <w:i/>
          <w:sz w:val="22"/>
          <w:szCs w:val="22"/>
        </w:rPr>
      </w:pPr>
      <w:r w:rsidRPr="00702EE3">
        <w:rPr>
          <w:rFonts w:asciiTheme="minorHAnsi" w:hAnsiTheme="minorHAnsi" w:cstheme="minorHAnsi"/>
          <w:b/>
          <w:i/>
          <w:sz w:val="22"/>
          <w:szCs w:val="22"/>
        </w:rPr>
        <w:t xml:space="preserve">*„același tip de activitate” </w:t>
      </w:r>
      <w:r w:rsidRPr="00702EE3">
        <w:rPr>
          <w:rFonts w:asciiTheme="minorHAnsi" w:hAnsiTheme="minorHAnsi" w:cstheme="minorHAnsi"/>
          <w:i/>
          <w:sz w:val="22"/>
          <w:szCs w:val="22"/>
        </w:rPr>
        <w:t>reprezintă acea situație în care două sau mai multe entități economice desfășoară activități autorizate identificate prin aceeași clasă CAEN (nivel 4 cifre) și realizează produse/servicii/lucrari similare</w:t>
      </w:r>
    </w:p>
    <w:p w14:paraId="0D4113C6" w14:textId="323218D9" w:rsidR="00E02B66" w:rsidRPr="00702EE3" w:rsidRDefault="002B0F6D" w:rsidP="005C3B54">
      <w:pPr>
        <w:ind w:right="284" w:firstLine="708"/>
        <w:jc w:val="both"/>
        <w:rPr>
          <w:rFonts w:asciiTheme="minorHAnsi" w:hAnsiTheme="minorHAnsi" w:cstheme="minorHAnsi"/>
          <w:sz w:val="22"/>
          <w:szCs w:val="22"/>
        </w:rPr>
      </w:pPr>
      <w:r w:rsidRPr="00702EE3">
        <w:rPr>
          <w:rFonts w:asciiTheme="minorHAnsi" w:hAnsiTheme="minorHAnsi" w:cstheme="minorHAnsi"/>
          <w:sz w:val="22"/>
          <w:szCs w:val="22"/>
        </w:rPr>
        <w:t xml:space="preserve"> </w:t>
      </w:r>
      <w:proofErr w:type="gramStart"/>
      <w:r w:rsidRPr="00702EE3">
        <w:rPr>
          <w:rFonts w:asciiTheme="minorHAnsi" w:hAnsiTheme="minorHAnsi" w:cstheme="minorHAnsi"/>
          <w:sz w:val="22"/>
          <w:szCs w:val="22"/>
        </w:rPr>
        <w:t>În situația în care solicitantul pre</w:t>
      </w:r>
      <w:r w:rsidR="00F32395" w:rsidRPr="00702EE3">
        <w:rPr>
          <w:rFonts w:asciiTheme="minorHAnsi" w:hAnsiTheme="minorHAnsi" w:cstheme="minorHAnsi"/>
          <w:sz w:val="22"/>
          <w:szCs w:val="22"/>
        </w:rPr>
        <w:t xml:space="preserve">cizează </w:t>
      </w:r>
      <w:r w:rsidRPr="00702EE3">
        <w:rPr>
          <w:rFonts w:asciiTheme="minorHAnsi" w:hAnsiTheme="minorHAnsi" w:cstheme="minorHAnsi"/>
          <w:sz w:val="22"/>
          <w:szCs w:val="22"/>
        </w:rPr>
        <w:t xml:space="preserve">în </w:t>
      </w:r>
      <w:r w:rsidR="008D2F62" w:rsidRPr="00702EE3">
        <w:rPr>
          <w:rFonts w:asciiTheme="minorHAnsi" w:hAnsiTheme="minorHAnsi" w:cstheme="minorHAnsi"/>
          <w:sz w:val="22"/>
          <w:szCs w:val="22"/>
        </w:rPr>
        <w:t>Cererea de Finanțare</w:t>
      </w:r>
      <w:r w:rsidRPr="00702EE3">
        <w:rPr>
          <w:rFonts w:asciiTheme="minorHAnsi" w:hAnsiTheme="minorHAnsi" w:cstheme="minorHAnsi"/>
          <w:sz w:val="22"/>
          <w:szCs w:val="22"/>
        </w:rPr>
        <w:t xml:space="preserve">faptul că a preluat </w:t>
      </w:r>
      <w:r w:rsidRPr="00702EE3">
        <w:rPr>
          <w:rFonts w:asciiTheme="minorHAnsi" w:hAnsiTheme="minorHAnsi" w:cstheme="minorHAnsi"/>
          <w:b/>
          <w:sz w:val="22"/>
          <w:szCs w:val="22"/>
        </w:rPr>
        <w:t>peste 50%</w:t>
      </w:r>
      <w:r w:rsidRPr="00702EE3">
        <w:rPr>
          <w:rFonts w:asciiTheme="minorHAnsi" w:hAnsiTheme="minorHAnsi" w:cstheme="minorHAnsi"/>
          <w:sz w:val="22"/>
          <w:szCs w:val="22"/>
        </w:rPr>
        <w:t xml:space="preserve"> din terenul aferent exploatației agricole la care se referă solicitarea de fonduri, de la un singur terț ( persoana juridică sau nu), acest fapt se va menționa la rubrica Observații, cu solicitarea verifcării în implementare a unei eventuale existențe de condiții artificiale.</w:t>
      </w:r>
      <w:proofErr w:type="gramEnd"/>
      <w:r w:rsidRPr="00702EE3">
        <w:rPr>
          <w:rFonts w:asciiTheme="minorHAnsi" w:hAnsiTheme="minorHAnsi" w:cstheme="minorHAnsi"/>
          <w:sz w:val="22"/>
          <w:szCs w:val="22"/>
        </w:rPr>
        <w:t xml:space="preserve"> </w:t>
      </w:r>
    </w:p>
    <w:p w14:paraId="14A05026" w14:textId="77777777" w:rsidR="00E02B66" w:rsidRPr="00702EE3" w:rsidRDefault="00E02B66" w:rsidP="005C3B54">
      <w:pPr>
        <w:ind w:right="284"/>
        <w:jc w:val="both"/>
        <w:rPr>
          <w:rFonts w:asciiTheme="minorHAnsi" w:hAnsiTheme="minorHAnsi" w:cstheme="minorHAnsi"/>
          <w:b/>
          <w:sz w:val="22"/>
          <w:szCs w:val="22"/>
        </w:rPr>
      </w:pPr>
      <w:proofErr w:type="gramStart"/>
      <w:r w:rsidRPr="00702EE3">
        <w:rPr>
          <w:rFonts w:asciiTheme="minorHAnsi" w:hAnsiTheme="minorHAnsi" w:cstheme="minorHAnsi"/>
          <w:bCs/>
          <w:sz w:val="22"/>
          <w:szCs w:val="22"/>
        </w:rPr>
        <w:t xml:space="preserve">În cazul în care există minim o bifă pe </w:t>
      </w:r>
      <w:r w:rsidRPr="00702EE3">
        <w:rPr>
          <w:rFonts w:asciiTheme="minorHAnsi" w:hAnsiTheme="minorHAnsi" w:cstheme="minorHAnsi"/>
          <w:sz w:val="22"/>
          <w:szCs w:val="22"/>
        </w:rPr>
        <w:t xml:space="preserve">coloana </w:t>
      </w:r>
      <w:r w:rsidRPr="00702EE3">
        <w:rPr>
          <w:rFonts w:asciiTheme="minorHAnsi" w:hAnsiTheme="minorHAnsi" w:cstheme="minorHAnsi"/>
          <w:b/>
          <w:sz w:val="22"/>
          <w:szCs w:val="22"/>
        </w:rPr>
        <w:t xml:space="preserve">„DA” </w:t>
      </w:r>
      <w:r w:rsidRPr="00702EE3">
        <w:rPr>
          <w:rFonts w:asciiTheme="minorHAnsi" w:hAnsiTheme="minorHAnsi" w:cstheme="minorHAnsi"/>
          <w:sz w:val="22"/>
          <w:szCs w:val="22"/>
        </w:rPr>
        <w:t xml:space="preserve">în </w:t>
      </w:r>
      <w:r w:rsidRPr="00702EE3">
        <w:rPr>
          <w:rFonts w:asciiTheme="minorHAnsi" w:hAnsiTheme="minorHAnsi" w:cstheme="minorHAnsi"/>
          <w:b/>
          <w:sz w:val="22"/>
          <w:szCs w:val="22"/>
        </w:rPr>
        <w:t xml:space="preserve">„Secțiunea A” </w:t>
      </w:r>
      <w:r w:rsidRPr="00702EE3">
        <w:rPr>
          <w:rFonts w:asciiTheme="minorHAnsi" w:hAnsiTheme="minorHAnsi" w:cstheme="minorHAnsi"/>
          <w:sz w:val="22"/>
          <w:szCs w:val="22"/>
        </w:rPr>
        <w:t>se va trece la completarea</w:t>
      </w:r>
      <w:r w:rsidR="005C3B54" w:rsidRPr="00702EE3">
        <w:rPr>
          <w:rFonts w:asciiTheme="minorHAnsi" w:hAnsiTheme="minorHAnsi" w:cstheme="minorHAnsi"/>
          <w:b/>
          <w:sz w:val="22"/>
          <w:szCs w:val="22"/>
        </w:rPr>
        <w:t xml:space="preserve"> </w:t>
      </w:r>
      <w:r w:rsidRPr="00702EE3">
        <w:rPr>
          <w:rFonts w:asciiTheme="minorHAnsi" w:hAnsiTheme="minorHAnsi" w:cstheme="minorHAnsi"/>
          <w:b/>
          <w:sz w:val="22"/>
          <w:szCs w:val="22"/>
        </w:rPr>
        <w:t xml:space="preserve">„Secțiunii B” </w:t>
      </w:r>
      <w:r w:rsidRPr="00702EE3">
        <w:rPr>
          <w:rFonts w:asciiTheme="minorHAnsi" w:hAnsiTheme="minorHAnsi" w:cstheme="minorHAnsi"/>
          <w:sz w:val="22"/>
          <w:szCs w:val="22"/>
        </w:rPr>
        <w:t>verificându-se dacă proiectul se încadrează în una dintre premisele de creare condiții artificiale</w:t>
      </w:r>
      <w:r w:rsidR="0048430F" w:rsidRPr="00702EE3">
        <w:rPr>
          <w:rFonts w:asciiTheme="minorHAnsi" w:hAnsiTheme="minorHAnsi" w:cstheme="minorHAnsi"/>
          <w:sz w:val="22"/>
          <w:szCs w:val="22"/>
        </w:rPr>
        <w:t xml:space="preserve"> sau în situația în care expertul evaluator descoperă indicii care conduc la suspiciunea existenței de condiții artificiale, altele decât cele enumerate în secțiunea A și pe care le detaliază la rubric</w:t>
      </w:r>
      <w:r w:rsidR="002B0F6D" w:rsidRPr="00702EE3">
        <w:rPr>
          <w:rFonts w:asciiTheme="minorHAnsi" w:hAnsiTheme="minorHAnsi" w:cstheme="minorHAnsi"/>
          <w:sz w:val="22"/>
          <w:szCs w:val="22"/>
        </w:rPr>
        <w:t>a</w:t>
      </w:r>
      <w:r w:rsidR="0048430F" w:rsidRPr="00702EE3">
        <w:rPr>
          <w:rFonts w:asciiTheme="minorHAnsi" w:hAnsiTheme="minorHAnsi" w:cstheme="minorHAnsi"/>
          <w:sz w:val="22"/>
          <w:szCs w:val="22"/>
        </w:rPr>
        <w:t xml:space="preserve"> observații</w:t>
      </w:r>
      <w:r w:rsidRPr="00702EE3">
        <w:rPr>
          <w:rFonts w:asciiTheme="minorHAnsi" w:hAnsiTheme="minorHAnsi" w:cstheme="minorHAnsi"/>
          <w:b/>
          <w:sz w:val="22"/>
          <w:szCs w:val="22"/>
        </w:rPr>
        <w:t>.</w:t>
      </w:r>
      <w:proofErr w:type="gramEnd"/>
    </w:p>
    <w:p w14:paraId="652F84A4" w14:textId="77777777" w:rsidR="00E02B66" w:rsidRPr="00702EE3" w:rsidRDefault="00E02B66" w:rsidP="005C3B54">
      <w:pPr>
        <w:ind w:right="284"/>
        <w:jc w:val="both"/>
        <w:rPr>
          <w:rFonts w:asciiTheme="minorHAnsi" w:hAnsiTheme="minorHAnsi" w:cstheme="minorHAnsi"/>
          <w:b/>
          <w:sz w:val="22"/>
          <w:szCs w:val="22"/>
          <w:u w:val="single"/>
        </w:rPr>
      </w:pPr>
    </w:p>
    <w:p w14:paraId="6B006250" w14:textId="77777777" w:rsidR="00E02B66" w:rsidRPr="00702EE3" w:rsidRDefault="00E02B66" w:rsidP="005C3B54">
      <w:pPr>
        <w:ind w:right="284"/>
        <w:rPr>
          <w:rFonts w:asciiTheme="minorHAnsi" w:hAnsiTheme="minorHAnsi" w:cstheme="minorHAnsi"/>
          <w:b/>
          <w:bCs/>
          <w:sz w:val="22"/>
          <w:szCs w:val="22"/>
          <w:u w:val="single"/>
        </w:rPr>
      </w:pPr>
      <w:r w:rsidRPr="00702EE3">
        <w:rPr>
          <w:rFonts w:asciiTheme="minorHAnsi" w:hAnsiTheme="minorHAnsi" w:cstheme="minorHAnsi"/>
          <w:b/>
          <w:sz w:val="22"/>
          <w:szCs w:val="22"/>
          <w:u w:val="single"/>
        </w:rPr>
        <w:t>II</w:t>
      </w:r>
      <w:proofErr w:type="gramStart"/>
      <w:r w:rsidRPr="00702EE3">
        <w:rPr>
          <w:rFonts w:asciiTheme="minorHAnsi" w:hAnsiTheme="minorHAnsi" w:cstheme="minorHAnsi"/>
          <w:b/>
          <w:sz w:val="22"/>
          <w:szCs w:val="22"/>
          <w:u w:val="single"/>
        </w:rPr>
        <w:t>.  Sec</w:t>
      </w:r>
      <w:proofErr w:type="gramEnd"/>
      <w:r w:rsidRPr="00702EE3">
        <w:rPr>
          <w:rFonts w:asciiTheme="minorHAnsi" w:hAnsiTheme="minorHAnsi" w:cstheme="minorHAnsi"/>
          <w:b/>
          <w:sz w:val="22"/>
          <w:szCs w:val="22"/>
          <w:u w:val="single"/>
        </w:rPr>
        <w:t xml:space="preserve">țiunea B – </w:t>
      </w:r>
      <w:r w:rsidRPr="00702EE3">
        <w:rPr>
          <w:rFonts w:asciiTheme="minorHAnsi" w:hAnsiTheme="minorHAnsi" w:cstheme="minorHAnsi"/>
          <w:b/>
          <w:bCs/>
          <w:sz w:val="22"/>
          <w:szCs w:val="22"/>
          <w:u w:val="single"/>
        </w:rPr>
        <w:t xml:space="preserve">Încadrarea într-o situație de creare  de Condiții artificiale. </w:t>
      </w:r>
    </w:p>
    <w:p w14:paraId="08C895FF" w14:textId="77777777" w:rsidR="00E02B66" w:rsidRPr="00702EE3" w:rsidRDefault="00E02B66" w:rsidP="005C3B54">
      <w:pPr>
        <w:ind w:right="284"/>
        <w:rPr>
          <w:rFonts w:asciiTheme="minorHAnsi" w:hAnsiTheme="minorHAnsi" w:cstheme="minorHAnsi"/>
          <w:b/>
          <w:bCs/>
          <w:sz w:val="22"/>
          <w:szCs w:val="22"/>
        </w:rPr>
      </w:pPr>
    </w:p>
    <w:p w14:paraId="122EFFBA" w14:textId="77777777" w:rsidR="00E02B66" w:rsidRPr="00702EE3" w:rsidRDefault="00E02B66" w:rsidP="005C3B54">
      <w:pPr>
        <w:ind w:right="284"/>
        <w:jc w:val="both"/>
        <w:rPr>
          <w:rFonts w:asciiTheme="minorHAnsi" w:hAnsiTheme="minorHAnsi" w:cstheme="minorHAnsi"/>
          <w:b/>
          <w:bCs/>
          <w:sz w:val="22"/>
          <w:szCs w:val="22"/>
        </w:rPr>
      </w:pPr>
      <w:r w:rsidRPr="00702EE3">
        <w:rPr>
          <w:rFonts w:asciiTheme="minorHAnsi" w:hAnsiTheme="minorHAnsi" w:cstheme="minorHAnsi"/>
          <w:b/>
          <w:sz w:val="22"/>
          <w:szCs w:val="22"/>
        </w:rPr>
        <w:t xml:space="preserve">Premisa 1 - Crearea unei entități juridice noi (solicitant de fonduri) de catre asociati/actionari majoritari, administrator/i, ai altor entități economice cu acelasi tip de activitate ca cel propus a </w:t>
      </w:r>
      <w:proofErr w:type="gramStart"/>
      <w:r w:rsidRPr="00702EE3">
        <w:rPr>
          <w:rFonts w:asciiTheme="minorHAnsi" w:hAnsiTheme="minorHAnsi" w:cstheme="minorHAnsi"/>
          <w:b/>
          <w:sz w:val="22"/>
          <w:szCs w:val="22"/>
        </w:rPr>
        <w:t>fi  finan</w:t>
      </w:r>
      <w:proofErr w:type="gramEnd"/>
      <w:r w:rsidRPr="00702EE3">
        <w:rPr>
          <w:rFonts w:asciiTheme="minorHAnsi" w:hAnsiTheme="minorHAnsi" w:cstheme="minorHAnsi"/>
          <w:b/>
          <w:sz w:val="22"/>
          <w:szCs w:val="22"/>
        </w:rPr>
        <w:t>țabil prin proiect.</w:t>
      </w:r>
    </w:p>
    <w:p w14:paraId="30153CDE" w14:textId="77777777" w:rsidR="00E02B66" w:rsidRPr="00702EE3" w:rsidRDefault="00E02B66" w:rsidP="005C3B54">
      <w:pPr>
        <w:ind w:right="284" w:firstLine="720"/>
        <w:jc w:val="both"/>
        <w:rPr>
          <w:rFonts w:asciiTheme="minorHAnsi" w:hAnsiTheme="minorHAnsi" w:cstheme="minorHAnsi"/>
          <w:i/>
          <w:sz w:val="22"/>
          <w:szCs w:val="22"/>
        </w:rPr>
      </w:pPr>
      <w:r w:rsidRPr="00702EE3">
        <w:rPr>
          <w:rFonts w:asciiTheme="minorHAnsi" w:hAnsiTheme="minorHAnsi" w:cstheme="minorHAnsi"/>
          <w:sz w:val="22"/>
          <w:szCs w:val="22"/>
        </w:rPr>
        <w:t xml:space="preserve">Se urmărește identificarea unor elemente care pot conduce la concluzia că, o entitate juridică existentă </w:t>
      </w:r>
      <w:r w:rsidRPr="00702EE3">
        <w:rPr>
          <w:rFonts w:asciiTheme="minorHAnsi" w:hAnsiTheme="minorHAnsi" w:cstheme="minorHAnsi"/>
          <w:b/>
          <w:sz w:val="22"/>
          <w:szCs w:val="22"/>
        </w:rPr>
        <w:t>(care intră sub incidența restricțiilor de eligibilitate)</w:t>
      </w:r>
      <w:r w:rsidRPr="00702EE3">
        <w:rPr>
          <w:rFonts w:asciiTheme="minorHAnsi" w:hAnsiTheme="minorHAnsi" w:cstheme="minorHAnsi"/>
          <w:sz w:val="22"/>
          <w:szCs w:val="22"/>
        </w:rPr>
        <w:t xml:space="preserve"> /asociatii/acționarii /administratorii ai acesteia a/au creat o </w:t>
      </w:r>
      <w:proofErr w:type="gramStart"/>
      <w:r w:rsidRPr="00702EE3">
        <w:rPr>
          <w:rFonts w:asciiTheme="minorHAnsi" w:hAnsiTheme="minorHAnsi" w:cstheme="minorHAnsi"/>
          <w:sz w:val="22"/>
          <w:szCs w:val="22"/>
        </w:rPr>
        <w:t>altă</w:t>
      </w:r>
      <w:proofErr w:type="gramEnd"/>
      <w:r w:rsidRPr="00702EE3">
        <w:rPr>
          <w:rFonts w:asciiTheme="minorHAnsi" w:hAnsiTheme="minorHAnsi" w:cstheme="minorHAnsi"/>
          <w:sz w:val="22"/>
          <w:szCs w:val="22"/>
        </w:rPr>
        <w:t xml:space="preserve"> societate prin care acceseaza fondurile FEADR eludănd astfel criteriile restrictive</w:t>
      </w:r>
      <w:r w:rsidRPr="00702EE3">
        <w:rPr>
          <w:rFonts w:asciiTheme="minorHAnsi" w:hAnsiTheme="minorHAnsi" w:cstheme="minorHAnsi"/>
          <w:i/>
          <w:sz w:val="22"/>
          <w:szCs w:val="22"/>
        </w:rPr>
        <w:t xml:space="preserve"> </w:t>
      </w:r>
    </w:p>
    <w:p w14:paraId="39CCD043" w14:textId="46F00C42" w:rsidR="00E02B66" w:rsidRPr="00702EE3" w:rsidRDefault="00E02B66" w:rsidP="005C3B54">
      <w:pPr>
        <w:ind w:right="284"/>
        <w:jc w:val="both"/>
        <w:rPr>
          <w:rFonts w:asciiTheme="minorHAnsi" w:hAnsiTheme="minorHAnsi" w:cstheme="minorHAnsi"/>
          <w:sz w:val="22"/>
          <w:szCs w:val="22"/>
        </w:rPr>
      </w:pPr>
      <w:r w:rsidRPr="00702EE3">
        <w:rPr>
          <w:rFonts w:asciiTheme="minorHAnsi" w:hAnsiTheme="minorHAnsi" w:cstheme="minorHAnsi"/>
          <w:sz w:val="22"/>
          <w:szCs w:val="22"/>
        </w:rPr>
        <w:t>Restricțiile de eligibilitate sub incidența cărora poate intra o entitate juridică existentă sunt:</w:t>
      </w:r>
    </w:p>
    <w:p w14:paraId="015E7C5A" w14:textId="77777777" w:rsidR="00E02B66" w:rsidRPr="00702EE3" w:rsidRDefault="00E02B66" w:rsidP="005C3B54">
      <w:pPr>
        <w:ind w:left="720" w:right="284"/>
        <w:jc w:val="both"/>
        <w:rPr>
          <w:rFonts w:asciiTheme="minorHAnsi" w:hAnsiTheme="minorHAnsi" w:cstheme="minorHAnsi"/>
          <w:sz w:val="22"/>
          <w:szCs w:val="22"/>
        </w:rPr>
      </w:pPr>
      <w:r w:rsidRPr="00702EE3">
        <w:rPr>
          <w:rFonts w:asciiTheme="minorHAnsi" w:hAnsiTheme="minorHAnsi" w:cstheme="minorHAnsi"/>
          <w:sz w:val="22"/>
          <w:szCs w:val="22"/>
        </w:rPr>
        <w:t>- Aceasta nu se încadreaza în categoria solicitanților eligibili pentru finanțare așa cum sunt ei desemnați în Ghidul Solicitantului.</w:t>
      </w:r>
    </w:p>
    <w:p w14:paraId="20D52C4A" w14:textId="77777777" w:rsidR="00E02B66" w:rsidRPr="00702EE3" w:rsidRDefault="00E02B66" w:rsidP="005C3B54">
      <w:pPr>
        <w:ind w:left="720" w:right="284"/>
        <w:jc w:val="both"/>
        <w:rPr>
          <w:rFonts w:asciiTheme="minorHAnsi" w:hAnsiTheme="minorHAnsi" w:cstheme="minorHAnsi"/>
          <w:sz w:val="22"/>
          <w:szCs w:val="22"/>
        </w:rPr>
      </w:pPr>
      <w:r w:rsidRPr="00702EE3">
        <w:rPr>
          <w:rFonts w:asciiTheme="minorHAnsi" w:hAnsiTheme="minorHAnsi" w:cstheme="minorHAnsi"/>
          <w:sz w:val="22"/>
          <w:szCs w:val="22"/>
        </w:rPr>
        <w:t xml:space="preserve">- Profitul mediu anual al acesteia (ca medie </w:t>
      </w:r>
      <w:proofErr w:type="gramStart"/>
      <w:r w:rsidRPr="00702EE3">
        <w:rPr>
          <w:rFonts w:asciiTheme="minorHAnsi" w:hAnsiTheme="minorHAnsi" w:cstheme="minorHAnsi"/>
          <w:sz w:val="22"/>
          <w:szCs w:val="22"/>
        </w:rPr>
        <w:t>a</w:t>
      </w:r>
      <w:proofErr w:type="gramEnd"/>
      <w:r w:rsidRPr="00702EE3">
        <w:rPr>
          <w:rFonts w:asciiTheme="minorHAnsi" w:hAnsiTheme="minorHAnsi" w:cstheme="minorHAnsi"/>
          <w:sz w:val="22"/>
          <w:szCs w:val="22"/>
        </w:rPr>
        <w:t xml:space="preserve"> ultimilor trei ani fiscali) depășește de 4 ori valoarea sprijinului solicitat.</w:t>
      </w:r>
    </w:p>
    <w:p w14:paraId="2D10D113" w14:textId="77777777" w:rsidR="00E02B66" w:rsidRPr="00702EE3" w:rsidRDefault="005C3B54" w:rsidP="005C3B54">
      <w:pPr>
        <w:ind w:left="720" w:right="284"/>
        <w:jc w:val="both"/>
        <w:rPr>
          <w:rFonts w:asciiTheme="minorHAnsi" w:hAnsiTheme="minorHAnsi" w:cstheme="minorHAnsi"/>
          <w:sz w:val="22"/>
          <w:szCs w:val="22"/>
        </w:rPr>
      </w:pPr>
      <w:r w:rsidRPr="00702EE3">
        <w:rPr>
          <w:rFonts w:asciiTheme="minorHAnsi" w:hAnsiTheme="minorHAnsi" w:cstheme="minorHAnsi"/>
          <w:sz w:val="22"/>
          <w:szCs w:val="22"/>
        </w:rPr>
        <w:t xml:space="preserve">- </w:t>
      </w:r>
      <w:r w:rsidR="00E02B66" w:rsidRPr="00702EE3">
        <w:rPr>
          <w:rFonts w:asciiTheme="minorHAnsi" w:hAnsiTheme="minorHAnsi" w:cstheme="minorHAnsi"/>
          <w:sz w:val="22"/>
          <w:szCs w:val="22"/>
        </w:rPr>
        <w:t xml:space="preserve">Aceasta este înregistrat în Registrul debitorilor AFIR </w:t>
      </w:r>
      <w:proofErr w:type="gramStart"/>
      <w:r w:rsidR="00E02B66" w:rsidRPr="00702EE3">
        <w:rPr>
          <w:rFonts w:asciiTheme="minorHAnsi" w:hAnsiTheme="minorHAnsi" w:cstheme="minorHAnsi"/>
          <w:sz w:val="22"/>
          <w:szCs w:val="22"/>
        </w:rPr>
        <w:t>( pâna</w:t>
      </w:r>
      <w:proofErr w:type="gramEnd"/>
      <w:r w:rsidR="00E02B66" w:rsidRPr="00702EE3">
        <w:rPr>
          <w:rFonts w:asciiTheme="minorHAnsi" w:hAnsiTheme="minorHAnsi" w:cstheme="minorHAnsi"/>
          <w:sz w:val="22"/>
          <w:szCs w:val="22"/>
        </w:rPr>
        <w:t xml:space="preserve"> la contractare acesta trebuie să achite debitul catre AFIR). </w:t>
      </w:r>
    </w:p>
    <w:p w14:paraId="7931A219" w14:textId="77777777" w:rsidR="00E02B66" w:rsidRPr="00702EE3" w:rsidRDefault="00E02B66" w:rsidP="005C3B54">
      <w:pPr>
        <w:ind w:right="284"/>
        <w:rPr>
          <w:rFonts w:asciiTheme="minorHAnsi" w:hAnsiTheme="minorHAnsi" w:cstheme="minorHAnsi"/>
          <w:bCs/>
          <w:sz w:val="22"/>
          <w:szCs w:val="22"/>
        </w:rPr>
      </w:pPr>
      <w:r w:rsidRPr="00702EE3">
        <w:rPr>
          <w:rFonts w:asciiTheme="minorHAnsi" w:hAnsiTheme="minorHAnsi" w:cstheme="minorHAnsi"/>
          <w:sz w:val="22"/>
          <w:szCs w:val="22"/>
        </w:rPr>
        <w:tab/>
      </w:r>
    </w:p>
    <w:p w14:paraId="002499A0" w14:textId="77777777" w:rsidR="00E02B66" w:rsidRPr="00702EE3" w:rsidRDefault="00E02B66" w:rsidP="005C3B54">
      <w:pPr>
        <w:ind w:right="284"/>
        <w:rPr>
          <w:rFonts w:asciiTheme="minorHAnsi" w:hAnsiTheme="minorHAnsi" w:cstheme="minorHAnsi"/>
          <w:b/>
          <w:sz w:val="22"/>
          <w:szCs w:val="22"/>
        </w:rPr>
      </w:pPr>
      <w:r w:rsidRPr="00702EE3">
        <w:rPr>
          <w:rFonts w:asciiTheme="minorHAnsi" w:hAnsiTheme="minorHAnsi" w:cstheme="minorHAnsi"/>
          <w:b/>
          <w:sz w:val="22"/>
          <w:szCs w:val="22"/>
        </w:rPr>
        <w:t>III</w:t>
      </w:r>
      <w:proofErr w:type="gramStart"/>
      <w:r w:rsidRPr="00702EE3">
        <w:rPr>
          <w:rFonts w:asciiTheme="minorHAnsi" w:hAnsiTheme="minorHAnsi" w:cstheme="minorHAnsi"/>
          <w:b/>
          <w:sz w:val="22"/>
          <w:szCs w:val="22"/>
        </w:rPr>
        <w:t>.  Concluzii</w:t>
      </w:r>
      <w:proofErr w:type="gramEnd"/>
      <w:r w:rsidRPr="00702EE3">
        <w:rPr>
          <w:rFonts w:asciiTheme="minorHAnsi" w:hAnsiTheme="minorHAnsi" w:cstheme="minorHAnsi"/>
          <w:b/>
          <w:sz w:val="22"/>
          <w:szCs w:val="22"/>
        </w:rPr>
        <w:t xml:space="preserve"> finale</w:t>
      </w:r>
    </w:p>
    <w:p w14:paraId="172646A6" w14:textId="77777777" w:rsidR="00642689" w:rsidRPr="00702EE3" w:rsidRDefault="00642689" w:rsidP="005C3B54">
      <w:pPr>
        <w:pStyle w:val="ListParagraph"/>
        <w:ind w:left="360" w:right="284"/>
        <w:jc w:val="both"/>
        <w:rPr>
          <w:rFonts w:asciiTheme="minorHAnsi" w:hAnsiTheme="minorHAnsi" w:cs="Calibri"/>
        </w:rPr>
      </w:pPr>
      <w:r w:rsidRPr="00702EE3">
        <w:rPr>
          <w:rFonts w:asciiTheme="minorHAnsi" w:hAnsiTheme="minorHAnsi" w:cs="Calibri"/>
        </w:rPr>
        <w:t>Solicitantul a creat condiţii artificiale necesare pentru a beneficia de plăţi (sprijin) şi a obţine astfel un avantaj care contravine obiectivelor măsurii?</w:t>
      </w:r>
    </w:p>
    <w:p w14:paraId="327118A3" w14:textId="77777777" w:rsidR="00E02B66" w:rsidRPr="00702EE3" w:rsidRDefault="00E02B66" w:rsidP="005C3B54">
      <w:pPr>
        <w:ind w:left="360" w:right="284"/>
        <w:jc w:val="both"/>
        <w:rPr>
          <w:rFonts w:asciiTheme="minorHAnsi" w:hAnsiTheme="minorHAnsi" w:cstheme="minorHAnsi"/>
          <w:b/>
          <w:sz w:val="22"/>
          <w:szCs w:val="22"/>
        </w:rPr>
      </w:pPr>
      <w:r w:rsidRPr="00702EE3">
        <w:rPr>
          <w:rFonts w:asciiTheme="minorHAnsi" w:hAnsiTheme="minorHAnsi" w:cstheme="minorHAnsi"/>
          <w:sz w:val="22"/>
          <w:szCs w:val="22"/>
        </w:rPr>
        <w:t>În situația în care se constată încadrarea proiectului verificat în premis</w:t>
      </w:r>
      <w:r w:rsidR="00642689" w:rsidRPr="00702EE3">
        <w:rPr>
          <w:rFonts w:asciiTheme="minorHAnsi" w:hAnsiTheme="minorHAnsi" w:cstheme="minorHAnsi"/>
          <w:sz w:val="22"/>
          <w:szCs w:val="22"/>
        </w:rPr>
        <w:t>a</w:t>
      </w:r>
      <w:r w:rsidRPr="00702EE3">
        <w:rPr>
          <w:rFonts w:asciiTheme="minorHAnsi" w:hAnsiTheme="minorHAnsi" w:cstheme="minorHAnsi"/>
          <w:sz w:val="22"/>
          <w:szCs w:val="22"/>
        </w:rPr>
        <w:t xml:space="preserve"> de creare condiții artificiale, se </w:t>
      </w:r>
      <w:proofErr w:type="gramStart"/>
      <w:r w:rsidRPr="00702EE3">
        <w:rPr>
          <w:rFonts w:asciiTheme="minorHAnsi" w:hAnsiTheme="minorHAnsi" w:cstheme="minorHAnsi"/>
          <w:sz w:val="22"/>
          <w:szCs w:val="22"/>
        </w:rPr>
        <w:t>va</w:t>
      </w:r>
      <w:proofErr w:type="gramEnd"/>
      <w:r w:rsidRPr="00702EE3">
        <w:rPr>
          <w:rFonts w:asciiTheme="minorHAnsi" w:hAnsiTheme="minorHAnsi" w:cstheme="minorHAnsi"/>
          <w:sz w:val="22"/>
          <w:szCs w:val="22"/>
        </w:rPr>
        <w:t xml:space="preserve"> descrie în mod detaliat modul în care au fost create condiții artificale pentru îndeplinirea criteriului de eligibilitate sau de selecție</w:t>
      </w:r>
      <w:r w:rsidR="00642689" w:rsidRPr="00702EE3">
        <w:rPr>
          <w:rFonts w:asciiTheme="minorHAnsi" w:hAnsiTheme="minorHAnsi" w:cstheme="minorHAnsi"/>
          <w:sz w:val="22"/>
          <w:szCs w:val="22"/>
        </w:rPr>
        <w:t xml:space="preserve">, se va bifa căsuţa DA iar cererea de finanţare va fi declarată neeligibilă. În caz contrar se </w:t>
      </w:r>
      <w:proofErr w:type="gramStart"/>
      <w:r w:rsidR="00642689" w:rsidRPr="00702EE3">
        <w:rPr>
          <w:rFonts w:asciiTheme="minorHAnsi" w:hAnsiTheme="minorHAnsi" w:cstheme="minorHAnsi"/>
          <w:sz w:val="22"/>
          <w:szCs w:val="22"/>
        </w:rPr>
        <w:t>va</w:t>
      </w:r>
      <w:proofErr w:type="gramEnd"/>
      <w:r w:rsidR="00642689" w:rsidRPr="00702EE3">
        <w:rPr>
          <w:rFonts w:asciiTheme="minorHAnsi" w:hAnsiTheme="minorHAnsi" w:cstheme="minorHAnsi"/>
          <w:sz w:val="22"/>
          <w:szCs w:val="22"/>
        </w:rPr>
        <w:t xml:space="preserve"> bifa căsuţa NU.</w:t>
      </w:r>
    </w:p>
    <w:p w14:paraId="37CAEE41" w14:textId="77777777" w:rsidR="00E02B66" w:rsidRPr="00702EE3" w:rsidRDefault="00E02B66" w:rsidP="005C3B54">
      <w:pPr>
        <w:ind w:right="284"/>
        <w:jc w:val="both"/>
        <w:rPr>
          <w:rFonts w:asciiTheme="minorHAnsi" w:hAnsiTheme="minorHAnsi" w:cs="Calibri"/>
          <w:b/>
          <w:sz w:val="22"/>
          <w:szCs w:val="22"/>
          <w:lang w:val="ro-RO"/>
        </w:rPr>
      </w:pPr>
    </w:p>
    <w:p w14:paraId="7F22F2C6" w14:textId="31D66253" w:rsidR="00BD5B8E" w:rsidRPr="00702EE3" w:rsidRDefault="0072121F" w:rsidP="005C3B54">
      <w:pPr>
        <w:ind w:right="284"/>
        <w:jc w:val="both"/>
        <w:rPr>
          <w:rFonts w:asciiTheme="minorHAnsi" w:hAnsiTheme="minorHAnsi" w:cs="Calibri"/>
          <w:b/>
          <w:bCs/>
          <w:iCs/>
          <w:sz w:val="22"/>
          <w:szCs w:val="22"/>
        </w:rPr>
      </w:pPr>
      <w:proofErr w:type="gramStart"/>
      <w:r w:rsidRPr="00702EE3">
        <w:rPr>
          <w:rFonts w:asciiTheme="minorHAnsi" w:hAnsiTheme="minorHAnsi" w:cs="Calibri"/>
          <w:b/>
          <w:bCs/>
          <w:iCs/>
          <w:sz w:val="22"/>
          <w:szCs w:val="22"/>
        </w:rPr>
        <w:t>7.Verificarea</w:t>
      </w:r>
      <w:proofErr w:type="gramEnd"/>
      <w:r w:rsidRPr="00702EE3">
        <w:rPr>
          <w:rFonts w:asciiTheme="minorHAnsi" w:hAnsiTheme="minorHAnsi" w:cs="Calibri"/>
          <w:b/>
          <w:bCs/>
          <w:iCs/>
          <w:sz w:val="22"/>
          <w:szCs w:val="22"/>
        </w:rPr>
        <w:t xml:space="preserve"> î</w:t>
      </w:r>
      <w:r w:rsidRPr="00702EE3">
        <w:rPr>
          <w:rFonts w:asciiTheme="minorHAnsi" w:hAnsiTheme="minorHAnsi" w:cs="Calibri"/>
          <w:b/>
          <w:bCs/>
          <w:iCs/>
          <w:sz w:val="22"/>
          <w:szCs w:val="22"/>
          <w:lang w:val="ro-RO"/>
        </w:rPr>
        <w:t>ncadr</w:t>
      </w:r>
      <w:r w:rsidRPr="00702EE3">
        <w:rPr>
          <w:rFonts w:asciiTheme="minorHAnsi" w:hAnsiTheme="minorHAnsi" w:cs="Calibri"/>
          <w:b/>
          <w:bCs/>
          <w:iCs/>
          <w:sz w:val="22"/>
          <w:szCs w:val="22"/>
        </w:rPr>
        <w:t>ă</w:t>
      </w:r>
      <w:r w:rsidRPr="00702EE3">
        <w:rPr>
          <w:rFonts w:asciiTheme="minorHAnsi" w:hAnsiTheme="minorHAnsi" w:cs="Calibri"/>
          <w:b/>
          <w:bCs/>
          <w:iCs/>
          <w:sz w:val="22"/>
          <w:szCs w:val="22"/>
          <w:lang w:val="ro-RO"/>
        </w:rPr>
        <w:t>r</w:t>
      </w:r>
      <w:r w:rsidRPr="00702EE3">
        <w:rPr>
          <w:rFonts w:asciiTheme="minorHAnsi" w:hAnsiTheme="minorHAnsi" w:cs="Calibri"/>
          <w:b/>
          <w:bCs/>
          <w:iCs/>
          <w:sz w:val="22"/>
          <w:szCs w:val="22"/>
        </w:rPr>
        <w:t>ii</w:t>
      </w:r>
      <w:r w:rsidRPr="00702EE3">
        <w:rPr>
          <w:rFonts w:asciiTheme="minorHAnsi" w:hAnsiTheme="minorHAnsi" w:cs="Calibri"/>
          <w:b/>
          <w:bCs/>
          <w:iCs/>
          <w:sz w:val="22"/>
          <w:szCs w:val="22"/>
          <w:lang w:val="ro-RO"/>
        </w:rPr>
        <w:t xml:space="preserve"> proiectului</w:t>
      </w:r>
      <w:r w:rsidRPr="00702EE3">
        <w:rPr>
          <w:rFonts w:asciiTheme="minorHAnsi" w:hAnsiTheme="minorHAnsi" w:cs="Calibri"/>
          <w:b/>
          <w:bCs/>
          <w:iCs/>
          <w:sz w:val="22"/>
          <w:szCs w:val="22"/>
        </w:rPr>
        <w:t xml:space="preserve"> în sectoarele prioritare şi Domeniile de Intervenţie</w:t>
      </w:r>
    </w:p>
    <w:p w14:paraId="37F880A1" w14:textId="390E905D" w:rsidR="009E4AE3" w:rsidRPr="00702EE3" w:rsidRDefault="009E4AE3" w:rsidP="009E4AE3">
      <w:pPr>
        <w:ind w:right="284"/>
        <w:jc w:val="both"/>
        <w:rPr>
          <w:rFonts w:asciiTheme="minorHAnsi" w:hAnsiTheme="minorHAnsi" w:cs="Calibri"/>
          <w:bCs/>
          <w:iCs/>
          <w:sz w:val="22"/>
          <w:szCs w:val="22"/>
          <w:lang w:val="ro-RO"/>
        </w:rPr>
      </w:pPr>
      <w:r w:rsidRPr="00702EE3">
        <w:rPr>
          <w:rFonts w:asciiTheme="minorHAnsi" w:hAnsiTheme="minorHAnsi" w:cs="Calibri"/>
          <w:bCs/>
          <w:iCs/>
          <w:sz w:val="22"/>
          <w:szCs w:val="22"/>
          <w:lang w:val="ro-RO"/>
        </w:rPr>
        <w:t>- 2A Îmbunătățirea performanței economice a tuturor fermelor și facilitarea restructurării și modernizării fermelor, în special în vederea creșterii participării și orientării către piață, cât și a diversificării agricole”.</w:t>
      </w:r>
    </w:p>
    <w:p w14:paraId="536B6FB0" w14:textId="77777777" w:rsidR="009E4AE3" w:rsidRPr="00702EE3" w:rsidRDefault="009E4AE3" w:rsidP="009E4AE3">
      <w:pPr>
        <w:ind w:right="284"/>
        <w:jc w:val="both"/>
        <w:rPr>
          <w:rFonts w:asciiTheme="minorHAnsi" w:hAnsiTheme="minorHAnsi" w:cs="Calibri"/>
          <w:bCs/>
          <w:iCs/>
          <w:sz w:val="22"/>
          <w:szCs w:val="22"/>
          <w:lang w:val="ro-RO"/>
        </w:rPr>
      </w:pPr>
      <w:r w:rsidRPr="00702EE3">
        <w:rPr>
          <w:rFonts w:asciiTheme="minorHAnsi" w:hAnsiTheme="minorHAnsi" w:cs="Calibri"/>
          <w:bCs/>
          <w:iCs/>
          <w:sz w:val="22"/>
          <w:szCs w:val="22"/>
          <w:lang w:val="ro-RO"/>
        </w:rPr>
        <w:t>Sprijinul acordat prin aceast pachet al componentă submăsurii va contribui la:</w:t>
      </w:r>
    </w:p>
    <w:p w14:paraId="5DBFC272" w14:textId="5947DD36" w:rsidR="009E4AE3" w:rsidRPr="00702EE3" w:rsidRDefault="009E4AE3" w:rsidP="009E4AE3">
      <w:pPr>
        <w:ind w:right="284"/>
        <w:jc w:val="both"/>
        <w:rPr>
          <w:rFonts w:asciiTheme="minorHAnsi" w:hAnsiTheme="minorHAnsi" w:cs="Calibri"/>
          <w:bCs/>
          <w:iCs/>
          <w:sz w:val="22"/>
          <w:szCs w:val="22"/>
          <w:lang w:val="ro-RO"/>
        </w:rPr>
      </w:pPr>
      <w:r w:rsidRPr="00702EE3">
        <w:rPr>
          <w:rFonts w:asciiTheme="minorHAnsi" w:hAnsiTheme="minorHAnsi" w:cs="Calibri"/>
          <w:bCs/>
          <w:iCs/>
          <w:sz w:val="22"/>
          <w:szCs w:val="22"/>
          <w:lang w:val="ro-RO"/>
        </w:rPr>
        <w:lastRenderedPageBreak/>
        <w:t> Îmbunătăţirea performanţelor generale ale exploataţiilor agricole prin creşterea competitivităţii activităţii agricole, a diversificării activităților agricole şi a creșterii calităţii produselor obţinute;</w:t>
      </w:r>
    </w:p>
    <w:p w14:paraId="561687CC" w14:textId="2A8E1584" w:rsidR="009E4AE3" w:rsidRPr="00702EE3" w:rsidRDefault="009E4AE3" w:rsidP="009E4AE3">
      <w:pPr>
        <w:ind w:right="284"/>
        <w:jc w:val="both"/>
        <w:rPr>
          <w:rFonts w:asciiTheme="minorHAnsi" w:hAnsiTheme="minorHAnsi" w:cs="Calibri"/>
          <w:bCs/>
          <w:iCs/>
          <w:sz w:val="22"/>
          <w:szCs w:val="22"/>
          <w:lang w:val="ro-RO"/>
        </w:rPr>
      </w:pPr>
      <w:r w:rsidRPr="00702EE3">
        <w:rPr>
          <w:rFonts w:asciiTheme="minorHAnsi" w:hAnsiTheme="minorHAnsi" w:cs="Calibri"/>
          <w:bCs/>
          <w:iCs/>
          <w:sz w:val="22"/>
          <w:szCs w:val="22"/>
          <w:lang w:val="ro-RO"/>
        </w:rPr>
        <w:t> Restructurarea exploataţiilor de dimensiuni mici şi medii şi transformarea acestora în exploataţii comerciale precum și încurajarea dezvoltării formelor asociative;</w:t>
      </w:r>
    </w:p>
    <w:p w14:paraId="7AC89AD9" w14:textId="3B16BDFA" w:rsidR="0072121F" w:rsidRPr="00702EE3" w:rsidRDefault="009E4AE3" w:rsidP="009E4AE3">
      <w:pPr>
        <w:ind w:right="284"/>
        <w:jc w:val="both"/>
        <w:rPr>
          <w:rFonts w:asciiTheme="minorHAnsi" w:hAnsiTheme="minorHAnsi" w:cs="Calibri"/>
          <w:bCs/>
          <w:iCs/>
          <w:sz w:val="22"/>
          <w:szCs w:val="22"/>
          <w:lang w:val="ro-RO"/>
        </w:rPr>
      </w:pPr>
      <w:r w:rsidRPr="00702EE3">
        <w:rPr>
          <w:rFonts w:asciiTheme="minorHAnsi" w:hAnsiTheme="minorHAnsi" w:cs="Calibri"/>
          <w:bCs/>
          <w:iCs/>
          <w:sz w:val="22"/>
          <w:szCs w:val="22"/>
          <w:lang w:val="ro-RO"/>
        </w:rPr>
        <w:t> Respectarea standardelor comunitare aplicabile tuturor tipurilor de investiţii.</w:t>
      </w:r>
    </w:p>
    <w:p w14:paraId="7CE98006" w14:textId="53BC2657" w:rsidR="002F29D8" w:rsidRPr="00702EE3" w:rsidRDefault="002F29D8" w:rsidP="00D70F7F">
      <w:pPr>
        <w:pStyle w:val="ListParagraph"/>
        <w:numPr>
          <w:ilvl w:val="1"/>
          <w:numId w:val="33"/>
        </w:numPr>
        <w:ind w:right="284"/>
        <w:jc w:val="both"/>
        <w:rPr>
          <w:rFonts w:asciiTheme="minorHAnsi" w:hAnsiTheme="minorHAnsi" w:cs="Calibri"/>
          <w:bCs/>
          <w:iCs/>
        </w:rPr>
      </w:pPr>
      <w:r w:rsidRPr="00702EE3">
        <w:rPr>
          <w:rFonts w:asciiTheme="minorHAnsi" w:hAnsiTheme="minorHAnsi" w:cs="Calibri"/>
          <w:bCs/>
          <w:iCs/>
        </w:rPr>
        <w:t xml:space="preserve">Proiectul se încadrează în </w:t>
      </w:r>
    </w:p>
    <w:p w14:paraId="42048478" w14:textId="6BD68557" w:rsidR="009B2B8A" w:rsidRPr="00702EE3" w:rsidRDefault="00FE0EC5" w:rsidP="009B2B8A">
      <w:pPr>
        <w:pStyle w:val="Default"/>
        <w:numPr>
          <w:ilvl w:val="0"/>
          <w:numId w:val="19"/>
        </w:numPr>
        <w:spacing w:line="360" w:lineRule="auto"/>
        <w:jc w:val="both"/>
        <w:rPr>
          <w:rFonts w:ascii="Calibri" w:hAnsi="Calibri" w:cs="Calibri"/>
        </w:rPr>
      </w:pPr>
      <w:r w:rsidRPr="00702EE3">
        <w:rPr>
          <w:rFonts w:ascii="Calibri" w:hAnsi="Calibri" w:cs="Calibri"/>
        </w:rPr>
        <w:t xml:space="preserve">□ </w:t>
      </w:r>
      <w:r w:rsidR="009B2B8A" w:rsidRPr="00702EE3">
        <w:rPr>
          <w:rFonts w:ascii="Calibri" w:hAnsi="Calibri" w:cs="Calibri"/>
          <w:noProof/>
        </w:rPr>
        <w:t>achiziții simple de utilaje agricole, în cazul în care exploatația cuprinde culturi de câmp, inclusiv culturile furajere destinate în hrana animalelor și plantele tehnice, precum și  culturile horticole, inclusiv cele pomicole și în spații protejate;</w:t>
      </w:r>
    </w:p>
    <w:p w14:paraId="7243E96A" w14:textId="77777777" w:rsidR="009B2B8A" w:rsidRPr="00702EE3" w:rsidRDefault="009B2B8A" w:rsidP="009B2B8A">
      <w:pPr>
        <w:pStyle w:val="ListParagraph"/>
        <w:numPr>
          <w:ilvl w:val="0"/>
          <w:numId w:val="19"/>
        </w:numPr>
        <w:jc w:val="both"/>
        <w:rPr>
          <w:rFonts w:cs="Calibri"/>
          <w:iCs/>
        </w:rPr>
      </w:pPr>
      <w:r w:rsidRPr="00702EE3">
        <w:rPr>
          <w:rFonts w:cs="Calibri"/>
          <w:noProof/>
        </w:rPr>
        <w:t>achiziții de utilaje agricole specifice  culturii sfeclei de zahăr</w:t>
      </w:r>
    </w:p>
    <w:p w14:paraId="1D422503" w14:textId="1F5C50B1" w:rsidR="002F29D8" w:rsidRPr="00702EE3" w:rsidRDefault="009B2B8A" w:rsidP="005A0311">
      <w:pPr>
        <w:pStyle w:val="Default"/>
        <w:numPr>
          <w:ilvl w:val="0"/>
          <w:numId w:val="19"/>
        </w:numPr>
        <w:spacing w:line="360" w:lineRule="auto"/>
        <w:ind w:right="148"/>
        <w:jc w:val="both"/>
        <w:rPr>
          <w:rFonts w:asciiTheme="minorHAnsi" w:hAnsiTheme="minorHAnsi" w:cs="Calibri"/>
          <w:sz w:val="22"/>
          <w:szCs w:val="22"/>
        </w:rPr>
      </w:pPr>
      <w:r w:rsidRPr="00702EE3">
        <w:rPr>
          <w:rFonts w:ascii="Calibri" w:hAnsi="Calibri" w:cs="Calibri"/>
          <w:noProof/>
        </w:rPr>
        <w:t>achiziții de utilaje agricole depuse de formele asociative</w:t>
      </w:r>
    </w:p>
    <w:p w14:paraId="72F4BBA8" w14:textId="11C38BC7" w:rsidR="00395FFC" w:rsidRPr="00702EE3" w:rsidRDefault="002F29D8" w:rsidP="0017706E">
      <w:pPr>
        <w:spacing w:after="240"/>
        <w:ind w:right="284"/>
        <w:jc w:val="both"/>
        <w:rPr>
          <w:rFonts w:ascii="Calibri" w:hAnsi="Calibri" w:cs="Calibri"/>
          <w:lang w:val="ro-RO"/>
        </w:rPr>
      </w:pPr>
      <w:r w:rsidRPr="00702EE3">
        <w:rPr>
          <w:rFonts w:asciiTheme="minorHAnsi" w:hAnsiTheme="minorHAnsi" w:cs="Calibri"/>
        </w:rPr>
        <w:t>Expertul verific</w:t>
      </w:r>
      <w:r w:rsidR="00BC1B43" w:rsidRPr="00702EE3">
        <w:rPr>
          <w:rFonts w:asciiTheme="minorHAnsi" w:hAnsiTheme="minorHAnsi" w:cs="Calibri"/>
        </w:rPr>
        <w:t>ă</w:t>
      </w:r>
      <w:r w:rsidRPr="00702EE3">
        <w:rPr>
          <w:rFonts w:asciiTheme="minorHAnsi" w:hAnsiTheme="minorHAnsi" w:cs="Calibri"/>
        </w:rPr>
        <w:t xml:space="preserve"> dac</w:t>
      </w:r>
      <w:r w:rsidR="00BC1B43" w:rsidRPr="00702EE3">
        <w:rPr>
          <w:rFonts w:asciiTheme="minorHAnsi" w:hAnsiTheme="minorHAnsi" w:cs="Calibri"/>
        </w:rPr>
        <w:t>ă</w:t>
      </w:r>
      <w:r w:rsidRPr="00702EE3">
        <w:rPr>
          <w:rFonts w:asciiTheme="minorHAnsi" w:hAnsiTheme="minorHAnsi" w:cs="Calibri"/>
        </w:rPr>
        <w:t xml:space="preserve"> solicitantul </w:t>
      </w:r>
      <w:proofErr w:type="gramStart"/>
      <w:r w:rsidRPr="00702EE3">
        <w:rPr>
          <w:rFonts w:asciiTheme="minorHAnsi" w:hAnsiTheme="minorHAnsi" w:cs="Calibri"/>
        </w:rPr>
        <w:t>a</w:t>
      </w:r>
      <w:proofErr w:type="gramEnd"/>
      <w:r w:rsidRPr="00702EE3">
        <w:rPr>
          <w:rFonts w:asciiTheme="minorHAnsi" w:hAnsiTheme="minorHAnsi" w:cs="Calibri"/>
        </w:rPr>
        <w:t xml:space="preserve"> </w:t>
      </w:r>
      <w:r w:rsidR="00BC1B43" w:rsidRPr="00702EE3">
        <w:rPr>
          <w:rFonts w:asciiTheme="minorHAnsi" w:hAnsiTheme="minorHAnsi" w:cs="Calibri"/>
        </w:rPr>
        <w:t>î</w:t>
      </w:r>
      <w:r w:rsidRPr="00702EE3">
        <w:rPr>
          <w:rFonts w:asciiTheme="minorHAnsi" w:hAnsiTheme="minorHAnsi" w:cs="Calibri"/>
        </w:rPr>
        <w:t xml:space="preserve">ncadrat corect </w:t>
      </w:r>
      <w:r w:rsidR="00BC1B43" w:rsidRPr="00702EE3">
        <w:rPr>
          <w:rFonts w:asciiTheme="minorHAnsi" w:hAnsiTheme="minorHAnsi" w:cs="Calibri"/>
        </w:rPr>
        <w:t xml:space="preserve">cererea de finanțare pe </w:t>
      </w:r>
      <w:r w:rsidR="00BC1B43" w:rsidRPr="00702EE3">
        <w:rPr>
          <w:rFonts w:ascii="Calibri" w:hAnsi="Calibri" w:cs="Calibri"/>
          <w:noProof/>
        </w:rPr>
        <w:t>pachetul financiar, în funcție de investiția propusă prin proiect</w:t>
      </w:r>
      <w:r w:rsidR="0017706E" w:rsidRPr="00702EE3">
        <w:rPr>
          <w:rFonts w:ascii="Calibri" w:hAnsi="Calibri" w:cs="Calibri"/>
          <w:noProof/>
        </w:rPr>
        <w:t>.</w:t>
      </w:r>
    </w:p>
    <w:p w14:paraId="5A2385EF" w14:textId="77777777" w:rsidR="00DE321F" w:rsidRPr="00702EE3" w:rsidRDefault="00DE321F" w:rsidP="00DE321F">
      <w:pPr>
        <w:pStyle w:val="BodyText3"/>
        <w:jc w:val="both"/>
        <w:rPr>
          <w:rFonts w:ascii="Calibri" w:hAnsi="Calibri" w:cs="Calibri"/>
          <w:noProof/>
          <w:sz w:val="24"/>
          <w:szCs w:val="24"/>
          <w:lang w:val="ro-RO"/>
        </w:rPr>
      </w:pPr>
    </w:p>
    <w:p w14:paraId="1FD611D8" w14:textId="77777777" w:rsidR="00DE321F" w:rsidRPr="00702EE3" w:rsidRDefault="00DE321F" w:rsidP="00DE321F">
      <w:pPr>
        <w:pStyle w:val="BodyText3"/>
        <w:jc w:val="both"/>
        <w:rPr>
          <w:rFonts w:ascii="Calibri" w:hAnsi="Calibri" w:cs="Calibri"/>
          <w:noProof/>
          <w:sz w:val="24"/>
          <w:szCs w:val="24"/>
          <w:lang w:val="ro-RO"/>
        </w:rPr>
      </w:pPr>
      <w:r w:rsidRPr="00702EE3">
        <w:rPr>
          <w:rFonts w:ascii="Calibri" w:hAnsi="Calibri" w:cs="Calibri"/>
          <w:noProof/>
          <w:sz w:val="24"/>
          <w:szCs w:val="24"/>
          <w:lang w:val="ro-RO"/>
        </w:rPr>
        <w:t xml:space="preserve">Proiectul este Neconform din  încadrarea greșită a  proiectului din punct de vedere al alocării financiare aferente unei componente? </w:t>
      </w:r>
    </w:p>
    <w:p w14:paraId="72775425" w14:textId="77777777" w:rsidR="00DE321F" w:rsidRPr="00702EE3" w:rsidRDefault="00DE321F" w:rsidP="00DE321F">
      <w:pPr>
        <w:ind w:right="148"/>
        <w:jc w:val="both"/>
        <w:rPr>
          <w:rFonts w:asciiTheme="minorHAnsi" w:hAnsiTheme="minorHAnsi" w:cstheme="minorHAnsi"/>
          <w:b/>
          <w:sz w:val="22"/>
          <w:szCs w:val="22"/>
        </w:rPr>
      </w:pPr>
      <w:r w:rsidRPr="00702EE3">
        <w:rPr>
          <w:rFonts w:asciiTheme="minorHAnsi" w:hAnsiTheme="minorHAnsi" w:cstheme="minorHAnsi"/>
          <w:b/>
          <w:iCs/>
          <w:sz w:val="22"/>
          <w:szCs w:val="22"/>
          <w:lang w:val="ro-RO"/>
        </w:rPr>
        <w:sym w:font="Wingdings" w:char="F06F"/>
      </w:r>
      <w:r w:rsidRPr="00702EE3">
        <w:rPr>
          <w:rFonts w:asciiTheme="minorHAnsi" w:hAnsiTheme="minorHAnsi" w:cstheme="minorHAnsi"/>
          <w:b/>
          <w:iCs/>
          <w:sz w:val="22"/>
          <w:szCs w:val="22"/>
          <w:lang w:val="ro-RO"/>
        </w:rPr>
        <w:t xml:space="preserve">  </w:t>
      </w:r>
      <w:r w:rsidRPr="00702EE3">
        <w:rPr>
          <w:rFonts w:ascii="Calibri" w:hAnsi="Calibri" w:cs="Calibri"/>
          <w:noProof/>
          <w:lang w:val="ro-RO"/>
        </w:rPr>
        <w:t xml:space="preserve">DA                                                               </w:t>
      </w:r>
      <w:r w:rsidRPr="00702EE3">
        <w:rPr>
          <w:rFonts w:asciiTheme="minorHAnsi" w:hAnsiTheme="minorHAnsi" w:cstheme="minorHAnsi"/>
          <w:b/>
          <w:iCs/>
          <w:sz w:val="22"/>
          <w:szCs w:val="22"/>
          <w:lang w:val="ro-RO"/>
        </w:rPr>
        <w:sym w:font="Wingdings" w:char="F06F"/>
      </w:r>
      <w:r w:rsidRPr="00702EE3">
        <w:rPr>
          <w:rFonts w:asciiTheme="minorHAnsi" w:hAnsiTheme="minorHAnsi" w:cstheme="minorHAnsi"/>
          <w:b/>
          <w:iCs/>
          <w:sz w:val="22"/>
          <w:szCs w:val="22"/>
          <w:lang w:val="ro-RO"/>
        </w:rPr>
        <w:t xml:space="preserve"> NU</w:t>
      </w:r>
    </w:p>
    <w:p w14:paraId="66E416FC" w14:textId="77777777" w:rsidR="00D41FAB" w:rsidRPr="00702EE3" w:rsidRDefault="00D41FAB" w:rsidP="005C3B54">
      <w:pPr>
        <w:ind w:left="60" w:right="284"/>
        <w:jc w:val="both"/>
        <w:rPr>
          <w:rFonts w:asciiTheme="minorHAnsi" w:hAnsiTheme="minorHAnsi" w:cs="Calibri"/>
          <w:b/>
          <w:bCs/>
          <w:iCs/>
          <w:sz w:val="22"/>
          <w:szCs w:val="22"/>
          <w:lang w:val="ro-RO"/>
        </w:rPr>
      </w:pPr>
    </w:p>
    <w:p w14:paraId="5752B203" w14:textId="77777777" w:rsidR="00AF68DD" w:rsidRPr="00702EE3" w:rsidRDefault="00AF68DD" w:rsidP="005C3B54">
      <w:pPr>
        <w:ind w:right="284"/>
        <w:jc w:val="both"/>
        <w:rPr>
          <w:rFonts w:asciiTheme="minorHAnsi" w:hAnsiTheme="minorHAnsi" w:cs="Calibri"/>
          <w:b/>
          <w:bCs/>
          <w:iCs/>
          <w:sz w:val="22"/>
          <w:szCs w:val="22"/>
          <w:lang w:val="ro-RO"/>
        </w:rPr>
      </w:pPr>
      <w:r w:rsidRPr="00702EE3">
        <w:rPr>
          <w:rFonts w:asciiTheme="minorHAnsi" w:hAnsiTheme="minorHAnsi" w:cs="Calibri"/>
          <w:b/>
          <w:bCs/>
          <w:iCs/>
          <w:sz w:val="22"/>
          <w:szCs w:val="22"/>
          <w:lang w:val="ro-RO"/>
        </w:rPr>
        <w:t>În cazul în care solicitantul şi-a încadrat proiectul într-o altă componentă decât cea rezultată în urma analizei</w:t>
      </w:r>
      <w:r w:rsidR="001F4D3F" w:rsidRPr="00702EE3">
        <w:rPr>
          <w:rFonts w:asciiTheme="minorHAnsi" w:hAnsiTheme="minorHAnsi" w:cs="Calibri"/>
          <w:b/>
          <w:bCs/>
          <w:iCs/>
          <w:sz w:val="22"/>
          <w:szCs w:val="22"/>
          <w:lang w:val="ro-RO"/>
        </w:rPr>
        <w:t xml:space="preserve"> expertului, pro</w:t>
      </w:r>
      <w:r w:rsidRPr="00702EE3">
        <w:rPr>
          <w:rFonts w:asciiTheme="minorHAnsi" w:hAnsiTheme="minorHAnsi" w:cs="Calibri"/>
          <w:b/>
          <w:bCs/>
          <w:iCs/>
          <w:sz w:val="22"/>
          <w:szCs w:val="22"/>
          <w:lang w:val="ro-RO"/>
        </w:rPr>
        <w:t>i</w:t>
      </w:r>
      <w:r w:rsidR="001F4D3F" w:rsidRPr="00702EE3">
        <w:rPr>
          <w:rFonts w:asciiTheme="minorHAnsi" w:hAnsiTheme="minorHAnsi" w:cs="Calibri"/>
          <w:b/>
          <w:bCs/>
          <w:iCs/>
          <w:sz w:val="22"/>
          <w:szCs w:val="22"/>
          <w:lang w:val="ro-RO"/>
        </w:rPr>
        <w:t>e</w:t>
      </w:r>
      <w:r w:rsidRPr="00702EE3">
        <w:rPr>
          <w:rFonts w:asciiTheme="minorHAnsi" w:hAnsiTheme="minorHAnsi" w:cs="Calibri"/>
          <w:b/>
          <w:bCs/>
          <w:iCs/>
          <w:sz w:val="22"/>
          <w:szCs w:val="22"/>
          <w:lang w:val="ro-RO"/>
        </w:rPr>
        <w:t>ctul este declarat neconform</w:t>
      </w:r>
      <w:r w:rsidR="001F4D3F" w:rsidRPr="00702EE3">
        <w:rPr>
          <w:rFonts w:asciiTheme="minorHAnsi" w:hAnsiTheme="minorHAnsi" w:cs="Calibri"/>
          <w:b/>
          <w:bCs/>
          <w:iCs/>
          <w:sz w:val="22"/>
          <w:szCs w:val="22"/>
          <w:lang w:val="ro-RO"/>
        </w:rPr>
        <w:t xml:space="preserve"> şi expertul bifează căsuţa DA.</w:t>
      </w:r>
    </w:p>
    <w:p w14:paraId="1A840F95" w14:textId="7FE8154C" w:rsidR="00AF68DD" w:rsidRPr="00702EE3" w:rsidRDefault="00AF68DD" w:rsidP="005C3B54">
      <w:pPr>
        <w:ind w:right="284"/>
        <w:jc w:val="both"/>
        <w:rPr>
          <w:rFonts w:asciiTheme="minorHAnsi" w:hAnsiTheme="minorHAnsi" w:cs="Calibri"/>
          <w:b/>
          <w:bCs/>
          <w:iCs/>
          <w:sz w:val="22"/>
          <w:szCs w:val="22"/>
          <w:lang w:val="ro-RO"/>
        </w:rPr>
      </w:pPr>
    </w:p>
    <w:p w14:paraId="57568F95" w14:textId="0295C42D" w:rsidR="002F29D8" w:rsidRPr="00702EE3" w:rsidRDefault="0072121F" w:rsidP="005C3B54">
      <w:pPr>
        <w:ind w:right="284"/>
        <w:jc w:val="both"/>
        <w:rPr>
          <w:rFonts w:asciiTheme="minorHAnsi" w:hAnsiTheme="minorHAnsi" w:cs="Calibri"/>
          <w:b/>
          <w:bCs/>
          <w:iCs/>
          <w:sz w:val="22"/>
          <w:szCs w:val="22"/>
          <w:lang w:val="ro-RO"/>
        </w:rPr>
      </w:pPr>
      <w:r w:rsidRPr="00702EE3">
        <w:rPr>
          <w:rFonts w:asciiTheme="minorHAnsi" w:hAnsiTheme="minorHAnsi" w:cs="Calibri"/>
          <w:b/>
          <w:bCs/>
          <w:iCs/>
          <w:sz w:val="22"/>
          <w:szCs w:val="22"/>
          <w:lang w:val="ro-RO"/>
        </w:rPr>
        <w:t>7</w:t>
      </w:r>
      <w:r w:rsidR="002F29D8" w:rsidRPr="00702EE3">
        <w:rPr>
          <w:rFonts w:asciiTheme="minorHAnsi" w:hAnsiTheme="minorHAnsi" w:cs="Calibri"/>
          <w:b/>
          <w:bCs/>
          <w:iCs/>
          <w:sz w:val="22"/>
          <w:szCs w:val="22"/>
          <w:lang w:val="ro-RO"/>
        </w:rPr>
        <w:t>.2 Proiectul se încadrează în Domeniul de Intervenţie:</w:t>
      </w:r>
    </w:p>
    <w:p w14:paraId="2ECF39C5" w14:textId="4693AB25" w:rsidR="002F29D8" w:rsidRPr="00702EE3" w:rsidRDefault="002F29D8" w:rsidP="005C3B54">
      <w:pPr>
        <w:ind w:right="284"/>
        <w:jc w:val="both"/>
        <w:rPr>
          <w:rFonts w:asciiTheme="minorHAnsi" w:hAnsiTheme="minorHAnsi" w:cs="Calibri"/>
          <w:b/>
          <w:bCs/>
          <w:sz w:val="22"/>
          <w:szCs w:val="22"/>
        </w:rPr>
      </w:pPr>
      <w:r w:rsidRPr="00702EE3">
        <w:rPr>
          <w:rFonts w:asciiTheme="minorHAnsi" w:hAnsiTheme="minorHAnsi" w:cs="Calibri"/>
          <w:b/>
          <w:bCs/>
          <w:sz w:val="22"/>
          <w:szCs w:val="22"/>
        </w:rPr>
        <w:t>Domeniile principale</w:t>
      </w:r>
    </w:p>
    <w:p w14:paraId="5EE810F5" w14:textId="2A197825" w:rsidR="002F29D8" w:rsidRPr="00702EE3" w:rsidRDefault="002F29D8" w:rsidP="005C3B54">
      <w:pPr>
        <w:pStyle w:val="ListParagraph"/>
        <w:spacing w:after="0" w:line="240" w:lineRule="auto"/>
        <w:ind w:left="0" w:right="284"/>
        <w:contextualSpacing w:val="0"/>
        <w:jc w:val="both"/>
        <w:rPr>
          <w:rFonts w:asciiTheme="minorHAnsi" w:hAnsiTheme="minorHAnsi" w:cs="Calibri"/>
        </w:rPr>
      </w:pPr>
      <w:r w:rsidRPr="00702EE3">
        <w:rPr>
          <w:rFonts w:asciiTheme="minorHAnsi" w:hAnsiTheme="minorHAnsi" w:cs="Calibri"/>
        </w:rPr>
        <w:t>□ 2A</w:t>
      </w:r>
    </w:p>
    <w:p w14:paraId="220E5390" w14:textId="708AE676" w:rsidR="0072121F" w:rsidRPr="00702EE3" w:rsidRDefault="0072121F" w:rsidP="005C3B54">
      <w:pPr>
        <w:pStyle w:val="ListParagraph"/>
        <w:spacing w:after="0" w:line="240" w:lineRule="auto"/>
        <w:ind w:left="0" w:right="284"/>
        <w:contextualSpacing w:val="0"/>
        <w:jc w:val="both"/>
        <w:rPr>
          <w:rFonts w:asciiTheme="minorHAnsi" w:hAnsiTheme="minorHAnsi" w:cs="Calibri"/>
        </w:rPr>
      </w:pPr>
    </w:p>
    <w:p w14:paraId="6D833396" w14:textId="77777777" w:rsidR="00307350" w:rsidRPr="00702EE3" w:rsidRDefault="00307350" w:rsidP="00307350">
      <w:pPr>
        <w:pStyle w:val="NoSpacing"/>
        <w:ind w:left="720" w:right="284"/>
        <w:jc w:val="both"/>
        <w:rPr>
          <w:rFonts w:asciiTheme="minorHAnsi" w:hAnsiTheme="minorHAnsi"/>
          <w:sz w:val="22"/>
          <w:szCs w:val="22"/>
        </w:rPr>
      </w:pPr>
    </w:p>
    <w:p w14:paraId="4C736106" w14:textId="77777777" w:rsidR="00101F8B" w:rsidRPr="00702EE3" w:rsidRDefault="00101F8B" w:rsidP="005C3B54">
      <w:pPr>
        <w:pStyle w:val="ListParagraph"/>
        <w:spacing w:after="0" w:line="240" w:lineRule="auto"/>
        <w:ind w:left="0" w:right="284"/>
        <w:contextualSpacing w:val="0"/>
        <w:jc w:val="both"/>
        <w:rPr>
          <w:rFonts w:asciiTheme="minorHAnsi" w:hAnsiTheme="minorHAnsi" w:cs="Calibri"/>
        </w:rPr>
      </w:pPr>
    </w:p>
    <w:p w14:paraId="015E01E5" w14:textId="77777777" w:rsidR="008F6D9F" w:rsidRPr="00702EE3" w:rsidRDefault="00AC76CE" w:rsidP="00207180">
      <w:pPr>
        <w:pStyle w:val="BodyText3"/>
        <w:ind w:left="719"/>
        <w:jc w:val="left"/>
        <w:rPr>
          <w:rFonts w:asciiTheme="minorHAnsi" w:hAnsiTheme="minorHAnsi" w:cs="Calibri"/>
          <w:iCs/>
          <w:sz w:val="22"/>
          <w:szCs w:val="22"/>
          <w:lang w:val="ro-RO"/>
        </w:rPr>
      </w:pPr>
      <w:r w:rsidRPr="00702EE3">
        <w:rPr>
          <w:rFonts w:asciiTheme="minorHAnsi" w:hAnsiTheme="minorHAnsi" w:cs="Calibri"/>
          <w:iCs/>
          <w:sz w:val="22"/>
          <w:szCs w:val="22"/>
          <w:lang w:val="ro-RO"/>
        </w:rPr>
        <w:t xml:space="preserve">8. </w:t>
      </w:r>
      <w:r w:rsidR="00101F8B" w:rsidRPr="00702EE3">
        <w:rPr>
          <w:rFonts w:asciiTheme="minorHAnsi" w:hAnsiTheme="minorHAnsi" w:cs="Calibri"/>
          <w:iCs/>
          <w:sz w:val="22"/>
          <w:szCs w:val="22"/>
          <w:lang w:val="ro-RO"/>
        </w:rPr>
        <w:t>Verificarea Indicatorilor de Monitorizare</w:t>
      </w:r>
    </w:p>
    <w:p w14:paraId="0E7B5216" w14:textId="77777777" w:rsidR="00101F8B" w:rsidRPr="00702EE3" w:rsidRDefault="00101F8B" w:rsidP="00101F8B">
      <w:pPr>
        <w:pStyle w:val="BodyText3"/>
        <w:rPr>
          <w:rFonts w:asciiTheme="minorHAnsi" w:hAnsiTheme="minorHAnsi" w:cs="Calibri"/>
          <w:iCs/>
          <w:sz w:val="22"/>
          <w:szCs w:val="22"/>
          <w:lang w:val="ro-RO"/>
        </w:rPr>
      </w:pPr>
    </w:p>
    <w:p w14:paraId="2C08C9B2" w14:textId="77777777" w:rsidR="00101F8B" w:rsidRPr="00702EE3" w:rsidRDefault="00101F8B" w:rsidP="003A3185">
      <w:pPr>
        <w:pStyle w:val="BodyText3"/>
        <w:ind w:right="284"/>
        <w:jc w:val="both"/>
        <w:rPr>
          <w:rFonts w:asciiTheme="minorHAnsi" w:hAnsiTheme="minorHAnsi" w:cs="Calibri"/>
          <w:b w:val="0"/>
          <w:iCs/>
          <w:sz w:val="22"/>
          <w:szCs w:val="22"/>
          <w:lang w:val="ro-RO"/>
        </w:rPr>
      </w:pPr>
      <w:r w:rsidRPr="00702EE3">
        <w:rPr>
          <w:rFonts w:asciiTheme="minorHAnsi" w:hAnsiTheme="minorHAnsi" w:cs="Calibri"/>
          <w:b w:val="0"/>
          <w:iCs/>
          <w:sz w:val="22"/>
          <w:szCs w:val="22"/>
          <w:lang w:val="ro-RO"/>
        </w:rPr>
        <w:t>Se verifică dacă indicatorii din cererea de finanţare sunt corecţi, în caz contrar se completează tabelul cu informaţia corectă.</w:t>
      </w:r>
    </w:p>
    <w:tbl>
      <w:tblPr>
        <w:tblW w:w="31680" w:type="dxa"/>
        <w:tblLook w:val="04A0" w:firstRow="1" w:lastRow="0" w:firstColumn="1" w:lastColumn="0" w:noHBand="0" w:noVBand="1"/>
      </w:tblPr>
      <w:tblGrid>
        <w:gridCol w:w="4788"/>
        <w:gridCol w:w="4788"/>
        <w:gridCol w:w="4788"/>
        <w:gridCol w:w="2401"/>
        <w:gridCol w:w="14531"/>
        <w:gridCol w:w="128"/>
        <w:gridCol w:w="128"/>
        <w:gridCol w:w="128"/>
      </w:tblGrid>
      <w:tr w:rsidR="00F23BAB" w:rsidRPr="00702EE3" w14:paraId="00A16B78" w14:textId="77777777" w:rsidTr="00FA18B2">
        <w:trPr>
          <w:trHeight w:val="315"/>
        </w:trPr>
        <w:tc>
          <w:tcPr>
            <w:tcW w:w="0" w:type="auto"/>
            <w:tcBorders>
              <w:top w:val="nil"/>
              <w:left w:val="nil"/>
              <w:bottom w:val="nil"/>
              <w:right w:val="nil"/>
            </w:tcBorders>
            <w:shd w:val="clear" w:color="auto" w:fill="auto"/>
            <w:vAlign w:val="center"/>
            <w:hideMark/>
          </w:tcPr>
          <w:p w14:paraId="682E7D61" w14:textId="77777777" w:rsidR="00F23BAB" w:rsidRPr="00702EE3" w:rsidRDefault="00F23BAB" w:rsidP="003A3185">
            <w:pPr>
              <w:spacing w:after="200" w:line="276" w:lineRule="auto"/>
              <w:jc w:val="both"/>
              <w:rPr>
                <w:rFonts w:ascii="Arial" w:hAnsi="Arial" w:cs="Arial"/>
                <w:b/>
                <w:bCs/>
                <w:lang w:val="ro-RO" w:eastAsia="ro-RO"/>
              </w:rPr>
            </w:pPr>
          </w:p>
        </w:tc>
        <w:tc>
          <w:tcPr>
            <w:tcW w:w="0" w:type="auto"/>
            <w:tcBorders>
              <w:top w:val="nil"/>
              <w:left w:val="nil"/>
              <w:bottom w:val="nil"/>
              <w:right w:val="nil"/>
            </w:tcBorders>
            <w:shd w:val="clear" w:color="auto" w:fill="auto"/>
            <w:vAlign w:val="center"/>
            <w:hideMark/>
          </w:tcPr>
          <w:p w14:paraId="5A8CCDE9" w14:textId="77777777" w:rsidR="00F23BAB" w:rsidRPr="00702EE3" w:rsidRDefault="00F23BAB" w:rsidP="003A3185">
            <w:pPr>
              <w:jc w:val="both"/>
              <w:rPr>
                <w:rFonts w:ascii="Arial" w:hAnsi="Arial" w:cs="Arial"/>
                <w:b/>
                <w:bCs/>
                <w:lang w:val="ro-RO" w:eastAsia="ro-RO"/>
              </w:rPr>
            </w:pPr>
          </w:p>
        </w:tc>
        <w:tc>
          <w:tcPr>
            <w:tcW w:w="0" w:type="auto"/>
            <w:tcBorders>
              <w:top w:val="nil"/>
              <w:left w:val="nil"/>
              <w:bottom w:val="nil"/>
              <w:right w:val="nil"/>
            </w:tcBorders>
            <w:shd w:val="clear" w:color="auto" w:fill="auto"/>
            <w:vAlign w:val="center"/>
            <w:hideMark/>
          </w:tcPr>
          <w:p w14:paraId="66C459BB" w14:textId="77777777" w:rsidR="00F23BAB" w:rsidRPr="00702EE3" w:rsidRDefault="00F23BAB" w:rsidP="003A3185">
            <w:pPr>
              <w:jc w:val="both"/>
              <w:rPr>
                <w:rFonts w:ascii="Arial" w:hAnsi="Arial" w:cs="Arial"/>
                <w:b/>
                <w:bCs/>
                <w:lang w:val="ro-RO" w:eastAsia="ro-RO"/>
              </w:rPr>
            </w:pPr>
          </w:p>
        </w:tc>
        <w:tc>
          <w:tcPr>
            <w:tcW w:w="0" w:type="auto"/>
            <w:gridSpan w:val="2"/>
            <w:tcBorders>
              <w:top w:val="nil"/>
              <w:left w:val="nil"/>
              <w:bottom w:val="nil"/>
              <w:right w:val="nil"/>
            </w:tcBorders>
            <w:shd w:val="clear" w:color="auto" w:fill="auto"/>
            <w:vAlign w:val="center"/>
            <w:hideMark/>
          </w:tcPr>
          <w:p w14:paraId="15B33EF7" w14:textId="77777777" w:rsidR="00F23BAB" w:rsidRPr="00702EE3" w:rsidRDefault="00F23BAB" w:rsidP="003A3185">
            <w:pPr>
              <w:jc w:val="both"/>
              <w:rPr>
                <w:rFonts w:ascii="Arial" w:hAnsi="Arial" w:cs="Arial"/>
                <w:b/>
                <w:bCs/>
                <w:lang w:val="ro-RO" w:eastAsia="ro-RO"/>
              </w:rPr>
            </w:pPr>
          </w:p>
        </w:tc>
        <w:tc>
          <w:tcPr>
            <w:tcW w:w="0" w:type="auto"/>
            <w:gridSpan w:val="3"/>
            <w:tcBorders>
              <w:top w:val="nil"/>
              <w:left w:val="nil"/>
              <w:bottom w:val="nil"/>
              <w:right w:val="nil"/>
            </w:tcBorders>
            <w:shd w:val="clear" w:color="auto" w:fill="auto"/>
            <w:vAlign w:val="center"/>
            <w:hideMark/>
          </w:tcPr>
          <w:p w14:paraId="18835004" w14:textId="77777777" w:rsidR="00F23BAB" w:rsidRPr="00702EE3" w:rsidRDefault="00F23BAB" w:rsidP="003A3185">
            <w:pPr>
              <w:jc w:val="both"/>
              <w:rPr>
                <w:rFonts w:ascii="Arial" w:hAnsi="Arial" w:cs="Arial"/>
                <w:lang w:val="ro-RO" w:eastAsia="ro-RO"/>
              </w:rPr>
            </w:pPr>
          </w:p>
        </w:tc>
      </w:tr>
      <w:tr w:rsidR="00FE6B2B" w:rsidRPr="00702EE3" w14:paraId="29ECCF0D" w14:textId="77777777" w:rsidTr="00E13E56">
        <w:trPr>
          <w:gridAfter w:val="2"/>
          <w:trHeight w:val="255"/>
        </w:trPr>
        <w:tc>
          <w:tcPr>
            <w:tcW w:w="17815" w:type="dxa"/>
            <w:gridSpan w:val="4"/>
            <w:tcBorders>
              <w:top w:val="nil"/>
              <w:left w:val="nil"/>
              <w:bottom w:val="nil"/>
              <w:right w:val="nil"/>
            </w:tcBorders>
            <w:shd w:val="clear" w:color="auto" w:fill="FFFFFF" w:themeFill="background1"/>
            <w:noWrap/>
            <w:hideMark/>
          </w:tcPr>
          <w:tbl>
            <w:tblPr>
              <w:tblW w:w="9621" w:type="dxa"/>
              <w:tblCellMar>
                <w:left w:w="0" w:type="dxa"/>
                <w:right w:w="0" w:type="dxa"/>
              </w:tblCellMar>
              <w:tblLook w:val="04A0" w:firstRow="1" w:lastRow="0" w:firstColumn="1" w:lastColumn="0" w:noHBand="0" w:noVBand="1"/>
            </w:tblPr>
            <w:tblGrid>
              <w:gridCol w:w="9628"/>
              <w:gridCol w:w="6"/>
            </w:tblGrid>
            <w:tr w:rsidR="00FE6B2B" w:rsidRPr="00702EE3" w:rsidDel="00347D51" w14:paraId="0ABB0F12" w14:textId="64DE9740" w:rsidTr="0017706E">
              <w:trPr>
                <w:trHeight w:val="249"/>
                <w:del w:id="9" w:author="Andra ISPIR" w:date="2024-02-27T09:24:00Z"/>
              </w:trPr>
              <w:tc>
                <w:tcPr>
                  <w:tcW w:w="9612" w:type="dxa"/>
                  <w:tcBorders>
                    <w:top w:val="nil"/>
                    <w:left w:val="nil"/>
                    <w:bottom w:val="nil"/>
                    <w:right w:val="nil"/>
                  </w:tcBorders>
                  <w:shd w:val="clear" w:color="auto" w:fill="auto"/>
                  <w:noWrap/>
                  <w:vAlign w:val="center"/>
                  <w:hideMark/>
                </w:tcPr>
                <w:p w14:paraId="5A67CF7E" w14:textId="7ECD81FA" w:rsidR="00347D51" w:rsidRPr="00702EE3" w:rsidRDefault="00347D51" w:rsidP="00347D51">
                  <w:pPr>
                    <w:jc w:val="both"/>
                    <w:rPr>
                      <w:rFonts w:ascii="Calibri" w:hAnsi="Calibri" w:cs="Calibri"/>
                      <w:b/>
                      <w:bCs/>
                    </w:rPr>
                  </w:pPr>
                  <w:r w:rsidRPr="00702EE3">
                    <w:rPr>
                      <w:rFonts w:ascii="Calibri" w:hAnsi="Calibri" w:cs="Calibri"/>
                      <w:b/>
                      <w:bCs/>
                    </w:rPr>
                    <w:t>Indic. nr.1 - se completează codul de inregistrare al beneficiarului în Registrul Fermierului la APIA.</w:t>
                  </w:r>
                  <w:r w:rsidRPr="00702EE3">
                    <w:rPr>
                      <w:rFonts w:ascii="Calibri" w:hAnsi="Calibri" w:cs="Calibri"/>
                      <w:b/>
                      <w:bCs/>
                    </w:rPr>
                    <w:tab/>
                  </w:r>
                </w:p>
                <w:p w14:paraId="5B900610" w14:textId="16D6049D" w:rsidR="00347D51" w:rsidRPr="00702EE3" w:rsidRDefault="00347D51" w:rsidP="00347D51">
                  <w:pPr>
                    <w:jc w:val="both"/>
                    <w:rPr>
                      <w:rFonts w:ascii="Calibri" w:hAnsi="Calibri" w:cs="Calibri"/>
                      <w:b/>
                      <w:bCs/>
                    </w:rPr>
                  </w:pPr>
                  <w:r w:rsidRPr="00702EE3">
                    <w:rPr>
                      <w:rFonts w:ascii="Calibri" w:hAnsi="Calibri" w:cs="Calibri"/>
                      <w:b/>
                      <w:bCs/>
                    </w:rPr>
                    <w:t xml:space="preserve">Indic. nr.2 </w:t>
                  </w:r>
                  <w:proofErr w:type="gramStart"/>
                  <w:r w:rsidRPr="00702EE3">
                    <w:rPr>
                      <w:rFonts w:ascii="Calibri" w:hAnsi="Calibri" w:cs="Calibri"/>
                      <w:b/>
                      <w:bCs/>
                    </w:rPr>
                    <w:t>-  se</w:t>
                  </w:r>
                  <w:proofErr w:type="gramEnd"/>
                  <w:r w:rsidRPr="00702EE3">
                    <w:rPr>
                      <w:rFonts w:ascii="Calibri" w:hAnsi="Calibri" w:cs="Calibri"/>
                      <w:b/>
                      <w:bCs/>
                    </w:rPr>
                    <w:t xml:space="preserve"> completează codul CAEN pentru investiţia vizată prin proiect.</w:t>
                  </w:r>
                  <w:r w:rsidRPr="00702EE3">
                    <w:rPr>
                      <w:rFonts w:ascii="Calibri" w:hAnsi="Calibri" w:cs="Calibri"/>
                      <w:b/>
                      <w:bCs/>
                    </w:rPr>
                    <w:tab/>
                  </w:r>
                </w:p>
                <w:p w14:paraId="3F45863A" w14:textId="3D5F862D" w:rsidR="00347D51" w:rsidRPr="00702EE3" w:rsidRDefault="00347D51" w:rsidP="00347D51">
                  <w:pPr>
                    <w:jc w:val="both"/>
                    <w:rPr>
                      <w:rFonts w:ascii="Calibri" w:hAnsi="Calibri" w:cs="Calibri"/>
                      <w:b/>
                      <w:bCs/>
                    </w:rPr>
                  </w:pPr>
                  <w:r w:rsidRPr="00702EE3">
                    <w:rPr>
                      <w:rFonts w:ascii="Calibri" w:hAnsi="Calibri" w:cs="Calibri"/>
                      <w:b/>
                      <w:bCs/>
                    </w:rPr>
                    <w:t>Indic. nr. 3, 4, 5, 10 - se bifează doar o singura categorie/ categoria majoritară.</w:t>
                  </w:r>
                  <w:r w:rsidRPr="00702EE3">
                    <w:rPr>
                      <w:rFonts w:ascii="Calibri" w:hAnsi="Calibri" w:cs="Calibri"/>
                      <w:b/>
                      <w:bCs/>
                    </w:rPr>
                    <w:tab/>
                  </w:r>
                </w:p>
                <w:p w14:paraId="693B46EB" w14:textId="192217F1" w:rsidR="00347D51" w:rsidRPr="00702EE3" w:rsidRDefault="00347D51" w:rsidP="00347D51">
                  <w:pPr>
                    <w:jc w:val="both"/>
                    <w:rPr>
                      <w:rFonts w:ascii="Calibri" w:hAnsi="Calibri" w:cs="Calibri"/>
                      <w:b/>
                      <w:bCs/>
                    </w:rPr>
                  </w:pPr>
                  <w:r w:rsidRPr="00702EE3">
                    <w:rPr>
                      <w:rFonts w:ascii="Calibri" w:hAnsi="Calibri" w:cs="Calibri"/>
                      <w:b/>
                      <w:bCs/>
                    </w:rPr>
                    <w:t xml:space="preserve">Indic. nr. 6 - </w:t>
                  </w:r>
                  <w:proofErr w:type="gramStart"/>
                  <w:r w:rsidRPr="00702EE3">
                    <w:rPr>
                      <w:rFonts w:ascii="Calibri" w:hAnsi="Calibri" w:cs="Calibri"/>
                      <w:b/>
                      <w:bCs/>
                    </w:rPr>
                    <w:t>se</w:t>
                  </w:r>
                  <w:proofErr w:type="gramEnd"/>
                  <w:r w:rsidRPr="00702EE3">
                    <w:rPr>
                      <w:rFonts w:ascii="Calibri" w:hAnsi="Calibri" w:cs="Calibri"/>
                      <w:b/>
                      <w:bCs/>
                    </w:rPr>
                    <w:t xml:space="preserve"> completează numărul exploataţiilor sprijinite prin proiect; in cazul investitiilor colective realizate de formele asociative ale fermierilor (cooperative/grupuri de producatori) se va mentiona nr. </w:t>
                  </w:r>
                  <w:proofErr w:type="gramStart"/>
                  <w:r w:rsidRPr="00702EE3">
                    <w:rPr>
                      <w:rFonts w:ascii="Calibri" w:hAnsi="Calibri" w:cs="Calibri"/>
                      <w:b/>
                      <w:bCs/>
                    </w:rPr>
                    <w:t>de</w:t>
                  </w:r>
                  <w:proofErr w:type="gramEnd"/>
                  <w:r w:rsidRPr="00702EE3">
                    <w:rPr>
                      <w:rFonts w:ascii="Calibri" w:hAnsi="Calibri" w:cs="Calibri"/>
                      <w:b/>
                      <w:bCs/>
                    </w:rPr>
                    <w:t xml:space="preserve"> exploatatii care fac parte din formele asociative implicate/sprijinite in proiect. </w:t>
                  </w:r>
                </w:p>
                <w:p w14:paraId="7E533744" w14:textId="77777777" w:rsidR="00347D51" w:rsidRPr="00702EE3" w:rsidRDefault="00347D51" w:rsidP="00347D51">
                  <w:pPr>
                    <w:jc w:val="both"/>
                    <w:rPr>
                      <w:rFonts w:ascii="Calibri" w:hAnsi="Calibri" w:cs="Calibri"/>
                      <w:b/>
                      <w:bCs/>
                    </w:rPr>
                  </w:pPr>
                  <w:r w:rsidRPr="00702EE3">
                    <w:rPr>
                      <w:rFonts w:ascii="Calibri" w:hAnsi="Calibri" w:cs="Calibri"/>
                      <w:b/>
                      <w:bCs/>
                    </w:rPr>
                    <w:t xml:space="preserve">Indic. nr. 7 - </w:t>
                  </w:r>
                  <w:proofErr w:type="gramStart"/>
                  <w:r w:rsidRPr="00702EE3">
                    <w:rPr>
                      <w:rFonts w:ascii="Calibri" w:hAnsi="Calibri" w:cs="Calibri"/>
                      <w:b/>
                      <w:bCs/>
                    </w:rPr>
                    <w:t>se</w:t>
                  </w:r>
                  <w:proofErr w:type="gramEnd"/>
                  <w:r w:rsidRPr="00702EE3">
                    <w:rPr>
                      <w:rFonts w:ascii="Calibri" w:hAnsi="Calibri" w:cs="Calibri"/>
                      <w:b/>
                      <w:bCs/>
                    </w:rPr>
                    <w:t xml:space="preserve"> completează dimensiunea economică a exploatației agricole. </w:t>
                  </w:r>
                  <w:r w:rsidRPr="00702EE3">
                    <w:rPr>
                      <w:rFonts w:ascii="Calibri" w:hAnsi="Calibri" w:cs="Calibri"/>
                      <w:b/>
                      <w:bCs/>
                    </w:rPr>
                    <w:tab/>
                  </w:r>
                </w:p>
                <w:p w14:paraId="3E9E9A5F" w14:textId="3679FE68" w:rsidR="00347D51" w:rsidRPr="00702EE3" w:rsidRDefault="00347D51" w:rsidP="00347D51">
                  <w:pPr>
                    <w:jc w:val="both"/>
                    <w:rPr>
                      <w:rFonts w:ascii="Calibri" w:hAnsi="Calibri" w:cs="Calibri"/>
                      <w:b/>
                      <w:bCs/>
                    </w:rPr>
                  </w:pPr>
                  <w:r w:rsidRPr="00702EE3">
                    <w:rPr>
                      <w:rFonts w:ascii="Calibri" w:hAnsi="Calibri" w:cs="Calibri"/>
                      <w:b/>
                      <w:bCs/>
                    </w:rPr>
                    <w:t xml:space="preserve">Indic. nr. 8 - </w:t>
                  </w:r>
                  <w:proofErr w:type="gramStart"/>
                  <w:r w:rsidRPr="00702EE3">
                    <w:rPr>
                      <w:rFonts w:ascii="Calibri" w:hAnsi="Calibri" w:cs="Calibri"/>
                      <w:b/>
                      <w:bCs/>
                    </w:rPr>
                    <w:t>se</w:t>
                  </w:r>
                  <w:proofErr w:type="gramEnd"/>
                  <w:r w:rsidRPr="00702EE3">
                    <w:rPr>
                      <w:rFonts w:ascii="Calibri" w:hAnsi="Calibri" w:cs="Calibri"/>
                      <w:b/>
                      <w:bCs/>
                    </w:rPr>
                    <w:t xml:space="preserve"> completează suprafaţa (Ha) exploataţiei agricole sprijinită prin proiect.</w:t>
                  </w:r>
                </w:p>
                <w:p w14:paraId="6594F611" w14:textId="4963D1CB" w:rsidR="00347D51" w:rsidRPr="00702EE3" w:rsidRDefault="00347D51" w:rsidP="00347D51">
                  <w:pPr>
                    <w:jc w:val="both"/>
                    <w:rPr>
                      <w:rFonts w:ascii="Calibri" w:hAnsi="Calibri" w:cs="Calibri"/>
                      <w:b/>
                      <w:bCs/>
                    </w:rPr>
                  </w:pPr>
                  <w:r w:rsidRPr="00702EE3">
                    <w:rPr>
                      <w:rFonts w:ascii="Calibri" w:hAnsi="Calibri" w:cs="Calibri"/>
                      <w:b/>
                      <w:bCs/>
                    </w:rPr>
                    <w:t>Indic. nr.9 - acest indicator NU se completează pentru sesiunea 2024.</w:t>
                  </w:r>
                  <w:r w:rsidRPr="00702EE3">
                    <w:rPr>
                      <w:rFonts w:ascii="Calibri" w:hAnsi="Calibri" w:cs="Calibri"/>
                      <w:b/>
                      <w:bCs/>
                    </w:rPr>
                    <w:tab/>
                  </w:r>
                </w:p>
                <w:p w14:paraId="1EB0D5ED" w14:textId="0F64E329" w:rsidR="00347D51" w:rsidRPr="00702EE3" w:rsidRDefault="00347D51" w:rsidP="00347D51">
                  <w:pPr>
                    <w:jc w:val="both"/>
                    <w:rPr>
                      <w:rFonts w:ascii="Calibri" w:hAnsi="Calibri" w:cs="Calibri"/>
                      <w:b/>
                      <w:bCs/>
                    </w:rPr>
                  </w:pPr>
                  <w:r w:rsidRPr="00702EE3">
                    <w:rPr>
                      <w:rFonts w:ascii="Calibri" w:hAnsi="Calibri" w:cs="Calibri"/>
                      <w:b/>
                      <w:bCs/>
                    </w:rPr>
                    <w:t xml:space="preserve">Indic. nr. 11 - </w:t>
                  </w:r>
                  <w:proofErr w:type="gramStart"/>
                  <w:r w:rsidRPr="00702EE3">
                    <w:rPr>
                      <w:rFonts w:ascii="Calibri" w:hAnsi="Calibri" w:cs="Calibri"/>
                      <w:b/>
                      <w:bCs/>
                    </w:rPr>
                    <w:t>pentru</w:t>
                  </w:r>
                  <w:proofErr w:type="gramEnd"/>
                  <w:r w:rsidRPr="00702EE3">
                    <w:rPr>
                      <w:rFonts w:ascii="Calibri" w:hAnsi="Calibri" w:cs="Calibri"/>
                      <w:b/>
                      <w:bCs/>
                    </w:rPr>
                    <w:t xml:space="preserve"> sesiunea 2024 se bifează doar categoria "Utilaje şi echipamente".</w:t>
                  </w:r>
                </w:p>
                <w:p w14:paraId="010BA038" w14:textId="29592920" w:rsidR="00347D51" w:rsidRPr="00702EE3" w:rsidRDefault="00347D51" w:rsidP="00347D51">
                  <w:pPr>
                    <w:jc w:val="both"/>
                    <w:rPr>
                      <w:rFonts w:ascii="Calibri" w:hAnsi="Calibri" w:cs="Calibri"/>
                      <w:b/>
                      <w:bCs/>
                    </w:rPr>
                  </w:pPr>
                  <w:r w:rsidRPr="00702EE3">
                    <w:rPr>
                      <w:rFonts w:ascii="Calibri" w:hAnsi="Calibri" w:cs="Calibri"/>
                      <w:b/>
                      <w:bCs/>
                    </w:rPr>
                    <w:t xml:space="preserve">Indic. nr. 12 - </w:t>
                  </w:r>
                  <w:proofErr w:type="gramStart"/>
                  <w:r w:rsidRPr="00702EE3">
                    <w:rPr>
                      <w:rFonts w:ascii="Calibri" w:hAnsi="Calibri" w:cs="Calibri"/>
                      <w:b/>
                      <w:bCs/>
                    </w:rPr>
                    <w:t>pentru</w:t>
                  </w:r>
                  <w:proofErr w:type="gramEnd"/>
                  <w:r w:rsidRPr="00702EE3">
                    <w:rPr>
                      <w:rFonts w:ascii="Calibri" w:hAnsi="Calibri" w:cs="Calibri"/>
                      <w:b/>
                      <w:bCs/>
                    </w:rPr>
                    <w:t xml:space="preserve"> sesiunea 2024 se bifează doar pachetul P.4.1.1.</w:t>
                  </w:r>
                </w:p>
                <w:p w14:paraId="2AF4FB6B" w14:textId="77777777" w:rsidR="000A3AFC" w:rsidRPr="00702EE3" w:rsidRDefault="000A3AFC" w:rsidP="000A3AFC">
                  <w:pPr>
                    <w:jc w:val="both"/>
                    <w:rPr>
                      <w:rFonts w:ascii="Arial" w:hAnsi="Arial" w:cs="Arial"/>
                      <w:b/>
                      <w:bCs/>
                      <w:sz w:val="22"/>
                      <w:szCs w:val="22"/>
                    </w:rPr>
                  </w:pPr>
                  <w:r w:rsidRPr="00702EE3">
                    <w:rPr>
                      <w:rFonts w:ascii="Arial" w:hAnsi="Arial" w:cs="Arial"/>
                      <w:b/>
                      <w:bCs/>
                      <w:sz w:val="22"/>
                      <w:szCs w:val="22"/>
                    </w:rPr>
                    <w:t xml:space="preserve">Indic. nr. </w:t>
                  </w:r>
                  <w:proofErr w:type="gramStart"/>
                  <w:r w:rsidRPr="00702EE3">
                    <w:rPr>
                      <w:rFonts w:ascii="Arial" w:hAnsi="Arial" w:cs="Arial"/>
                      <w:b/>
                      <w:bCs/>
                      <w:sz w:val="22"/>
                      <w:szCs w:val="22"/>
                    </w:rPr>
                    <w:t>13</w:t>
                  </w:r>
                  <w:r w:rsidRPr="00702EE3">
                    <w:rPr>
                      <w:rFonts w:ascii="Arial" w:hAnsi="Arial" w:cs="Arial"/>
                      <w:b/>
                      <w:sz w:val="22"/>
                      <w:szCs w:val="22"/>
                    </w:rPr>
                    <w:t xml:space="preserve">  -</w:t>
                  </w:r>
                  <w:proofErr w:type="gramEnd"/>
                  <w:r w:rsidRPr="00702EE3">
                    <w:rPr>
                      <w:rFonts w:ascii="Arial" w:hAnsi="Arial" w:cs="Arial"/>
                      <w:b/>
                      <w:sz w:val="22"/>
                      <w:szCs w:val="22"/>
                    </w:rPr>
                    <w:t xml:space="preserve"> acest indicator NU se completează pentru sesiunea 2024.</w:t>
                  </w:r>
                </w:p>
                <w:p w14:paraId="5C4F1024" w14:textId="539C6EDC" w:rsidR="00347D51" w:rsidRPr="00702EE3" w:rsidRDefault="000A3AFC" w:rsidP="00347D51">
                  <w:pPr>
                    <w:jc w:val="both"/>
                    <w:rPr>
                      <w:rFonts w:ascii="Calibri" w:hAnsi="Calibri" w:cs="Calibri"/>
                      <w:b/>
                      <w:bCs/>
                    </w:rPr>
                  </w:pPr>
                  <w:r w:rsidRPr="00702EE3">
                    <w:rPr>
                      <w:rFonts w:ascii="Calibri" w:hAnsi="Calibri" w:cs="Calibri"/>
                      <w:b/>
                      <w:bCs/>
                    </w:rPr>
                    <w:lastRenderedPageBreak/>
                    <w:t xml:space="preserve">Indic. nr. 14 - </w:t>
                  </w:r>
                  <w:proofErr w:type="gramStart"/>
                  <w:r w:rsidRPr="00702EE3">
                    <w:rPr>
                      <w:rFonts w:ascii="Calibri" w:hAnsi="Calibri" w:cs="Calibri"/>
                      <w:b/>
                      <w:bCs/>
                    </w:rPr>
                    <w:t>se</w:t>
                  </w:r>
                  <w:proofErr w:type="gramEnd"/>
                  <w:r w:rsidRPr="00702EE3">
                    <w:rPr>
                      <w:rFonts w:ascii="Calibri" w:hAnsi="Calibri" w:cs="Calibri"/>
                      <w:b/>
                      <w:bCs/>
                    </w:rPr>
                    <w:t xml:space="preserve"> completează pentru proiectele care vizează investiții în fermele zootehnice. Acest indicator se va completa inclusiv pentru investiţiile noi, cu efectivul de animale din exploataţie la finalizarea proiectului. Beneficiarii ale caror proiecte NU vizeaza investiții în ferme zootehnice, vor completa fiecare subcategorie cu valoarea “0”</w:t>
                  </w:r>
                  <w:proofErr w:type="gramStart"/>
                  <w:r w:rsidRPr="00702EE3">
                    <w:rPr>
                      <w:rFonts w:ascii="Calibri" w:hAnsi="Calibri" w:cs="Calibri"/>
                      <w:b/>
                      <w:bCs/>
                    </w:rPr>
                    <w:t>;</w:t>
                  </w:r>
                  <w:proofErr w:type="gramEnd"/>
                  <w:r w:rsidRPr="00702EE3">
                    <w:rPr>
                      <w:rFonts w:ascii="Calibri" w:hAnsi="Calibri" w:cs="Calibri"/>
                      <w:b/>
                      <w:bCs/>
                    </w:rPr>
                    <w:t xml:space="preserve"> beneficiarii ale caror proiecte vizeaza investiții în ferme zootehnice, vor completa valorile pe care le detin, in dreptul subcategoriilor corespunzatoare (ex: bovine, ovine, caprine, etc), iar restul subcategoriilor vor fi completate cu “0”.</w:t>
                  </w:r>
                  <w:r w:rsidRPr="00702EE3">
                    <w:rPr>
                      <w:rFonts w:ascii="Calibri" w:hAnsi="Calibri" w:cs="Calibri"/>
                      <w:b/>
                      <w:bCs/>
                    </w:rPr>
                    <w:tab/>
                  </w:r>
                  <w:r w:rsidRPr="00702EE3">
                    <w:rPr>
                      <w:rFonts w:ascii="Calibri" w:hAnsi="Calibri" w:cs="Calibri"/>
                      <w:b/>
                      <w:bCs/>
                    </w:rPr>
                    <w:tab/>
                  </w:r>
                  <w:r w:rsidRPr="00702EE3">
                    <w:rPr>
                      <w:rFonts w:ascii="Calibri" w:hAnsi="Calibri" w:cs="Calibri"/>
                      <w:b/>
                      <w:bCs/>
                    </w:rPr>
                    <w:tab/>
                  </w:r>
                  <w:r w:rsidRPr="00702EE3">
                    <w:rPr>
                      <w:rFonts w:ascii="Calibri" w:hAnsi="Calibri" w:cs="Calibri"/>
                      <w:b/>
                      <w:bCs/>
                    </w:rPr>
                    <w:tab/>
                  </w:r>
                  <w:r w:rsidR="00347D51" w:rsidRPr="00702EE3">
                    <w:rPr>
                      <w:rFonts w:ascii="Calibri" w:hAnsi="Calibri" w:cs="Calibri"/>
                      <w:b/>
                      <w:bCs/>
                    </w:rPr>
                    <w:tab/>
                  </w:r>
                </w:p>
                <w:p w14:paraId="7E01497E" w14:textId="74801ABA" w:rsidR="00FE6B2B" w:rsidRPr="00702EE3" w:rsidDel="00347D51" w:rsidRDefault="00347D51" w:rsidP="0017706E">
                  <w:pPr>
                    <w:jc w:val="both"/>
                    <w:rPr>
                      <w:del w:id="10" w:author="Andra ISPIR" w:date="2024-02-27T09:24:00Z"/>
                      <w:rFonts w:ascii="Calibri" w:hAnsi="Calibri" w:cs="Calibri"/>
                      <w:b/>
                      <w:bCs/>
                      <w:lang w:val="en-GB"/>
                    </w:rPr>
                  </w:pPr>
                  <w:r w:rsidRPr="00702EE3">
                    <w:rPr>
                      <w:rFonts w:ascii="Calibri" w:hAnsi="Calibri" w:cs="Calibri"/>
                      <w:b/>
                      <w:bCs/>
                    </w:rPr>
                    <w:t>Indic.nr. 15 - se vor enumera echipamentele/ utilajele care vor fi</w:t>
                  </w:r>
                  <w:r w:rsidR="0017706E" w:rsidRPr="00702EE3">
                    <w:rPr>
                      <w:rFonts w:ascii="Calibri" w:hAnsi="Calibri" w:cs="Calibri"/>
                      <w:b/>
                      <w:bCs/>
                    </w:rPr>
                    <w:t xml:space="preserve"> achiziționate prin proiect.</w:t>
                  </w:r>
                  <w:r w:rsidR="0017706E" w:rsidRPr="00702EE3">
                    <w:rPr>
                      <w:rFonts w:ascii="Calibri" w:hAnsi="Calibri" w:cs="Calibri"/>
                      <w:b/>
                      <w:bCs/>
                    </w:rPr>
                    <w:tab/>
                  </w:r>
                  <w:r w:rsidR="0017706E" w:rsidRPr="00702EE3">
                    <w:rPr>
                      <w:rFonts w:ascii="Calibri" w:hAnsi="Calibri" w:cs="Calibri"/>
                      <w:b/>
                      <w:bCs/>
                    </w:rPr>
                    <w:tab/>
                  </w:r>
                </w:p>
              </w:tc>
              <w:tc>
                <w:tcPr>
                  <w:tcW w:w="9" w:type="dxa"/>
                  <w:tcBorders>
                    <w:top w:val="nil"/>
                    <w:left w:val="nil"/>
                    <w:bottom w:val="nil"/>
                    <w:right w:val="nil"/>
                  </w:tcBorders>
                  <w:shd w:val="clear" w:color="auto" w:fill="auto"/>
                  <w:vAlign w:val="center"/>
                  <w:hideMark/>
                </w:tcPr>
                <w:p w14:paraId="126D6B53" w14:textId="4CB207B5" w:rsidR="00FE6B2B" w:rsidRPr="00702EE3" w:rsidDel="00347D51" w:rsidRDefault="00FE6B2B" w:rsidP="003A3185">
                  <w:pPr>
                    <w:jc w:val="both"/>
                    <w:rPr>
                      <w:del w:id="11" w:author="Andra ISPIR" w:date="2024-02-27T09:24:00Z"/>
                      <w:rFonts w:ascii="Calibri" w:hAnsi="Calibri" w:cs="Calibri"/>
                      <w:b/>
                      <w:bCs/>
                    </w:rPr>
                  </w:pPr>
                </w:p>
              </w:tc>
            </w:tr>
          </w:tbl>
          <w:p w14:paraId="4BA48F0B" w14:textId="486D3158" w:rsidR="00FE6B2B" w:rsidRPr="00702EE3" w:rsidRDefault="00FE6B2B" w:rsidP="003A3185">
            <w:pPr>
              <w:jc w:val="both"/>
              <w:rPr>
                <w:rFonts w:ascii="Calibri" w:hAnsi="Calibri" w:cs="Calibri"/>
                <w:b/>
                <w:bCs/>
                <w:lang w:val="ro-RO" w:eastAsia="ro-RO"/>
              </w:rPr>
            </w:pPr>
          </w:p>
        </w:tc>
        <w:tc>
          <w:tcPr>
            <w:tcW w:w="0" w:type="auto"/>
            <w:gridSpan w:val="2"/>
            <w:tcBorders>
              <w:top w:val="nil"/>
              <w:left w:val="nil"/>
              <w:bottom w:val="nil"/>
              <w:right w:val="nil"/>
            </w:tcBorders>
            <w:shd w:val="clear" w:color="auto" w:fill="FFFFFF" w:themeFill="background1"/>
            <w:hideMark/>
          </w:tcPr>
          <w:tbl>
            <w:tblPr>
              <w:tblW w:w="15420" w:type="dxa"/>
              <w:tblCellMar>
                <w:left w:w="0" w:type="dxa"/>
                <w:right w:w="0" w:type="dxa"/>
              </w:tblCellMar>
              <w:tblLook w:val="04A0" w:firstRow="1" w:lastRow="0" w:firstColumn="1" w:lastColumn="0" w:noHBand="0" w:noVBand="1"/>
            </w:tblPr>
            <w:tblGrid>
              <w:gridCol w:w="9147"/>
              <w:gridCol w:w="5238"/>
              <w:gridCol w:w="1035"/>
            </w:tblGrid>
            <w:tr w:rsidR="00FE6B2B" w:rsidRPr="00702EE3" w14:paraId="34165E6B" w14:textId="77777777" w:rsidTr="00D03E30">
              <w:trPr>
                <w:trHeight w:val="255"/>
              </w:trPr>
              <w:tc>
                <w:tcPr>
                  <w:tcW w:w="13140" w:type="dxa"/>
                  <w:gridSpan w:val="2"/>
                  <w:tcBorders>
                    <w:top w:val="nil"/>
                    <w:left w:val="nil"/>
                    <w:bottom w:val="nil"/>
                    <w:right w:val="nil"/>
                  </w:tcBorders>
                  <w:shd w:val="clear" w:color="auto" w:fill="auto"/>
                  <w:noWrap/>
                  <w:vAlign w:val="center"/>
                  <w:hideMark/>
                </w:tcPr>
                <w:p w14:paraId="21664A13" w14:textId="77777777" w:rsidR="00FE6B2B" w:rsidRPr="00702EE3" w:rsidRDefault="00FE6B2B" w:rsidP="003A3185">
                  <w:pPr>
                    <w:jc w:val="both"/>
                    <w:rPr>
                      <w:rFonts w:ascii="Calibri" w:hAnsi="Calibri" w:cs="Calibri"/>
                      <w:b/>
                      <w:bCs/>
                      <w:lang w:val="en-GB"/>
                    </w:rPr>
                  </w:pPr>
                  <w:r w:rsidRPr="00702EE3">
                    <w:rPr>
                      <w:rFonts w:ascii="Calibri" w:hAnsi="Calibri" w:cs="Calibri"/>
                      <w:b/>
                      <w:bCs/>
                    </w:rPr>
                    <w:lastRenderedPageBreak/>
                    <w:t xml:space="preserve">Indic. nr.1 - </w:t>
                  </w:r>
                  <w:r w:rsidRPr="00702EE3">
                    <w:rPr>
                      <w:rFonts w:ascii="Calibri" w:hAnsi="Calibri" w:cs="Calibri"/>
                    </w:rPr>
                    <w:t>se completează codul de inregistrare al beneficiarului în Registrul Fermierului la APIA.</w:t>
                  </w:r>
                </w:p>
              </w:tc>
              <w:tc>
                <w:tcPr>
                  <w:tcW w:w="2280" w:type="dxa"/>
                  <w:tcBorders>
                    <w:top w:val="nil"/>
                    <w:left w:val="nil"/>
                    <w:bottom w:val="nil"/>
                    <w:right w:val="nil"/>
                  </w:tcBorders>
                  <w:shd w:val="clear" w:color="auto" w:fill="auto"/>
                  <w:vAlign w:val="center"/>
                  <w:hideMark/>
                </w:tcPr>
                <w:p w14:paraId="6C347917" w14:textId="77777777" w:rsidR="00FE6B2B" w:rsidRPr="00702EE3" w:rsidRDefault="00FE6B2B" w:rsidP="003A3185">
                  <w:pPr>
                    <w:jc w:val="both"/>
                    <w:rPr>
                      <w:rFonts w:ascii="Calibri" w:hAnsi="Calibri" w:cs="Calibri"/>
                      <w:b/>
                      <w:bCs/>
                    </w:rPr>
                  </w:pPr>
                </w:p>
              </w:tc>
            </w:tr>
            <w:tr w:rsidR="00FE6B2B" w:rsidRPr="00702EE3" w14:paraId="264F10A2" w14:textId="77777777" w:rsidTr="00D03E30">
              <w:trPr>
                <w:trHeight w:val="255"/>
              </w:trPr>
              <w:tc>
                <w:tcPr>
                  <w:tcW w:w="0" w:type="auto"/>
                  <w:tcBorders>
                    <w:top w:val="nil"/>
                    <w:left w:val="nil"/>
                    <w:bottom w:val="nil"/>
                    <w:right w:val="nil"/>
                  </w:tcBorders>
                  <w:shd w:val="clear" w:color="auto" w:fill="auto"/>
                  <w:noWrap/>
                  <w:vAlign w:val="center"/>
                  <w:hideMark/>
                </w:tcPr>
                <w:p w14:paraId="5930FA79" w14:textId="77777777" w:rsidR="00FE6B2B" w:rsidRPr="00702EE3" w:rsidRDefault="00FE6B2B" w:rsidP="003A3185">
                  <w:pPr>
                    <w:jc w:val="both"/>
                    <w:rPr>
                      <w:rFonts w:ascii="Calibri" w:hAnsi="Calibri" w:cs="Calibri"/>
                      <w:b/>
                      <w:bCs/>
                    </w:rPr>
                  </w:pPr>
                  <w:r w:rsidRPr="00702EE3">
                    <w:rPr>
                      <w:rFonts w:ascii="Calibri" w:hAnsi="Calibri" w:cs="Calibri"/>
                      <w:b/>
                      <w:bCs/>
                    </w:rPr>
                    <w:t xml:space="preserve">Indic. nr.2 </w:t>
                  </w:r>
                  <w:proofErr w:type="gramStart"/>
                  <w:r w:rsidRPr="00702EE3">
                    <w:rPr>
                      <w:rFonts w:ascii="Calibri" w:hAnsi="Calibri" w:cs="Calibri"/>
                      <w:b/>
                      <w:bCs/>
                    </w:rPr>
                    <w:t xml:space="preserve">-  </w:t>
                  </w:r>
                  <w:r w:rsidRPr="00702EE3">
                    <w:rPr>
                      <w:rFonts w:ascii="Calibri" w:hAnsi="Calibri" w:cs="Calibri"/>
                    </w:rPr>
                    <w:t>se</w:t>
                  </w:r>
                  <w:proofErr w:type="gramEnd"/>
                  <w:r w:rsidRPr="00702EE3">
                    <w:rPr>
                      <w:rFonts w:ascii="Calibri" w:hAnsi="Calibri" w:cs="Calibri"/>
                    </w:rPr>
                    <w:t xml:space="preserve"> completează</w:t>
                  </w:r>
                  <w:r w:rsidRPr="00702EE3">
                    <w:rPr>
                      <w:rFonts w:ascii="Calibri" w:hAnsi="Calibri" w:cs="Calibri"/>
                      <w:b/>
                      <w:bCs/>
                    </w:rPr>
                    <w:t xml:space="preserve"> </w:t>
                  </w:r>
                  <w:r w:rsidRPr="00702EE3">
                    <w:rPr>
                      <w:rFonts w:ascii="Calibri" w:hAnsi="Calibri" w:cs="Calibri"/>
                    </w:rPr>
                    <w:t>codul CAEN pentru investiţia vizată prin proiect.</w:t>
                  </w:r>
                </w:p>
              </w:tc>
              <w:tc>
                <w:tcPr>
                  <w:tcW w:w="5140" w:type="dxa"/>
                  <w:tcBorders>
                    <w:top w:val="nil"/>
                    <w:left w:val="nil"/>
                    <w:bottom w:val="nil"/>
                    <w:right w:val="nil"/>
                  </w:tcBorders>
                  <w:shd w:val="clear" w:color="auto" w:fill="auto"/>
                  <w:vAlign w:val="center"/>
                  <w:hideMark/>
                </w:tcPr>
                <w:p w14:paraId="4705D85C" w14:textId="77777777" w:rsidR="00FE6B2B" w:rsidRPr="00702EE3" w:rsidRDefault="00FE6B2B" w:rsidP="003A3185">
                  <w:pPr>
                    <w:jc w:val="both"/>
                    <w:rPr>
                      <w:rFonts w:ascii="Calibri" w:hAnsi="Calibri" w:cs="Calibri"/>
                      <w:b/>
                      <w:bCs/>
                    </w:rPr>
                  </w:pPr>
                </w:p>
              </w:tc>
              <w:tc>
                <w:tcPr>
                  <w:tcW w:w="2280" w:type="dxa"/>
                  <w:tcBorders>
                    <w:top w:val="nil"/>
                    <w:left w:val="nil"/>
                    <w:bottom w:val="nil"/>
                    <w:right w:val="nil"/>
                  </w:tcBorders>
                  <w:shd w:val="clear" w:color="auto" w:fill="auto"/>
                  <w:vAlign w:val="center"/>
                  <w:hideMark/>
                </w:tcPr>
                <w:p w14:paraId="464A2A8C" w14:textId="77777777" w:rsidR="00FE6B2B" w:rsidRPr="00702EE3" w:rsidRDefault="00FE6B2B" w:rsidP="003A3185">
                  <w:pPr>
                    <w:jc w:val="both"/>
                    <w:rPr>
                      <w:rFonts w:ascii="Calibri" w:hAnsi="Calibri" w:cs="Calibri"/>
                    </w:rPr>
                  </w:pPr>
                </w:p>
              </w:tc>
            </w:tr>
            <w:tr w:rsidR="00FE6B2B" w:rsidRPr="00702EE3" w14:paraId="1803B6F3" w14:textId="77777777" w:rsidTr="00D03E30">
              <w:trPr>
                <w:trHeight w:val="255"/>
              </w:trPr>
              <w:tc>
                <w:tcPr>
                  <w:tcW w:w="0" w:type="auto"/>
                  <w:tcBorders>
                    <w:top w:val="nil"/>
                    <w:left w:val="nil"/>
                    <w:bottom w:val="nil"/>
                    <w:right w:val="nil"/>
                  </w:tcBorders>
                  <w:shd w:val="clear" w:color="auto" w:fill="auto"/>
                  <w:noWrap/>
                  <w:vAlign w:val="center"/>
                  <w:hideMark/>
                </w:tcPr>
                <w:p w14:paraId="423DCD2D" w14:textId="77777777" w:rsidR="00FE6B2B" w:rsidRPr="00702EE3" w:rsidRDefault="00FE6B2B" w:rsidP="003A3185">
                  <w:pPr>
                    <w:jc w:val="both"/>
                    <w:rPr>
                      <w:rFonts w:ascii="Calibri" w:hAnsi="Calibri" w:cs="Calibri"/>
                      <w:b/>
                      <w:bCs/>
                    </w:rPr>
                  </w:pPr>
                  <w:r w:rsidRPr="00702EE3">
                    <w:rPr>
                      <w:rFonts w:ascii="Calibri" w:hAnsi="Calibri" w:cs="Calibri"/>
                      <w:b/>
                      <w:bCs/>
                    </w:rPr>
                    <w:t xml:space="preserve">Indic. nr. 3, 4, 5, 10 - </w:t>
                  </w:r>
                  <w:r w:rsidRPr="00702EE3">
                    <w:rPr>
                      <w:rFonts w:ascii="Calibri" w:hAnsi="Calibri" w:cs="Calibri"/>
                    </w:rPr>
                    <w:t>se bifează doar o singura categorie/ categoria majoritară.</w:t>
                  </w:r>
                </w:p>
              </w:tc>
              <w:tc>
                <w:tcPr>
                  <w:tcW w:w="5140" w:type="dxa"/>
                  <w:tcBorders>
                    <w:top w:val="nil"/>
                    <w:left w:val="nil"/>
                    <w:bottom w:val="nil"/>
                    <w:right w:val="nil"/>
                  </w:tcBorders>
                  <w:shd w:val="clear" w:color="auto" w:fill="auto"/>
                  <w:vAlign w:val="center"/>
                  <w:hideMark/>
                </w:tcPr>
                <w:p w14:paraId="57F50546" w14:textId="77777777" w:rsidR="00FE6B2B" w:rsidRPr="00702EE3" w:rsidRDefault="00FE6B2B" w:rsidP="003A3185">
                  <w:pPr>
                    <w:jc w:val="both"/>
                    <w:rPr>
                      <w:rFonts w:ascii="Calibri" w:hAnsi="Calibri" w:cs="Calibri"/>
                      <w:b/>
                      <w:bCs/>
                    </w:rPr>
                  </w:pPr>
                </w:p>
              </w:tc>
              <w:tc>
                <w:tcPr>
                  <w:tcW w:w="2280" w:type="dxa"/>
                  <w:tcBorders>
                    <w:top w:val="nil"/>
                    <w:left w:val="nil"/>
                    <w:bottom w:val="nil"/>
                    <w:right w:val="nil"/>
                  </w:tcBorders>
                  <w:shd w:val="clear" w:color="auto" w:fill="auto"/>
                  <w:vAlign w:val="center"/>
                  <w:hideMark/>
                </w:tcPr>
                <w:p w14:paraId="6DD824AB" w14:textId="77777777" w:rsidR="00FE6B2B" w:rsidRPr="00702EE3" w:rsidRDefault="00FE6B2B" w:rsidP="003A3185">
                  <w:pPr>
                    <w:jc w:val="both"/>
                    <w:rPr>
                      <w:rFonts w:ascii="Calibri" w:hAnsi="Calibri" w:cs="Calibri"/>
                    </w:rPr>
                  </w:pPr>
                </w:p>
              </w:tc>
            </w:tr>
            <w:tr w:rsidR="00FE6B2B" w:rsidRPr="00702EE3" w14:paraId="2971A2F5" w14:textId="77777777" w:rsidTr="00D03E30">
              <w:trPr>
                <w:trHeight w:val="578"/>
              </w:trPr>
              <w:tc>
                <w:tcPr>
                  <w:tcW w:w="15420" w:type="dxa"/>
                  <w:gridSpan w:val="3"/>
                  <w:tcBorders>
                    <w:top w:val="nil"/>
                    <w:left w:val="nil"/>
                    <w:bottom w:val="nil"/>
                    <w:right w:val="nil"/>
                  </w:tcBorders>
                  <w:shd w:val="clear" w:color="auto" w:fill="auto"/>
                  <w:vAlign w:val="bottom"/>
                  <w:hideMark/>
                </w:tcPr>
                <w:p w14:paraId="618E4172" w14:textId="77777777" w:rsidR="00FE6B2B" w:rsidRPr="00702EE3" w:rsidRDefault="00FE6B2B" w:rsidP="003A3185">
                  <w:pPr>
                    <w:jc w:val="both"/>
                    <w:rPr>
                      <w:rFonts w:ascii="Calibri" w:hAnsi="Calibri" w:cs="Calibri"/>
                      <w:b/>
                      <w:bCs/>
                    </w:rPr>
                  </w:pPr>
                  <w:r w:rsidRPr="00702EE3">
                    <w:rPr>
                      <w:rFonts w:ascii="Calibri" w:hAnsi="Calibri" w:cs="Calibri"/>
                      <w:b/>
                      <w:bCs/>
                    </w:rPr>
                    <w:t xml:space="preserve">Indic. nr. 6 - </w:t>
                  </w:r>
                  <w:proofErr w:type="gramStart"/>
                  <w:r w:rsidRPr="00702EE3">
                    <w:rPr>
                      <w:rFonts w:ascii="Calibri" w:hAnsi="Calibri" w:cs="Calibri"/>
                    </w:rPr>
                    <w:t>se</w:t>
                  </w:r>
                  <w:proofErr w:type="gramEnd"/>
                  <w:r w:rsidRPr="00702EE3">
                    <w:rPr>
                      <w:rFonts w:ascii="Calibri" w:hAnsi="Calibri" w:cs="Calibri"/>
                    </w:rPr>
                    <w:t xml:space="preserve"> completează numărul exploataţiilor sprijinite prin proiect; in cazul investitiilor colective realizate de formele asociative ale fermierilor (cooperative/grupuri de producatori) se va mentiona nr. </w:t>
                  </w:r>
                  <w:proofErr w:type="gramStart"/>
                  <w:r w:rsidRPr="00702EE3">
                    <w:rPr>
                      <w:rFonts w:ascii="Calibri" w:hAnsi="Calibri" w:cs="Calibri"/>
                    </w:rPr>
                    <w:t>de</w:t>
                  </w:r>
                  <w:proofErr w:type="gramEnd"/>
                  <w:r w:rsidRPr="00702EE3">
                    <w:rPr>
                      <w:rFonts w:ascii="Calibri" w:hAnsi="Calibri" w:cs="Calibri"/>
                    </w:rPr>
                    <w:t xml:space="preserve"> exploatatii care fac parte din formele asociative implicate/sprijinite in proiect. </w:t>
                  </w:r>
                </w:p>
              </w:tc>
            </w:tr>
            <w:tr w:rsidR="00FE6B2B" w:rsidRPr="00702EE3" w14:paraId="3E74DF92" w14:textId="77777777" w:rsidTr="00D03E30">
              <w:trPr>
                <w:trHeight w:val="330"/>
              </w:trPr>
              <w:tc>
                <w:tcPr>
                  <w:tcW w:w="0" w:type="auto"/>
                  <w:tcBorders>
                    <w:top w:val="nil"/>
                    <w:left w:val="nil"/>
                    <w:bottom w:val="nil"/>
                    <w:right w:val="nil"/>
                  </w:tcBorders>
                  <w:shd w:val="clear" w:color="auto" w:fill="auto"/>
                  <w:noWrap/>
                  <w:vAlign w:val="center"/>
                  <w:hideMark/>
                </w:tcPr>
                <w:p w14:paraId="0785641A" w14:textId="77777777" w:rsidR="00FE6B2B" w:rsidRPr="00702EE3" w:rsidRDefault="00FE6B2B" w:rsidP="003A3185">
                  <w:pPr>
                    <w:jc w:val="both"/>
                    <w:rPr>
                      <w:rFonts w:ascii="Calibri" w:hAnsi="Calibri" w:cs="Calibri"/>
                      <w:b/>
                      <w:bCs/>
                    </w:rPr>
                  </w:pPr>
                  <w:r w:rsidRPr="00702EE3">
                    <w:rPr>
                      <w:rFonts w:ascii="Calibri" w:hAnsi="Calibri" w:cs="Calibri"/>
                      <w:b/>
                      <w:bCs/>
                    </w:rPr>
                    <w:t xml:space="preserve">Indic. nr. 7 - </w:t>
                  </w:r>
                  <w:proofErr w:type="gramStart"/>
                  <w:r w:rsidRPr="00702EE3">
                    <w:rPr>
                      <w:rFonts w:ascii="Calibri" w:hAnsi="Calibri" w:cs="Calibri"/>
                    </w:rPr>
                    <w:t>se</w:t>
                  </w:r>
                  <w:proofErr w:type="gramEnd"/>
                  <w:r w:rsidRPr="00702EE3">
                    <w:rPr>
                      <w:rFonts w:ascii="Calibri" w:hAnsi="Calibri" w:cs="Calibri"/>
                    </w:rPr>
                    <w:t xml:space="preserve"> completează dimensiunea economică a exploatației agricole. </w:t>
                  </w:r>
                </w:p>
              </w:tc>
              <w:tc>
                <w:tcPr>
                  <w:tcW w:w="5140" w:type="dxa"/>
                  <w:tcBorders>
                    <w:top w:val="nil"/>
                    <w:left w:val="nil"/>
                    <w:bottom w:val="nil"/>
                    <w:right w:val="nil"/>
                  </w:tcBorders>
                  <w:shd w:val="clear" w:color="auto" w:fill="auto"/>
                  <w:vAlign w:val="bottom"/>
                  <w:hideMark/>
                </w:tcPr>
                <w:p w14:paraId="235DFDC8" w14:textId="77777777" w:rsidR="00FE6B2B" w:rsidRPr="00702EE3" w:rsidRDefault="00FE6B2B" w:rsidP="003A3185">
                  <w:pPr>
                    <w:jc w:val="both"/>
                    <w:rPr>
                      <w:rFonts w:ascii="Calibri" w:hAnsi="Calibri" w:cs="Calibri"/>
                      <w:b/>
                      <w:bCs/>
                    </w:rPr>
                  </w:pPr>
                </w:p>
              </w:tc>
              <w:tc>
                <w:tcPr>
                  <w:tcW w:w="2280" w:type="dxa"/>
                  <w:tcBorders>
                    <w:top w:val="nil"/>
                    <w:left w:val="nil"/>
                    <w:bottom w:val="nil"/>
                    <w:right w:val="nil"/>
                  </w:tcBorders>
                  <w:shd w:val="clear" w:color="auto" w:fill="auto"/>
                  <w:vAlign w:val="bottom"/>
                  <w:hideMark/>
                </w:tcPr>
                <w:p w14:paraId="67DDAE4E" w14:textId="77777777" w:rsidR="00FE6B2B" w:rsidRPr="00702EE3" w:rsidRDefault="00FE6B2B" w:rsidP="003A3185">
                  <w:pPr>
                    <w:jc w:val="both"/>
                    <w:rPr>
                      <w:rFonts w:ascii="Calibri" w:hAnsi="Calibri" w:cs="Calibri"/>
                    </w:rPr>
                  </w:pPr>
                </w:p>
              </w:tc>
            </w:tr>
            <w:tr w:rsidR="00FE6B2B" w:rsidRPr="00702EE3" w14:paraId="4457CE0C" w14:textId="77777777" w:rsidTr="00D03E30">
              <w:trPr>
                <w:trHeight w:val="255"/>
              </w:trPr>
              <w:tc>
                <w:tcPr>
                  <w:tcW w:w="0" w:type="auto"/>
                  <w:tcBorders>
                    <w:top w:val="nil"/>
                    <w:left w:val="nil"/>
                    <w:bottom w:val="nil"/>
                    <w:right w:val="nil"/>
                  </w:tcBorders>
                  <w:shd w:val="clear" w:color="auto" w:fill="auto"/>
                  <w:noWrap/>
                  <w:vAlign w:val="center"/>
                  <w:hideMark/>
                </w:tcPr>
                <w:p w14:paraId="24B1B9D5" w14:textId="77777777" w:rsidR="00FE6B2B" w:rsidRPr="00702EE3" w:rsidRDefault="00FE6B2B" w:rsidP="003A3185">
                  <w:pPr>
                    <w:jc w:val="both"/>
                    <w:rPr>
                      <w:rFonts w:ascii="Calibri" w:hAnsi="Calibri" w:cs="Calibri"/>
                      <w:b/>
                      <w:bCs/>
                    </w:rPr>
                  </w:pPr>
                  <w:r w:rsidRPr="00702EE3">
                    <w:rPr>
                      <w:rFonts w:ascii="Calibri" w:hAnsi="Calibri" w:cs="Calibri"/>
                      <w:b/>
                      <w:bCs/>
                    </w:rPr>
                    <w:t xml:space="preserve">Indic. nr. 8 - </w:t>
                  </w:r>
                  <w:proofErr w:type="gramStart"/>
                  <w:r w:rsidRPr="00702EE3">
                    <w:rPr>
                      <w:rFonts w:ascii="Calibri" w:hAnsi="Calibri" w:cs="Calibri"/>
                    </w:rPr>
                    <w:t>se</w:t>
                  </w:r>
                  <w:proofErr w:type="gramEnd"/>
                  <w:r w:rsidRPr="00702EE3">
                    <w:rPr>
                      <w:rFonts w:ascii="Calibri" w:hAnsi="Calibri" w:cs="Calibri"/>
                    </w:rPr>
                    <w:t xml:space="preserve"> completează suprafaţa (Ha) exploataţiilor agricole sprijinite prin proiect.</w:t>
                  </w:r>
                </w:p>
              </w:tc>
              <w:tc>
                <w:tcPr>
                  <w:tcW w:w="5140" w:type="dxa"/>
                  <w:tcBorders>
                    <w:top w:val="nil"/>
                    <w:left w:val="nil"/>
                    <w:bottom w:val="nil"/>
                    <w:right w:val="nil"/>
                  </w:tcBorders>
                  <w:shd w:val="clear" w:color="auto" w:fill="auto"/>
                  <w:vAlign w:val="bottom"/>
                  <w:hideMark/>
                </w:tcPr>
                <w:p w14:paraId="5132F965" w14:textId="77777777" w:rsidR="00FE6B2B" w:rsidRPr="00702EE3" w:rsidRDefault="00FE6B2B" w:rsidP="003A3185">
                  <w:pPr>
                    <w:jc w:val="both"/>
                    <w:rPr>
                      <w:rFonts w:ascii="Calibri" w:hAnsi="Calibri" w:cs="Calibri"/>
                      <w:b/>
                      <w:bCs/>
                    </w:rPr>
                  </w:pPr>
                </w:p>
              </w:tc>
              <w:tc>
                <w:tcPr>
                  <w:tcW w:w="2280" w:type="dxa"/>
                  <w:tcBorders>
                    <w:top w:val="nil"/>
                    <w:left w:val="nil"/>
                    <w:bottom w:val="nil"/>
                    <w:right w:val="nil"/>
                  </w:tcBorders>
                  <w:shd w:val="clear" w:color="auto" w:fill="auto"/>
                  <w:vAlign w:val="bottom"/>
                  <w:hideMark/>
                </w:tcPr>
                <w:p w14:paraId="2B966971" w14:textId="77777777" w:rsidR="00FE6B2B" w:rsidRPr="00702EE3" w:rsidRDefault="00FE6B2B" w:rsidP="003A3185">
                  <w:pPr>
                    <w:jc w:val="both"/>
                    <w:rPr>
                      <w:rFonts w:ascii="Calibri" w:hAnsi="Calibri" w:cs="Calibri"/>
                    </w:rPr>
                  </w:pPr>
                </w:p>
              </w:tc>
            </w:tr>
            <w:tr w:rsidR="00FE6B2B" w:rsidRPr="00702EE3" w14:paraId="5A4EB604" w14:textId="77777777" w:rsidTr="00D03E30">
              <w:trPr>
                <w:trHeight w:val="255"/>
              </w:trPr>
              <w:tc>
                <w:tcPr>
                  <w:tcW w:w="0" w:type="auto"/>
                  <w:tcBorders>
                    <w:top w:val="nil"/>
                    <w:left w:val="nil"/>
                    <w:bottom w:val="nil"/>
                    <w:right w:val="nil"/>
                  </w:tcBorders>
                  <w:shd w:val="clear" w:color="auto" w:fill="auto"/>
                  <w:noWrap/>
                  <w:vAlign w:val="center"/>
                  <w:hideMark/>
                </w:tcPr>
                <w:p w14:paraId="77886C76" w14:textId="77777777" w:rsidR="00FE6B2B" w:rsidRPr="00702EE3" w:rsidRDefault="00FE6B2B" w:rsidP="003A3185">
                  <w:pPr>
                    <w:jc w:val="both"/>
                    <w:rPr>
                      <w:rFonts w:ascii="Calibri" w:hAnsi="Calibri" w:cs="Calibri"/>
                      <w:b/>
                      <w:bCs/>
                    </w:rPr>
                  </w:pPr>
                  <w:r w:rsidRPr="00702EE3">
                    <w:rPr>
                      <w:rFonts w:ascii="Calibri" w:hAnsi="Calibri" w:cs="Calibri"/>
                      <w:b/>
                      <w:bCs/>
                    </w:rPr>
                    <w:t xml:space="preserve">Indic. nr.9 </w:t>
                  </w:r>
                  <w:r w:rsidRPr="00702EE3">
                    <w:rPr>
                      <w:rFonts w:ascii="Calibri" w:hAnsi="Calibri" w:cs="Calibri"/>
                    </w:rPr>
                    <w:t>- se completează suprafaţa (Ha) vizată de investiţii pentru sisteme de irigaţii</w:t>
                  </w:r>
                  <w:r w:rsidRPr="00702EE3">
                    <w:rPr>
                      <w:rFonts w:ascii="Calibri" w:hAnsi="Calibri" w:cs="Calibri"/>
                      <w:i/>
                      <w:iCs/>
                    </w:rPr>
                    <w:t>.</w:t>
                  </w:r>
                </w:p>
              </w:tc>
              <w:tc>
                <w:tcPr>
                  <w:tcW w:w="5140" w:type="dxa"/>
                  <w:tcBorders>
                    <w:top w:val="nil"/>
                    <w:left w:val="nil"/>
                    <w:bottom w:val="nil"/>
                    <w:right w:val="nil"/>
                  </w:tcBorders>
                  <w:shd w:val="clear" w:color="auto" w:fill="auto"/>
                  <w:vAlign w:val="center"/>
                  <w:hideMark/>
                </w:tcPr>
                <w:p w14:paraId="47B5DD5C" w14:textId="77777777" w:rsidR="00FE6B2B" w:rsidRPr="00702EE3" w:rsidRDefault="00FE6B2B" w:rsidP="003A3185">
                  <w:pPr>
                    <w:jc w:val="both"/>
                    <w:rPr>
                      <w:rFonts w:ascii="Calibri" w:hAnsi="Calibri" w:cs="Calibri"/>
                      <w:b/>
                      <w:bCs/>
                    </w:rPr>
                  </w:pPr>
                </w:p>
              </w:tc>
              <w:tc>
                <w:tcPr>
                  <w:tcW w:w="2280" w:type="dxa"/>
                  <w:tcBorders>
                    <w:top w:val="nil"/>
                    <w:left w:val="nil"/>
                    <w:bottom w:val="nil"/>
                    <w:right w:val="nil"/>
                  </w:tcBorders>
                  <w:shd w:val="clear" w:color="auto" w:fill="auto"/>
                  <w:vAlign w:val="center"/>
                  <w:hideMark/>
                </w:tcPr>
                <w:p w14:paraId="26F9DAE1" w14:textId="77777777" w:rsidR="00FE6B2B" w:rsidRPr="00702EE3" w:rsidRDefault="00FE6B2B" w:rsidP="003A3185">
                  <w:pPr>
                    <w:jc w:val="both"/>
                    <w:rPr>
                      <w:rFonts w:ascii="Calibri" w:hAnsi="Calibri" w:cs="Calibri"/>
                    </w:rPr>
                  </w:pPr>
                </w:p>
              </w:tc>
            </w:tr>
            <w:tr w:rsidR="00FE6B2B" w:rsidRPr="00702EE3" w14:paraId="3BB381DE" w14:textId="77777777" w:rsidTr="00D03E30">
              <w:trPr>
                <w:trHeight w:val="1965"/>
              </w:trPr>
              <w:tc>
                <w:tcPr>
                  <w:tcW w:w="15420" w:type="dxa"/>
                  <w:gridSpan w:val="3"/>
                  <w:tcBorders>
                    <w:top w:val="nil"/>
                    <w:left w:val="nil"/>
                    <w:bottom w:val="nil"/>
                    <w:right w:val="nil"/>
                  </w:tcBorders>
                  <w:shd w:val="clear" w:color="auto" w:fill="auto"/>
                  <w:vAlign w:val="bottom"/>
                  <w:hideMark/>
                </w:tcPr>
                <w:p w14:paraId="18A98DD9" w14:textId="77777777" w:rsidR="00FE6B2B" w:rsidRPr="00702EE3" w:rsidRDefault="00FE6B2B" w:rsidP="003A3185">
                  <w:pPr>
                    <w:jc w:val="both"/>
                    <w:rPr>
                      <w:rFonts w:ascii="Calibri" w:hAnsi="Calibri" w:cs="Calibri"/>
                      <w:b/>
                      <w:bCs/>
                    </w:rPr>
                  </w:pPr>
                  <w:r w:rsidRPr="00702EE3">
                    <w:rPr>
                      <w:rFonts w:ascii="Calibri" w:hAnsi="Calibri" w:cs="Calibri"/>
                      <w:b/>
                      <w:bCs/>
                    </w:rPr>
                    <w:lastRenderedPageBreak/>
                    <w:t>Indic. nr. 11</w:t>
                  </w:r>
                  <w:r w:rsidRPr="00702EE3">
                    <w:rPr>
                      <w:rFonts w:ascii="Calibri" w:hAnsi="Calibri" w:cs="Calibri"/>
                    </w:rPr>
                    <w:t xml:space="preserve"> - </w:t>
                  </w:r>
                  <w:proofErr w:type="gramStart"/>
                  <w:r w:rsidRPr="00702EE3">
                    <w:rPr>
                      <w:rFonts w:ascii="Calibri" w:hAnsi="Calibri" w:cs="Calibri"/>
                    </w:rPr>
                    <w:t>se</w:t>
                  </w:r>
                  <w:proofErr w:type="gramEnd"/>
                  <w:r w:rsidRPr="00702EE3">
                    <w:rPr>
                      <w:rFonts w:ascii="Calibri" w:hAnsi="Calibri" w:cs="Calibri"/>
                    </w:rPr>
                    <w:t xml:space="preserve"> bifează categoria majoritară. </w:t>
                  </w:r>
                  <w:r w:rsidRPr="00702EE3">
                    <w:rPr>
                      <w:rFonts w:ascii="Calibri" w:hAnsi="Calibri" w:cs="Calibri"/>
                    </w:rPr>
                    <w:br/>
                    <w:t>În categoria</w:t>
                  </w:r>
                  <w:r w:rsidRPr="00702EE3">
                    <w:rPr>
                      <w:rFonts w:ascii="Calibri" w:hAnsi="Calibri" w:cs="Calibri"/>
                      <w:b/>
                      <w:bCs/>
                    </w:rPr>
                    <w:t xml:space="preserve"> "Utilaje şi echipamente"</w:t>
                  </w:r>
                  <w:r w:rsidRPr="00702EE3">
                    <w:rPr>
                      <w:rFonts w:ascii="Calibri" w:hAnsi="Calibri" w:cs="Calibri"/>
                    </w:rPr>
                    <w:t xml:space="preserve"> se vor încadra investiţii precum: investiţii privind achiziţia de tractoare, combine, maşini, utilaje, echipamente agricole etc, canalizare/ instalaţii de tratare a apelor uzate, instalaţii de irigat, instalatii pentru procesarea complexa a furajelor pentru animale.</w:t>
                  </w:r>
                  <w:r w:rsidRPr="00702EE3">
                    <w:rPr>
                      <w:rFonts w:ascii="Calibri" w:hAnsi="Calibri" w:cs="Calibri"/>
                    </w:rPr>
                    <w:br/>
                    <w:t xml:space="preserve">În categoria </w:t>
                  </w:r>
                  <w:r w:rsidRPr="00702EE3">
                    <w:rPr>
                      <w:rFonts w:ascii="Calibri" w:hAnsi="Calibri" w:cs="Calibri"/>
                      <w:b/>
                      <w:bCs/>
                    </w:rPr>
                    <w:t>"Construcţii agricole"</w:t>
                  </w:r>
                  <w:r w:rsidRPr="00702EE3">
                    <w:rPr>
                      <w:rFonts w:ascii="Calibri" w:hAnsi="Calibri" w:cs="Calibri"/>
                    </w:rPr>
                    <w:t xml:space="preserve"> se vor încadra investiţii precum:  construirea şi/ sau modernizarea clădirilor utilizate pentru producţia agricolă la nivel de fermă, fose septice si platforme gunoi de grajd, alte construcţii în fermă cum ar fi: sere, depozite, mici adaposturi pentru prepararea nutreturilor combinate, instalatii necesare depozitarii in conditii optime.</w:t>
                  </w:r>
                  <w:r w:rsidRPr="00702EE3">
                    <w:rPr>
                      <w:rFonts w:ascii="Calibri" w:hAnsi="Calibri" w:cs="Calibri"/>
                    </w:rPr>
                    <w:br/>
                    <w:t xml:space="preserve">În categoria </w:t>
                  </w:r>
                  <w:r w:rsidRPr="00702EE3">
                    <w:rPr>
                      <w:rFonts w:ascii="Calibri" w:hAnsi="Calibri" w:cs="Calibri"/>
                      <w:b/>
                      <w:bCs/>
                    </w:rPr>
                    <w:t>"Alte investiţii agricole"</w:t>
                  </w:r>
                  <w:r w:rsidRPr="00702EE3">
                    <w:rPr>
                      <w:rFonts w:ascii="Calibri" w:hAnsi="Calibri" w:cs="Calibri"/>
                    </w:rPr>
                    <w:t xml:space="preserve"> se vor încadra tipurile de investiţii care nu se încadrează în primele două categorii.</w:t>
                  </w:r>
                </w:p>
              </w:tc>
            </w:tr>
            <w:tr w:rsidR="00FE6B2B" w:rsidRPr="00702EE3" w14:paraId="2232671B" w14:textId="77777777" w:rsidTr="00D03E30">
              <w:trPr>
                <w:trHeight w:val="420"/>
              </w:trPr>
              <w:tc>
                <w:tcPr>
                  <w:tcW w:w="0" w:type="auto"/>
                  <w:gridSpan w:val="2"/>
                  <w:tcBorders>
                    <w:top w:val="nil"/>
                    <w:left w:val="nil"/>
                    <w:bottom w:val="nil"/>
                    <w:right w:val="nil"/>
                  </w:tcBorders>
                  <w:shd w:val="clear" w:color="auto" w:fill="auto"/>
                  <w:noWrap/>
                  <w:vAlign w:val="center"/>
                  <w:hideMark/>
                </w:tcPr>
                <w:p w14:paraId="7089F8CA" w14:textId="77777777" w:rsidR="00FE6B2B" w:rsidRPr="00702EE3" w:rsidRDefault="00FE6B2B" w:rsidP="003A3185">
                  <w:pPr>
                    <w:jc w:val="both"/>
                    <w:rPr>
                      <w:rFonts w:ascii="Calibri" w:hAnsi="Calibri" w:cs="Calibri"/>
                      <w:b/>
                      <w:bCs/>
                    </w:rPr>
                  </w:pPr>
                  <w:r w:rsidRPr="00702EE3">
                    <w:rPr>
                      <w:rFonts w:ascii="Calibri" w:hAnsi="Calibri" w:cs="Calibri"/>
                      <w:b/>
                      <w:bCs/>
                    </w:rPr>
                    <w:t>Indic. nr. 12</w:t>
                  </w:r>
                  <w:r w:rsidRPr="00702EE3">
                    <w:rPr>
                      <w:rFonts w:ascii="Calibri" w:hAnsi="Calibri" w:cs="Calibri"/>
                    </w:rPr>
                    <w:t xml:space="preserve"> - </w:t>
                  </w:r>
                  <w:proofErr w:type="gramStart"/>
                  <w:r w:rsidRPr="00702EE3">
                    <w:rPr>
                      <w:rFonts w:ascii="Calibri" w:hAnsi="Calibri" w:cs="Calibri"/>
                    </w:rPr>
                    <w:t>se</w:t>
                  </w:r>
                  <w:proofErr w:type="gramEnd"/>
                  <w:r w:rsidRPr="00702EE3">
                    <w:rPr>
                      <w:rFonts w:ascii="Calibri" w:hAnsi="Calibri" w:cs="Calibri"/>
                    </w:rPr>
                    <w:t xml:space="preserve"> bifează doar un singur pachet (P.4.1.1, P.4.1.2, P.4.1.3, etc)/ categorie în funcție de tipul/ tipurile de investiții sprijinite prin proiect.</w:t>
                  </w:r>
                </w:p>
              </w:tc>
              <w:tc>
                <w:tcPr>
                  <w:tcW w:w="2280" w:type="dxa"/>
                  <w:tcBorders>
                    <w:top w:val="nil"/>
                    <w:left w:val="nil"/>
                    <w:bottom w:val="nil"/>
                    <w:right w:val="nil"/>
                  </w:tcBorders>
                  <w:shd w:val="clear" w:color="auto" w:fill="auto"/>
                  <w:vAlign w:val="bottom"/>
                  <w:hideMark/>
                </w:tcPr>
                <w:p w14:paraId="781A40BC" w14:textId="77777777" w:rsidR="00FE6B2B" w:rsidRPr="00702EE3" w:rsidRDefault="00FE6B2B" w:rsidP="003A3185">
                  <w:pPr>
                    <w:jc w:val="both"/>
                    <w:rPr>
                      <w:rFonts w:ascii="Calibri" w:hAnsi="Calibri" w:cs="Calibri"/>
                      <w:b/>
                      <w:bCs/>
                    </w:rPr>
                  </w:pPr>
                </w:p>
              </w:tc>
            </w:tr>
            <w:tr w:rsidR="00FE6B2B" w:rsidRPr="00702EE3" w14:paraId="593B551E" w14:textId="77777777" w:rsidTr="00D03E30">
              <w:trPr>
                <w:trHeight w:val="570"/>
              </w:trPr>
              <w:tc>
                <w:tcPr>
                  <w:tcW w:w="15420" w:type="dxa"/>
                  <w:gridSpan w:val="3"/>
                  <w:tcBorders>
                    <w:top w:val="nil"/>
                    <w:left w:val="nil"/>
                    <w:bottom w:val="nil"/>
                    <w:right w:val="nil"/>
                  </w:tcBorders>
                  <w:shd w:val="clear" w:color="auto" w:fill="auto"/>
                  <w:vAlign w:val="center"/>
                  <w:hideMark/>
                </w:tcPr>
                <w:p w14:paraId="02AA4590" w14:textId="77777777" w:rsidR="00FE6B2B" w:rsidRPr="00702EE3" w:rsidRDefault="00FE6B2B" w:rsidP="003A3185">
                  <w:pPr>
                    <w:jc w:val="both"/>
                    <w:rPr>
                      <w:rFonts w:ascii="Calibri" w:hAnsi="Calibri" w:cs="Calibri"/>
                      <w:b/>
                      <w:bCs/>
                    </w:rPr>
                  </w:pPr>
                  <w:r w:rsidRPr="00702EE3">
                    <w:rPr>
                      <w:rFonts w:ascii="Calibri" w:hAnsi="Calibri" w:cs="Calibri"/>
                      <w:b/>
                      <w:bCs/>
                    </w:rPr>
                    <w:t>Indic. nr. 13</w:t>
                  </w:r>
                  <w:r w:rsidRPr="00702EE3">
                    <w:rPr>
                      <w:rFonts w:ascii="Calibri" w:hAnsi="Calibri" w:cs="Calibri"/>
                    </w:rPr>
                    <w:t xml:space="preserve"> - </w:t>
                  </w:r>
                  <w:proofErr w:type="gramStart"/>
                  <w:r w:rsidRPr="00702EE3">
                    <w:rPr>
                      <w:rFonts w:ascii="Calibri" w:hAnsi="Calibri" w:cs="Calibri"/>
                    </w:rPr>
                    <w:t>se</w:t>
                  </w:r>
                  <w:proofErr w:type="gramEnd"/>
                  <w:r w:rsidRPr="00702EE3">
                    <w:rPr>
                      <w:rFonts w:ascii="Calibri" w:hAnsi="Calibri" w:cs="Calibri"/>
                    </w:rPr>
                    <w:t xml:space="preserve"> bifează în funcție de tipul/ tipurile de investiții secundare sprijinite prin proiect. Se pot completa unul sau mai multe tipuri de investiții secundare. De asemenea, pot exista si cazuri in care prin proiect sa nu se implementeze niciunul dintre investitiile secundare mentionate, caz in care acest indicator nu se va completa.</w:t>
                  </w:r>
                </w:p>
              </w:tc>
            </w:tr>
            <w:tr w:rsidR="00FE6B2B" w:rsidRPr="00702EE3" w14:paraId="4B3637D6" w14:textId="77777777" w:rsidTr="00D03E30">
              <w:trPr>
                <w:trHeight w:val="960"/>
              </w:trPr>
              <w:tc>
                <w:tcPr>
                  <w:tcW w:w="15420" w:type="dxa"/>
                  <w:gridSpan w:val="3"/>
                  <w:tcBorders>
                    <w:top w:val="nil"/>
                    <w:left w:val="nil"/>
                    <w:bottom w:val="nil"/>
                    <w:right w:val="nil"/>
                  </w:tcBorders>
                  <w:shd w:val="clear" w:color="auto" w:fill="auto"/>
                  <w:vAlign w:val="center"/>
                  <w:hideMark/>
                </w:tcPr>
                <w:p w14:paraId="543D3565" w14:textId="77777777" w:rsidR="00FE6B2B" w:rsidRPr="00702EE3" w:rsidRDefault="00FE6B2B" w:rsidP="003A3185">
                  <w:pPr>
                    <w:jc w:val="both"/>
                    <w:rPr>
                      <w:rFonts w:ascii="Calibri" w:hAnsi="Calibri" w:cs="Calibri"/>
                      <w:b/>
                      <w:bCs/>
                    </w:rPr>
                  </w:pPr>
                  <w:r w:rsidRPr="00702EE3">
                    <w:rPr>
                      <w:rFonts w:ascii="Calibri" w:hAnsi="Calibri" w:cs="Calibri"/>
                      <w:b/>
                      <w:bCs/>
                    </w:rPr>
                    <w:t xml:space="preserve">Indic. nr. 14 - </w:t>
                  </w:r>
                  <w:proofErr w:type="gramStart"/>
                  <w:r w:rsidRPr="00702EE3">
                    <w:rPr>
                      <w:rFonts w:ascii="Calibri" w:hAnsi="Calibri" w:cs="Calibri"/>
                    </w:rPr>
                    <w:t>se</w:t>
                  </w:r>
                  <w:proofErr w:type="gramEnd"/>
                  <w:r w:rsidRPr="00702EE3">
                    <w:rPr>
                      <w:rFonts w:ascii="Calibri" w:hAnsi="Calibri" w:cs="Calibri"/>
                    </w:rPr>
                    <w:t xml:space="preserve"> completează pentru proiectele care vizează investiții în fermele zootehnice. </w:t>
                  </w:r>
                  <w:r w:rsidRPr="00702EE3">
                    <w:rPr>
                      <w:rFonts w:ascii="Calibri" w:hAnsi="Calibri" w:cs="Calibri"/>
                      <w:b/>
                      <w:bCs/>
                      <w:u w:val="single"/>
                    </w:rPr>
                    <w:t xml:space="preserve">Acest indicator se va completa inclusiv pentru investiţiile noi, cu efectivul de animale din exploataţie la finalizarea proiectului. </w:t>
                  </w:r>
                  <w:r w:rsidRPr="00702EE3">
                    <w:rPr>
                      <w:rFonts w:ascii="Calibri" w:hAnsi="Calibri" w:cs="Calibri"/>
                    </w:rPr>
                    <w:t>Beneficiarii ale caror tipuri de investitii NU vizeaza cresterea animalelor, vor completa fiecare subcategorie cu valoarea “0”</w:t>
                  </w:r>
                  <w:proofErr w:type="gramStart"/>
                  <w:r w:rsidRPr="00702EE3">
                    <w:rPr>
                      <w:rFonts w:ascii="Calibri" w:hAnsi="Calibri" w:cs="Calibri"/>
                    </w:rPr>
                    <w:t>;</w:t>
                  </w:r>
                  <w:proofErr w:type="gramEnd"/>
                  <w:r w:rsidRPr="00702EE3">
                    <w:rPr>
                      <w:rFonts w:ascii="Calibri" w:hAnsi="Calibri" w:cs="Calibri"/>
                    </w:rPr>
                    <w:t xml:space="preserve"> beneficiarii ale caror tipuri de investitii vizeaza cresterea animalelor, vor completa valorile pe care le detin, in dreptul subcategoriilor corespunzatoare (ex: bovine, ovine, caprine, etc), iar restul subcategoriilor vor fi completate cu “0”.</w:t>
                  </w:r>
                </w:p>
              </w:tc>
            </w:tr>
            <w:tr w:rsidR="00FE6B2B" w:rsidRPr="00702EE3" w14:paraId="4268D4F7" w14:textId="77777777" w:rsidTr="00D03E30">
              <w:trPr>
                <w:trHeight w:val="255"/>
              </w:trPr>
              <w:tc>
                <w:tcPr>
                  <w:tcW w:w="15420" w:type="dxa"/>
                  <w:gridSpan w:val="3"/>
                  <w:tcBorders>
                    <w:top w:val="nil"/>
                    <w:left w:val="nil"/>
                    <w:bottom w:val="nil"/>
                    <w:right w:val="nil"/>
                  </w:tcBorders>
                  <w:shd w:val="clear" w:color="auto" w:fill="auto"/>
                  <w:vAlign w:val="center"/>
                  <w:hideMark/>
                </w:tcPr>
                <w:p w14:paraId="7A08E5E7" w14:textId="77777777" w:rsidR="00FE6B2B" w:rsidRPr="00702EE3" w:rsidRDefault="00FE6B2B" w:rsidP="003A3185">
                  <w:pPr>
                    <w:jc w:val="both"/>
                    <w:rPr>
                      <w:rFonts w:ascii="Calibri" w:hAnsi="Calibri" w:cs="Calibri"/>
                    </w:rPr>
                  </w:pPr>
                  <w:r w:rsidRPr="00702EE3">
                    <w:rPr>
                      <w:rFonts w:ascii="Calibri" w:hAnsi="Calibri" w:cs="Calibri"/>
                      <w:b/>
                      <w:bCs/>
                    </w:rPr>
                    <w:t>Indic.nr. 15</w:t>
                  </w:r>
                  <w:r w:rsidRPr="00702EE3">
                    <w:rPr>
                      <w:rFonts w:ascii="Calibri" w:hAnsi="Calibri" w:cs="Calibri"/>
                    </w:rPr>
                    <w:t xml:space="preserve"> - se vor enumera echipamentele/ utilajele care vor fi achiziționate prin proiect.</w:t>
                  </w:r>
                </w:p>
              </w:tc>
            </w:tr>
          </w:tbl>
          <w:p w14:paraId="03107889" w14:textId="77777777" w:rsidR="00FE6B2B" w:rsidRPr="00702EE3" w:rsidRDefault="00FE6B2B" w:rsidP="003A3185">
            <w:pPr>
              <w:jc w:val="both"/>
              <w:rPr>
                <w:rFonts w:ascii="Calibri" w:hAnsi="Calibri" w:cs="Calibri"/>
                <w:lang w:val="ro-RO" w:eastAsia="ro-RO"/>
              </w:rPr>
            </w:pPr>
          </w:p>
        </w:tc>
      </w:tr>
      <w:tr w:rsidR="00FE6B2B" w:rsidRPr="00702EE3" w14:paraId="68966958" w14:textId="77777777" w:rsidTr="0017706E">
        <w:trPr>
          <w:gridAfter w:val="1"/>
          <w:trHeight w:val="81"/>
        </w:trPr>
        <w:tc>
          <w:tcPr>
            <w:tcW w:w="0" w:type="auto"/>
            <w:gridSpan w:val="3"/>
            <w:tcBorders>
              <w:top w:val="nil"/>
              <w:left w:val="nil"/>
              <w:bottom w:val="nil"/>
              <w:right w:val="nil"/>
            </w:tcBorders>
            <w:shd w:val="clear" w:color="auto" w:fill="auto"/>
            <w:noWrap/>
          </w:tcPr>
          <w:p w14:paraId="2F0E88A7" w14:textId="56AEA659" w:rsidR="00FE6B2B" w:rsidRPr="00702EE3" w:rsidRDefault="00FE6B2B" w:rsidP="00FE6B2B">
            <w:pPr>
              <w:jc w:val="both"/>
              <w:rPr>
                <w:rFonts w:asciiTheme="minorHAnsi" w:hAnsiTheme="minorHAnsi" w:cstheme="minorHAnsi"/>
                <w:b/>
                <w:bCs/>
                <w:sz w:val="22"/>
                <w:szCs w:val="22"/>
                <w:lang w:val="ro-RO" w:eastAsia="ro-RO"/>
              </w:rPr>
            </w:pPr>
          </w:p>
        </w:tc>
        <w:tc>
          <w:tcPr>
            <w:tcW w:w="29189" w:type="dxa"/>
            <w:gridSpan w:val="3"/>
            <w:tcBorders>
              <w:top w:val="nil"/>
              <w:left w:val="nil"/>
              <w:bottom w:val="nil"/>
              <w:right w:val="nil"/>
            </w:tcBorders>
            <w:shd w:val="clear" w:color="auto" w:fill="auto"/>
          </w:tcPr>
          <w:p w14:paraId="5B9D3D44" w14:textId="77777777" w:rsidR="00FE6B2B" w:rsidRPr="00702EE3" w:rsidRDefault="00FE6B2B" w:rsidP="00FE6B2B">
            <w:pPr>
              <w:rPr>
                <w:rFonts w:ascii="Arial" w:hAnsi="Arial" w:cs="Arial"/>
                <w:b/>
                <w:bCs/>
                <w:sz w:val="16"/>
                <w:szCs w:val="16"/>
                <w:lang w:val="ro-RO" w:eastAsia="ro-RO"/>
              </w:rPr>
            </w:pPr>
          </w:p>
        </w:tc>
        <w:tc>
          <w:tcPr>
            <w:tcW w:w="0" w:type="auto"/>
            <w:tcBorders>
              <w:top w:val="nil"/>
              <w:left w:val="nil"/>
              <w:bottom w:val="nil"/>
              <w:right w:val="nil"/>
            </w:tcBorders>
            <w:shd w:val="clear" w:color="auto" w:fill="auto"/>
            <w:vAlign w:val="bottom"/>
            <w:hideMark/>
          </w:tcPr>
          <w:p w14:paraId="3A44484C" w14:textId="77777777" w:rsidR="00FE6B2B" w:rsidRPr="00702EE3" w:rsidRDefault="00FE6B2B" w:rsidP="00FE6B2B">
            <w:pPr>
              <w:rPr>
                <w:rFonts w:ascii="Arial" w:hAnsi="Arial" w:cs="Arial"/>
                <w:b/>
                <w:bCs/>
                <w:sz w:val="16"/>
                <w:szCs w:val="16"/>
                <w:lang w:val="ro-RO" w:eastAsia="ro-RO"/>
              </w:rPr>
            </w:pPr>
          </w:p>
        </w:tc>
      </w:tr>
    </w:tbl>
    <w:p w14:paraId="67718AA9" w14:textId="77777777" w:rsidR="00F23BAB" w:rsidRPr="00702EE3" w:rsidRDefault="00F23BAB" w:rsidP="002F29D8">
      <w:pPr>
        <w:ind w:right="148"/>
        <w:jc w:val="both"/>
        <w:rPr>
          <w:rFonts w:asciiTheme="minorHAnsi" w:hAnsiTheme="minorHAnsi" w:cs="Calibri"/>
          <w:b/>
          <w:bCs/>
          <w:iCs/>
          <w:sz w:val="16"/>
          <w:szCs w:val="16"/>
          <w:lang w:val="ro-RO"/>
        </w:rPr>
      </w:pPr>
    </w:p>
    <w:p w14:paraId="09E1735A" w14:textId="77777777" w:rsidR="00011683" w:rsidRPr="00702EE3" w:rsidRDefault="00011683" w:rsidP="005C3B54">
      <w:pPr>
        <w:pStyle w:val="BodyText3"/>
        <w:ind w:right="284"/>
        <w:jc w:val="both"/>
        <w:rPr>
          <w:rFonts w:asciiTheme="minorHAnsi" w:hAnsiTheme="minorHAnsi" w:cstheme="minorHAnsi"/>
          <w:iCs/>
          <w:sz w:val="22"/>
          <w:szCs w:val="22"/>
          <w:lang w:val="ro-RO"/>
        </w:rPr>
      </w:pPr>
      <w:r w:rsidRPr="00702EE3">
        <w:rPr>
          <w:rFonts w:asciiTheme="minorHAnsi" w:hAnsiTheme="minorHAnsi" w:cstheme="minorHAnsi"/>
          <w:iCs/>
          <w:sz w:val="22"/>
          <w:szCs w:val="22"/>
          <w:lang w:val="ro-RO"/>
        </w:rPr>
        <w:t>9. Verificarea factorilor de risc</w:t>
      </w:r>
    </w:p>
    <w:p w14:paraId="29130423" w14:textId="77777777" w:rsidR="00011683" w:rsidRPr="00702EE3" w:rsidRDefault="00011683" w:rsidP="005C3B54">
      <w:pPr>
        <w:ind w:right="284"/>
        <w:jc w:val="both"/>
        <w:rPr>
          <w:rFonts w:asciiTheme="minorHAnsi" w:hAnsiTheme="minorHAnsi" w:cs="Calibri"/>
          <w:b/>
          <w:bCs/>
          <w:iCs/>
          <w:sz w:val="22"/>
          <w:szCs w:val="22"/>
          <w:lang w:val="ro-RO"/>
        </w:rPr>
      </w:pPr>
    </w:p>
    <w:p w14:paraId="59926E48" w14:textId="77777777" w:rsidR="00011683" w:rsidRPr="00702EE3" w:rsidRDefault="00011683" w:rsidP="005C3B54">
      <w:pPr>
        <w:pStyle w:val="BodyText3"/>
        <w:ind w:right="284"/>
        <w:jc w:val="both"/>
        <w:rPr>
          <w:rFonts w:asciiTheme="minorHAnsi" w:hAnsiTheme="minorHAnsi" w:cs="Calibri"/>
          <w:b w:val="0"/>
          <w:iCs/>
          <w:sz w:val="22"/>
          <w:szCs w:val="22"/>
          <w:lang w:val="ro-RO"/>
        </w:rPr>
      </w:pPr>
      <w:r w:rsidRPr="00702EE3">
        <w:rPr>
          <w:rFonts w:asciiTheme="minorHAnsi" w:hAnsiTheme="minorHAnsi" w:cs="Calibri"/>
          <w:b w:val="0"/>
          <w:iCs/>
          <w:sz w:val="22"/>
          <w:szCs w:val="22"/>
          <w:lang w:val="ro-RO"/>
        </w:rPr>
        <w:t>Se verifică dacă factorii de risc din cererea de finanţare sunt corecţi, în caz contrar se completează tabelul cu informaţia corectă.</w:t>
      </w:r>
    </w:p>
    <w:p w14:paraId="619DA981" w14:textId="77777777" w:rsidR="00011683" w:rsidRPr="00702EE3" w:rsidRDefault="00011683" w:rsidP="005C3B54">
      <w:pPr>
        <w:ind w:right="284"/>
        <w:jc w:val="both"/>
        <w:rPr>
          <w:rFonts w:asciiTheme="minorHAnsi" w:hAnsiTheme="minorHAnsi" w:cs="Calibri"/>
          <w:b/>
          <w:bCs/>
          <w:iCs/>
          <w:sz w:val="22"/>
          <w:szCs w:val="22"/>
          <w:lang w:val="ro-RO"/>
        </w:rPr>
      </w:pPr>
    </w:p>
    <w:p w14:paraId="6A724F8D" w14:textId="77777777" w:rsidR="00011683" w:rsidRPr="00702EE3" w:rsidRDefault="00011683" w:rsidP="00FA18B2">
      <w:pPr>
        <w:pStyle w:val="BodyText"/>
        <w:ind w:right="284"/>
        <w:jc w:val="both"/>
        <w:rPr>
          <w:rFonts w:asciiTheme="minorHAnsi" w:hAnsiTheme="minorHAnsi" w:cs="Calibri"/>
          <w:b/>
          <w:u w:val="single"/>
        </w:rPr>
      </w:pPr>
      <w:r w:rsidRPr="00702EE3">
        <w:rPr>
          <w:rFonts w:asciiTheme="minorHAnsi" w:hAnsiTheme="minorHAnsi" w:cs="Calibri"/>
          <w:b/>
          <w:u w:val="single"/>
        </w:rPr>
        <w:t>DECIZIA REFERITOARE LA ELIGIBILITATEA PROIECTULUI</w:t>
      </w:r>
    </w:p>
    <w:p w14:paraId="3E62C644" w14:textId="77777777" w:rsidR="00011683" w:rsidRPr="00702EE3" w:rsidRDefault="00011683" w:rsidP="00FA18B2">
      <w:pPr>
        <w:ind w:right="284"/>
        <w:jc w:val="both"/>
        <w:rPr>
          <w:rFonts w:asciiTheme="minorHAnsi" w:hAnsiTheme="minorHAnsi" w:cs="Calibri"/>
          <w:sz w:val="22"/>
          <w:szCs w:val="22"/>
          <w:lang w:val="ro-RO"/>
        </w:rPr>
      </w:pPr>
      <w:r w:rsidRPr="00702EE3">
        <w:rPr>
          <w:rFonts w:asciiTheme="minorHAnsi" w:hAnsiTheme="minorHAnsi" w:cs="Calibri"/>
          <w:sz w:val="22"/>
          <w:szCs w:val="22"/>
          <w:lang w:val="ro-RO"/>
        </w:rPr>
        <w:t>Dacă toate criteriile de eligibilitate aplicate proiectului au fost îndeplinite şi nu au fost create condiţii artificiale, proiectul este eligibil.</w:t>
      </w:r>
    </w:p>
    <w:p w14:paraId="1934CC11" w14:textId="77777777" w:rsidR="001F35E6" w:rsidRPr="00702EE3" w:rsidRDefault="001F35E6" w:rsidP="00FA18B2">
      <w:pPr>
        <w:ind w:right="284"/>
        <w:jc w:val="both"/>
        <w:rPr>
          <w:rFonts w:asciiTheme="minorHAnsi" w:hAnsiTheme="minorHAnsi" w:cs="Calibri"/>
          <w:sz w:val="22"/>
          <w:szCs w:val="22"/>
          <w:lang w:val="ro-RO"/>
        </w:rPr>
      </w:pPr>
    </w:p>
    <w:p w14:paraId="6E5CE3B6" w14:textId="2F052F09" w:rsidR="004F22E3" w:rsidRPr="00702EE3" w:rsidRDefault="004F22E3" w:rsidP="00FA18B2">
      <w:pPr>
        <w:overflowPunct w:val="0"/>
        <w:autoSpaceDE w:val="0"/>
        <w:autoSpaceDN w:val="0"/>
        <w:adjustRightInd w:val="0"/>
        <w:ind w:right="284"/>
        <w:jc w:val="both"/>
        <w:textAlignment w:val="baseline"/>
        <w:rPr>
          <w:rFonts w:asciiTheme="minorHAnsi" w:hAnsiTheme="minorHAnsi" w:cstheme="minorHAnsi"/>
          <w:b/>
          <w:iCs/>
          <w:sz w:val="22"/>
          <w:szCs w:val="22"/>
          <w:lang w:val="ro-RO"/>
        </w:rPr>
      </w:pPr>
      <w:r w:rsidRPr="00702EE3">
        <w:rPr>
          <w:rFonts w:asciiTheme="minorHAnsi" w:hAnsiTheme="minorHAnsi" w:cstheme="minorHAnsi"/>
          <w:b/>
          <w:iCs/>
          <w:sz w:val="22"/>
          <w:szCs w:val="22"/>
          <w:lang w:val="ro-RO"/>
        </w:rPr>
        <w:t>Se detaliaz</w:t>
      </w:r>
      <w:r w:rsidR="00DE321F" w:rsidRPr="00702EE3">
        <w:rPr>
          <w:rFonts w:asciiTheme="minorHAnsi" w:hAnsiTheme="minorHAnsi" w:cstheme="minorHAnsi"/>
          <w:b/>
          <w:iCs/>
          <w:sz w:val="22"/>
          <w:szCs w:val="22"/>
          <w:lang w:val="ro-RO"/>
        </w:rPr>
        <w:t>ă</w:t>
      </w:r>
      <w:r w:rsidRPr="00702EE3">
        <w:rPr>
          <w:rFonts w:asciiTheme="minorHAnsi" w:hAnsiTheme="minorHAnsi" w:cstheme="minorHAnsi"/>
          <w:b/>
          <w:iCs/>
          <w:sz w:val="22"/>
          <w:szCs w:val="22"/>
          <w:lang w:val="ro-RO"/>
        </w:rPr>
        <w:t xml:space="preserve"> pentru fiecare criteriu de eligibilitate care nu a fost îndeplinit, motivul neeligibilităţii, dacă este cazul, motivul reducerii valorii eligibile, a valorii publice sau a intensitătii sprijinului, dacă este cazul)</w:t>
      </w:r>
    </w:p>
    <w:p w14:paraId="7C98A21E" w14:textId="77777777" w:rsidR="004F22E3" w:rsidRPr="00702EE3" w:rsidRDefault="004F22E3" w:rsidP="00FA18B2">
      <w:pPr>
        <w:overflowPunct w:val="0"/>
        <w:autoSpaceDE w:val="0"/>
        <w:autoSpaceDN w:val="0"/>
        <w:adjustRightInd w:val="0"/>
        <w:jc w:val="both"/>
        <w:textAlignment w:val="baseline"/>
        <w:rPr>
          <w:rFonts w:asciiTheme="minorHAnsi" w:hAnsiTheme="minorHAnsi" w:cstheme="minorHAnsi"/>
          <w:b/>
          <w:iCs/>
          <w:sz w:val="22"/>
          <w:szCs w:val="22"/>
          <w:lang w:val="ro-RO"/>
        </w:rPr>
      </w:pPr>
    </w:p>
    <w:p w14:paraId="06905369" w14:textId="77777777" w:rsidR="004F22E3" w:rsidRPr="00702EE3" w:rsidRDefault="004F22E3" w:rsidP="0017706E">
      <w:pPr>
        <w:shd w:val="clear" w:color="auto" w:fill="FFFFFF" w:themeFill="background1"/>
        <w:overflowPunct w:val="0"/>
        <w:autoSpaceDE w:val="0"/>
        <w:autoSpaceDN w:val="0"/>
        <w:adjustRightInd w:val="0"/>
        <w:ind w:right="284"/>
        <w:jc w:val="both"/>
        <w:textAlignment w:val="baseline"/>
        <w:rPr>
          <w:rFonts w:ascii="Calibri" w:hAnsi="Calibri" w:cs="Calibri"/>
          <w:b/>
          <w:bCs/>
          <w:iCs/>
          <w:sz w:val="22"/>
          <w:szCs w:val="22"/>
          <w:lang w:val="ro-RO" w:eastAsia="fr-FR"/>
        </w:rPr>
      </w:pPr>
      <w:r w:rsidRPr="00702EE3">
        <w:rPr>
          <w:rFonts w:ascii="Calibri" w:hAnsi="Calibri" w:cs="Calibri"/>
          <w:b/>
          <w:bCs/>
          <w:iCs/>
          <w:sz w:val="22"/>
          <w:szCs w:val="22"/>
          <w:lang w:val="ro-RO" w:eastAsia="fr-FR"/>
        </w:rPr>
        <w:t>Dacă proiectul este neeligibil în urma verificării integrale a eligibilitatii, NU se mai continuă ev</w:t>
      </w:r>
      <w:r w:rsidR="00216D3D" w:rsidRPr="00702EE3">
        <w:rPr>
          <w:rFonts w:ascii="Calibri" w:hAnsi="Calibri" w:cs="Calibri"/>
          <w:b/>
          <w:bCs/>
          <w:iCs/>
          <w:sz w:val="22"/>
          <w:szCs w:val="22"/>
          <w:lang w:val="ro-RO" w:eastAsia="fr-FR"/>
        </w:rPr>
        <w:t>aluarea criteriilor de selectie</w:t>
      </w:r>
      <w:r w:rsidRPr="00702EE3">
        <w:rPr>
          <w:rFonts w:ascii="Calibri" w:hAnsi="Calibri" w:cs="Calibri"/>
          <w:b/>
          <w:bCs/>
          <w:iCs/>
          <w:sz w:val="22"/>
          <w:szCs w:val="22"/>
          <w:lang w:val="ro-RO" w:eastAsia="fr-FR"/>
        </w:rPr>
        <w:t>.</w:t>
      </w:r>
    </w:p>
    <w:p w14:paraId="0EB04084" w14:textId="77777777" w:rsidR="001F35E6" w:rsidRPr="00702EE3" w:rsidRDefault="001F35E6" w:rsidP="0017706E">
      <w:pPr>
        <w:shd w:val="clear" w:color="auto" w:fill="FFFFFF" w:themeFill="background1"/>
        <w:overflowPunct w:val="0"/>
        <w:autoSpaceDE w:val="0"/>
        <w:autoSpaceDN w:val="0"/>
        <w:adjustRightInd w:val="0"/>
        <w:ind w:right="284"/>
        <w:jc w:val="both"/>
        <w:textAlignment w:val="baseline"/>
        <w:rPr>
          <w:rFonts w:ascii="Calibri" w:hAnsi="Calibri" w:cs="Calibri"/>
          <w:b/>
          <w:bCs/>
          <w:iCs/>
          <w:sz w:val="22"/>
          <w:szCs w:val="22"/>
          <w:lang w:val="ro-RO" w:eastAsia="fr-FR"/>
        </w:rPr>
      </w:pPr>
    </w:p>
    <w:p w14:paraId="69DC9605" w14:textId="77777777" w:rsidR="004F22E3" w:rsidRPr="00702EE3" w:rsidRDefault="009B6C99" w:rsidP="0017706E">
      <w:pPr>
        <w:pStyle w:val="BodyText3"/>
        <w:shd w:val="clear" w:color="auto" w:fill="FFFFFF" w:themeFill="background1"/>
        <w:ind w:right="1"/>
        <w:jc w:val="both"/>
        <w:rPr>
          <w:rFonts w:asciiTheme="minorHAnsi" w:hAnsiTheme="minorHAnsi" w:cstheme="minorHAnsi"/>
          <w:b w:val="0"/>
          <w:iCs/>
          <w:sz w:val="22"/>
          <w:szCs w:val="22"/>
          <w:u w:val="single"/>
          <w:lang w:val="ro-RO"/>
        </w:rPr>
      </w:pPr>
      <w:r w:rsidRPr="00702EE3">
        <w:rPr>
          <w:rFonts w:ascii="Calibri" w:hAnsi="Calibri" w:cs="Calibri"/>
          <w:b w:val="0"/>
          <w:bCs w:val="0"/>
          <w:iCs/>
          <w:sz w:val="22"/>
          <w:szCs w:val="22"/>
          <w:lang w:val="ro-RO"/>
        </w:rPr>
        <w:t xml:space="preserve">Dacă proiectul este NECONFORM, ca urmare a încadrarii gresite într-o altă  componentă </w:t>
      </w:r>
      <w:r w:rsidR="00DE321F" w:rsidRPr="00702EE3">
        <w:rPr>
          <w:rFonts w:ascii="Calibri" w:hAnsi="Calibri" w:cs="Calibri"/>
          <w:b w:val="0"/>
          <w:bCs w:val="0"/>
          <w:iCs/>
          <w:sz w:val="22"/>
          <w:szCs w:val="22"/>
          <w:lang w:val="ro-RO"/>
        </w:rPr>
        <w:t xml:space="preserve"> </w:t>
      </w:r>
      <w:r w:rsidRPr="00702EE3">
        <w:rPr>
          <w:rFonts w:ascii="Calibri" w:hAnsi="Calibri" w:cs="Calibri"/>
          <w:b w:val="0"/>
          <w:bCs w:val="0"/>
          <w:iCs/>
          <w:sz w:val="22"/>
          <w:szCs w:val="22"/>
          <w:lang w:val="ro-RO"/>
        </w:rPr>
        <w:t>financiară evaluarea se continuă cu scorarea criteriilor de selecţie.</w:t>
      </w:r>
    </w:p>
    <w:p w14:paraId="4E742478" w14:textId="77777777" w:rsidR="00C252D3" w:rsidRPr="00702EE3" w:rsidRDefault="00C252D3" w:rsidP="0017706E">
      <w:pPr>
        <w:pStyle w:val="BodyText3"/>
        <w:shd w:val="clear" w:color="auto" w:fill="FFFFFF" w:themeFill="background1"/>
        <w:ind w:right="284"/>
        <w:jc w:val="both"/>
        <w:rPr>
          <w:rFonts w:asciiTheme="minorHAnsi" w:hAnsiTheme="minorHAnsi" w:cstheme="minorHAnsi"/>
          <w:iCs/>
          <w:sz w:val="24"/>
          <w:szCs w:val="24"/>
          <w:lang w:val="ro-RO"/>
        </w:rPr>
      </w:pPr>
    </w:p>
    <w:p w14:paraId="27746D45" w14:textId="77777777" w:rsidR="001F35E6" w:rsidRPr="00702EE3" w:rsidRDefault="001F35E6" w:rsidP="005C3B54">
      <w:pPr>
        <w:ind w:right="284"/>
        <w:jc w:val="center"/>
        <w:rPr>
          <w:rFonts w:asciiTheme="minorHAnsi" w:hAnsiTheme="minorHAnsi" w:cs="Arial"/>
          <w:b/>
          <w:sz w:val="22"/>
          <w:szCs w:val="22"/>
          <w:lang w:val="ro-RO"/>
        </w:rPr>
      </w:pPr>
    </w:p>
    <w:p w14:paraId="32B1C2D6" w14:textId="77777777" w:rsidR="001F35E6" w:rsidRPr="00702EE3" w:rsidRDefault="001F35E6" w:rsidP="005C3B54">
      <w:pPr>
        <w:ind w:right="284"/>
        <w:jc w:val="center"/>
        <w:rPr>
          <w:rFonts w:asciiTheme="minorHAnsi" w:hAnsiTheme="minorHAnsi" w:cs="Arial"/>
          <w:b/>
          <w:sz w:val="22"/>
          <w:szCs w:val="22"/>
          <w:lang w:val="ro-RO"/>
        </w:rPr>
      </w:pPr>
    </w:p>
    <w:p w14:paraId="58A7E396" w14:textId="3541A709" w:rsidR="00C252D3" w:rsidRPr="00702EE3" w:rsidRDefault="00C252D3" w:rsidP="005C3B54">
      <w:pPr>
        <w:ind w:right="284"/>
        <w:jc w:val="center"/>
        <w:rPr>
          <w:rFonts w:asciiTheme="minorHAnsi" w:hAnsiTheme="minorHAnsi" w:cs="Arial"/>
          <w:b/>
          <w:sz w:val="22"/>
          <w:szCs w:val="22"/>
          <w:lang w:val="ro-RO"/>
        </w:rPr>
      </w:pPr>
      <w:r w:rsidRPr="00702EE3">
        <w:rPr>
          <w:rFonts w:asciiTheme="minorHAnsi" w:hAnsiTheme="minorHAnsi" w:cs="Arial"/>
          <w:b/>
          <w:sz w:val="22"/>
          <w:szCs w:val="22"/>
          <w:lang w:val="ro-RO"/>
        </w:rPr>
        <w:t>Metodologie de aplicat pentru evaluarea criteriilor de selecţie-</w:t>
      </w:r>
      <w:r w:rsidRPr="00702EE3">
        <w:rPr>
          <w:rFonts w:asciiTheme="minorHAnsi" w:hAnsiTheme="minorHAnsi" w:cs="Arial"/>
          <w:b/>
          <w:bCs/>
          <w:color w:val="000000"/>
          <w:sz w:val="22"/>
          <w:szCs w:val="22"/>
        </w:rPr>
        <w:t xml:space="preserve"> SM4.1</w:t>
      </w:r>
    </w:p>
    <w:p w14:paraId="3BD2E316" w14:textId="77777777" w:rsidR="00C252D3" w:rsidRPr="00702EE3" w:rsidRDefault="00C252D3" w:rsidP="005C3B54">
      <w:pPr>
        <w:widowControl w:val="0"/>
        <w:shd w:val="clear" w:color="auto" w:fill="FFFFFF"/>
        <w:tabs>
          <w:tab w:val="left" w:pos="706"/>
        </w:tabs>
        <w:autoSpaceDE w:val="0"/>
        <w:autoSpaceDN w:val="0"/>
        <w:adjustRightInd w:val="0"/>
        <w:spacing w:line="254" w:lineRule="exact"/>
        <w:ind w:right="284"/>
        <w:jc w:val="both"/>
        <w:rPr>
          <w:rFonts w:asciiTheme="minorHAnsi" w:hAnsiTheme="minorHAnsi" w:cs="Arial"/>
          <w:b/>
          <w:sz w:val="22"/>
          <w:szCs w:val="22"/>
          <w:lang w:val="ro-RO"/>
        </w:rPr>
      </w:pPr>
    </w:p>
    <w:p w14:paraId="1ED28D2F" w14:textId="71784D3E" w:rsidR="009966E5" w:rsidRPr="00702EE3" w:rsidRDefault="009966E5" w:rsidP="009966E5">
      <w:pPr>
        <w:shd w:val="clear" w:color="auto" w:fill="FFFFFF"/>
        <w:spacing w:line="276" w:lineRule="auto"/>
        <w:jc w:val="both"/>
        <w:rPr>
          <w:rFonts w:asciiTheme="minorHAnsi" w:hAnsiTheme="minorHAnsi" w:cstheme="minorHAnsi"/>
          <w:noProof/>
        </w:rPr>
      </w:pPr>
      <w:r w:rsidRPr="00702EE3">
        <w:rPr>
          <w:rFonts w:asciiTheme="minorHAnsi" w:hAnsiTheme="minorHAnsi" w:cstheme="minorHAnsi"/>
          <w:b/>
          <w:noProof/>
        </w:rPr>
        <w:t>Solicitantul nu va reduce dimensiunea economică a exploatației agricole, prevăzută la depunerea Cererii de finanțare, pe durata de execuție a contractului</w:t>
      </w:r>
      <w:r w:rsidRPr="00702EE3">
        <w:rPr>
          <w:rFonts w:asciiTheme="minorHAnsi" w:hAnsiTheme="minorHAnsi" w:cstheme="minorHAnsi"/>
          <w:noProof/>
        </w:rPr>
        <w:t xml:space="preserve"> </w:t>
      </w:r>
      <w:r w:rsidRPr="00702EE3">
        <w:rPr>
          <w:rFonts w:asciiTheme="minorHAnsi" w:hAnsiTheme="minorHAnsi" w:cstheme="minorHAnsi"/>
          <w:b/>
          <w:noProof/>
        </w:rPr>
        <w:t>(definită în Contractul de finanțare) cu mai mult de 15%</w:t>
      </w:r>
      <w:r w:rsidRPr="00702EE3">
        <w:rPr>
          <w:rFonts w:asciiTheme="minorHAnsi" w:hAnsiTheme="minorHAnsi" w:cstheme="minorHAnsi"/>
          <w:noProof/>
        </w:rPr>
        <w:t xml:space="preserve">. </w:t>
      </w:r>
      <w:r w:rsidRPr="00702EE3">
        <w:rPr>
          <w:rFonts w:asciiTheme="minorHAnsi" w:hAnsiTheme="minorHAnsi" w:cstheme="minorHAnsi"/>
          <w:b/>
          <w:noProof/>
        </w:rPr>
        <w:t>Cu toate acestea</w:t>
      </w:r>
      <w:r w:rsidRPr="00702EE3">
        <w:rPr>
          <w:rFonts w:asciiTheme="minorHAnsi" w:hAnsiTheme="minorHAnsi" w:cstheme="minorHAnsi"/>
          <w:noProof/>
        </w:rPr>
        <w:t xml:space="preserve">, </w:t>
      </w:r>
      <w:r w:rsidRPr="00702EE3">
        <w:rPr>
          <w:rFonts w:asciiTheme="minorHAnsi" w:hAnsiTheme="minorHAnsi" w:cstheme="minorHAnsi"/>
          <w:b/>
          <w:noProof/>
        </w:rPr>
        <w:t>dimensiunea economică a exploatației agricole nu va scădea, în nicio situație, sub pragul minim de 8.000 SO stabilit prin condițiile de eligibilitate</w:t>
      </w:r>
      <w:r w:rsidRPr="00702EE3">
        <w:rPr>
          <w:rFonts w:asciiTheme="minorHAnsi" w:hAnsiTheme="minorHAnsi" w:cstheme="minorHAnsi"/>
          <w:noProof/>
        </w:rPr>
        <w:t>.</w:t>
      </w:r>
    </w:p>
    <w:p w14:paraId="1BAA7249" w14:textId="0FEA9457" w:rsidR="0040326F" w:rsidRPr="00702EE3" w:rsidRDefault="0040326F" w:rsidP="009966E5">
      <w:pPr>
        <w:shd w:val="clear" w:color="auto" w:fill="FFFFFF"/>
        <w:spacing w:line="276" w:lineRule="auto"/>
        <w:jc w:val="both"/>
        <w:rPr>
          <w:rFonts w:ascii="Calibri" w:hAnsi="Calibri" w:cs="Calibri"/>
          <w:noProof/>
        </w:rPr>
      </w:pPr>
    </w:p>
    <w:p w14:paraId="35498667" w14:textId="105BA93B" w:rsidR="0040326F" w:rsidRPr="00702EE3" w:rsidRDefault="0040326F" w:rsidP="009966E5">
      <w:pPr>
        <w:shd w:val="clear" w:color="auto" w:fill="FFFFFF"/>
        <w:spacing w:line="276" w:lineRule="auto"/>
        <w:jc w:val="both"/>
        <w:rPr>
          <w:rFonts w:ascii="Calibri" w:hAnsi="Calibri" w:cs="Calibri"/>
          <w:noProof/>
        </w:rPr>
      </w:pPr>
    </w:p>
    <w:p w14:paraId="2777EA4B" w14:textId="2D40AB1C" w:rsidR="0017706E" w:rsidRPr="00702EE3" w:rsidRDefault="0017706E" w:rsidP="009966E5">
      <w:pPr>
        <w:shd w:val="clear" w:color="auto" w:fill="FFFFFF"/>
        <w:spacing w:line="276" w:lineRule="auto"/>
        <w:jc w:val="both"/>
        <w:rPr>
          <w:rFonts w:ascii="Calibri" w:hAnsi="Calibri" w:cs="Calibri"/>
          <w:noProof/>
        </w:rPr>
      </w:pPr>
    </w:p>
    <w:p w14:paraId="24F12757" w14:textId="77777777" w:rsidR="0017706E" w:rsidRPr="00702EE3" w:rsidRDefault="0017706E" w:rsidP="009966E5">
      <w:pPr>
        <w:shd w:val="clear" w:color="auto" w:fill="FFFFFF"/>
        <w:spacing w:line="276" w:lineRule="auto"/>
        <w:jc w:val="both"/>
        <w:rPr>
          <w:rFonts w:ascii="Calibri" w:hAnsi="Calibri" w:cs="Calibri"/>
          <w:noProof/>
        </w:rPr>
      </w:pPr>
    </w:p>
    <w:p w14:paraId="3BD398F9" w14:textId="77777777" w:rsidR="00F82B03" w:rsidRPr="00702EE3" w:rsidRDefault="00F82B03" w:rsidP="005C3B54">
      <w:pPr>
        <w:pStyle w:val="NoSpacing"/>
        <w:tabs>
          <w:tab w:val="left" w:pos="2127"/>
          <w:tab w:val="left" w:pos="4536"/>
        </w:tabs>
        <w:spacing w:line="276" w:lineRule="auto"/>
        <w:ind w:right="284"/>
        <w:jc w:val="both"/>
        <w:rPr>
          <w:rFonts w:ascii="Calibri" w:hAnsi="Calibri" w:cs="Calibri"/>
          <w:sz w:val="24"/>
          <w:szCs w:val="24"/>
          <w:lang w:eastAsia="ro-RO"/>
        </w:rPr>
      </w:pPr>
    </w:p>
    <w:p w14:paraId="4153DD17" w14:textId="1B9D79E0" w:rsidR="00F82B03" w:rsidRPr="00702EE3" w:rsidRDefault="00CB4F2D" w:rsidP="005C3B54">
      <w:pPr>
        <w:pStyle w:val="NoSpacing"/>
        <w:tabs>
          <w:tab w:val="left" w:pos="2127"/>
          <w:tab w:val="left" w:pos="4536"/>
        </w:tabs>
        <w:spacing w:line="276" w:lineRule="auto"/>
        <w:ind w:right="284"/>
        <w:jc w:val="both"/>
        <w:rPr>
          <w:rFonts w:ascii="Calibri" w:hAnsi="Calibri" w:cs="Calibri"/>
          <w:sz w:val="24"/>
          <w:szCs w:val="24"/>
          <w:lang w:eastAsia="ro-RO"/>
        </w:rPr>
      </w:pPr>
      <w:r w:rsidRPr="00702EE3">
        <w:rPr>
          <w:rFonts w:ascii="Calibri" w:hAnsi="Calibri" w:cs="Calibri"/>
          <w:b/>
          <w:noProof/>
          <w:sz w:val="24"/>
          <w:szCs w:val="24"/>
        </w:rPr>
        <w:t xml:space="preserve">I. </w:t>
      </w:r>
      <w:r w:rsidR="007A5A71" w:rsidRPr="00702EE3">
        <w:rPr>
          <w:rFonts w:ascii="Calibri" w:hAnsi="Calibri" w:cs="Calibri"/>
          <w:b/>
          <w:noProof/>
          <w:sz w:val="24"/>
          <w:szCs w:val="24"/>
        </w:rPr>
        <w:t>Toate culturile, exceptând sfecla de zahăr și formele asociative</w:t>
      </w:r>
    </w:p>
    <w:tbl>
      <w:tblPr>
        <w:tblW w:w="89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ABF8F" w:themeFill="accent6" w:themeFillTint="99"/>
        <w:tblLook w:val="04A0" w:firstRow="1" w:lastRow="0" w:firstColumn="1" w:lastColumn="0" w:noHBand="0" w:noVBand="1"/>
      </w:tblPr>
      <w:tblGrid>
        <w:gridCol w:w="8995"/>
      </w:tblGrid>
      <w:tr w:rsidR="00F82B03" w:rsidRPr="00702EE3" w14:paraId="74186786" w14:textId="77777777" w:rsidTr="00265BB7">
        <w:trPr>
          <w:trHeight w:val="551"/>
          <w:jc w:val="center"/>
        </w:trPr>
        <w:tc>
          <w:tcPr>
            <w:tcW w:w="8995" w:type="dxa"/>
            <w:shd w:val="clear" w:color="auto" w:fill="FABF8F" w:themeFill="accent6" w:themeFillTint="99"/>
            <w:vAlign w:val="center"/>
          </w:tcPr>
          <w:p w14:paraId="49559A97" w14:textId="63197A58" w:rsidR="00F82B03" w:rsidRPr="00702EE3" w:rsidRDefault="00F82B03" w:rsidP="00AD5E60">
            <w:pPr>
              <w:rPr>
                <w:rFonts w:ascii="Calibri" w:hAnsi="Calibri" w:cs="Calibri"/>
                <w:b/>
              </w:rPr>
            </w:pPr>
            <w:r w:rsidRPr="00702EE3">
              <w:rPr>
                <w:rFonts w:ascii="Calibri" w:hAnsi="Calibri" w:cs="Calibri"/>
                <w:b/>
              </w:rPr>
              <w:t>P1. Principiul dimensiunii exploatației care vizează exploatațiile de familie si de dimensiuni medii;</w:t>
            </w:r>
          </w:p>
        </w:tc>
      </w:tr>
      <w:tr w:rsidR="00F82B03" w:rsidRPr="00702EE3" w14:paraId="5F14C440" w14:textId="77777777" w:rsidTr="00265BB7">
        <w:trPr>
          <w:trHeight w:val="551"/>
          <w:jc w:val="center"/>
        </w:trPr>
        <w:tc>
          <w:tcPr>
            <w:tcW w:w="8995" w:type="dxa"/>
            <w:shd w:val="clear" w:color="auto" w:fill="FABF8F" w:themeFill="accent6" w:themeFillTint="99"/>
            <w:vAlign w:val="center"/>
          </w:tcPr>
          <w:p w14:paraId="67486342" w14:textId="77777777" w:rsidR="00F82B03" w:rsidRPr="00702EE3" w:rsidRDefault="00F82B03" w:rsidP="00AD5E60">
            <w:pPr>
              <w:jc w:val="both"/>
              <w:rPr>
                <w:rFonts w:ascii="Calibri" w:hAnsi="Calibri" w:cs="Calibri"/>
              </w:rPr>
            </w:pPr>
            <w:r w:rsidRPr="00702EE3">
              <w:rPr>
                <w:rFonts w:ascii="Calibri" w:hAnsi="Calibri" w:cs="Calibri"/>
                <w:b/>
                <w:bCs/>
              </w:rPr>
              <w:t xml:space="preserve">1.1. fermă de </w:t>
            </w:r>
            <w:r w:rsidRPr="00702EE3">
              <w:rPr>
                <w:rFonts w:ascii="Calibri" w:hAnsi="Calibri" w:cs="Calibri"/>
                <w:b/>
                <w:lang w:eastAsia="ro-RO"/>
              </w:rPr>
              <w:t>familie ( ≥8</w:t>
            </w:r>
            <w:r w:rsidRPr="00702EE3">
              <w:rPr>
                <w:rFonts w:ascii="Calibri" w:hAnsi="Calibri" w:cs="Calibri"/>
                <w:b/>
                <w:bCs/>
              </w:rPr>
              <w:t>.000-100.000 euro SO)</w:t>
            </w:r>
          </w:p>
        </w:tc>
      </w:tr>
      <w:tr w:rsidR="00F82B03" w:rsidRPr="00702EE3" w14:paraId="002D0774" w14:textId="77777777" w:rsidTr="00265BB7">
        <w:trPr>
          <w:trHeight w:val="499"/>
          <w:jc w:val="center"/>
        </w:trPr>
        <w:tc>
          <w:tcPr>
            <w:tcW w:w="8995" w:type="dxa"/>
            <w:shd w:val="clear" w:color="auto" w:fill="FABF8F" w:themeFill="accent6" w:themeFillTint="99"/>
            <w:vAlign w:val="center"/>
          </w:tcPr>
          <w:p w14:paraId="3AB9ACF5" w14:textId="2F382A7A" w:rsidR="00F82B03" w:rsidRPr="00702EE3" w:rsidRDefault="00F82B03" w:rsidP="00AD5E60">
            <w:pPr>
              <w:autoSpaceDE w:val="0"/>
              <w:autoSpaceDN w:val="0"/>
              <w:adjustRightInd w:val="0"/>
              <w:jc w:val="both"/>
              <w:rPr>
                <w:rFonts w:ascii="Calibri" w:hAnsi="Calibri" w:cs="Calibri"/>
                <w:b/>
                <w:lang w:eastAsia="ro-RO"/>
              </w:rPr>
            </w:pPr>
            <w:r w:rsidRPr="00702EE3">
              <w:rPr>
                <w:rFonts w:ascii="Calibri" w:hAnsi="Calibri" w:cs="Calibri"/>
                <w:b/>
                <w:bCs/>
                <w:lang w:eastAsia="ro-RO"/>
              </w:rPr>
              <w:t>1.</w:t>
            </w:r>
            <w:r w:rsidRPr="00702EE3">
              <w:rPr>
                <w:rFonts w:ascii="Calibri" w:hAnsi="Calibri" w:cs="Calibri"/>
                <w:b/>
                <w:lang w:eastAsia="ro-RO"/>
              </w:rPr>
              <w:t>2.  </w:t>
            </w:r>
            <w:r w:rsidR="00B57904" w:rsidRPr="00702EE3">
              <w:rPr>
                <w:rFonts w:ascii="Calibri" w:hAnsi="Calibri" w:cs="Calibri"/>
                <w:b/>
                <w:lang w:eastAsia="ro-RO"/>
              </w:rPr>
              <w:t xml:space="preserve">fermă de dimensiune medie </w:t>
            </w:r>
            <w:r w:rsidRPr="00702EE3">
              <w:rPr>
                <w:rFonts w:ascii="Calibri" w:hAnsi="Calibri" w:cs="Calibri"/>
                <w:b/>
                <w:lang w:eastAsia="ro-RO"/>
              </w:rPr>
              <w:t>≥12 000 – ≤</w:t>
            </w:r>
            <w:r w:rsidR="003322BA" w:rsidRPr="00702EE3">
              <w:rPr>
                <w:rFonts w:ascii="Calibri" w:hAnsi="Calibri" w:cs="Calibri"/>
                <w:b/>
                <w:lang w:eastAsia="ro-RO"/>
              </w:rPr>
              <w:t>250</w:t>
            </w:r>
            <w:r w:rsidRPr="00702EE3">
              <w:rPr>
                <w:rFonts w:ascii="Calibri" w:hAnsi="Calibri" w:cs="Calibri"/>
                <w:b/>
                <w:lang w:eastAsia="ro-RO"/>
              </w:rPr>
              <w:t xml:space="preserve">.000 </w:t>
            </w:r>
          </w:p>
        </w:tc>
      </w:tr>
    </w:tbl>
    <w:p w14:paraId="5C0FD690" w14:textId="67ABB537" w:rsidR="00F82B03" w:rsidRPr="00702EE3" w:rsidRDefault="00F82B03" w:rsidP="005C3B54">
      <w:pPr>
        <w:pStyle w:val="NoSpacing"/>
        <w:tabs>
          <w:tab w:val="left" w:pos="2127"/>
          <w:tab w:val="left" w:pos="4536"/>
        </w:tabs>
        <w:spacing w:line="276" w:lineRule="auto"/>
        <w:ind w:right="284"/>
        <w:jc w:val="both"/>
        <w:rPr>
          <w:rFonts w:ascii="Calibri" w:hAnsi="Calibri" w:cs="Calibri"/>
          <w:sz w:val="24"/>
          <w:szCs w:val="24"/>
          <w:lang w:eastAsia="ro-RO"/>
        </w:rPr>
      </w:pPr>
    </w:p>
    <w:p w14:paraId="680CD5F2" w14:textId="77777777" w:rsidR="00C252D3" w:rsidRPr="00702EE3" w:rsidRDefault="00C252D3" w:rsidP="00C252D3">
      <w:pPr>
        <w:widowControl w:val="0"/>
        <w:shd w:val="clear" w:color="auto" w:fill="FFFFFF"/>
        <w:tabs>
          <w:tab w:val="left" w:pos="706"/>
        </w:tabs>
        <w:autoSpaceDE w:val="0"/>
        <w:autoSpaceDN w:val="0"/>
        <w:adjustRightInd w:val="0"/>
        <w:spacing w:line="254" w:lineRule="exact"/>
        <w:ind w:left="720"/>
        <w:jc w:val="both"/>
        <w:rPr>
          <w:rFonts w:asciiTheme="minorHAnsi" w:hAnsiTheme="minorHAnsi" w:cs="Arial"/>
          <w:b/>
          <w:sz w:val="22"/>
          <w:szCs w:val="22"/>
          <w:lang w:val="ro-RO"/>
        </w:rPr>
      </w:pPr>
    </w:p>
    <w:tbl>
      <w:tblPr>
        <w:tblW w:w="496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4505"/>
        <w:gridCol w:w="4206"/>
      </w:tblGrid>
      <w:tr w:rsidR="00C252D3" w:rsidRPr="00702EE3" w14:paraId="0F41C859" w14:textId="77777777" w:rsidTr="005C3B54">
        <w:tc>
          <w:tcPr>
            <w:tcW w:w="2586" w:type="pct"/>
            <w:shd w:val="clear" w:color="auto" w:fill="C0C0C0"/>
          </w:tcPr>
          <w:p w14:paraId="4F789827" w14:textId="77777777" w:rsidR="00C252D3" w:rsidRPr="00702EE3" w:rsidRDefault="00C252D3" w:rsidP="00C252D3">
            <w:pPr>
              <w:keepNext/>
              <w:spacing w:before="240" w:after="60"/>
              <w:outlineLvl w:val="0"/>
              <w:rPr>
                <w:rFonts w:asciiTheme="minorHAnsi" w:hAnsiTheme="minorHAnsi" w:cs="Arial"/>
                <w:b/>
                <w:bCs/>
                <w:kern w:val="32"/>
                <w:sz w:val="22"/>
                <w:szCs w:val="22"/>
                <w:lang w:val="ro-RO"/>
              </w:rPr>
            </w:pPr>
            <w:r w:rsidRPr="00702EE3">
              <w:rPr>
                <w:rFonts w:asciiTheme="minorHAnsi" w:hAnsiTheme="minorHAnsi" w:cs="Arial"/>
                <w:b/>
                <w:bCs/>
                <w:kern w:val="32"/>
                <w:sz w:val="22"/>
                <w:szCs w:val="22"/>
                <w:lang w:val="ro-RO"/>
              </w:rPr>
              <w:t>DOCUMENTE  PREZENTATE</w:t>
            </w:r>
          </w:p>
        </w:tc>
        <w:tc>
          <w:tcPr>
            <w:tcW w:w="2414" w:type="pct"/>
            <w:shd w:val="clear" w:color="auto" w:fill="C0C0C0"/>
          </w:tcPr>
          <w:p w14:paraId="6071F7F1" w14:textId="77777777" w:rsidR="00C252D3" w:rsidRPr="00702EE3" w:rsidRDefault="00C252D3" w:rsidP="00C252D3">
            <w:pPr>
              <w:jc w:val="both"/>
              <w:rPr>
                <w:rFonts w:asciiTheme="minorHAnsi" w:hAnsiTheme="minorHAnsi" w:cs="Arial"/>
                <w:b/>
                <w:sz w:val="22"/>
                <w:szCs w:val="22"/>
                <w:lang w:val="pt-BR"/>
              </w:rPr>
            </w:pPr>
            <w:r w:rsidRPr="00702EE3">
              <w:rPr>
                <w:rFonts w:asciiTheme="minorHAnsi" w:hAnsiTheme="minorHAnsi" w:cs="Arial"/>
                <w:b/>
                <w:sz w:val="22"/>
                <w:szCs w:val="22"/>
                <w:lang w:val="pt-BR"/>
              </w:rPr>
              <w:t>PUNCTE DE VERIFICAT ÎN CADRUL DOCUMENTELOR  PREZENTATE</w:t>
            </w:r>
          </w:p>
        </w:tc>
      </w:tr>
      <w:tr w:rsidR="00C252D3" w:rsidRPr="00702EE3" w14:paraId="104BEEEA" w14:textId="77777777" w:rsidTr="005C3B54">
        <w:trPr>
          <w:trHeight w:val="2803"/>
        </w:trPr>
        <w:tc>
          <w:tcPr>
            <w:tcW w:w="2586" w:type="pct"/>
          </w:tcPr>
          <w:p w14:paraId="69AFB21B" w14:textId="46951DAF" w:rsidR="00C252D3" w:rsidRPr="00702EE3" w:rsidRDefault="00C252D3" w:rsidP="00144F9D">
            <w:pPr>
              <w:spacing w:before="120"/>
              <w:jc w:val="both"/>
              <w:rPr>
                <w:rFonts w:asciiTheme="minorHAnsi" w:hAnsiTheme="minorHAnsi" w:cs="Calibri"/>
                <w:noProof/>
                <w:sz w:val="22"/>
                <w:szCs w:val="22"/>
                <w:lang w:val="ro-RO"/>
              </w:rPr>
            </w:pPr>
          </w:p>
          <w:p w14:paraId="7F5475F2" w14:textId="48307663" w:rsidR="00307813" w:rsidRPr="00702EE3" w:rsidRDefault="00C252D3" w:rsidP="00130042">
            <w:pPr>
              <w:jc w:val="both"/>
              <w:rPr>
                <w:rFonts w:ascii="Calibri" w:hAnsi="Calibri"/>
                <w:sz w:val="22"/>
                <w:szCs w:val="22"/>
              </w:rPr>
            </w:pPr>
            <w:r w:rsidRPr="00702EE3">
              <w:rPr>
                <w:rFonts w:asciiTheme="minorHAnsi" w:hAnsiTheme="minorHAnsi" w:cs="Calibri"/>
                <w:b/>
                <w:sz w:val="22"/>
                <w:szCs w:val="22"/>
              </w:rPr>
              <w:t>doc.</w:t>
            </w:r>
            <w:r w:rsidRPr="00702EE3">
              <w:rPr>
                <w:rFonts w:asciiTheme="minorHAnsi" w:hAnsiTheme="minorHAnsi" w:cs="Calibri"/>
                <w:b/>
                <w:noProof/>
                <w:sz w:val="22"/>
                <w:szCs w:val="22"/>
              </w:rPr>
              <w:t>3</w:t>
            </w:r>
            <w:r w:rsidR="00307813" w:rsidRPr="00702EE3">
              <w:rPr>
                <w:rFonts w:ascii="Calibri" w:hAnsi="Calibri"/>
                <w:b/>
                <w:sz w:val="22"/>
                <w:szCs w:val="22"/>
              </w:rPr>
              <w:t>.</w:t>
            </w:r>
            <w:r w:rsidR="00144F9D" w:rsidRPr="00702EE3">
              <w:rPr>
                <w:rFonts w:ascii="Calibri" w:hAnsi="Calibri"/>
                <w:b/>
                <w:sz w:val="22"/>
                <w:szCs w:val="22"/>
              </w:rPr>
              <w:t xml:space="preserve"> </w:t>
            </w:r>
          </w:p>
          <w:p w14:paraId="663DC1F8" w14:textId="0DC99BBF" w:rsidR="00AE22CC" w:rsidRPr="00702EE3" w:rsidRDefault="00307813" w:rsidP="00144F9D">
            <w:pPr>
              <w:jc w:val="both"/>
              <w:rPr>
                <w:rFonts w:asciiTheme="minorHAnsi" w:hAnsiTheme="minorHAnsi"/>
                <w:sz w:val="22"/>
                <w:szCs w:val="22"/>
                <w:lang w:val="ro-RO"/>
              </w:rPr>
            </w:pPr>
            <w:proofErr w:type="gramStart"/>
            <w:r w:rsidRPr="00702EE3">
              <w:rPr>
                <w:rFonts w:ascii="Calibri" w:hAnsi="Calibri"/>
                <w:b/>
                <w:sz w:val="22"/>
                <w:szCs w:val="22"/>
              </w:rPr>
              <w:t>a</w:t>
            </w:r>
            <w:proofErr w:type="gramEnd"/>
            <w:r w:rsidR="000C2FAA" w:rsidRPr="00702EE3">
              <w:rPr>
                <w:rFonts w:ascii="Calibri" w:hAnsi="Calibri"/>
                <w:sz w:val="22"/>
                <w:szCs w:val="22"/>
              </w:rPr>
              <w:t xml:space="preserve"> </w:t>
            </w:r>
            <w:r w:rsidRPr="00702EE3">
              <w:rPr>
                <w:rFonts w:ascii="Calibri" w:hAnsi="Calibri"/>
                <w:sz w:val="22"/>
                <w:szCs w:val="22"/>
              </w:rPr>
              <w:t xml:space="preserve">În cazul Societăţilor agricole se ataşează tabelul centralizator emis de catre Societatea agricolă care va cuprinde suprafeţele </w:t>
            </w:r>
            <w:r w:rsidR="00AE22CC" w:rsidRPr="00702EE3">
              <w:rPr>
                <w:rFonts w:ascii="Calibri" w:hAnsi="Calibri"/>
                <w:sz w:val="22"/>
                <w:szCs w:val="22"/>
              </w:rPr>
              <w:t xml:space="preserve">aduse în folosinţa societăţii, </w:t>
            </w:r>
            <w:r w:rsidRPr="00702EE3">
              <w:rPr>
                <w:rFonts w:ascii="Calibri" w:hAnsi="Calibri"/>
                <w:sz w:val="22"/>
                <w:szCs w:val="22"/>
              </w:rPr>
              <w:t>numele membrilor fermieri care le deţin în proprietate</w:t>
            </w:r>
            <w:r w:rsidR="00AE22CC" w:rsidRPr="00702EE3">
              <w:rPr>
                <w:rFonts w:ascii="Calibri" w:hAnsi="Calibri"/>
                <w:sz w:val="22"/>
                <w:szCs w:val="22"/>
              </w:rPr>
              <w:t xml:space="preserve"> şi perioada pe care terenul  a fost adus in folosinta societătii, care trebuie sa fie de minim 10 ani</w:t>
            </w:r>
            <w:r w:rsidR="00AE22CC" w:rsidRPr="00702EE3">
              <w:rPr>
                <w:rFonts w:ascii="Calibri" w:hAnsi="Calibri"/>
                <w:sz w:val="22"/>
                <w:szCs w:val="22"/>
                <w:lang w:val="ro-RO"/>
              </w:rPr>
              <w:t>.</w:t>
            </w:r>
          </w:p>
          <w:p w14:paraId="6A472713" w14:textId="77777777" w:rsidR="00C252D3" w:rsidRPr="00702EE3" w:rsidRDefault="00885BA6" w:rsidP="00144F9D">
            <w:pPr>
              <w:tabs>
                <w:tab w:val="left" w:pos="284"/>
              </w:tabs>
              <w:spacing w:before="120"/>
              <w:jc w:val="both"/>
              <w:rPr>
                <w:rFonts w:asciiTheme="minorHAnsi" w:hAnsiTheme="minorHAnsi" w:cs="Calibri"/>
                <w:b/>
                <w:noProof/>
                <w:sz w:val="22"/>
                <w:szCs w:val="22"/>
                <w:lang w:val="ro-RO"/>
              </w:rPr>
            </w:pPr>
            <w:r w:rsidRPr="00702EE3">
              <w:rPr>
                <w:rFonts w:asciiTheme="minorHAnsi" w:hAnsiTheme="minorHAnsi" w:cs="Calibri"/>
                <w:b/>
                <w:noProof/>
                <w:sz w:val="22"/>
                <w:szCs w:val="22"/>
              </w:rPr>
              <w:t>c</w:t>
            </w:r>
            <w:r w:rsidR="00C252D3" w:rsidRPr="00702EE3">
              <w:rPr>
                <w:rFonts w:asciiTheme="minorHAnsi" w:hAnsiTheme="minorHAnsi" w:cs="Calibri"/>
                <w:b/>
                <w:noProof/>
                <w:sz w:val="22"/>
                <w:szCs w:val="22"/>
              </w:rPr>
              <w:t>) Document pentru efectivul de animale deţinut în proprietate:</w:t>
            </w:r>
          </w:p>
          <w:p w14:paraId="46B2F7E4" w14:textId="77777777" w:rsidR="0088468D" w:rsidRPr="00702EE3" w:rsidRDefault="00681BF0" w:rsidP="00144F9D">
            <w:pPr>
              <w:jc w:val="both"/>
              <w:rPr>
                <w:rFonts w:asciiTheme="minorHAnsi" w:hAnsiTheme="minorHAnsi" w:cstheme="minorHAnsi"/>
                <w:sz w:val="22"/>
                <w:szCs w:val="22"/>
              </w:rPr>
            </w:pPr>
            <w:r w:rsidRPr="00702EE3">
              <w:rPr>
                <w:rFonts w:asciiTheme="minorHAnsi" w:hAnsiTheme="minorHAnsi" w:cstheme="minorHAnsi"/>
                <w:sz w:val="22"/>
                <w:szCs w:val="22"/>
              </w:rPr>
              <w:t xml:space="preserve">Extras din Registrul Exploatatiei emis de ANSVSA/DSVSA cu cel mult 30 de zile înainte de data depunerii CF, din care să rezulte efectivul de animale deţinut, însoţit de formular de mişcare ANSVSA/DSVSA (Anexa 4 din Normele sanitare veterinare ale Ordinului ANSVSA nr. 40/2010); </w:t>
            </w:r>
          </w:p>
          <w:p w14:paraId="5ADCC68F" w14:textId="77777777" w:rsidR="0088468D" w:rsidRPr="00702EE3" w:rsidRDefault="00681BF0" w:rsidP="00144F9D">
            <w:pPr>
              <w:spacing w:before="120"/>
              <w:jc w:val="both"/>
              <w:rPr>
                <w:rFonts w:asciiTheme="minorHAnsi" w:hAnsiTheme="minorHAnsi" w:cstheme="minorHAnsi"/>
                <w:sz w:val="22"/>
                <w:szCs w:val="22"/>
              </w:rPr>
            </w:pPr>
            <w:r w:rsidRPr="00702EE3">
              <w:rPr>
                <w:rFonts w:asciiTheme="minorHAnsi" w:hAnsiTheme="minorHAnsi" w:cstheme="minorHAnsi"/>
                <w:sz w:val="22"/>
                <w:szCs w:val="22"/>
              </w:rPr>
              <w:t>Pentru exploataţiile agricole care deţin păsari si albine - Adeverinţă eliberată de medicul veterinar de circumscripţie, emisă cu cel mult 30 de zile înainte de data depunerii CF, din care rezulta numarul  păsarilor şi al familiilor de albine şi data inscrierii solicitantului in Registrul Exploatatiei</w:t>
            </w:r>
          </w:p>
          <w:p w14:paraId="62BA48E5" w14:textId="77777777" w:rsidR="00C252D3" w:rsidRPr="00702EE3" w:rsidRDefault="00C252D3" w:rsidP="00D70F7F">
            <w:pPr>
              <w:pStyle w:val="ListParagraph"/>
              <w:numPr>
                <w:ilvl w:val="0"/>
                <w:numId w:val="4"/>
              </w:numPr>
              <w:spacing w:line="240" w:lineRule="auto"/>
              <w:jc w:val="both"/>
              <w:rPr>
                <w:rFonts w:asciiTheme="minorHAnsi" w:hAnsiTheme="minorHAnsi" w:cs="Arial"/>
                <w:b/>
              </w:rPr>
            </w:pPr>
            <w:r w:rsidRPr="00702EE3">
              <w:rPr>
                <w:rFonts w:asciiTheme="minorHAnsi" w:hAnsiTheme="minorHAnsi"/>
                <w:b/>
              </w:rPr>
              <w:t>Cererea de Finanţare punctul Stabilirea categoriei de fermă</w:t>
            </w:r>
          </w:p>
        </w:tc>
        <w:tc>
          <w:tcPr>
            <w:tcW w:w="2414" w:type="pct"/>
          </w:tcPr>
          <w:p w14:paraId="2739866E" w14:textId="77777777" w:rsidR="00E05497" w:rsidRPr="00702EE3" w:rsidRDefault="00E05497" w:rsidP="00130042">
            <w:pPr>
              <w:pStyle w:val="NoSpacing"/>
              <w:shd w:val="clear" w:color="auto" w:fill="FFFFFF"/>
              <w:spacing w:line="276" w:lineRule="auto"/>
              <w:jc w:val="both"/>
              <w:rPr>
                <w:rFonts w:ascii="Calibri" w:hAnsi="Calibri" w:cs="Calibri"/>
                <w:noProof/>
                <w:sz w:val="24"/>
                <w:szCs w:val="24"/>
              </w:rPr>
            </w:pPr>
            <w:r w:rsidRPr="00702EE3">
              <w:rPr>
                <w:rFonts w:ascii="Calibri" w:hAnsi="Calibri" w:cs="Calibri"/>
                <w:noProof/>
                <w:sz w:val="24"/>
                <w:szCs w:val="24"/>
              </w:rPr>
              <w:t xml:space="preserve">În cazul fermei de familie, expertul va verifica, că exploataţia agricolă aparţinând Întreprinderii Familiale sau a unei persoane juridice ai cărei asociaţi sunt exclusiv membri ai aceleiaşi familii. Dimensiunea economică a fermei de familie, în contextul condițiilor sM 4.1,  trebuie să fie cuprinsă între 8.000 –  100.000 SO. </w:t>
            </w:r>
          </w:p>
          <w:p w14:paraId="5043D144" w14:textId="1BA86BBA" w:rsidR="00E05497" w:rsidRPr="00702EE3" w:rsidRDefault="00E05497" w:rsidP="00130042">
            <w:pPr>
              <w:pStyle w:val="NoSpacing"/>
              <w:shd w:val="clear" w:color="auto" w:fill="FFFFFF"/>
              <w:spacing w:line="276" w:lineRule="auto"/>
              <w:jc w:val="both"/>
              <w:rPr>
                <w:rFonts w:ascii="Calibri" w:hAnsi="Calibri" w:cs="Calibri"/>
                <w:noProof/>
                <w:sz w:val="24"/>
                <w:szCs w:val="24"/>
              </w:rPr>
            </w:pPr>
            <w:r w:rsidRPr="00702EE3">
              <w:rPr>
                <w:rFonts w:ascii="Calibri" w:hAnsi="Calibri" w:cs="Calibri"/>
                <w:noProof/>
                <w:sz w:val="24"/>
                <w:szCs w:val="24"/>
              </w:rPr>
              <w:t>Prin membrii aceleiaşi familii se înţelege soţul/ soţia şi rudele până la gradul III inclusiv</w:t>
            </w:r>
          </w:p>
          <w:p w14:paraId="35C16B80" w14:textId="77777777" w:rsidR="00E05497" w:rsidRPr="00702EE3" w:rsidRDefault="00E05497" w:rsidP="00AC398F">
            <w:pPr>
              <w:jc w:val="both"/>
              <w:rPr>
                <w:rFonts w:ascii="Calibri" w:hAnsi="Calibri" w:cs="Calibri"/>
              </w:rPr>
            </w:pPr>
          </w:p>
          <w:p w14:paraId="1B54132D" w14:textId="4838C07A" w:rsidR="00DB3AA5" w:rsidRPr="00702EE3" w:rsidRDefault="00DB3AA5" w:rsidP="00DB3AA5">
            <w:pPr>
              <w:pStyle w:val="NoSpacing"/>
              <w:jc w:val="both"/>
              <w:rPr>
                <w:rFonts w:ascii="Calibri" w:hAnsi="Calibri" w:cs="Calibri"/>
                <w:sz w:val="24"/>
              </w:rPr>
            </w:pPr>
            <w:r w:rsidRPr="00702EE3">
              <w:rPr>
                <w:rFonts w:ascii="Calibri" w:hAnsi="Calibri" w:cs="Calibri"/>
                <w:sz w:val="24"/>
              </w:rPr>
              <w:t>In ceea ce priveste ferma de dimensiune medie, se va verifica dimensiunea economică a exploatației stabilită pe baza datelor dovedite la depunerea cererii de finanțare (întreaga bază de producție agricolă).</w:t>
            </w:r>
          </w:p>
          <w:p w14:paraId="53FC6694" w14:textId="5543B6C7" w:rsidR="007C5014" w:rsidRPr="00702EE3" w:rsidRDefault="007C5014" w:rsidP="00AC398F">
            <w:pPr>
              <w:jc w:val="both"/>
              <w:rPr>
                <w:rFonts w:ascii="Calibri" w:hAnsi="Calibri" w:cs="Calibri"/>
              </w:rPr>
            </w:pPr>
          </w:p>
          <w:p w14:paraId="485B233B" w14:textId="21C7D1ED" w:rsidR="007C5014" w:rsidRPr="00702EE3" w:rsidRDefault="007C5014" w:rsidP="00AC398F">
            <w:pPr>
              <w:pStyle w:val="NoSpacing"/>
              <w:jc w:val="both"/>
              <w:rPr>
                <w:rFonts w:ascii="Calibri" w:hAnsi="Calibri" w:cs="Calibri"/>
                <w:noProof/>
                <w:sz w:val="24"/>
                <w:szCs w:val="24"/>
              </w:rPr>
            </w:pPr>
            <w:r w:rsidRPr="00702EE3">
              <w:rPr>
                <w:rFonts w:ascii="Calibri" w:hAnsi="Calibri" w:cs="Calibri"/>
                <w:b/>
                <w:noProof/>
                <w:sz w:val="24"/>
                <w:szCs w:val="24"/>
              </w:rPr>
              <w:t xml:space="preserve">În cazul </w:t>
            </w:r>
            <w:r w:rsidRPr="00702EE3">
              <w:rPr>
                <w:rFonts w:ascii="Calibri" w:hAnsi="Calibri" w:cs="Calibri"/>
                <w:b/>
                <w:noProof/>
                <w:sz w:val="24"/>
                <w:szCs w:val="24"/>
                <w:lang w:eastAsia="en-GB"/>
              </w:rPr>
              <w:t>modernizărilor</w:t>
            </w:r>
            <w:r w:rsidRPr="00702EE3">
              <w:rPr>
                <w:rFonts w:ascii="Calibri" w:hAnsi="Calibri" w:cs="Calibri"/>
                <w:b/>
                <w:noProof/>
                <w:sz w:val="24"/>
                <w:szCs w:val="24"/>
              </w:rPr>
              <w:t xml:space="preserve">, </w:t>
            </w:r>
            <w:r w:rsidRPr="00702EE3">
              <w:rPr>
                <w:rFonts w:ascii="Calibri" w:hAnsi="Calibri" w:cs="Calibri"/>
                <w:noProof/>
                <w:sz w:val="24"/>
                <w:szCs w:val="24"/>
              </w:rPr>
              <w:t xml:space="preserve">dimensiunea economică se va calcula pe baza înregistrărilor din perioada (campania) de depunere a </w:t>
            </w:r>
            <w:r w:rsidRPr="00702EE3">
              <w:rPr>
                <w:rFonts w:ascii="Calibri" w:hAnsi="Calibri" w:cs="Calibri"/>
                <w:b/>
                <w:noProof/>
                <w:sz w:val="24"/>
                <w:szCs w:val="24"/>
              </w:rPr>
              <w:t>cererii unice de plată pe suprafaţă</w:t>
            </w:r>
            <w:r w:rsidRPr="00702EE3">
              <w:rPr>
                <w:rFonts w:ascii="Calibri" w:hAnsi="Calibri" w:cs="Calibri"/>
                <w:noProof/>
                <w:sz w:val="24"/>
                <w:szCs w:val="24"/>
              </w:rPr>
              <w:t xml:space="preserve"> în Registrul unic de identificare de la APIA din perioada de depunere stabilită conform legislației naționale din anul depunerii Cererii de finanțare şi/ sau a ultimei înregistrări/ actualizări în Registrul Exploataţiei de la ANSVSA/ DSVSA efectuată înainte cu cel mult 30 de zile faţă de data depunerii Cererii de finanțare/ Paşapoartelor emise de ANZ </w:t>
            </w:r>
            <w:r w:rsidRPr="00702EE3">
              <w:rPr>
                <w:rFonts w:ascii="Calibri" w:hAnsi="Calibri" w:cs="Calibri"/>
                <w:noProof/>
                <w:sz w:val="24"/>
                <w:szCs w:val="24"/>
              </w:rPr>
              <w:lastRenderedPageBreak/>
              <w:t xml:space="preserve">ţinând cont după caz, de Nota explicativă a RICA din subsolul tabelului SO din cererea de finanțare . </w:t>
            </w:r>
          </w:p>
          <w:p w14:paraId="5A84CC7F" w14:textId="09CD3E94" w:rsidR="002F48D0" w:rsidRPr="00702EE3" w:rsidRDefault="002F48D0" w:rsidP="00AC398F">
            <w:pPr>
              <w:pStyle w:val="NoSpacing"/>
              <w:shd w:val="clear" w:color="auto" w:fill="FFFFFF"/>
              <w:tabs>
                <w:tab w:val="left" w:pos="284"/>
              </w:tabs>
              <w:jc w:val="both"/>
              <w:rPr>
                <w:rFonts w:ascii="Calibri" w:hAnsi="Calibri" w:cs="Calibri"/>
                <w:noProof/>
                <w:sz w:val="24"/>
                <w:szCs w:val="24"/>
              </w:rPr>
            </w:pPr>
            <w:r w:rsidRPr="00702EE3">
              <w:rPr>
                <w:rFonts w:ascii="Calibri" w:hAnsi="Calibri" w:cs="Calibri"/>
                <w:noProof/>
                <w:sz w:val="24"/>
                <w:szCs w:val="24"/>
              </w:rPr>
              <w:t>În situațiile excepționale în care solicitantul depune proiect de modernizare și  nu figurează cu cerere unică de plată la APIA (este neeligibil pentru plată unică pe suprafață), dar este înregistrat cu exploatația și deține RO la APIA, calculul dimensiunii economice se va realiza pe baza terenului înscris la APIA așa cum apare în cererea unică de plată depusă ca proiect (neeligibilă la plată) și a culturilor aferente. Situațiile exceptionale sunt determinate de faptul că anumite culturi nu sunt eligibile la plata pe suprafață sau condițiile de accesare a sprijinului pe suprafață de la APIA  nu sunt îndeplinite.</w:t>
            </w:r>
          </w:p>
          <w:p w14:paraId="40354AFE" w14:textId="77777777" w:rsidR="002F48D0" w:rsidRPr="00702EE3" w:rsidRDefault="002F48D0" w:rsidP="00AC398F">
            <w:pPr>
              <w:pStyle w:val="NoSpacing"/>
              <w:jc w:val="both"/>
              <w:rPr>
                <w:rFonts w:ascii="Calibri" w:hAnsi="Calibri" w:cs="Calibri"/>
                <w:noProof/>
                <w:sz w:val="24"/>
                <w:szCs w:val="24"/>
              </w:rPr>
            </w:pPr>
          </w:p>
          <w:p w14:paraId="2841DA21" w14:textId="12158C8B" w:rsidR="00F82B03" w:rsidRPr="00702EE3" w:rsidRDefault="007C5014" w:rsidP="00AC398F">
            <w:pPr>
              <w:pStyle w:val="NoSpacing"/>
              <w:shd w:val="clear" w:color="auto" w:fill="FFFFFF"/>
              <w:tabs>
                <w:tab w:val="left" w:pos="284"/>
              </w:tabs>
              <w:jc w:val="both"/>
              <w:rPr>
                <w:rFonts w:asciiTheme="minorHAnsi" w:hAnsiTheme="minorHAnsi" w:cs="Calibri"/>
              </w:rPr>
            </w:pPr>
            <w:r w:rsidRPr="00702EE3">
              <w:rPr>
                <w:rFonts w:ascii="Calibri" w:hAnsi="Calibri" w:cs="Calibri"/>
                <w:noProof/>
                <w:sz w:val="24"/>
                <w:szCs w:val="24"/>
              </w:rPr>
              <w:t>În cazurile persoanelor fizice care s-au t</w:t>
            </w:r>
            <w:r w:rsidR="003526D5" w:rsidRPr="00702EE3">
              <w:rPr>
                <w:rFonts w:ascii="Calibri" w:hAnsi="Calibri" w:cs="Calibri"/>
                <w:noProof/>
                <w:sz w:val="24"/>
                <w:szCs w:val="24"/>
              </w:rPr>
              <w:t>ransformat în PFA, ÎF şi ÎI deți</w:t>
            </w:r>
            <w:r w:rsidRPr="00702EE3">
              <w:rPr>
                <w:rFonts w:ascii="Calibri" w:hAnsi="Calibri" w:cs="Calibri"/>
                <w:noProof/>
                <w:sz w:val="24"/>
                <w:szCs w:val="24"/>
              </w:rPr>
              <w:t>nând aceeași exploatație agricolă conform înregistrărilor de la APIA/ANSVSA, calculul dimensiunii economice se face pe baza respectivei exploatații deținute în istoricul APIA/ANSVSA (chiar dacă din punct de vedere al codului unic de înregistrare la APIA, entitățile sunt diferite).</w:t>
            </w:r>
          </w:p>
          <w:p w14:paraId="150333DE" w14:textId="77777777" w:rsidR="007C5014" w:rsidRPr="00702EE3" w:rsidRDefault="007C5014" w:rsidP="00AC398F">
            <w:pPr>
              <w:shd w:val="clear" w:color="auto" w:fill="FFFFFF"/>
              <w:jc w:val="both"/>
              <w:rPr>
                <w:rFonts w:asciiTheme="minorHAnsi" w:hAnsiTheme="minorHAnsi" w:cs="Calibri"/>
              </w:rPr>
            </w:pPr>
            <w:r w:rsidRPr="00702EE3">
              <w:rPr>
                <w:rFonts w:asciiTheme="minorHAnsi" w:hAnsiTheme="minorHAnsi" w:cs="Calibri"/>
              </w:rPr>
              <w:t>P</w:t>
            </w:r>
            <w:r w:rsidR="00F82B03" w:rsidRPr="00702EE3">
              <w:rPr>
                <w:rFonts w:asciiTheme="minorHAnsi" w:hAnsiTheme="minorHAnsi" w:cs="Calibri"/>
              </w:rPr>
              <w:t>entru scorarea la pct 1.1, se va verifica în plus față de calculul dimensiunii economice, documen</w:t>
            </w:r>
            <w:r w:rsidRPr="00702EE3">
              <w:rPr>
                <w:rFonts w:asciiTheme="minorHAnsi" w:hAnsiTheme="minorHAnsi" w:cs="Calibri"/>
              </w:rPr>
              <w:t>t</w:t>
            </w:r>
            <w:r w:rsidR="00F82B03" w:rsidRPr="00702EE3">
              <w:rPr>
                <w:rFonts w:asciiTheme="minorHAnsi" w:hAnsiTheme="minorHAnsi" w:cs="Calibri"/>
              </w:rPr>
              <w:t>e</w:t>
            </w:r>
            <w:r w:rsidRPr="00702EE3">
              <w:rPr>
                <w:rFonts w:asciiTheme="minorHAnsi" w:hAnsiTheme="minorHAnsi" w:cs="Calibri"/>
              </w:rPr>
              <w:t>le</w:t>
            </w:r>
            <w:r w:rsidR="00F82B03" w:rsidRPr="00702EE3">
              <w:rPr>
                <w:rFonts w:asciiTheme="minorHAnsi" w:hAnsiTheme="minorHAnsi" w:cs="Calibri"/>
              </w:rPr>
              <w:t xml:space="preserve"> </w:t>
            </w:r>
            <w:r w:rsidRPr="00702EE3">
              <w:rPr>
                <w:rFonts w:asciiTheme="minorHAnsi" w:hAnsiTheme="minorHAnsi" w:cs="Calibri"/>
              </w:rPr>
              <w:t xml:space="preserve">necesare justificării încadrării solicitantului în categoria fermă de familie. </w:t>
            </w:r>
          </w:p>
          <w:p w14:paraId="61795912" w14:textId="5B5C875F" w:rsidR="00EE029A" w:rsidRPr="00702EE3" w:rsidRDefault="00EE029A" w:rsidP="00AC398F">
            <w:pPr>
              <w:autoSpaceDE w:val="0"/>
              <w:autoSpaceDN w:val="0"/>
              <w:adjustRightInd w:val="0"/>
              <w:jc w:val="both"/>
              <w:rPr>
                <w:rFonts w:ascii="Calibri" w:hAnsi="Calibri" w:cs="Calibri"/>
              </w:rPr>
            </w:pPr>
          </w:p>
          <w:p w14:paraId="35BBBCFB" w14:textId="2FBBFFC3" w:rsidR="00E26968" w:rsidRPr="00702EE3" w:rsidRDefault="00E26968" w:rsidP="00AC398F">
            <w:pPr>
              <w:autoSpaceDE w:val="0"/>
              <w:autoSpaceDN w:val="0"/>
              <w:adjustRightInd w:val="0"/>
              <w:jc w:val="both"/>
              <w:rPr>
                <w:rFonts w:ascii="Calibri" w:hAnsi="Calibri" w:cs="Calibri"/>
              </w:rPr>
            </w:pPr>
          </w:p>
          <w:p w14:paraId="6D6D2C5D" w14:textId="2D9CD8B5" w:rsidR="00A21516" w:rsidRPr="00702EE3" w:rsidRDefault="00A21516" w:rsidP="00AC398F">
            <w:pPr>
              <w:shd w:val="clear" w:color="auto" w:fill="FFFFFF"/>
              <w:jc w:val="both"/>
              <w:rPr>
                <w:rFonts w:asciiTheme="minorHAnsi" w:hAnsiTheme="minorHAnsi"/>
                <w:sz w:val="22"/>
                <w:szCs w:val="22"/>
                <w:lang w:val="it-IT"/>
              </w:rPr>
            </w:pPr>
          </w:p>
        </w:tc>
      </w:tr>
    </w:tbl>
    <w:p w14:paraId="7E2D80FE" w14:textId="77777777" w:rsidR="00C252D3" w:rsidRPr="00702EE3" w:rsidRDefault="00C252D3" w:rsidP="00C252D3">
      <w:pPr>
        <w:widowControl w:val="0"/>
        <w:shd w:val="clear" w:color="auto" w:fill="FFFFFF"/>
        <w:tabs>
          <w:tab w:val="left" w:pos="706"/>
        </w:tabs>
        <w:autoSpaceDE w:val="0"/>
        <w:autoSpaceDN w:val="0"/>
        <w:adjustRightInd w:val="0"/>
        <w:spacing w:line="254" w:lineRule="exact"/>
        <w:jc w:val="both"/>
        <w:rPr>
          <w:rFonts w:asciiTheme="minorHAnsi" w:hAnsiTheme="minorHAnsi" w:cs="Arial"/>
          <w:b/>
          <w:sz w:val="22"/>
          <w:szCs w:val="22"/>
          <w:lang w:val="ro-RO"/>
        </w:rPr>
      </w:pPr>
    </w:p>
    <w:p w14:paraId="4A19E818" w14:textId="648F6FFB" w:rsidR="00EA3957" w:rsidRPr="00702EE3" w:rsidRDefault="00EA3957" w:rsidP="00130042">
      <w:pPr>
        <w:pStyle w:val="NoSpacing"/>
        <w:shd w:val="clear" w:color="auto" w:fill="FFFFFF"/>
        <w:tabs>
          <w:tab w:val="left" w:pos="709"/>
          <w:tab w:val="left" w:pos="1418"/>
          <w:tab w:val="left" w:pos="2127"/>
          <w:tab w:val="left" w:pos="4536"/>
        </w:tabs>
        <w:spacing w:before="240" w:line="276" w:lineRule="auto"/>
        <w:jc w:val="both"/>
        <w:rPr>
          <w:rFonts w:ascii="Calibri" w:hAnsi="Calibri" w:cs="Calibri"/>
        </w:rPr>
      </w:pPr>
    </w:p>
    <w:p w14:paraId="5EE9B0AA" w14:textId="77777777" w:rsidR="00EA3957" w:rsidRPr="00702EE3" w:rsidRDefault="00EA3957" w:rsidP="00EA3957">
      <w:pPr>
        <w:jc w:val="both"/>
        <w:rPr>
          <w:rFonts w:ascii="Calibri" w:hAnsi="Calibri" w:cs="Calibri"/>
        </w:rPr>
      </w:pPr>
    </w:p>
    <w:p w14:paraId="2CB6D8BD" w14:textId="63436CAC" w:rsidR="00D461B1" w:rsidRPr="00702EE3" w:rsidRDefault="00D461B1" w:rsidP="00C252D3">
      <w:pPr>
        <w:widowControl w:val="0"/>
        <w:shd w:val="clear" w:color="auto" w:fill="FFFFFF"/>
        <w:tabs>
          <w:tab w:val="left" w:pos="706"/>
        </w:tabs>
        <w:autoSpaceDE w:val="0"/>
        <w:autoSpaceDN w:val="0"/>
        <w:adjustRightInd w:val="0"/>
        <w:spacing w:line="254" w:lineRule="exact"/>
        <w:jc w:val="both"/>
        <w:rPr>
          <w:rFonts w:asciiTheme="minorHAnsi" w:hAnsiTheme="minorHAnsi" w:cs="Arial"/>
          <w:b/>
          <w:sz w:val="22"/>
          <w:szCs w:val="22"/>
          <w:lang w:val="ro-RO"/>
        </w:rPr>
      </w:pPr>
    </w:p>
    <w:p w14:paraId="7D421918" w14:textId="5D0E27AC" w:rsidR="00D461B1" w:rsidRPr="00702EE3" w:rsidRDefault="00D461B1" w:rsidP="00C252D3">
      <w:pPr>
        <w:widowControl w:val="0"/>
        <w:shd w:val="clear" w:color="auto" w:fill="FFFFFF"/>
        <w:tabs>
          <w:tab w:val="left" w:pos="706"/>
        </w:tabs>
        <w:autoSpaceDE w:val="0"/>
        <w:autoSpaceDN w:val="0"/>
        <w:adjustRightInd w:val="0"/>
        <w:spacing w:line="254" w:lineRule="exact"/>
        <w:jc w:val="both"/>
        <w:rPr>
          <w:rFonts w:asciiTheme="minorHAnsi" w:hAnsiTheme="minorHAnsi" w:cs="Arial"/>
          <w:b/>
          <w:sz w:val="22"/>
          <w:szCs w:val="22"/>
          <w:lang w:val="ro-RO"/>
        </w:rPr>
      </w:pPr>
    </w:p>
    <w:p w14:paraId="0314CB8D" w14:textId="10C35E3B" w:rsidR="002B59D3" w:rsidRPr="00702EE3" w:rsidRDefault="002B59D3" w:rsidP="00C252D3">
      <w:pPr>
        <w:widowControl w:val="0"/>
        <w:shd w:val="clear" w:color="auto" w:fill="FFFFFF"/>
        <w:tabs>
          <w:tab w:val="left" w:pos="706"/>
        </w:tabs>
        <w:autoSpaceDE w:val="0"/>
        <w:autoSpaceDN w:val="0"/>
        <w:adjustRightInd w:val="0"/>
        <w:spacing w:line="254" w:lineRule="exact"/>
        <w:jc w:val="both"/>
        <w:rPr>
          <w:rFonts w:asciiTheme="minorHAnsi" w:hAnsiTheme="minorHAnsi" w:cs="Arial"/>
          <w:b/>
          <w:sz w:val="22"/>
          <w:szCs w:val="22"/>
          <w:lang w:val="ro-RO"/>
        </w:rPr>
      </w:pPr>
    </w:p>
    <w:tbl>
      <w:tblPr>
        <w:tblW w:w="882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ABF8F" w:themeFill="accent6" w:themeFillTint="99"/>
        <w:tblLook w:val="04A0" w:firstRow="1" w:lastRow="0" w:firstColumn="1" w:lastColumn="0" w:noHBand="0" w:noVBand="1"/>
      </w:tblPr>
      <w:tblGrid>
        <w:gridCol w:w="8825"/>
      </w:tblGrid>
      <w:tr w:rsidR="00F42363" w:rsidRPr="00702EE3" w14:paraId="363FB1CC" w14:textId="77777777" w:rsidTr="00265BB7">
        <w:trPr>
          <w:trHeight w:val="417"/>
          <w:jc w:val="center"/>
        </w:trPr>
        <w:tc>
          <w:tcPr>
            <w:tcW w:w="8825" w:type="dxa"/>
            <w:shd w:val="clear" w:color="auto" w:fill="FABF8F" w:themeFill="accent6" w:themeFillTint="99"/>
            <w:vAlign w:val="center"/>
          </w:tcPr>
          <w:p w14:paraId="5A6A2CA6" w14:textId="6DC7DEB3" w:rsidR="00F42363" w:rsidRPr="00702EE3" w:rsidRDefault="00F42363" w:rsidP="003526D5">
            <w:pPr>
              <w:jc w:val="both"/>
              <w:rPr>
                <w:rFonts w:ascii="Calibri" w:hAnsi="Calibri" w:cs="Calibri"/>
                <w:b/>
              </w:rPr>
            </w:pPr>
            <w:r w:rsidRPr="00702EE3">
              <w:rPr>
                <w:rFonts w:ascii="Calibri" w:hAnsi="Calibri" w:cs="Calibri"/>
                <w:b/>
              </w:rPr>
              <w:t>P</w:t>
            </w:r>
            <w:r w:rsidR="003322BA" w:rsidRPr="00702EE3">
              <w:rPr>
                <w:rFonts w:ascii="Calibri" w:hAnsi="Calibri" w:cs="Calibri"/>
                <w:b/>
              </w:rPr>
              <w:t>2</w:t>
            </w:r>
            <w:r w:rsidRPr="00702EE3">
              <w:rPr>
                <w:rFonts w:ascii="Calibri" w:hAnsi="Calibri" w:cs="Calibri"/>
                <w:b/>
              </w:rPr>
              <w:t xml:space="preserve"> Principiul asocierii fermierilor;</w:t>
            </w:r>
          </w:p>
        </w:tc>
      </w:tr>
      <w:tr w:rsidR="00F42363" w:rsidRPr="00702EE3" w14:paraId="5B501A80" w14:textId="77777777" w:rsidTr="00265BB7">
        <w:trPr>
          <w:trHeight w:val="432"/>
          <w:jc w:val="center"/>
        </w:trPr>
        <w:tc>
          <w:tcPr>
            <w:tcW w:w="8825" w:type="dxa"/>
            <w:shd w:val="clear" w:color="auto" w:fill="FABF8F" w:themeFill="accent6" w:themeFillTint="99"/>
            <w:vAlign w:val="center"/>
          </w:tcPr>
          <w:p w14:paraId="48ED8690" w14:textId="6A27156C" w:rsidR="00F42363" w:rsidRPr="00702EE3" w:rsidRDefault="0011089E" w:rsidP="007434EF">
            <w:pPr>
              <w:jc w:val="both"/>
              <w:rPr>
                <w:rFonts w:ascii="Calibri" w:hAnsi="Calibri" w:cs="Calibri"/>
                <w:b/>
              </w:rPr>
            </w:pPr>
            <w:r w:rsidRPr="00702EE3">
              <w:rPr>
                <w:rFonts w:ascii="Calibri" w:hAnsi="Calibri" w:cs="Calibri"/>
                <w:b/>
              </w:rPr>
              <w:t>2.1</w:t>
            </w:r>
            <w:r w:rsidR="00F42363" w:rsidRPr="00702EE3">
              <w:rPr>
                <w:rFonts w:ascii="Calibri" w:hAnsi="Calibri" w:cs="Calibri"/>
                <w:b/>
              </w:rPr>
              <w:t xml:space="preserve"> Membru al unui grup sau al unei organizați</w:t>
            </w:r>
            <w:r w:rsidRPr="00702EE3">
              <w:rPr>
                <w:rFonts w:ascii="Calibri" w:hAnsi="Calibri" w:cs="Calibri"/>
                <w:b/>
              </w:rPr>
              <w:t>i</w:t>
            </w:r>
            <w:r w:rsidR="00F42363" w:rsidRPr="00702EE3">
              <w:rPr>
                <w:rFonts w:ascii="Calibri" w:hAnsi="Calibri" w:cs="Calibri"/>
                <w:b/>
              </w:rPr>
              <w:t xml:space="preserve"> de producători</w:t>
            </w:r>
            <w:r w:rsidR="007434EF" w:rsidRPr="00702EE3">
              <w:rPr>
                <w:rFonts w:ascii="Calibri" w:hAnsi="Calibri" w:cs="Calibri"/>
                <w:b/>
              </w:rPr>
              <w:t xml:space="preserve">, </w:t>
            </w:r>
            <w:r w:rsidR="00F42363" w:rsidRPr="00702EE3">
              <w:rPr>
                <w:rFonts w:ascii="Calibri" w:hAnsi="Calibri" w:cs="Calibri"/>
                <w:b/>
              </w:rPr>
              <w:t xml:space="preserve"> membru acționar al unei cooperative</w:t>
            </w:r>
            <w:r w:rsidR="007434EF" w:rsidRPr="00702EE3">
              <w:rPr>
                <w:rFonts w:ascii="Calibri" w:hAnsi="Calibri" w:cs="Calibri"/>
                <w:b/>
              </w:rPr>
              <w:t xml:space="preserve"> </w:t>
            </w:r>
            <w:r w:rsidR="007434EF" w:rsidRPr="00702EE3">
              <w:rPr>
                <w:rFonts w:ascii="Calibri" w:hAnsi="Calibri" w:cs="Calibri"/>
                <w:b/>
                <w:color w:val="000000"/>
              </w:rPr>
              <w:t>sau membru al unei societăți cooperative</w:t>
            </w:r>
          </w:p>
        </w:tc>
      </w:tr>
    </w:tbl>
    <w:p w14:paraId="3D908A8E" w14:textId="38F0B1B0" w:rsidR="00D461B1" w:rsidRPr="00702EE3" w:rsidRDefault="00D461B1" w:rsidP="00C252D3">
      <w:pPr>
        <w:widowControl w:val="0"/>
        <w:shd w:val="clear" w:color="auto" w:fill="FFFFFF"/>
        <w:tabs>
          <w:tab w:val="left" w:pos="706"/>
        </w:tabs>
        <w:autoSpaceDE w:val="0"/>
        <w:autoSpaceDN w:val="0"/>
        <w:adjustRightInd w:val="0"/>
        <w:spacing w:line="254" w:lineRule="exact"/>
        <w:jc w:val="both"/>
        <w:rPr>
          <w:rFonts w:asciiTheme="minorHAnsi" w:hAnsiTheme="minorHAnsi" w:cs="Arial"/>
          <w:b/>
          <w:sz w:val="22"/>
          <w:szCs w:val="22"/>
          <w:lang w:val="ro-RO"/>
        </w:rPr>
      </w:pPr>
    </w:p>
    <w:tbl>
      <w:tblPr>
        <w:tblW w:w="5000"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4476"/>
        <w:gridCol w:w="4303"/>
      </w:tblGrid>
      <w:tr w:rsidR="00EA4322" w:rsidRPr="00702EE3" w14:paraId="71C0B6D7" w14:textId="77777777" w:rsidTr="0017706E">
        <w:tc>
          <w:tcPr>
            <w:tcW w:w="2549" w:type="pct"/>
            <w:shd w:val="clear" w:color="auto" w:fill="C0C0C0"/>
          </w:tcPr>
          <w:p w14:paraId="5055A4C6" w14:textId="77777777" w:rsidR="00EA4322" w:rsidRPr="00702EE3" w:rsidRDefault="00EA4322" w:rsidP="003526D5">
            <w:pPr>
              <w:keepNext/>
              <w:spacing w:before="240" w:after="60"/>
              <w:outlineLvl w:val="0"/>
              <w:rPr>
                <w:rFonts w:asciiTheme="minorHAnsi" w:hAnsiTheme="minorHAnsi" w:cs="Arial"/>
                <w:b/>
                <w:bCs/>
                <w:kern w:val="32"/>
                <w:sz w:val="22"/>
                <w:szCs w:val="22"/>
                <w:lang w:val="ro-RO"/>
              </w:rPr>
            </w:pPr>
            <w:r w:rsidRPr="00702EE3">
              <w:rPr>
                <w:rFonts w:asciiTheme="minorHAnsi" w:hAnsiTheme="minorHAnsi" w:cs="Arial"/>
                <w:b/>
                <w:bCs/>
                <w:kern w:val="32"/>
                <w:sz w:val="22"/>
                <w:szCs w:val="22"/>
                <w:lang w:val="ro-RO"/>
              </w:rPr>
              <w:lastRenderedPageBreak/>
              <w:t>DOCUMENTE  PREZENTATE</w:t>
            </w:r>
          </w:p>
        </w:tc>
        <w:tc>
          <w:tcPr>
            <w:tcW w:w="2451" w:type="pct"/>
            <w:shd w:val="clear" w:color="auto" w:fill="C0C0C0"/>
          </w:tcPr>
          <w:p w14:paraId="009F13A1" w14:textId="77777777" w:rsidR="00EA4322" w:rsidRPr="00702EE3" w:rsidRDefault="00EA4322" w:rsidP="003526D5">
            <w:pPr>
              <w:jc w:val="both"/>
              <w:rPr>
                <w:rFonts w:asciiTheme="minorHAnsi" w:hAnsiTheme="minorHAnsi" w:cs="Arial"/>
                <w:b/>
                <w:sz w:val="22"/>
                <w:szCs w:val="22"/>
                <w:lang w:val="pt-BR"/>
              </w:rPr>
            </w:pPr>
            <w:r w:rsidRPr="00702EE3">
              <w:rPr>
                <w:rFonts w:asciiTheme="minorHAnsi" w:hAnsiTheme="minorHAnsi" w:cs="Arial"/>
                <w:b/>
                <w:sz w:val="22"/>
                <w:szCs w:val="22"/>
                <w:lang w:val="pt-BR"/>
              </w:rPr>
              <w:t>PUNCTE DE VERIFICAT ÎN CADRUL DOCUMENTELOR  PREZENTATE</w:t>
            </w:r>
          </w:p>
        </w:tc>
      </w:tr>
      <w:tr w:rsidR="00EA4322" w:rsidRPr="00702EE3" w14:paraId="10C35087" w14:textId="77777777" w:rsidTr="0017706E">
        <w:tc>
          <w:tcPr>
            <w:tcW w:w="2549" w:type="pct"/>
            <w:shd w:val="clear" w:color="auto" w:fill="FFFFFF" w:themeFill="background1"/>
          </w:tcPr>
          <w:p w14:paraId="283170A1" w14:textId="77777777" w:rsidR="00EA4322" w:rsidRPr="00702EE3" w:rsidRDefault="00D50245" w:rsidP="003526D5">
            <w:pPr>
              <w:keepNext/>
              <w:spacing w:before="240" w:after="60"/>
              <w:outlineLvl w:val="0"/>
              <w:rPr>
                <w:rFonts w:asciiTheme="minorHAnsi" w:hAnsiTheme="minorHAnsi" w:cs="Arial"/>
                <w:b/>
                <w:bCs/>
                <w:kern w:val="32"/>
                <w:lang w:val="ro-RO"/>
              </w:rPr>
            </w:pPr>
            <w:r w:rsidRPr="00702EE3">
              <w:rPr>
                <w:rFonts w:asciiTheme="minorHAnsi" w:hAnsiTheme="minorHAnsi" w:cs="Arial"/>
                <w:b/>
                <w:bCs/>
                <w:kern w:val="32"/>
                <w:lang w:val="ro-RO"/>
              </w:rPr>
              <w:t>Site MADR</w:t>
            </w:r>
          </w:p>
          <w:p w14:paraId="7A7CF4DC" w14:textId="77777777" w:rsidR="00670496" w:rsidRPr="00702EE3" w:rsidRDefault="00670496" w:rsidP="0018605A">
            <w:pPr>
              <w:spacing w:line="276" w:lineRule="auto"/>
              <w:jc w:val="both"/>
              <w:rPr>
                <w:rFonts w:asciiTheme="minorHAnsi" w:hAnsiTheme="minorHAnsi" w:cs="Arial"/>
                <w:b/>
                <w:bCs/>
                <w:kern w:val="32"/>
                <w:lang w:val="ro-RO"/>
              </w:rPr>
            </w:pPr>
          </w:p>
          <w:p w14:paraId="42B016C9" w14:textId="229B2725" w:rsidR="00AD2BA6" w:rsidRPr="00702EE3" w:rsidRDefault="00670496" w:rsidP="0018605A">
            <w:pPr>
              <w:spacing w:line="276" w:lineRule="auto"/>
              <w:jc w:val="both"/>
              <w:rPr>
                <w:rFonts w:asciiTheme="minorHAnsi" w:hAnsiTheme="minorHAnsi" w:cs="Arial"/>
                <w:b/>
                <w:bCs/>
                <w:kern w:val="32"/>
                <w:lang w:val="ro-RO"/>
              </w:rPr>
            </w:pPr>
            <w:r w:rsidRPr="00702EE3">
              <w:rPr>
                <w:rFonts w:asciiTheme="minorHAnsi" w:hAnsiTheme="minorHAnsi" w:cs="Arial"/>
                <w:b/>
                <w:bCs/>
                <w:kern w:val="32"/>
                <w:lang w:val="ro-RO"/>
              </w:rPr>
              <w:t xml:space="preserve">Doc. </w:t>
            </w:r>
            <w:r w:rsidR="003F2255" w:rsidRPr="00702EE3">
              <w:rPr>
                <w:rFonts w:asciiTheme="minorHAnsi" w:hAnsiTheme="minorHAnsi" w:cs="Arial"/>
                <w:b/>
                <w:bCs/>
                <w:kern w:val="32"/>
                <w:lang w:val="ro-RO"/>
              </w:rPr>
              <w:t>8</w:t>
            </w:r>
            <w:r w:rsidRPr="00702EE3">
              <w:rPr>
                <w:rFonts w:asciiTheme="minorHAnsi" w:hAnsiTheme="minorHAnsi" w:cs="Arial"/>
                <w:b/>
                <w:bCs/>
                <w:kern w:val="32"/>
                <w:lang w:val="ro-RO"/>
              </w:rPr>
              <w:t>b Statut pentu cooperativa agricolă (înființată în baza Legii nr. 566/2004) cu modificările și completările ulterioare.</w:t>
            </w:r>
          </w:p>
          <w:p w14:paraId="6A57AA76" w14:textId="77777777" w:rsidR="00670496" w:rsidRPr="00702EE3" w:rsidRDefault="00670496" w:rsidP="0018605A">
            <w:pPr>
              <w:spacing w:line="276" w:lineRule="auto"/>
              <w:jc w:val="both"/>
              <w:rPr>
                <w:rFonts w:asciiTheme="minorHAnsi" w:hAnsiTheme="minorHAnsi" w:cs="Arial"/>
                <w:b/>
                <w:bCs/>
                <w:kern w:val="32"/>
                <w:lang w:val="ro-RO"/>
              </w:rPr>
            </w:pPr>
          </w:p>
          <w:p w14:paraId="1E2150A9" w14:textId="35397C33" w:rsidR="00700692" w:rsidRPr="00702EE3" w:rsidRDefault="00AD2BA6" w:rsidP="0018605A">
            <w:pPr>
              <w:spacing w:line="276" w:lineRule="auto"/>
              <w:jc w:val="both"/>
              <w:rPr>
                <w:rFonts w:asciiTheme="minorHAnsi" w:hAnsiTheme="minorHAnsi" w:cs="Arial"/>
                <w:b/>
                <w:bCs/>
                <w:kern w:val="32"/>
                <w:sz w:val="22"/>
                <w:szCs w:val="22"/>
                <w:lang w:val="ro-RO"/>
              </w:rPr>
            </w:pPr>
            <w:r w:rsidRPr="00702EE3">
              <w:rPr>
                <w:rFonts w:asciiTheme="minorHAnsi" w:hAnsiTheme="minorHAnsi" w:cs="Arial"/>
                <w:b/>
                <w:bCs/>
                <w:kern w:val="32"/>
                <w:lang w:val="ro-RO"/>
              </w:rPr>
              <w:t>Doc. 1</w:t>
            </w:r>
            <w:r w:rsidR="003F2255" w:rsidRPr="00702EE3">
              <w:rPr>
                <w:rFonts w:asciiTheme="minorHAnsi" w:hAnsiTheme="minorHAnsi" w:cs="Arial"/>
                <w:b/>
                <w:bCs/>
                <w:kern w:val="32"/>
                <w:lang w:val="ro-RO"/>
              </w:rPr>
              <w:t>1</w:t>
            </w:r>
            <w:r w:rsidRPr="00702EE3">
              <w:rPr>
                <w:rFonts w:asciiTheme="minorHAnsi" w:hAnsiTheme="minorHAnsi" w:cs="Arial"/>
                <w:b/>
                <w:bCs/>
                <w:kern w:val="32"/>
                <w:lang w:val="ro-RO"/>
              </w:rPr>
              <w:t xml:space="preserve">.1 </w:t>
            </w:r>
            <w:r w:rsidRPr="00702EE3">
              <w:rPr>
                <w:rFonts w:ascii="Calibri" w:hAnsi="Calibri" w:cs="Calibri"/>
                <w:b/>
                <w:noProof/>
                <w:color w:val="000000"/>
              </w:rPr>
              <w:t>Document emis de Cooperativa/ Grupul de producatori/organiza</w:t>
            </w:r>
            <w:r w:rsidRPr="00702EE3">
              <w:rPr>
                <w:rFonts w:ascii="Calibri" w:hAnsi="Calibri" w:cs="Calibri"/>
                <w:b/>
                <w:noProof/>
                <w:color w:val="000000"/>
                <w:lang w:val="en-GB"/>
              </w:rPr>
              <w:t>ția de producători</w:t>
            </w:r>
            <w:r w:rsidRPr="00702EE3">
              <w:rPr>
                <w:rFonts w:ascii="Calibri" w:hAnsi="Calibri" w:cs="Calibri"/>
                <w:b/>
                <w:noProof/>
                <w:color w:val="000000"/>
              </w:rPr>
              <w:t xml:space="preserve"> din care să reiasă că solicitantul sau </w:t>
            </w:r>
            <w:r w:rsidRPr="00702EE3">
              <w:rPr>
                <w:rFonts w:ascii="Calibri" w:hAnsi="Calibri" w:cs="Calibri"/>
                <w:b/>
                <w:bCs/>
                <w:noProof/>
                <w:color w:val="000000"/>
                <w:lang w:eastAsia="fr-FR"/>
              </w:rPr>
              <w:t xml:space="preserve"> managerul exploatației desemnat de forma asociativă, după caz, </w:t>
            </w:r>
            <w:r w:rsidRPr="00702EE3">
              <w:rPr>
                <w:rFonts w:ascii="Calibri" w:hAnsi="Calibri" w:cs="Calibri"/>
                <w:bCs/>
                <w:noProof/>
                <w:color w:val="000000"/>
                <w:lang w:eastAsia="fr-FR"/>
              </w:rPr>
              <w:t xml:space="preserve">are </w:t>
            </w:r>
            <w:r w:rsidRPr="00702EE3">
              <w:rPr>
                <w:rFonts w:ascii="Calibri" w:hAnsi="Calibri" w:cs="Calibri"/>
                <w:b/>
                <w:bCs/>
                <w:noProof/>
                <w:color w:val="000000"/>
                <w:lang w:eastAsia="fr-FR"/>
              </w:rPr>
              <w:t>calitatea de membru al acesteia.</w:t>
            </w:r>
          </w:p>
        </w:tc>
        <w:tc>
          <w:tcPr>
            <w:tcW w:w="2451" w:type="pct"/>
            <w:shd w:val="clear" w:color="auto" w:fill="FFFFFF" w:themeFill="background1"/>
          </w:tcPr>
          <w:p w14:paraId="5C77937E" w14:textId="77777777" w:rsidR="00670496" w:rsidRPr="00702EE3" w:rsidRDefault="00670496" w:rsidP="00AC398F">
            <w:pPr>
              <w:pStyle w:val="NoSpacing"/>
              <w:shd w:val="clear" w:color="auto" w:fill="FFFFFF"/>
              <w:tabs>
                <w:tab w:val="left" w:pos="709"/>
                <w:tab w:val="left" w:pos="1418"/>
                <w:tab w:val="left" w:pos="2127"/>
                <w:tab w:val="left" w:pos="4536"/>
              </w:tabs>
              <w:jc w:val="both"/>
              <w:rPr>
                <w:rFonts w:ascii="Calibri" w:hAnsi="Calibri" w:cs="Calibri"/>
                <w:noProof/>
                <w:sz w:val="24"/>
                <w:szCs w:val="24"/>
              </w:rPr>
            </w:pPr>
          </w:p>
          <w:p w14:paraId="2C01C1C0" w14:textId="65C3C6A0" w:rsidR="00EA4322" w:rsidRPr="00702EE3" w:rsidRDefault="00EA4322" w:rsidP="00AC398F">
            <w:pPr>
              <w:pStyle w:val="NoSpacing"/>
              <w:shd w:val="clear" w:color="auto" w:fill="FFFFFF"/>
              <w:tabs>
                <w:tab w:val="left" w:pos="709"/>
                <w:tab w:val="left" w:pos="1418"/>
                <w:tab w:val="left" w:pos="2127"/>
                <w:tab w:val="left" w:pos="4536"/>
              </w:tabs>
              <w:jc w:val="both"/>
              <w:rPr>
                <w:rFonts w:ascii="Calibri" w:hAnsi="Calibri" w:cs="Calibri"/>
                <w:noProof/>
                <w:sz w:val="24"/>
                <w:szCs w:val="24"/>
              </w:rPr>
            </w:pPr>
            <w:r w:rsidRPr="00702EE3">
              <w:rPr>
                <w:rFonts w:ascii="Calibri" w:hAnsi="Calibri" w:cs="Calibri"/>
                <w:noProof/>
                <w:sz w:val="24"/>
                <w:szCs w:val="24"/>
              </w:rPr>
              <w:t xml:space="preserve">Criteriul de selecție nr. </w:t>
            </w:r>
            <w:r w:rsidR="0011089E" w:rsidRPr="00702EE3">
              <w:rPr>
                <w:rFonts w:ascii="Calibri" w:hAnsi="Calibri" w:cs="Calibri"/>
                <w:noProof/>
                <w:sz w:val="24"/>
                <w:szCs w:val="24"/>
              </w:rPr>
              <w:t>2.1</w:t>
            </w:r>
            <w:r w:rsidRPr="00702EE3">
              <w:rPr>
                <w:rFonts w:ascii="Calibri" w:hAnsi="Calibri" w:cs="Calibri"/>
                <w:noProof/>
                <w:sz w:val="24"/>
                <w:szCs w:val="24"/>
              </w:rPr>
              <w:t xml:space="preserve"> se consideră îndeplinit dacă:</w:t>
            </w:r>
          </w:p>
          <w:p w14:paraId="5A729AB8" w14:textId="22A7C616" w:rsidR="00EA4322" w:rsidRPr="00702EE3" w:rsidRDefault="00670496" w:rsidP="00AC398F">
            <w:pPr>
              <w:pStyle w:val="NoSpacing"/>
              <w:shd w:val="clear" w:color="auto" w:fill="FFFFFF"/>
              <w:tabs>
                <w:tab w:val="left" w:pos="709"/>
                <w:tab w:val="left" w:pos="1418"/>
                <w:tab w:val="left" w:pos="2127"/>
                <w:tab w:val="left" w:pos="4536"/>
              </w:tabs>
              <w:jc w:val="both"/>
              <w:rPr>
                <w:rFonts w:ascii="Calibri" w:hAnsi="Calibri" w:cs="Calibri"/>
                <w:noProof/>
                <w:sz w:val="24"/>
                <w:szCs w:val="24"/>
              </w:rPr>
            </w:pPr>
            <w:r w:rsidRPr="00702EE3">
              <w:rPr>
                <w:rFonts w:ascii="Calibri" w:hAnsi="Calibri" w:cs="Calibri"/>
                <w:noProof/>
                <w:sz w:val="24"/>
                <w:szCs w:val="24"/>
              </w:rPr>
              <w:t xml:space="preserve">- din verificările în ONRC și în doc. </w:t>
            </w:r>
            <w:r w:rsidR="003F2255" w:rsidRPr="00702EE3">
              <w:rPr>
                <w:rFonts w:ascii="Calibri" w:hAnsi="Calibri" w:cs="Calibri"/>
                <w:noProof/>
                <w:sz w:val="24"/>
                <w:szCs w:val="24"/>
              </w:rPr>
              <w:t>8</w:t>
            </w:r>
            <w:r w:rsidRPr="00702EE3">
              <w:rPr>
                <w:rFonts w:ascii="Calibri" w:hAnsi="Calibri" w:cs="Calibri"/>
                <w:noProof/>
                <w:sz w:val="24"/>
                <w:szCs w:val="24"/>
              </w:rPr>
              <w:t xml:space="preserve">b, rezultă că solicitantul este </w:t>
            </w:r>
            <w:r w:rsidR="00EA4322" w:rsidRPr="00702EE3">
              <w:rPr>
                <w:rFonts w:ascii="Calibri" w:hAnsi="Calibri" w:cs="Calibri"/>
                <w:noProof/>
                <w:sz w:val="24"/>
                <w:szCs w:val="24"/>
              </w:rPr>
              <w:t>membru acționar</w:t>
            </w:r>
            <w:r w:rsidRPr="00702EE3">
              <w:rPr>
                <w:rFonts w:ascii="Calibri" w:hAnsi="Calibri" w:cs="Calibri"/>
                <w:noProof/>
                <w:sz w:val="24"/>
                <w:szCs w:val="24"/>
              </w:rPr>
              <w:t xml:space="preserve"> al unei cooperative, sau</w:t>
            </w:r>
            <w:r w:rsidR="003526D5" w:rsidRPr="00702EE3">
              <w:rPr>
                <w:rFonts w:ascii="Calibri" w:hAnsi="Calibri" w:cs="Calibri"/>
                <w:noProof/>
                <w:sz w:val="24"/>
                <w:szCs w:val="24"/>
              </w:rPr>
              <w:t>,</w:t>
            </w:r>
          </w:p>
          <w:p w14:paraId="79A678FB" w14:textId="19670B4B" w:rsidR="00EA4322" w:rsidRPr="00702EE3" w:rsidRDefault="00670496" w:rsidP="00AC398F">
            <w:pPr>
              <w:pStyle w:val="NoSpacing"/>
              <w:shd w:val="clear" w:color="auto" w:fill="FFFFFF"/>
              <w:tabs>
                <w:tab w:val="left" w:pos="709"/>
                <w:tab w:val="left" w:pos="1418"/>
                <w:tab w:val="left" w:pos="2127"/>
                <w:tab w:val="left" w:pos="4536"/>
              </w:tabs>
              <w:jc w:val="both"/>
              <w:rPr>
                <w:rFonts w:ascii="Calibri" w:hAnsi="Calibri" w:cs="Calibri"/>
                <w:noProof/>
                <w:sz w:val="24"/>
                <w:szCs w:val="24"/>
              </w:rPr>
            </w:pPr>
            <w:r w:rsidRPr="00702EE3">
              <w:rPr>
                <w:rFonts w:ascii="Calibri" w:hAnsi="Calibri" w:cs="Calibri"/>
                <w:noProof/>
                <w:sz w:val="24"/>
                <w:szCs w:val="24"/>
              </w:rPr>
              <w:t>- din verificările doc. 1</w:t>
            </w:r>
            <w:r w:rsidR="003F2255" w:rsidRPr="00702EE3">
              <w:rPr>
                <w:rFonts w:ascii="Calibri" w:hAnsi="Calibri" w:cs="Calibri"/>
                <w:noProof/>
                <w:sz w:val="24"/>
                <w:szCs w:val="24"/>
              </w:rPr>
              <w:t>1</w:t>
            </w:r>
            <w:r w:rsidRPr="00702EE3">
              <w:rPr>
                <w:rFonts w:ascii="Calibri" w:hAnsi="Calibri" w:cs="Calibri"/>
                <w:noProof/>
                <w:sz w:val="24"/>
                <w:szCs w:val="24"/>
              </w:rPr>
              <w:t xml:space="preserve">.1 și pe site MADR, rezultă că solicitantul este </w:t>
            </w:r>
            <w:r w:rsidR="00EA4322" w:rsidRPr="00702EE3">
              <w:rPr>
                <w:rFonts w:ascii="Calibri" w:hAnsi="Calibri" w:cs="Calibri"/>
                <w:noProof/>
                <w:sz w:val="24"/>
                <w:szCs w:val="24"/>
              </w:rPr>
              <w:t xml:space="preserve">membrul </w:t>
            </w:r>
            <w:r w:rsidRPr="00702EE3">
              <w:rPr>
                <w:rFonts w:ascii="Calibri" w:hAnsi="Calibri" w:cs="Calibri"/>
                <w:noProof/>
                <w:sz w:val="24"/>
                <w:szCs w:val="24"/>
              </w:rPr>
              <w:t>unui grup sau organizaţie</w:t>
            </w:r>
            <w:r w:rsidR="00EA4322" w:rsidRPr="00702EE3">
              <w:rPr>
                <w:rFonts w:ascii="Calibri" w:hAnsi="Calibri" w:cs="Calibri"/>
                <w:noProof/>
                <w:sz w:val="24"/>
                <w:szCs w:val="24"/>
              </w:rPr>
              <w:t xml:space="preserve"> de producători </w:t>
            </w:r>
            <w:r w:rsidRPr="00702EE3">
              <w:rPr>
                <w:rFonts w:ascii="Calibri" w:hAnsi="Calibri" w:cs="Calibri"/>
                <w:noProof/>
                <w:sz w:val="24"/>
                <w:szCs w:val="24"/>
              </w:rPr>
              <w:t>recunoscute</w:t>
            </w:r>
            <w:r w:rsidR="00EA4322" w:rsidRPr="00702EE3">
              <w:rPr>
                <w:rFonts w:ascii="Calibri" w:hAnsi="Calibri" w:cs="Calibri"/>
                <w:noProof/>
                <w:sz w:val="24"/>
                <w:szCs w:val="24"/>
              </w:rPr>
              <w:t xml:space="preserve"> de către MADR, conform prevederilor legale în vigoare.</w:t>
            </w:r>
          </w:p>
          <w:p w14:paraId="351BCF6F" w14:textId="66FAFD54" w:rsidR="007434EF" w:rsidRPr="00702EE3" w:rsidRDefault="00411ABE" w:rsidP="0017706E">
            <w:pPr>
              <w:pStyle w:val="NoSpacing"/>
              <w:shd w:val="clear" w:color="auto" w:fill="FFFFFF" w:themeFill="background1"/>
              <w:tabs>
                <w:tab w:val="left" w:pos="709"/>
                <w:tab w:val="left" w:pos="1418"/>
                <w:tab w:val="left" w:pos="2127"/>
                <w:tab w:val="left" w:pos="4536"/>
              </w:tabs>
              <w:jc w:val="both"/>
              <w:rPr>
                <w:rFonts w:ascii="Calibri" w:hAnsi="Calibri" w:cs="Calibri"/>
                <w:noProof/>
                <w:sz w:val="24"/>
                <w:szCs w:val="24"/>
              </w:rPr>
            </w:pPr>
            <w:r w:rsidRPr="00702EE3">
              <w:rPr>
                <w:rFonts w:ascii="Calibri" w:hAnsi="Calibri" w:cs="Calibri"/>
                <w:noProof/>
                <w:sz w:val="24"/>
                <w:szCs w:val="24"/>
              </w:rPr>
              <w:t>Expertul va verifica</w:t>
            </w:r>
            <w:r w:rsidR="00B11386" w:rsidRPr="00702EE3">
              <w:rPr>
                <w:rFonts w:ascii="Calibri" w:hAnsi="Calibri" w:cs="Calibri"/>
                <w:noProof/>
                <w:sz w:val="24"/>
                <w:szCs w:val="24"/>
              </w:rPr>
              <w:t xml:space="preserve">, daca solicitantul a depus </w:t>
            </w:r>
            <w:r w:rsidR="007434EF" w:rsidRPr="00702EE3">
              <w:rPr>
                <w:rFonts w:ascii="Calibri" w:hAnsi="Calibri" w:cs="Calibri"/>
                <w:noProof/>
                <w:sz w:val="24"/>
                <w:szCs w:val="24"/>
              </w:rPr>
              <w:t xml:space="preserve">dovada apartenenței la o formă asociativă (cooperativă, societate cooperativă, grup </w:t>
            </w:r>
            <w:r w:rsidR="00B11386" w:rsidRPr="00702EE3">
              <w:rPr>
                <w:rFonts w:ascii="Calibri" w:hAnsi="Calibri" w:cs="Calibri"/>
                <w:noProof/>
                <w:sz w:val="24"/>
                <w:szCs w:val="24"/>
              </w:rPr>
              <w:t>sau organizație de producători), dupa cum urmeaza:</w:t>
            </w:r>
          </w:p>
          <w:p w14:paraId="093441CA" w14:textId="2128F2CC" w:rsidR="009E620C" w:rsidRPr="00702EE3" w:rsidRDefault="007434EF" w:rsidP="0017706E">
            <w:pPr>
              <w:shd w:val="clear" w:color="auto" w:fill="FFFFFF" w:themeFill="background1"/>
              <w:jc w:val="both"/>
              <w:rPr>
                <w:rFonts w:ascii="Calibri" w:eastAsia="Calibri" w:hAnsi="Calibri" w:cs="Calibri"/>
                <w:b/>
                <w:i/>
                <w:noProof/>
                <w:color w:val="FF0000"/>
                <w:lang w:val="en-GB"/>
              </w:rPr>
            </w:pPr>
            <w:r w:rsidRPr="00702EE3">
              <w:rPr>
                <w:rFonts w:ascii="Calibri" w:hAnsi="Calibri" w:cs="Calibri"/>
                <w:noProof/>
              </w:rPr>
              <w:t>- La depunerea cererii de finanțare – Adeverință de la forma asociativă privind calitatea de membru și, după caz, statutul cooperativei agricole, societății coperativei agricole, u</w:t>
            </w:r>
            <w:r w:rsidRPr="00702EE3">
              <w:rPr>
                <w:rFonts w:ascii="Calibri" w:hAnsi="Calibri" w:cs="Calibri"/>
                <w:color w:val="000000"/>
              </w:rPr>
              <w:t>rmând ca la contractare membrii acționari să figureze în Certificatul constatator (ONRC), în cazul cooperativei înființate conform Legii 566/2004.</w:t>
            </w:r>
          </w:p>
          <w:p w14:paraId="7F202F4B" w14:textId="77777777" w:rsidR="00EA4322" w:rsidRPr="00702EE3" w:rsidRDefault="00EA4322" w:rsidP="00AC398F">
            <w:pPr>
              <w:jc w:val="both"/>
              <w:rPr>
                <w:rFonts w:asciiTheme="minorHAnsi" w:hAnsiTheme="minorHAnsi" w:cs="Arial"/>
                <w:b/>
                <w:sz w:val="22"/>
                <w:szCs w:val="22"/>
                <w:lang w:val="pt-BR"/>
              </w:rPr>
            </w:pPr>
          </w:p>
        </w:tc>
      </w:tr>
    </w:tbl>
    <w:p w14:paraId="04DD7BFE" w14:textId="77777777" w:rsidR="00EA4322" w:rsidRPr="00702EE3" w:rsidRDefault="00EA4322" w:rsidP="00C252D3">
      <w:pPr>
        <w:widowControl w:val="0"/>
        <w:shd w:val="clear" w:color="auto" w:fill="FFFFFF"/>
        <w:tabs>
          <w:tab w:val="left" w:pos="706"/>
        </w:tabs>
        <w:autoSpaceDE w:val="0"/>
        <w:autoSpaceDN w:val="0"/>
        <w:adjustRightInd w:val="0"/>
        <w:spacing w:line="254" w:lineRule="exact"/>
        <w:jc w:val="both"/>
        <w:rPr>
          <w:rFonts w:asciiTheme="minorHAnsi" w:hAnsiTheme="minorHAnsi" w:cs="Arial"/>
          <w:b/>
          <w:sz w:val="22"/>
          <w:szCs w:val="22"/>
          <w:lang w:val="ro-RO"/>
        </w:rPr>
      </w:pPr>
    </w:p>
    <w:p w14:paraId="76A468CE" w14:textId="55F77A35" w:rsidR="003526D5" w:rsidRPr="00702EE3" w:rsidRDefault="003526D5" w:rsidP="00C252D3">
      <w:pPr>
        <w:widowControl w:val="0"/>
        <w:shd w:val="clear" w:color="auto" w:fill="FFFFFF"/>
        <w:tabs>
          <w:tab w:val="left" w:pos="706"/>
        </w:tabs>
        <w:autoSpaceDE w:val="0"/>
        <w:autoSpaceDN w:val="0"/>
        <w:adjustRightInd w:val="0"/>
        <w:spacing w:line="254" w:lineRule="exact"/>
        <w:jc w:val="both"/>
        <w:rPr>
          <w:rFonts w:asciiTheme="minorHAnsi" w:hAnsiTheme="minorHAnsi" w:cs="Arial"/>
          <w:b/>
          <w:sz w:val="22"/>
          <w:szCs w:val="22"/>
          <w:lang w:val="ro-RO"/>
        </w:rPr>
      </w:pPr>
    </w:p>
    <w:p w14:paraId="12183107" w14:textId="79D3BA01" w:rsidR="00AC398F" w:rsidRPr="00702EE3" w:rsidRDefault="00AC398F" w:rsidP="00C252D3">
      <w:pPr>
        <w:widowControl w:val="0"/>
        <w:shd w:val="clear" w:color="auto" w:fill="FFFFFF"/>
        <w:tabs>
          <w:tab w:val="left" w:pos="706"/>
        </w:tabs>
        <w:autoSpaceDE w:val="0"/>
        <w:autoSpaceDN w:val="0"/>
        <w:adjustRightInd w:val="0"/>
        <w:spacing w:line="254" w:lineRule="exact"/>
        <w:jc w:val="both"/>
        <w:rPr>
          <w:rFonts w:asciiTheme="minorHAnsi" w:hAnsiTheme="minorHAnsi" w:cs="Arial"/>
          <w:b/>
          <w:sz w:val="22"/>
          <w:szCs w:val="22"/>
          <w:lang w:val="ro-RO"/>
        </w:rPr>
      </w:pPr>
    </w:p>
    <w:tbl>
      <w:tblPr>
        <w:tblW w:w="89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ABF8F" w:themeFill="accent6" w:themeFillTint="99"/>
        <w:tblLook w:val="04A0" w:firstRow="1" w:lastRow="0" w:firstColumn="1" w:lastColumn="0" w:noHBand="0" w:noVBand="1"/>
      </w:tblPr>
      <w:tblGrid>
        <w:gridCol w:w="8915"/>
      </w:tblGrid>
      <w:tr w:rsidR="00550EC5" w:rsidRPr="00702EE3" w14:paraId="4A660A24" w14:textId="77777777" w:rsidTr="00265BB7">
        <w:trPr>
          <w:trHeight w:val="417"/>
          <w:jc w:val="center"/>
        </w:trPr>
        <w:tc>
          <w:tcPr>
            <w:tcW w:w="8915" w:type="dxa"/>
            <w:shd w:val="clear" w:color="auto" w:fill="FABF8F" w:themeFill="accent6" w:themeFillTint="99"/>
            <w:vAlign w:val="center"/>
          </w:tcPr>
          <w:p w14:paraId="127FC2EF" w14:textId="5744D242" w:rsidR="00550EC5" w:rsidRPr="00702EE3" w:rsidRDefault="00550EC5" w:rsidP="00265BB7">
            <w:pPr>
              <w:widowControl w:val="0"/>
              <w:shd w:val="clear" w:color="auto" w:fill="FFFFFF"/>
              <w:tabs>
                <w:tab w:val="left" w:pos="706"/>
              </w:tabs>
              <w:autoSpaceDE w:val="0"/>
              <w:autoSpaceDN w:val="0"/>
              <w:adjustRightInd w:val="0"/>
              <w:spacing w:line="254" w:lineRule="exact"/>
              <w:jc w:val="both"/>
              <w:rPr>
                <w:rFonts w:ascii="Calibri" w:hAnsi="Calibri" w:cs="Calibri"/>
                <w:b/>
                <w:lang w:eastAsia="ro-RO"/>
              </w:rPr>
            </w:pPr>
            <w:r w:rsidRPr="00702EE3">
              <w:rPr>
                <w:rFonts w:ascii="Calibri" w:hAnsi="Calibri" w:cs="Calibri"/>
                <w:b/>
              </w:rPr>
              <w:t xml:space="preserve">P3  Maturitatea proiectului în sensul documentației aduse la depunere și a sustenabilității proiectului din perspectiva aspectelor de </w:t>
            </w:r>
            <w:r w:rsidR="00265BB7" w:rsidRPr="00702EE3">
              <w:rPr>
                <w:rFonts w:ascii="Calibri" w:hAnsi="Calibri" w:cs="Calibri"/>
                <w:b/>
              </w:rPr>
              <w:t>mediu și managementul riscului</w:t>
            </w:r>
            <w:r w:rsidR="00265BB7" w:rsidRPr="00702EE3">
              <w:rPr>
                <w:rFonts w:ascii="Calibri" w:hAnsi="Calibri" w:cs="Calibri"/>
                <w:b/>
                <w:lang w:eastAsia="ro-RO"/>
              </w:rPr>
              <w:t xml:space="preserve"> </w:t>
            </w:r>
          </w:p>
        </w:tc>
      </w:tr>
      <w:tr w:rsidR="00550EC5" w:rsidRPr="00702EE3" w14:paraId="5C02E35A" w14:textId="77777777" w:rsidTr="00265BB7">
        <w:trPr>
          <w:trHeight w:val="432"/>
          <w:jc w:val="center"/>
        </w:trPr>
        <w:tc>
          <w:tcPr>
            <w:tcW w:w="8915" w:type="dxa"/>
            <w:shd w:val="clear" w:color="auto" w:fill="FABF8F" w:themeFill="accent6" w:themeFillTint="99"/>
            <w:vAlign w:val="center"/>
          </w:tcPr>
          <w:p w14:paraId="479FE437" w14:textId="3AF73894" w:rsidR="00550EC5" w:rsidRPr="00702EE3" w:rsidRDefault="00550EC5" w:rsidP="00601CD7">
            <w:pPr>
              <w:jc w:val="both"/>
              <w:rPr>
                <w:rFonts w:ascii="Calibri" w:hAnsi="Calibri" w:cs="Calibri"/>
                <w:b/>
              </w:rPr>
            </w:pPr>
            <w:r w:rsidRPr="00702EE3">
              <w:rPr>
                <w:rFonts w:ascii="Calibri" w:hAnsi="Calibri" w:cs="Calibri"/>
                <w:b/>
              </w:rPr>
              <w:t xml:space="preserve">3.1 Proiectele care prevăd utilaje agricole ce contribuie la îndeplinirea conditionalitatilor de </w:t>
            </w:r>
            <w:proofErr w:type="gramStart"/>
            <w:r w:rsidRPr="00702EE3">
              <w:rPr>
                <w:rFonts w:ascii="Calibri" w:hAnsi="Calibri" w:cs="Calibri"/>
                <w:b/>
              </w:rPr>
              <w:t>mediu  si</w:t>
            </w:r>
            <w:proofErr w:type="gramEnd"/>
            <w:r w:rsidRPr="00702EE3">
              <w:rPr>
                <w:rFonts w:ascii="Calibri" w:hAnsi="Calibri" w:cs="Calibri"/>
                <w:b/>
              </w:rPr>
              <w:t xml:space="preserve"> clima aplicabile fermierilor în contextul PS PAC 2023-2027 (</w:t>
            </w:r>
            <w:r w:rsidR="00170EC8" w:rsidRPr="00702EE3">
              <w:rPr>
                <w:rFonts w:asciiTheme="minorHAnsi" w:hAnsiTheme="minorHAnsi" w:cstheme="minorHAnsi"/>
                <w:b/>
              </w:rPr>
              <w:t>utlilaje no tillage, minimum/low tillage,strip tillage</w:t>
            </w:r>
            <w:r w:rsidRPr="00702EE3">
              <w:rPr>
                <w:rFonts w:ascii="Calibri" w:hAnsi="Calibri" w:cs="Calibri"/>
                <w:b/>
              </w:rPr>
              <w:t>).</w:t>
            </w:r>
            <w:r w:rsidRPr="00702EE3">
              <w:rPr>
                <w:rFonts w:ascii="Calibri" w:hAnsi="Calibri" w:cs="Calibri"/>
              </w:rPr>
              <w:t xml:space="preserve"> </w:t>
            </w:r>
          </w:p>
        </w:tc>
      </w:tr>
    </w:tbl>
    <w:tbl>
      <w:tblPr>
        <w:tblpPr w:leftFromText="180" w:rightFromText="180" w:vertAnchor="text" w:horzAnchor="margin" w:tblpX="-95" w:tblpY="-82"/>
        <w:tblW w:w="512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5146"/>
        <w:gridCol w:w="3854"/>
      </w:tblGrid>
      <w:tr w:rsidR="00D73C38" w:rsidRPr="00702EE3" w14:paraId="60DCBFCF" w14:textId="77777777" w:rsidTr="00130042">
        <w:tc>
          <w:tcPr>
            <w:tcW w:w="2859" w:type="pct"/>
            <w:shd w:val="clear" w:color="auto" w:fill="C0C0C0"/>
          </w:tcPr>
          <w:p w14:paraId="1E52A7CE" w14:textId="77777777" w:rsidR="00D73C38" w:rsidRPr="00702EE3" w:rsidRDefault="00D73C38" w:rsidP="00D73C38">
            <w:pPr>
              <w:keepNext/>
              <w:spacing w:before="240" w:after="60"/>
              <w:outlineLvl w:val="0"/>
              <w:rPr>
                <w:rFonts w:asciiTheme="minorHAnsi" w:hAnsiTheme="minorHAnsi" w:cs="Arial"/>
                <w:b/>
                <w:bCs/>
                <w:kern w:val="32"/>
                <w:lang w:val="ro-RO"/>
              </w:rPr>
            </w:pPr>
            <w:r w:rsidRPr="00702EE3">
              <w:rPr>
                <w:rFonts w:asciiTheme="minorHAnsi" w:hAnsiTheme="minorHAnsi" w:cs="Arial"/>
                <w:b/>
                <w:bCs/>
                <w:kern w:val="32"/>
                <w:lang w:val="ro-RO"/>
              </w:rPr>
              <w:lastRenderedPageBreak/>
              <w:t>DOCUMENTE PREZENTATE</w:t>
            </w:r>
          </w:p>
        </w:tc>
        <w:tc>
          <w:tcPr>
            <w:tcW w:w="2141" w:type="pct"/>
            <w:shd w:val="clear" w:color="auto" w:fill="C0C0C0"/>
          </w:tcPr>
          <w:p w14:paraId="63FC4B2C" w14:textId="77777777" w:rsidR="00D73C38" w:rsidRPr="00702EE3" w:rsidRDefault="00D73C38" w:rsidP="00D73C38">
            <w:pPr>
              <w:jc w:val="both"/>
              <w:rPr>
                <w:rFonts w:asciiTheme="minorHAnsi" w:hAnsiTheme="minorHAnsi" w:cs="Arial"/>
                <w:b/>
                <w:lang w:val="pt-BR"/>
              </w:rPr>
            </w:pPr>
            <w:r w:rsidRPr="00702EE3">
              <w:rPr>
                <w:rFonts w:asciiTheme="minorHAnsi" w:hAnsiTheme="minorHAnsi" w:cs="Arial"/>
                <w:b/>
                <w:lang w:val="pt-BR"/>
              </w:rPr>
              <w:t>PUNCTE DE VERIFICAT ÎN CADRUL DOCUMENTELOR  PREZENTATE</w:t>
            </w:r>
          </w:p>
        </w:tc>
      </w:tr>
      <w:tr w:rsidR="00D73C38" w:rsidRPr="00702EE3" w14:paraId="15F3A2A0" w14:textId="77777777" w:rsidTr="00D6393E">
        <w:tc>
          <w:tcPr>
            <w:tcW w:w="2859" w:type="pct"/>
            <w:shd w:val="clear" w:color="auto" w:fill="FFFFFF" w:themeFill="background1"/>
          </w:tcPr>
          <w:p w14:paraId="0FB74676" w14:textId="77777777" w:rsidR="00D73C38" w:rsidRPr="00702EE3" w:rsidRDefault="00D73C38" w:rsidP="00D73C38">
            <w:pPr>
              <w:keepNext/>
              <w:spacing w:before="240" w:after="60"/>
              <w:outlineLvl w:val="0"/>
              <w:rPr>
                <w:rFonts w:asciiTheme="minorHAnsi" w:hAnsiTheme="minorHAnsi" w:cstheme="minorHAnsi"/>
                <w:b/>
                <w:lang w:val="ro-RO"/>
              </w:rPr>
            </w:pPr>
            <w:r w:rsidRPr="00702EE3">
              <w:rPr>
                <w:rFonts w:asciiTheme="minorHAnsi" w:hAnsiTheme="minorHAnsi" w:cstheme="minorHAnsi"/>
                <w:b/>
                <w:lang w:val="ro-RO"/>
              </w:rPr>
              <w:t>Cererea de Finantare</w:t>
            </w:r>
          </w:p>
          <w:p w14:paraId="0516E3AE" w14:textId="77777777" w:rsidR="00D73C38" w:rsidRPr="00702EE3" w:rsidRDefault="00D73C38" w:rsidP="00D73C38">
            <w:pPr>
              <w:keepNext/>
              <w:spacing w:before="240" w:after="60"/>
              <w:outlineLvl w:val="0"/>
              <w:rPr>
                <w:rFonts w:asciiTheme="minorHAnsi" w:hAnsiTheme="minorHAnsi" w:cs="Arial"/>
                <w:b/>
                <w:bCs/>
                <w:kern w:val="32"/>
                <w:lang w:val="ro-RO"/>
              </w:rPr>
            </w:pPr>
            <w:r w:rsidRPr="00702EE3">
              <w:rPr>
                <w:rFonts w:asciiTheme="minorHAnsi" w:hAnsiTheme="minorHAnsi" w:cstheme="minorHAnsi"/>
                <w:b/>
                <w:lang w:val="ro-RO"/>
              </w:rPr>
              <w:t>Doc14.(baza de date, oferte, contracte cu furnizori</w:t>
            </w:r>
            <w:r w:rsidRPr="00702EE3">
              <w:rPr>
                <w:rFonts w:asciiTheme="minorHAnsi" w:hAnsiTheme="minorHAnsi" w:cstheme="minorHAnsi"/>
                <w:lang w:val="ro-RO"/>
              </w:rPr>
              <w:t>)</w:t>
            </w:r>
          </w:p>
        </w:tc>
        <w:tc>
          <w:tcPr>
            <w:tcW w:w="2141" w:type="pct"/>
            <w:shd w:val="clear" w:color="auto" w:fill="FFFFFF" w:themeFill="background1"/>
          </w:tcPr>
          <w:p w14:paraId="4BC21188" w14:textId="709B4ABC" w:rsidR="001E2DE1" w:rsidRPr="00702EE3" w:rsidRDefault="00D6393E" w:rsidP="001E2DE1">
            <w:pPr>
              <w:jc w:val="both"/>
              <w:rPr>
                <w:rFonts w:asciiTheme="minorHAnsi" w:hAnsiTheme="minorHAnsi" w:cstheme="minorHAnsi"/>
                <w:bCs/>
              </w:rPr>
            </w:pPr>
            <w:proofErr w:type="gramStart"/>
            <w:r w:rsidRPr="00702EE3">
              <w:rPr>
                <w:rFonts w:asciiTheme="minorHAnsi" w:hAnsiTheme="minorHAnsi" w:cstheme="minorHAnsi"/>
                <w:bCs/>
              </w:rPr>
              <w:t xml:space="preserve">Expertul verifică </w:t>
            </w:r>
            <w:r w:rsidR="001E2DE1" w:rsidRPr="00702EE3">
              <w:rPr>
                <w:rFonts w:asciiTheme="minorHAnsi" w:hAnsiTheme="minorHAnsi" w:cstheme="minorHAnsi"/>
                <w:bCs/>
              </w:rPr>
              <w:t xml:space="preserve"> dacă proiectul </w:t>
            </w:r>
            <w:r w:rsidR="001E2DE1" w:rsidRPr="00702EE3">
              <w:rPr>
                <w:rFonts w:asciiTheme="minorHAnsi" w:hAnsiTheme="minorHAnsi" w:cstheme="minorHAnsi"/>
                <w:b/>
                <w:bCs/>
              </w:rPr>
              <w:t>prevede exclusiv</w:t>
            </w:r>
            <w:r w:rsidR="001E2DE1" w:rsidRPr="00702EE3">
              <w:rPr>
                <w:rFonts w:asciiTheme="minorHAnsi" w:hAnsiTheme="minorHAnsi" w:cstheme="minorHAnsi"/>
                <w:bCs/>
              </w:rPr>
              <w:t xml:space="preserve"> achiziția de echipamente/utilaje specifice</w:t>
            </w:r>
            <w:r w:rsidR="001E2DE1" w:rsidRPr="00702EE3">
              <w:rPr>
                <w:rFonts w:asciiTheme="minorHAnsi" w:eastAsia="Calibri" w:hAnsiTheme="minorHAnsi" w:cstheme="minorHAnsi"/>
              </w:rPr>
              <w:t xml:space="preserve"> tehnologiei  no till/ minim/low/strip till</w:t>
            </w:r>
            <w:r w:rsidR="001E2DE1" w:rsidRPr="00702EE3">
              <w:rPr>
                <w:rFonts w:asciiTheme="minorHAnsi" w:hAnsiTheme="minorHAnsi" w:cstheme="minorHAnsi"/>
                <w:bCs/>
              </w:rPr>
              <w:t xml:space="preserve"> care au legatură directă cu pregătirea terenului, de tipul semănătorilor, grapelor cu discuri, discurilor, cultivatoarelor, scarificatoare, </w:t>
            </w:r>
            <w:r w:rsidR="001E2DE1" w:rsidRPr="00702EE3">
              <w:rPr>
                <w:rFonts w:asciiTheme="minorHAnsi" w:eastAsia="Calibri" w:hAnsiTheme="minorHAnsi" w:cstheme="minorHAnsi"/>
              </w:rPr>
              <w:t>tocătoare resturi vegetale</w:t>
            </w:r>
            <w:r w:rsidR="001E2DE1" w:rsidRPr="00702EE3">
              <w:rPr>
                <w:rFonts w:asciiTheme="minorHAnsi" w:hAnsiTheme="minorHAnsi" w:cstheme="minorHAnsi"/>
                <w:bCs/>
              </w:rPr>
              <w:t xml:space="preserve"> și alte asemenea, </w:t>
            </w:r>
            <w:r w:rsidR="001034DD" w:rsidRPr="00702EE3">
              <w:rPr>
                <w:rFonts w:asciiTheme="minorHAnsi" w:hAnsiTheme="minorHAnsi" w:cstheme="minorHAnsi"/>
                <w:b/>
                <w:bCs/>
              </w:rPr>
              <w:t>sau</w:t>
            </w:r>
            <w:r w:rsidR="001E2DE1" w:rsidRPr="00702EE3">
              <w:rPr>
                <w:rFonts w:asciiTheme="minorHAnsi" w:hAnsiTheme="minorHAnsi" w:cstheme="minorHAnsi"/>
                <w:b/>
                <w:bCs/>
              </w:rPr>
              <w:t xml:space="preserve"> </w:t>
            </w:r>
            <w:r w:rsidR="001034DD" w:rsidRPr="00702EE3">
              <w:rPr>
                <w:rFonts w:asciiTheme="minorHAnsi" w:hAnsiTheme="minorHAnsi" w:cstheme="minorHAnsi"/>
                <w:b/>
                <w:bCs/>
              </w:rPr>
              <w:t xml:space="preserve">daca </w:t>
            </w:r>
            <w:r w:rsidR="001E2DE1" w:rsidRPr="00702EE3">
              <w:rPr>
                <w:rFonts w:asciiTheme="minorHAnsi" w:hAnsiTheme="minorHAnsi" w:cstheme="minorHAnsi"/>
                <w:b/>
                <w:bCs/>
              </w:rPr>
              <w:t>proiect</w:t>
            </w:r>
            <w:r w:rsidR="001034DD" w:rsidRPr="00702EE3">
              <w:rPr>
                <w:rFonts w:asciiTheme="minorHAnsi" w:hAnsiTheme="minorHAnsi" w:cstheme="minorHAnsi"/>
                <w:b/>
                <w:bCs/>
              </w:rPr>
              <w:t xml:space="preserve">ul </w:t>
            </w:r>
            <w:r w:rsidR="001E2DE1" w:rsidRPr="00702EE3">
              <w:rPr>
                <w:rFonts w:asciiTheme="minorHAnsi" w:hAnsiTheme="minorHAnsi" w:cstheme="minorHAnsi"/>
                <w:b/>
                <w:bCs/>
              </w:rPr>
              <w:t xml:space="preserve"> prevede achizitia de tractor  împreună cu cel puțin un echipament/utilaj specific tehnologiilor menționate anterior.</w:t>
            </w:r>
            <w:proofErr w:type="gramEnd"/>
          </w:p>
          <w:p w14:paraId="793AEF35" w14:textId="77777777" w:rsidR="001E2DE1" w:rsidRPr="00702EE3" w:rsidRDefault="001E2DE1" w:rsidP="00D73C38">
            <w:pPr>
              <w:jc w:val="both"/>
              <w:rPr>
                <w:rFonts w:asciiTheme="minorHAnsi" w:hAnsiTheme="minorHAnsi" w:cstheme="minorHAnsi"/>
                <w:bCs/>
              </w:rPr>
            </w:pPr>
          </w:p>
          <w:p w14:paraId="7FE17258" w14:textId="77777777" w:rsidR="001E2DE1" w:rsidRPr="00702EE3" w:rsidRDefault="001E2DE1" w:rsidP="001E2DE1">
            <w:pPr>
              <w:jc w:val="both"/>
              <w:rPr>
                <w:rFonts w:asciiTheme="minorHAnsi" w:hAnsiTheme="minorHAnsi" w:cstheme="minorHAnsi"/>
                <w:b/>
                <w:bCs/>
              </w:rPr>
            </w:pPr>
            <w:r w:rsidRPr="00702EE3">
              <w:rPr>
                <w:rFonts w:asciiTheme="minorHAnsi" w:hAnsiTheme="minorHAnsi" w:cstheme="minorHAnsi"/>
                <w:b/>
                <w:bCs/>
              </w:rPr>
              <w:t xml:space="preserve">Atenție! </w:t>
            </w:r>
          </w:p>
          <w:p w14:paraId="06ECA231" w14:textId="77777777" w:rsidR="001E2DE1" w:rsidRPr="00702EE3" w:rsidRDefault="001E2DE1" w:rsidP="001E2DE1">
            <w:pPr>
              <w:jc w:val="both"/>
              <w:rPr>
                <w:rFonts w:asciiTheme="minorHAnsi" w:hAnsiTheme="minorHAnsi" w:cstheme="minorHAnsi"/>
                <w:bCs/>
              </w:rPr>
            </w:pPr>
            <w:r w:rsidRPr="00702EE3">
              <w:rPr>
                <w:rFonts w:asciiTheme="minorHAnsi" w:hAnsiTheme="minorHAnsi" w:cstheme="minorHAnsi"/>
                <w:bCs/>
              </w:rPr>
              <w:t>Proiectele în care sunt prevăzute și echipamente de tipul remorcilor, combinelor, încărcătoarelor, preselor de balotat, mașinilor de erbicidat, dronelor, cositoarelor, sau orice alt tip de echipament care nu lucrează solul nu vor primi punctaj la acest criteriu de selecție.</w:t>
            </w:r>
          </w:p>
          <w:p w14:paraId="4428C273" w14:textId="77777777" w:rsidR="001E2DE1" w:rsidRPr="00702EE3" w:rsidRDefault="001E2DE1" w:rsidP="00D73C38">
            <w:pPr>
              <w:jc w:val="both"/>
              <w:rPr>
                <w:rFonts w:asciiTheme="minorHAnsi" w:hAnsiTheme="minorHAnsi" w:cstheme="minorHAnsi"/>
                <w:bCs/>
              </w:rPr>
            </w:pPr>
          </w:p>
          <w:p w14:paraId="1FEC7BE8" w14:textId="7E7D6084" w:rsidR="001E2DE1" w:rsidRPr="00702EE3" w:rsidRDefault="001E2DE1" w:rsidP="001E2DE1">
            <w:pPr>
              <w:jc w:val="both"/>
              <w:rPr>
                <w:rFonts w:asciiTheme="minorHAnsi" w:hAnsiTheme="minorHAnsi" w:cstheme="minorHAnsi"/>
                <w:bCs/>
              </w:rPr>
            </w:pPr>
            <w:r w:rsidRPr="00702EE3">
              <w:rPr>
                <w:rFonts w:asciiTheme="minorHAnsi" w:hAnsiTheme="minorHAnsi" w:cstheme="minorHAnsi"/>
                <w:bCs/>
              </w:rPr>
              <w:t xml:space="preserve">Combinele nu sunt utilaje agricole care utilizează tehnologia </w:t>
            </w:r>
            <w:r w:rsidRPr="00702EE3">
              <w:rPr>
                <w:rFonts w:asciiTheme="minorHAnsi" w:hAnsiTheme="minorHAnsi" w:cstheme="minorHAnsi"/>
                <w:b/>
              </w:rPr>
              <w:t xml:space="preserve">no tillage, minimum/low tillage, strip tillage </w:t>
            </w:r>
            <w:r w:rsidRPr="00702EE3">
              <w:rPr>
                <w:rFonts w:asciiTheme="minorHAnsi" w:hAnsiTheme="minorHAnsi" w:cstheme="minorHAnsi"/>
              </w:rPr>
              <w:t xml:space="preserve">și, prin urmare, nu vor </w:t>
            </w:r>
            <w:r w:rsidRPr="00702EE3">
              <w:rPr>
                <w:rFonts w:asciiTheme="minorHAnsi" w:hAnsiTheme="minorHAnsi" w:cstheme="minorHAnsi"/>
                <w:bCs/>
              </w:rPr>
              <w:t>primi punctaj la acest criteriu de selecție.</w:t>
            </w:r>
          </w:p>
          <w:p w14:paraId="0F10030D" w14:textId="77777777" w:rsidR="001E2DE1" w:rsidRPr="00702EE3" w:rsidRDefault="001E2DE1" w:rsidP="001E2DE1">
            <w:pPr>
              <w:jc w:val="both"/>
              <w:rPr>
                <w:rFonts w:asciiTheme="minorHAnsi" w:hAnsiTheme="minorHAnsi" w:cstheme="minorHAnsi"/>
                <w:bCs/>
              </w:rPr>
            </w:pPr>
          </w:p>
          <w:p w14:paraId="5F840C41" w14:textId="77777777" w:rsidR="001E2DE1" w:rsidRPr="00702EE3" w:rsidRDefault="001E2DE1" w:rsidP="001E2DE1">
            <w:pPr>
              <w:jc w:val="both"/>
              <w:rPr>
                <w:rFonts w:asciiTheme="minorHAnsi" w:hAnsiTheme="minorHAnsi" w:cstheme="minorHAnsi"/>
                <w:bCs/>
              </w:rPr>
            </w:pPr>
          </w:p>
          <w:p w14:paraId="3F60A427" w14:textId="77777777" w:rsidR="00D73C38" w:rsidRPr="00702EE3" w:rsidRDefault="00D73C38" w:rsidP="00D73C38">
            <w:pPr>
              <w:jc w:val="both"/>
              <w:rPr>
                <w:rFonts w:asciiTheme="minorHAnsi" w:hAnsiTheme="minorHAnsi" w:cstheme="minorHAnsi"/>
                <w:bCs/>
              </w:rPr>
            </w:pPr>
          </w:p>
          <w:p w14:paraId="45DDA81E" w14:textId="77777777" w:rsidR="0084273A" w:rsidRPr="00702EE3" w:rsidRDefault="0084273A" w:rsidP="00D73C38">
            <w:pPr>
              <w:jc w:val="both"/>
              <w:rPr>
                <w:rFonts w:asciiTheme="minorHAnsi" w:eastAsia="Calibri" w:hAnsiTheme="minorHAnsi" w:cstheme="minorHAnsi"/>
              </w:rPr>
            </w:pPr>
          </w:p>
          <w:p w14:paraId="295BBB84" w14:textId="4FB82C5E" w:rsidR="001E2DE1" w:rsidRPr="00702EE3" w:rsidRDefault="0084273A" w:rsidP="00D73C38">
            <w:pPr>
              <w:jc w:val="both"/>
              <w:rPr>
                <w:rFonts w:asciiTheme="minorHAnsi" w:eastAsia="Calibri" w:hAnsiTheme="minorHAnsi" w:cstheme="minorHAnsi"/>
              </w:rPr>
            </w:pPr>
            <w:proofErr w:type="gramStart"/>
            <w:r w:rsidRPr="00702EE3">
              <w:rPr>
                <w:rFonts w:asciiTheme="minorHAnsi" w:hAnsiTheme="minorHAnsi" w:cstheme="minorHAnsi"/>
                <w:bCs/>
              </w:rPr>
              <w:t xml:space="preserve">Atât în etapa de evaluare cât și de implementare, evaluarea îndeplinirii criteriului va viza  verificarea de către expertul AFIR dacă utilajul are specificată tehnologia în descrierea din Baza de Date cu Prețuri de Referință, în cazul atașării print-screen-urilor din BD sau în ofertă (în etapa de evaluare)/contractul cu specificațiile aferente de la producător/dealer (la cererea de plată) care să confirme faptul că </w:t>
            </w:r>
            <w:r w:rsidRPr="00702EE3">
              <w:rPr>
                <w:rFonts w:asciiTheme="minorHAnsi" w:hAnsiTheme="minorHAnsi" w:cstheme="minorHAnsi"/>
                <w:bCs/>
              </w:rPr>
              <w:lastRenderedPageBreak/>
              <w:t>utilajul respectiv este specific tehnologiei minimum/low/strip till.</w:t>
            </w:r>
            <w:proofErr w:type="gramEnd"/>
          </w:p>
          <w:p w14:paraId="2DC5BD15" w14:textId="77777777" w:rsidR="00D73C38" w:rsidRPr="00702EE3" w:rsidRDefault="00D73C38" w:rsidP="00D73C38">
            <w:pPr>
              <w:pStyle w:val="NoSpacing"/>
              <w:spacing w:line="276" w:lineRule="auto"/>
              <w:jc w:val="both"/>
              <w:rPr>
                <w:rFonts w:asciiTheme="minorHAnsi" w:hAnsiTheme="minorHAnsi" w:cs="Arial"/>
                <w:b/>
                <w:lang w:val="pt-BR"/>
              </w:rPr>
            </w:pPr>
          </w:p>
        </w:tc>
      </w:tr>
    </w:tbl>
    <w:p w14:paraId="24287CCD" w14:textId="77777777" w:rsidR="003526D5" w:rsidRPr="00702EE3" w:rsidRDefault="003526D5" w:rsidP="00C252D3">
      <w:pPr>
        <w:widowControl w:val="0"/>
        <w:shd w:val="clear" w:color="auto" w:fill="FFFFFF"/>
        <w:tabs>
          <w:tab w:val="left" w:pos="706"/>
        </w:tabs>
        <w:autoSpaceDE w:val="0"/>
        <w:autoSpaceDN w:val="0"/>
        <w:adjustRightInd w:val="0"/>
        <w:spacing w:line="254" w:lineRule="exact"/>
        <w:jc w:val="both"/>
        <w:rPr>
          <w:rFonts w:asciiTheme="minorHAnsi" w:hAnsiTheme="minorHAnsi" w:cs="Arial"/>
          <w:b/>
          <w:sz w:val="22"/>
          <w:szCs w:val="22"/>
          <w:lang w:val="ro-RO"/>
        </w:rPr>
      </w:pPr>
    </w:p>
    <w:p w14:paraId="0437BF4B" w14:textId="7DD7C7B2" w:rsidR="003526D5" w:rsidRPr="00702EE3" w:rsidRDefault="003526D5" w:rsidP="00C252D3">
      <w:pPr>
        <w:widowControl w:val="0"/>
        <w:shd w:val="clear" w:color="auto" w:fill="FFFFFF"/>
        <w:tabs>
          <w:tab w:val="left" w:pos="706"/>
        </w:tabs>
        <w:autoSpaceDE w:val="0"/>
        <w:autoSpaceDN w:val="0"/>
        <w:adjustRightInd w:val="0"/>
        <w:spacing w:line="254" w:lineRule="exact"/>
        <w:jc w:val="both"/>
        <w:rPr>
          <w:rFonts w:asciiTheme="minorHAnsi" w:hAnsiTheme="minorHAnsi" w:cs="Arial"/>
          <w:b/>
          <w:sz w:val="22"/>
          <w:szCs w:val="22"/>
          <w:lang w:val="ro-RO"/>
        </w:rPr>
      </w:pPr>
    </w:p>
    <w:p w14:paraId="5A14EFEC" w14:textId="4C16A06A" w:rsidR="003526D5" w:rsidRPr="00702EE3" w:rsidRDefault="003526D5" w:rsidP="00C252D3">
      <w:pPr>
        <w:widowControl w:val="0"/>
        <w:shd w:val="clear" w:color="auto" w:fill="FFFFFF"/>
        <w:tabs>
          <w:tab w:val="left" w:pos="706"/>
        </w:tabs>
        <w:autoSpaceDE w:val="0"/>
        <w:autoSpaceDN w:val="0"/>
        <w:adjustRightInd w:val="0"/>
        <w:spacing w:line="254" w:lineRule="exact"/>
        <w:jc w:val="both"/>
        <w:rPr>
          <w:rFonts w:asciiTheme="minorHAnsi" w:hAnsiTheme="minorHAnsi" w:cs="Arial"/>
          <w:b/>
          <w:sz w:val="22"/>
          <w:szCs w:val="22"/>
          <w:lang w:val="ro-RO"/>
        </w:rPr>
      </w:pPr>
    </w:p>
    <w:p w14:paraId="1B14DA40" w14:textId="7C234959" w:rsidR="00F6553C" w:rsidRPr="00702EE3" w:rsidRDefault="00F6553C" w:rsidP="00C252D3">
      <w:pPr>
        <w:widowControl w:val="0"/>
        <w:shd w:val="clear" w:color="auto" w:fill="FFFFFF"/>
        <w:tabs>
          <w:tab w:val="left" w:pos="706"/>
        </w:tabs>
        <w:autoSpaceDE w:val="0"/>
        <w:autoSpaceDN w:val="0"/>
        <w:adjustRightInd w:val="0"/>
        <w:spacing w:line="254" w:lineRule="exact"/>
        <w:jc w:val="both"/>
        <w:rPr>
          <w:rFonts w:asciiTheme="minorHAnsi" w:hAnsiTheme="minorHAnsi" w:cs="Arial"/>
          <w:b/>
          <w:sz w:val="22"/>
          <w:szCs w:val="22"/>
          <w:lang w:val="ro-RO"/>
        </w:rPr>
      </w:pPr>
    </w:p>
    <w:p w14:paraId="52E7DB50" w14:textId="2E0F1806" w:rsidR="003526D5" w:rsidRPr="00702EE3" w:rsidRDefault="003526D5" w:rsidP="00C252D3">
      <w:pPr>
        <w:widowControl w:val="0"/>
        <w:shd w:val="clear" w:color="auto" w:fill="FFFFFF"/>
        <w:tabs>
          <w:tab w:val="left" w:pos="706"/>
        </w:tabs>
        <w:autoSpaceDE w:val="0"/>
        <w:autoSpaceDN w:val="0"/>
        <w:adjustRightInd w:val="0"/>
        <w:spacing w:line="254" w:lineRule="exact"/>
        <w:jc w:val="both"/>
        <w:rPr>
          <w:rFonts w:asciiTheme="minorHAnsi" w:hAnsiTheme="minorHAnsi" w:cs="Arial"/>
          <w:b/>
          <w:sz w:val="22"/>
          <w:szCs w:val="22"/>
          <w:lang w:val="ro-RO"/>
        </w:rPr>
      </w:pPr>
    </w:p>
    <w:p w14:paraId="04CEFB1A" w14:textId="1B6D36C4" w:rsidR="00BF5CE4" w:rsidRPr="00702EE3" w:rsidRDefault="00BF5CE4" w:rsidP="00C252D3">
      <w:pPr>
        <w:widowControl w:val="0"/>
        <w:shd w:val="clear" w:color="auto" w:fill="FFFFFF"/>
        <w:tabs>
          <w:tab w:val="left" w:pos="706"/>
        </w:tabs>
        <w:autoSpaceDE w:val="0"/>
        <w:autoSpaceDN w:val="0"/>
        <w:adjustRightInd w:val="0"/>
        <w:spacing w:line="254" w:lineRule="exact"/>
        <w:jc w:val="both"/>
        <w:rPr>
          <w:rFonts w:ascii="Calibri" w:hAnsi="Calibri" w:cs="Calibri"/>
        </w:rPr>
      </w:pPr>
    </w:p>
    <w:p w14:paraId="300EBFE1" w14:textId="77777777" w:rsidR="002B59D3" w:rsidRPr="00702EE3" w:rsidRDefault="002B59D3" w:rsidP="00C252D3">
      <w:pPr>
        <w:widowControl w:val="0"/>
        <w:shd w:val="clear" w:color="auto" w:fill="FFFFFF"/>
        <w:tabs>
          <w:tab w:val="left" w:pos="706"/>
        </w:tabs>
        <w:autoSpaceDE w:val="0"/>
        <w:autoSpaceDN w:val="0"/>
        <w:adjustRightInd w:val="0"/>
        <w:spacing w:line="254" w:lineRule="exact"/>
        <w:jc w:val="both"/>
        <w:rPr>
          <w:rFonts w:ascii="Calibri" w:hAnsi="Calibri" w:cs="Calibri"/>
          <w:b/>
          <w:bCs/>
        </w:rPr>
      </w:pP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ABF8F" w:themeFill="accent6" w:themeFillTint="99"/>
        <w:tblLook w:val="04A0" w:firstRow="1" w:lastRow="0" w:firstColumn="1" w:lastColumn="0" w:noHBand="0" w:noVBand="1"/>
      </w:tblPr>
      <w:tblGrid>
        <w:gridCol w:w="9000"/>
      </w:tblGrid>
      <w:tr w:rsidR="00550EC5" w:rsidRPr="00702EE3" w14:paraId="07A2587A" w14:textId="77777777" w:rsidTr="00265BB7">
        <w:trPr>
          <w:trHeight w:val="417"/>
          <w:jc w:val="center"/>
        </w:trPr>
        <w:tc>
          <w:tcPr>
            <w:tcW w:w="9000" w:type="dxa"/>
            <w:shd w:val="clear" w:color="auto" w:fill="FABF8F" w:themeFill="accent6" w:themeFillTint="99"/>
            <w:vAlign w:val="center"/>
          </w:tcPr>
          <w:p w14:paraId="4B9754F0" w14:textId="3457F980" w:rsidR="00550EC5" w:rsidRPr="00702EE3" w:rsidRDefault="00550EC5" w:rsidP="00601CD7">
            <w:pPr>
              <w:jc w:val="both"/>
              <w:rPr>
                <w:rFonts w:ascii="Calibri" w:hAnsi="Calibri" w:cs="Calibri"/>
                <w:b/>
              </w:rPr>
            </w:pPr>
            <w:r w:rsidRPr="00702EE3">
              <w:rPr>
                <w:rFonts w:ascii="Calibri" w:hAnsi="Calibri" w:cs="Calibri"/>
                <w:b/>
                <w:bCs/>
              </w:rPr>
              <w:t>P4 Maturitatea solicitantului în sensul vechimii în desfășurarea activității și vechimea întreprinderii</w:t>
            </w:r>
            <w:r w:rsidRPr="00702EE3">
              <w:rPr>
                <w:rFonts w:ascii="Calibri" w:hAnsi="Calibri" w:cs="Calibri"/>
                <w:b/>
              </w:rPr>
              <w:t xml:space="preserve"> </w:t>
            </w:r>
          </w:p>
        </w:tc>
      </w:tr>
      <w:tr w:rsidR="00550EC5" w:rsidRPr="00702EE3" w14:paraId="10EF8158" w14:textId="77777777" w:rsidTr="00265BB7">
        <w:trPr>
          <w:trHeight w:val="432"/>
          <w:jc w:val="center"/>
        </w:trPr>
        <w:tc>
          <w:tcPr>
            <w:tcW w:w="9000" w:type="dxa"/>
            <w:shd w:val="clear" w:color="auto" w:fill="FABF8F" w:themeFill="accent6" w:themeFillTint="99"/>
            <w:vAlign w:val="center"/>
          </w:tcPr>
          <w:p w14:paraId="3585BB7D" w14:textId="4946318D" w:rsidR="00550EC5" w:rsidRPr="00702EE3" w:rsidRDefault="00314CF5" w:rsidP="00601CD7">
            <w:pPr>
              <w:jc w:val="both"/>
              <w:rPr>
                <w:rFonts w:ascii="Calibri" w:hAnsi="Calibri" w:cs="Calibri"/>
                <w:b/>
              </w:rPr>
            </w:pPr>
            <w:r w:rsidRPr="00702EE3">
              <w:rPr>
                <w:rFonts w:ascii="Calibri" w:hAnsi="Calibri" w:cs="Calibri"/>
                <w:b/>
              </w:rPr>
              <w:t xml:space="preserve">4.1 Proiecte depuse de solicitanții cu vechimea întreprinderii active* în desfășurarea activității </w:t>
            </w:r>
            <w:r w:rsidR="00AD14A3" w:rsidRPr="00702EE3">
              <w:rPr>
                <w:rFonts w:ascii="Calibri" w:hAnsi="Calibri" w:cs="Calibri"/>
                <w:b/>
              </w:rPr>
              <w:t>agroalimentare</w:t>
            </w:r>
          </w:p>
          <w:p w14:paraId="610D74B2" w14:textId="361EC0B3" w:rsidR="00314CF5" w:rsidRPr="00702EE3" w:rsidRDefault="00314CF5" w:rsidP="00601CD7">
            <w:pPr>
              <w:jc w:val="both"/>
              <w:rPr>
                <w:rFonts w:ascii="Calibri" w:hAnsi="Calibri" w:cs="Calibri"/>
                <w:b/>
              </w:rPr>
            </w:pPr>
            <w:r w:rsidRPr="00702EE3">
              <w:rPr>
                <w:rFonts w:ascii="Calibri" w:hAnsi="Calibri" w:cs="Calibri"/>
                <w:b/>
              </w:rPr>
              <w:t xml:space="preserve">a. </w:t>
            </w:r>
            <w:r w:rsidR="000F55D6" w:rsidRPr="00702EE3">
              <w:rPr>
                <w:rFonts w:ascii="Calibri" w:hAnsi="Calibri" w:cs="Calibri"/>
                <w:b/>
              </w:rPr>
              <w:t xml:space="preserve">minim </w:t>
            </w:r>
            <w:r w:rsidRPr="00702EE3">
              <w:rPr>
                <w:rFonts w:ascii="Calibri" w:hAnsi="Calibri" w:cs="Calibri"/>
                <w:b/>
              </w:rPr>
              <w:t>3 ani</w:t>
            </w:r>
          </w:p>
          <w:p w14:paraId="7A28F943" w14:textId="77026258" w:rsidR="00314CF5" w:rsidRPr="00702EE3" w:rsidRDefault="000F55D6" w:rsidP="00601CD7">
            <w:pPr>
              <w:jc w:val="both"/>
              <w:rPr>
                <w:rFonts w:ascii="Calibri" w:hAnsi="Calibri" w:cs="Calibri"/>
                <w:b/>
              </w:rPr>
            </w:pPr>
            <w:r w:rsidRPr="00702EE3">
              <w:rPr>
                <w:rFonts w:ascii="Calibri" w:hAnsi="Calibri" w:cs="Calibri"/>
                <w:b/>
              </w:rPr>
              <w:t>b. 1-2</w:t>
            </w:r>
            <w:r w:rsidR="00314CF5" w:rsidRPr="00702EE3">
              <w:rPr>
                <w:rFonts w:ascii="Calibri" w:hAnsi="Calibri" w:cs="Calibri"/>
                <w:b/>
              </w:rPr>
              <w:t xml:space="preserve"> ani</w:t>
            </w:r>
          </w:p>
        </w:tc>
      </w:tr>
    </w:tbl>
    <w:tbl>
      <w:tblPr>
        <w:tblpPr w:leftFromText="180" w:rightFromText="180" w:vertAnchor="text" w:horzAnchor="margin" w:tblpX="-95" w:tblpY="55"/>
        <w:tblW w:w="89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4600"/>
        <w:gridCol w:w="4395"/>
      </w:tblGrid>
      <w:tr w:rsidR="00D6393E" w:rsidRPr="00702EE3" w14:paraId="5FF7D96A" w14:textId="77777777" w:rsidTr="00D6393E">
        <w:tc>
          <w:tcPr>
            <w:tcW w:w="4600" w:type="dxa"/>
            <w:shd w:val="clear" w:color="auto" w:fill="C0C0C0"/>
          </w:tcPr>
          <w:p w14:paraId="6396DB03" w14:textId="77777777" w:rsidR="00D6393E" w:rsidRPr="00702EE3" w:rsidRDefault="00D6393E" w:rsidP="00D6393E">
            <w:pPr>
              <w:keepNext/>
              <w:spacing w:before="240" w:after="60"/>
              <w:outlineLvl w:val="0"/>
              <w:rPr>
                <w:rFonts w:asciiTheme="minorHAnsi" w:hAnsiTheme="minorHAnsi" w:cs="Arial"/>
                <w:b/>
                <w:bCs/>
                <w:kern w:val="32"/>
                <w:lang w:val="ro-RO"/>
              </w:rPr>
            </w:pPr>
            <w:r w:rsidRPr="00702EE3">
              <w:rPr>
                <w:rFonts w:asciiTheme="minorHAnsi" w:hAnsiTheme="minorHAnsi" w:cs="Arial"/>
                <w:b/>
                <w:bCs/>
                <w:kern w:val="32"/>
                <w:lang w:val="ro-RO"/>
              </w:rPr>
              <w:t>DOCUMENTE  PREZENTATE</w:t>
            </w:r>
          </w:p>
        </w:tc>
        <w:tc>
          <w:tcPr>
            <w:tcW w:w="4395" w:type="dxa"/>
            <w:shd w:val="clear" w:color="auto" w:fill="C0C0C0"/>
          </w:tcPr>
          <w:p w14:paraId="2D5CE632" w14:textId="77777777" w:rsidR="00D6393E" w:rsidRPr="00702EE3" w:rsidRDefault="00D6393E" w:rsidP="00D6393E">
            <w:pPr>
              <w:jc w:val="both"/>
              <w:rPr>
                <w:rFonts w:asciiTheme="minorHAnsi" w:hAnsiTheme="minorHAnsi" w:cs="Arial"/>
                <w:b/>
                <w:lang w:val="pt-BR"/>
              </w:rPr>
            </w:pPr>
            <w:r w:rsidRPr="00702EE3">
              <w:rPr>
                <w:rFonts w:asciiTheme="minorHAnsi" w:hAnsiTheme="minorHAnsi" w:cs="Arial"/>
                <w:b/>
                <w:lang w:val="pt-BR"/>
              </w:rPr>
              <w:t>PUNCTE DE VERIFICAT ÎN CADRUL DOCUMENTELOR  PREZENTATE</w:t>
            </w:r>
          </w:p>
        </w:tc>
      </w:tr>
      <w:tr w:rsidR="00D6393E" w:rsidRPr="00702EE3" w14:paraId="274BB732" w14:textId="77777777" w:rsidTr="00D6393E">
        <w:tc>
          <w:tcPr>
            <w:tcW w:w="4600" w:type="dxa"/>
            <w:shd w:val="clear" w:color="auto" w:fill="FFFFFF" w:themeFill="background1"/>
          </w:tcPr>
          <w:p w14:paraId="425C9BC3" w14:textId="77777777" w:rsidR="00D6393E" w:rsidRPr="00702EE3" w:rsidRDefault="00D6393E" w:rsidP="00D6393E">
            <w:pPr>
              <w:keepNext/>
              <w:spacing w:before="240" w:after="60"/>
              <w:outlineLvl w:val="0"/>
              <w:rPr>
                <w:rFonts w:ascii="Calibri" w:hAnsi="Calibri" w:cs="Calibri"/>
                <w:bCs/>
                <w:noProof/>
              </w:rPr>
            </w:pPr>
            <w:r w:rsidRPr="00702EE3">
              <w:rPr>
                <w:rFonts w:ascii="Calibri" w:hAnsi="Calibri" w:cs="Calibri"/>
                <w:b/>
                <w:bCs/>
                <w:noProof/>
              </w:rPr>
              <w:t xml:space="preserve">Doc. 13. </w:t>
            </w:r>
            <w:r w:rsidRPr="00702EE3">
              <w:rPr>
                <w:rFonts w:ascii="Calibri" w:hAnsi="Calibri" w:cs="Calibri"/>
                <w:bCs/>
                <w:noProof/>
              </w:rPr>
              <w:t>Declarația expertului contabil</w:t>
            </w:r>
          </w:p>
          <w:p w14:paraId="75D06306" w14:textId="77777777" w:rsidR="00D6393E" w:rsidRPr="00702EE3" w:rsidRDefault="00D6393E" w:rsidP="00D6393E">
            <w:pPr>
              <w:keepNext/>
              <w:spacing w:before="240" w:after="60"/>
              <w:outlineLvl w:val="0"/>
              <w:rPr>
                <w:rFonts w:asciiTheme="minorHAnsi" w:hAnsiTheme="minorHAnsi" w:cs="Arial"/>
                <w:b/>
                <w:bCs/>
                <w:kern w:val="32"/>
                <w:lang w:val="ro-RO"/>
              </w:rPr>
            </w:pPr>
            <w:r w:rsidRPr="00702EE3">
              <w:rPr>
                <w:rFonts w:ascii="Calibri" w:hAnsi="Calibri" w:cs="Calibri"/>
                <w:bCs/>
                <w:noProof/>
              </w:rPr>
              <w:t>PATRIMVEN</w:t>
            </w:r>
          </w:p>
        </w:tc>
        <w:tc>
          <w:tcPr>
            <w:tcW w:w="4395" w:type="dxa"/>
            <w:shd w:val="clear" w:color="auto" w:fill="FFFFFF" w:themeFill="background1"/>
            <w:vAlign w:val="center"/>
          </w:tcPr>
          <w:p w14:paraId="5673DF8E" w14:textId="77777777" w:rsidR="00D6393E" w:rsidRPr="00702EE3" w:rsidRDefault="00D6393E" w:rsidP="00D6393E">
            <w:pPr>
              <w:spacing w:after="160" w:line="259" w:lineRule="auto"/>
              <w:jc w:val="both"/>
              <w:rPr>
                <w:rFonts w:asciiTheme="minorHAnsi" w:eastAsia="Calibri" w:hAnsiTheme="minorHAnsi" w:cstheme="minorHAnsi"/>
                <w:sz w:val="22"/>
                <w:szCs w:val="22"/>
                <w:lang w:val="fr-FR"/>
              </w:rPr>
            </w:pPr>
            <w:r w:rsidRPr="00702EE3">
              <w:rPr>
                <w:rFonts w:asciiTheme="minorHAnsi" w:eastAsia="Calibri" w:hAnsiTheme="minorHAnsi" w:cstheme="minorHAnsi"/>
                <w:sz w:val="22"/>
                <w:szCs w:val="22"/>
                <w:lang w:val="fr-FR"/>
              </w:rPr>
              <w:t xml:space="preserve">Criteriul de selecție 4.1 se consideră îndeplinit dacă solicitantul prezintă la depunerea Cererii de Finanțare dovada vechimii întreprinderii în sectorul agroalimentar prin prezentarea documentului Declarația expertului contabil. </w:t>
            </w:r>
          </w:p>
          <w:p w14:paraId="36542686" w14:textId="77777777" w:rsidR="00D6393E" w:rsidRPr="00702EE3" w:rsidRDefault="00D6393E" w:rsidP="00D6393E">
            <w:pPr>
              <w:shd w:val="clear" w:color="auto" w:fill="FFFFFF"/>
              <w:spacing w:before="240" w:after="240" w:line="253" w:lineRule="atLeast"/>
              <w:jc w:val="both"/>
              <w:rPr>
                <w:rFonts w:asciiTheme="minorHAnsi" w:hAnsiTheme="minorHAnsi" w:cstheme="minorHAnsi"/>
                <w:sz w:val="22"/>
                <w:szCs w:val="22"/>
              </w:rPr>
            </w:pPr>
            <w:r w:rsidRPr="00702EE3">
              <w:rPr>
                <w:rFonts w:asciiTheme="minorHAnsi" w:hAnsiTheme="minorHAnsi" w:cstheme="minorHAnsi"/>
                <w:sz w:val="22"/>
                <w:szCs w:val="22"/>
              </w:rPr>
              <w:t xml:space="preserve">Din </w:t>
            </w:r>
            <w:r w:rsidRPr="00702EE3">
              <w:rPr>
                <w:rFonts w:asciiTheme="minorHAnsi" w:hAnsiTheme="minorHAnsi" w:cstheme="minorHAnsi"/>
                <w:b/>
                <w:sz w:val="22"/>
                <w:szCs w:val="22"/>
              </w:rPr>
              <w:t xml:space="preserve">Declarația expertului contabil trebuie să </w:t>
            </w:r>
            <w:r w:rsidRPr="00702EE3">
              <w:rPr>
                <w:rFonts w:asciiTheme="minorHAnsi" w:hAnsiTheme="minorHAnsi" w:cstheme="minorHAnsi"/>
                <w:sz w:val="22"/>
                <w:szCs w:val="22"/>
              </w:rPr>
              <w:t>rezulte că a obținut anterior, în funcție de numărul de ani fiscali vizați de criteriile de selecție aferente acestui principiu (între 1 și 2 ani, respectiv 3 ani și peste) venituri din sectorul agroalimentar și ponderea acestora în total cifra de afaceri /total venituri declarate..</w:t>
            </w:r>
          </w:p>
          <w:p w14:paraId="5556B7A6" w14:textId="77777777" w:rsidR="00D6393E" w:rsidRPr="00702EE3" w:rsidRDefault="00D6393E" w:rsidP="00D6393E">
            <w:pPr>
              <w:jc w:val="both"/>
              <w:rPr>
                <w:rFonts w:ascii="Calibri" w:hAnsi="Calibri" w:cs="Calibri"/>
              </w:rPr>
            </w:pPr>
            <w:r w:rsidRPr="00702EE3">
              <w:rPr>
                <w:rFonts w:ascii="Calibri" w:hAnsi="Calibri" w:cs="Calibri"/>
              </w:rPr>
              <w:t>Din declarația expertului contabil trebuie să rezulte următoarele elemente:</w:t>
            </w:r>
          </w:p>
          <w:p w14:paraId="7AD03464" w14:textId="77777777" w:rsidR="00D6393E" w:rsidRPr="00702EE3" w:rsidRDefault="00D6393E" w:rsidP="00D6393E">
            <w:pPr>
              <w:pStyle w:val="NormalWeb"/>
              <w:shd w:val="clear" w:color="auto" w:fill="FFFFFF"/>
              <w:spacing w:before="240" w:beforeAutospacing="0" w:after="240" w:afterAutospacing="0"/>
              <w:ind w:left="360"/>
              <w:jc w:val="both"/>
              <w:rPr>
                <w:rFonts w:ascii="Calibri" w:hAnsi="Calibri" w:cs="Calibri"/>
                <w:color w:val="auto"/>
                <w:sz w:val="22"/>
                <w:szCs w:val="24"/>
                <w:lang w:val="ro-RO"/>
              </w:rPr>
            </w:pPr>
            <w:r w:rsidRPr="00702EE3">
              <w:rPr>
                <w:rFonts w:ascii="Calibri" w:hAnsi="Calibri" w:cs="Calibri"/>
                <w:color w:val="auto"/>
                <w:sz w:val="22"/>
                <w:szCs w:val="24"/>
                <w:lang w:val="ro-RO"/>
              </w:rPr>
              <w:t>1. activitatea sa principala cu specific agroalimentar și/sau activitățile sale secundare cu specific agricol, din istoricul activității sale economice (minim un an fiscal sau minimum 3 ani fiscali din ultimii 5 ani), cu menționarea codurilor CAEN aferente activităților</w:t>
            </w:r>
          </w:p>
          <w:p w14:paraId="16892B38" w14:textId="71CAB047" w:rsidR="00D6393E" w:rsidRPr="00702EE3" w:rsidRDefault="00D6393E" w:rsidP="00D6393E">
            <w:pPr>
              <w:pStyle w:val="NormalWeb"/>
              <w:shd w:val="clear" w:color="auto" w:fill="FFFFFF"/>
              <w:spacing w:before="240" w:beforeAutospacing="0" w:after="240" w:afterAutospacing="0"/>
              <w:ind w:left="360"/>
              <w:jc w:val="both"/>
              <w:rPr>
                <w:rFonts w:asciiTheme="minorHAnsi" w:hAnsiTheme="minorHAnsi" w:cs="Arial"/>
                <w:lang w:val="pt-BR"/>
              </w:rPr>
            </w:pPr>
            <w:r w:rsidRPr="00702EE3">
              <w:rPr>
                <w:rFonts w:ascii="Calibri" w:hAnsi="Calibri" w:cs="Calibri"/>
                <w:color w:val="auto"/>
                <w:sz w:val="22"/>
                <w:szCs w:val="24"/>
                <w:lang w:val="ro-RO"/>
              </w:rPr>
              <w:t>2. cifra de afaceri netă și totalul veniturilor din activitățile identificate la punctul 1. Ponderea acestor venituri raportate la total Cifra de afaceri netă/veniturile declarate la autoritatea fiscală pentru PFA, II, IF,  trebuie sa fie minimum 50% (ca medie pe perioada de referință)</w:t>
            </w:r>
          </w:p>
        </w:tc>
      </w:tr>
    </w:tbl>
    <w:p w14:paraId="47DAAF08" w14:textId="783F6D7B" w:rsidR="00BF5CE4" w:rsidRPr="00702EE3" w:rsidRDefault="00BF5CE4" w:rsidP="00C252D3">
      <w:pPr>
        <w:widowControl w:val="0"/>
        <w:shd w:val="clear" w:color="auto" w:fill="FFFFFF"/>
        <w:tabs>
          <w:tab w:val="left" w:pos="706"/>
        </w:tabs>
        <w:autoSpaceDE w:val="0"/>
        <w:autoSpaceDN w:val="0"/>
        <w:adjustRightInd w:val="0"/>
        <w:spacing w:line="254" w:lineRule="exact"/>
        <w:jc w:val="both"/>
        <w:rPr>
          <w:rFonts w:ascii="Calibri" w:hAnsi="Calibri" w:cs="Calibri"/>
          <w:b/>
          <w:bCs/>
        </w:rPr>
      </w:pPr>
    </w:p>
    <w:p w14:paraId="5EDAC92F" w14:textId="77777777" w:rsidR="00D6393E" w:rsidRPr="00702EE3" w:rsidRDefault="00D6393E" w:rsidP="00C252D3">
      <w:pPr>
        <w:widowControl w:val="0"/>
        <w:shd w:val="clear" w:color="auto" w:fill="FFFFFF"/>
        <w:tabs>
          <w:tab w:val="left" w:pos="706"/>
        </w:tabs>
        <w:autoSpaceDE w:val="0"/>
        <w:autoSpaceDN w:val="0"/>
        <w:adjustRightInd w:val="0"/>
        <w:spacing w:line="254" w:lineRule="exact"/>
        <w:jc w:val="both"/>
        <w:rPr>
          <w:rFonts w:asciiTheme="minorHAnsi" w:hAnsiTheme="minorHAnsi" w:cs="Arial"/>
          <w:b/>
          <w:lang w:val="ro-RO"/>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8633"/>
        <w:gridCol w:w="146"/>
      </w:tblGrid>
      <w:tr w:rsidR="00F34702" w:rsidRPr="00702EE3" w14:paraId="36155A5D" w14:textId="77777777" w:rsidTr="00F34702">
        <w:tc>
          <w:tcPr>
            <w:tcW w:w="0" w:type="auto"/>
            <w:shd w:val="clear" w:color="auto" w:fill="FBD4B4" w:themeFill="accent6" w:themeFillTint="66"/>
          </w:tcPr>
          <w:p w14:paraId="38A64282" w14:textId="678AEDB5" w:rsidR="00F34702" w:rsidRPr="00702EE3" w:rsidRDefault="00F34702" w:rsidP="00F34702">
            <w:pPr>
              <w:jc w:val="both"/>
              <w:rPr>
                <w:rFonts w:ascii="Calibri" w:hAnsi="Calibri" w:cs="Calibri"/>
                <w:b/>
                <w:szCs w:val="22"/>
              </w:rPr>
            </w:pPr>
            <w:r w:rsidRPr="00702EE3">
              <w:rPr>
                <w:rFonts w:ascii="Calibri" w:hAnsi="Calibri" w:cs="Calibri"/>
                <w:b/>
                <w:bCs/>
              </w:rPr>
              <w:t xml:space="preserve">P5. Principiul accesului la finanțare </w:t>
            </w:r>
            <w:r w:rsidRPr="00702EE3">
              <w:rPr>
                <w:rFonts w:ascii="Calibri" w:hAnsi="Calibri" w:cs="Calibri"/>
                <w:b/>
              </w:rPr>
              <w:t>în sensul prioritizării solicitanților care nu au beneficiat de finanțare în perioada de programare 2014 – 2020 prin PNDR sM 4.1/4.1a și măsura similară din 19.2</w:t>
            </w:r>
            <w:r w:rsidRPr="00702EE3">
              <w:rPr>
                <w:rFonts w:ascii="Calibri" w:hAnsi="Calibri" w:cs="Calibri"/>
                <w:b/>
                <w:szCs w:val="22"/>
              </w:rPr>
              <w:t>.</w:t>
            </w:r>
          </w:p>
        </w:tc>
        <w:tc>
          <w:tcPr>
            <w:tcW w:w="0" w:type="auto"/>
            <w:shd w:val="clear" w:color="auto" w:fill="C0C0C0"/>
          </w:tcPr>
          <w:p w14:paraId="5D523703" w14:textId="5EE6F71B" w:rsidR="00F34702" w:rsidRPr="00702EE3" w:rsidRDefault="00F34702" w:rsidP="005A0311">
            <w:pPr>
              <w:jc w:val="both"/>
              <w:rPr>
                <w:rFonts w:asciiTheme="minorHAnsi" w:hAnsiTheme="minorHAnsi" w:cs="Arial"/>
                <w:b/>
                <w:lang w:val="pt-BR"/>
              </w:rPr>
            </w:pPr>
          </w:p>
        </w:tc>
      </w:tr>
      <w:tr w:rsidR="00F34702" w:rsidRPr="00702EE3" w14:paraId="074C0EAF" w14:textId="77777777" w:rsidTr="00F34702">
        <w:tc>
          <w:tcPr>
            <w:tcW w:w="0" w:type="auto"/>
            <w:shd w:val="clear" w:color="auto" w:fill="FBD4B4" w:themeFill="accent6" w:themeFillTint="66"/>
          </w:tcPr>
          <w:p w14:paraId="3682DF6B" w14:textId="4CCD146E" w:rsidR="00F34702" w:rsidRPr="00702EE3" w:rsidRDefault="00E66B8D" w:rsidP="00F34702">
            <w:pPr>
              <w:jc w:val="both"/>
              <w:rPr>
                <w:rFonts w:ascii="Calibri" w:hAnsi="Calibri" w:cs="Calibri"/>
                <w:b/>
                <w:bCs/>
              </w:rPr>
            </w:pPr>
            <w:r w:rsidRPr="00702EE3">
              <w:rPr>
                <w:rFonts w:ascii="Calibri" w:hAnsi="Calibri" w:cs="Calibri"/>
                <w:b/>
                <w:bCs/>
              </w:rPr>
              <w:t>5.</w:t>
            </w:r>
            <w:r w:rsidR="00F34702" w:rsidRPr="00702EE3">
              <w:rPr>
                <w:rFonts w:ascii="Calibri" w:hAnsi="Calibri" w:cs="Calibri"/>
                <w:b/>
                <w:bCs/>
              </w:rPr>
              <w:t>1 Solicitanții care nu au beneficiat de finanțare din fonduri europene pentru dezvoltarea activității eligibile prin sM 4.1/4.1a și a celor similare eligibile prin sM 19.2., pentru aceleași tipologii de cheltuieli (același tip de utilaj).</w:t>
            </w:r>
          </w:p>
        </w:tc>
        <w:tc>
          <w:tcPr>
            <w:tcW w:w="0" w:type="auto"/>
            <w:shd w:val="clear" w:color="auto" w:fill="C0C0C0"/>
          </w:tcPr>
          <w:p w14:paraId="55C1CFC1" w14:textId="77777777" w:rsidR="00F34702" w:rsidRPr="00702EE3" w:rsidRDefault="00F34702" w:rsidP="005A0311">
            <w:pPr>
              <w:jc w:val="both"/>
              <w:rPr>
                <w:rFonts w:asciiTheme="minorHAnsi" w:hAnsiTheme="minorHAnsi" w:cs="Arial"/>
                <w:b/>
                <w:lang w:val="pt-BR"/>
              </w:rPr>
            </w:pPr>
          </w:p>
        </w:tc>
      </w:tr>
    </w:tbl>
    <w:p w14:paraId="6979E641" w14:textId="347A6E32" w:rsidR="0027328F" w:rsidRPr="00702EE3" w:rsidRDefault="0027328F" w:rsidP="0027328F">
      <w:pPr>
        <w:jc w:val="both"/>
        <w:rPr>
          <w:rFonts w:ascii="Calibri" w:hAnsi="Calibri" w:cs="Calibri"/>
          <w:szCs w:val="22"/>
        </w:rPr>
      </w:pPr>
    </w:p>
    <w:tbl>
      <w:tblPr>
        <w:tblW w:w="496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4505"/>
        <w:gridCol w:w="4206"/>
      </w:tblGrid>
      <w:tr w:rsidR="000A3B33" w:rsidRPr="00702EE3" w14:paraId="52876685" w14:textId="77777777" w:rsidTr="00033BEB">
        <w:tc>
          <w:tcPr>
            <w:tcW w:w="2586" w:type="pct"/>
            <w:shd w:val="clear" w:color="auto" w:fill="C0C0C0"/>
          </w:tcPr>
          <w:p w14:paraId="49A6FE3C" w14:textId="77777777" w:rsidR="000A3B33" w:rsidRPr="00702EE3" w:rsidRDefault="000A3B33" w:rsidP="00033BEB">
            <w:pPr>
              <w:keepNext/>
              <w:spacing w:before="240" w:after="60"/>
              <w:outlineLvl w:val="0"/>
              <w:rPr>
                <w:rFonts w:asciiTheme="minorHAnsi" w:hAnsiTheme="minorHAnsi" w:cs="Arial"/>
                <w:b/>
                <w:bCs/>
                <w:kern w:val="32"/>
                <w:lang w:val="ro-RO"/>
              </w:rPr>
            </w:pPr>
            <w:r w:rsidRPr="00702EE3">
              <w:rPr>
                <w:rFonts w:asciiTheme="minorHAnsi" w:hAnsiTheme="minorHAnsi" w:cs="Arial"/>
                <w:b/>
                <w:bCs/>
                <w:kern w:val="32"/>
                <w:lang w:val="ro-RO"/>
              </w:rPr>
              <w:t>DOCUMENTE  PREZENTATE</w:t>
            </w:r>
          </w:p>
        </w:tc>
        <w:tc>
          <w:tcPr>
            <w:tcW w:w="2414" w:type="pct"/>
            <w:shd w:val="clear" w:color="auto" w:fill="C0C0C0"/>
          </w:tcPr>
          <w:p w14:paraId="267430F8" w14:textId="77777777" w:rsidR="000A3B33" w:rsidRPr="00702EE3" w:rsidRDefault="000A3B33" w:rsidP="00033BEB">
            <w:pPr>
              <w:jc w:val="both"/>
              <w:rPr>
                <w:rFonts w:asciiTheme="minorHAnsi" w:hAnsiTheme="minorHAnsi" w:cs="Arial"/>
                <w:b/>
                <w:lang w:val="pt-BR"/>
              </w:rPr>
            </w:pPr>
            <w:r w:rsidRPr="00702EE3">
              <w:rPr>
                <w:rFonts w:asciiTheme="minorHAnsi" w:hAnsiTheme="minorHAnsi" w:cs="Arial"/>
                <w:b/>
                <w:lang w:val="pt-BR"/>
              </w:rPr>
              <w:t>PUNCTE DE VERIFICAT ÎN CADRUL DOCUMENTELOR  PREZENTATE</w:t>
            </w:r>
          </w:p>
        </w:tc>
      </w:tr>
      <w:tr w:rsidR="000A3B33" w:rsidRPr="00702EE3" w14:paraId="21242483" w14:textId="77777777" w:rsidTr="00F34702">
        <w:tc>
          <w:tcPr>
            <w:tcW w:w="2586" w:type="pct"/>
            <w:shd w:val="clear" w:color="auto" w:fill="FFFFFF" w:themeFill="background1"/>
          </w:tcPr>
          <w:p w14:paraId="765B6BB3" w14:textId="647DF970" w:rsidR="000A3B33" w:rsidRPr="00702EE3" w:rsidRDefault="005067BC" w:rsidP="00033BEB">
            <w:pPr>
              <w:keepNext/>
              <w:spacing w:before="240" w:after="60"/>
              <w:outlineLvl w:val="0"/>
              <w:rPr>
                <w:rFonts w:asciiTheme="minorHAnsi" w:hAnsiTheme="minorHAnsi" w:cs="Arial"/>
                <w:b/>
                <w:bCs/>
                <w:kern w:val="32"/>
                <w:lang w:val="ro-RO"/>
              </w:rPr>
            </w:pPr>
            <w:r w:rsidRPr="00702EE3">
              <w:rPr>
                <w:rFonts w:asciiTheme="minorHAnsi" w:hAnsiTheme="minorHAnsi" w:cs="Arial"/>
                <w:b/>
                <w:bCs/>
                <w:kern w:val="32"/>
                <w:lang w:val="ro-RO"/>
              </w:rPr>
              <w:t>Baza de date AFIR</w:t>
            </w:r>
          </w:p>
        </w:tc>
        <w:tc>
          <w:tcPr>
            <w:tcW w:w="2414" w:type="pct"/>
            <w:shd w:val="clear" w:color="auto" w:fill="FFFFFF" w:themeFill="background1"/>
          </w:tcPr>
          <w:p w14:paraId="400652F2" w14:textId="5379B7FA" w:rsidR="000A3B33" w:rsidRPr="00702EE3" w:rsidRDefault="00314CF5" w:rsidP="000A3B33">
            <w:pPr>
              <w:jc w:val="both"/>
              <w:rPr>
                <w:rFonts w:ascii="Calibri" w:hAnsi="Calibri" w:cs="Calibri"/>
              </w:rPr>
            </w:pPr>
            <w:r w:rsidRPr="00702EE3">
              <w:rPr>
                <w:rFonts w:ascii="Calibri" w:hAnsi="Calibri" w:cs="Calibri"/>
                <w:i/>
              </w:rPr>
              <w:t>Punctajul va fi acordat pentru solicitanții care nu au obținut finanțare (nu au avut contract/un proiect selectat) prin intermediul sM 4.1</w:t>
            </w:r>
            <w:r w:rsidR="00B5416D" w:rsidRPr="00702EE3">
              <w:rPr>
                <w:rFonts w:ascii="Calibri" w:hAnsi="Calibri" w:cs="Calibri"/>
                <w:i/>
              </w:rPr>
              <w:t xml:space="preserve"> și 4.1a</w:t>
            </w:r>
            <w:r w:rsidRPr="00702EE3">
              <w:rPr>
                <w:rFonts w:ascii="Calibri" w:hAnsi="Calibri" w:cs="Calibri"/>
                <w:i/>
              </w:rPr>
              <w:t xml:space="preserve"> și a acțiunilor similare finanțate prin sM 19.2</w:t>
            </w:r>
            <w:r w:rsidR="00DC3B2B" w:rsidRPr="00702EE3">
              <w:rPr>
                <w:rFonts w:asciiTheme="minorHAnsi" w:hAnsiTheme="minorHAnsi" w:cstheme="minorHAnsi"/>
                <w:i/>
                <w:sz w:val="28"/>
              </w:rPr>
              <w:t xml:space="preserve">, </w:t>
            </w:r>
            <w:r w:rsidR="00DC3B2B" w:rsidRPr="00702EE3">
              <w:rPr>
                <w:rFonts w:asciiTheme="minorHAnsi" w:hAnsiTheme="minorHAnsi" w:cstheme="minorHAnsi"/>
                <w:szCs w:val="22"/>
              </w:rPr>
              <w:t>în perioada 2014-2020, inclusiv perioada de tranziție</w:t>
            </w:r>
            <w:r w:rsidRPr="00702EE3">
              <w:rPr>
                <w:rFonts w:ascii="Calibri" w:hAnsi="Calibri" w:cs="Calibri"/>
                <w:i/>
              </w:rPr>
              <w:t>.</w:t>
            </w:r>
            <w:r w:rsidR="000A3B33" w:rsidRPr="00702EE3">
              <w:rPr>
                <w:rFonts w:ascii="Calibri" w:hAnsi="Calibri" w:cs="Calibri"/>
              </w:rPr>
              <w:t>.</w:t>
            </w:r>
          </w:p>
          <w:p w14:paraId="262E0F72" w14:textId="65DEAE35" w:rsidR="00484443" w:rsidRPr="00702EE3" w:rsidRDefault="003321C1" w:rsidP="00664D7A">
            <w:pPr>
              <w:jc w:val="both"/>
              <w:rPr>
                <w:rFonts w:ascii="Calibri" w:hAnsi="Calibri" w:cs="Calibri"/>
              </w:rPr>
            </w:pPr>
            <w:r w:rsidRPr="00702EE3">
              <w:rPr>
                <w:rFonts w:ascii="Calibri" w:hAnsi="Calibri" w:cs="Calibri"/>
              </w:rPr>
              <w:t>În cazul în care solicitantul se regăsește în bazele de date AFIR cu un proiect selectat prin intermediul sM 4.1</w:t>
            </w:r>
            <w:r w:rsidR="00B5416D" w:rsidRPr="00702EE3">
              <w:rPr>
                <w:rFonts w:ascii="Calibri" w:hAnsi="Calibri" w:cs="Calibri"/>
              </w:rPr>
              <w:t>/4.1a</w:t>
            </w:r>
            <w:r w:rsidRPr="00702EE3">
              <w:rPr>
                <w:rFonts w:ascii="Calibri" w:hAnsi="Calibri" w:cs="Calibri"/>
              </w:rPr>
              <w:t xml:space="preserve"> sau prin măsuri similare finanțate prin sM 19.2, </w:t>
            </w:r>
            <w:r w:rsidR="00484443" w:rsidRPr="00702EE3">
              <w:rPr>
                <w:rFonts w:ascii="Calibri" w:hAnsi="Calibri" w:cs="Calibri"/>
              </w:rPr>
              <w:t xml:space="preserve">expertul </w:t>
            </w:r>
            <w:r w:rsidRPr="00702EE3">
              <w:rPr>
                <w:rFonts w:ascii="Calibri" w:hAnsi="Calibri" w:cs="Calibri"/>
              </w:rPr>
              <w:t xml:space="preserve">nu </w:t>
            </w:r>
            <w:r w:rsidR="00484443" w:rsidRPr="00702EE3">
              <w:rPr>
                <w:rFonts w:ascii="Calibri" w:hAnsi="Calibri" w:cs="Calibri"/>
              </w:rPr>
              <w:t>va</w:t>
            </w:r>
            <w:r w:rsidRPr="00702EE3">
              <w:rPr>
                <w:rFonts w:ascii="Calibri" w:hAnsi="Calibri" w:cs="Calibri"/>
              </w:rPr>
              <w:t xml:space="preserve"> acord</w:t>
            </w:r>
            <w:r w:rsidR="00484443" w:rsidRPr="00702EE3">
              <w:rPr>
                <w:rFonts w:ascii="Calibri" w:hAnsi="Calibri" w:cs="Calibri"/>
              </w:rPr>
              <w:t>a</w:t>
            </w:r>
            <w:r w:rsidRPr="00702EE3">
              <w:rPr>
                <w:rFonts w:ascii="Calibri" w:hAnsi="Calibri" w:cs="Calibri"/>
              </w:rPr>
              <w:t xml:space="preserve"> punctaj la acest criteriu şi se va înscrie “0” în rubrica aferentă.</w:t>
            </w:r>
            <w:r w:rsidR="00664D7A" w:rsidRPr="00702EE3">
              <w:rPr>
                <w:rFonts w:ascii="Calibri" w:hAnsi="Calibri" w:cs="Calibri"/>
              </w:rPr>
              <w:t xml:space="preserve"> </w:t>
            </w:r>
          </w:p>
          <w:p w14:paraId="2C3FA831" w14:textId="6D2100F1" w:rsidR="00DC3B2B" w:rsidRPr="00702EE3" w:rsidRDefault="00664D7A" w:rsidP="00664D7A">
            <w:pPr>
              <w:jc w:val="both"/>
              <w:rPr>
                <w:rFonts w:ascii="Calibri" w:hAnsi="Calibri" w:cs="Calibri"/>
              </w:rPr>
            </w:pPr>
            <w:r w:rsidRPr="00702EE3">
              <w:rPr>
                <w:rFonts w:ascii="Calibri" w:hAnsi="Calibri" w:cs="Calibri"/>
              </w:rPr>
              <w:t>B</w:t>
            </w:r>
            <w:r w:rsidR="00DC3B2B" w:rsidRPr="00702EE3">
              <w:rPr>
                <w:rFonts w:asciiTheme="minorHAnsi" w:hAnsiTheme="minorHAnsi" w:cs="Arial"/>
                <w:b/>
                <w:lang w:val="pt-BR"/>
              </w:rPr>
              <w:t>eneficiarii identificați in sistemul AFIR cu contract de finanțare pentru aceleași tipologii de cheltuieli</w:t>
            </w:r>
            <w:r w:rsidRPr="00702EE3">
              <w:rPr>
                <w:rFonts w:asciiTheme="minorHAnsi" w:hAnsiTheme="minorHAnsi" w:cs="Arial"/>
                <w:b/>
                <w:lang w:val="pt-BR"/>
              </w:rPr>
              <w:t xml:space="preserve"> (acelasi tip de utilaj)</w:t>
            </w:r>
            <w:r w:rsidR="00DC3B2B" w:rsidRPr="00702EE3">
              <w:rPr>
                <w:rFonts w:asciiTheme="minorHAnsi" w:hAnsiTheme="minorHAnsi" w:cs="Arial"/>
                <w:b/>
                <w:lang w:val="pt-BR"/>
              </w:rPr>
              <w:t xml:space="preserve"> pe submăsurile anterior precizate</w:t>
            </w:r>
            <w:r w:rsidRPr="00702EE3">
              <w:rPr>
                <w:rFonts w:asciiTheme="minorHAnsi" w:hAnsiTheme="minorHAnsi" w:cs="Arial"/>
                <w:b/>
                <w:lang w:val="pt-BR"/>
              </w:rPr>
              <w:t>,</w:t>
            </w:r>
            <w:r w:rsidR="00DC3B2B" w:rsidRPr="00702EE3">
              <w:rPr>
                <w:rFonts w:asciiTheme="minorHAnsi" w:hAnsiTheme="minorHAnsi" w:cs="Arial"/>
                <w:b/>
                <w:lang w:val="pt-BR"/>
              </w:rPr>
              <w:t xml:space="preserve"> nu vor fi punctați în cadrul acestui criteriu.</w:t>
            </w:r>
          </w:p>
        </w:tc>
      </w:tr>
    </w:tbl>
    <w:p w14:paraId="1094720D" w14:textId="36BE5FD1" w:rsidR="000A3B33" w:rsidRPr="00702EE3" w:rsidRDefault="000A3B33" w:rsidP="000A3B33">
      <w:pPr>
        <w:autoSpaceDE w:val="0"/>
        <w:autoSpaceDN w:val="0"/>
        <w:adjustRightInd w:val="0"/>
        <w:jc w:val="both"/>
        <w:rPr>
          <w:rFonts w:ascii="Calibri" w:hAnsi="Calibri" w:cs="Calibri"/>
          <w:color w:val="000000"/>
          <w:lang w:eastAsia="ro-RO"/>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ABF8F" w:themeFill="accent6" w:themeFillTint="99"/>
        <w:tblCellMar>
          <w:left w:w="70" w:type="dxa"/>
          <w:right w:w="70" w:type="dxa"/>
        </w:tblCellMar>
        <w:tblLook w:val="0000" w:firstRow="0" w:lastRow="0" w:firstColumn="0" w:lastColumn="0" w:noHBand="0" w:noVBand="0"/>
      </w:tblPr>
      <w:tblGrid>
        <w:gridCol w:w="8633"/>
        <w:gridCol w:w="146"/>
      </w:tblGrid>
      <w:tr w:rsidR="00F34702" w:rsidRPr="00702EE3" w14:paraId="35F6E1BE" w14:textId="77777777" w:rsidTr="00265BB7">
        <w:tc>
          <w:tcPr>
            <w:tcW w:w="0" w:type="auto"/>
            <w:shd w:val="clear" w:color="auto" w:fill="FABF8F" w:themeFill="accent6" w:themeFillTint="99"/>
          </w:tcPr>
          <w:p w14:paraId="3AC210A4" w14:textId="77777777" w:rsidR="00F34702" w:rsidRPr="00702EE3" w:rsidRDefault="00F34702" w:rsidP="00265BB7">
            <w:pPr>
              <w:jc w:val="both"/>
              <w:rPr>
                <w:rFonts w:ascii="Calibri" w:hAnsi="Calibri" w:cs="Calibri"/>
                <w:b/>
                <w:bCs/>
              </w:rPr>
            </w:pPr>
          </w:p>
          <w:p w14:paraId="04BB5EBC" w14:textId="03DB60C7" w:rsidR="00F34702" w:rsidRPr="00702EE3" w:rsidRDefault="00F34702" w:rsidP="00265BB7">
            <w:pPr>
              <w:jc w:val="both"/>
              <w:rPr>
                <w:rFonts w:ascii="Calibri" w:hAnsi="Calibri" w:cs="Calibri"/>
                <w:b/>
                <w:bCs/>
              </w:rPr>
            </w:pPr>
            <w:r w:rsidRPr="00702EE3">
              <w:rPr>
                <w:rFonts w:ascii="Calibri" w:hAnsi="Calibri" w:cs="Calibri"/>
                <w:b/>
                <w:bCs/>
              </w:rPr>
              <w:t>P 6 - Principiul produsului cu înaltă valoare adăugată (ex. produse care participă la scheme de calitate recunoscute la nivel național, european)</w:t>
            </w:r>
          </w:p>
        </w:tc>
        <w:tc>
          <w:tcPr>
            <w:tcW w:w="0" w:type="auto"/>
            <w:shd w:val="clear" w:color="auto" w:fill="FABF8F" w:themeFill="accent6" w:themeFillTint="99"/>
          </w:tcPr>
          <w:p w14:paraId="232DFAAF" w14:textId="77777777" w:rsidR="00F34702" w:rsidRPr="00702EE3" w:rsidRDefault="00F34702" w:rsidP="005A0311">
            <w:pPr>
              <w:jc w:val="both"/>
              <w:rPr>
                <w:rFonts w:asciiTheme="minorHAnsi" w:hAnsiTheme="minorHAnsi" w:cs="Arial"/>
                <w:b/>
                <w:lang w:val="pt-BR"/>
              </w:rPr>
            </w:pPr>
          </w:p>
        </w:tc>
      </w:tr>
      <w:tr w:rsidR="00F34702" w:rsidRPr="00702EE3" w14:paraId="33FD2CBC" w14:textId="77777777" w:rsidTr="00265BB7">
        <w:tc>
          <w:tcPr>
            <w:tcW w:w="0" w:type="auto"/>
            <w:shd w:val="clear" w:color="auto" w:fill="FABF8F" w:themeFill="accent6" w:themeFillTint="99"/>
          </w:tcPr>
          <w:p w14:paraId="5D367B3B" w14:textId="77777777" w:rsidR="00F34702" w:rsidRPr="00702EE3" w:rsidRDefault="00F34702" w:rsidP="00F34702">
            <w:pPr>
              <w:widowControl w:val="0"/>
              <w:shd w:val="clear" w:color="auto" w:fill="FFFFFF"/>
              <w:tabs>
                <w:tab w:val="left" w:pos="706"/>
              </w:tabs>
              <w:autoSpaceDE w:val="0"/>
              <w:autoSpaceDN w:val="0"/>
              <w:adjustRightInd w:val="0"/>
              <w:spacing w:line="254" w:lineRule="exact"/>
              <w:jc w:val="both"/>
              <w:rPr>
                <w:rFonts w:ascii="Calibri" w:hAnsi="Calibri" w:cs="Calibri"/>
                <w:b/>
                <w:bCs/>
              </w:rPr>
            </w:pPr>
            <w:r w:rsidRPr="00702EE3">
              <w:rPr>
                <w:rFonts w:ascii="Calibri" w:hAnsi="Calibri" w:cs="Calibri"/>
                <w:b/>
                <w:bCs/>
              </w:rPr>
              <w:t>6.1 Investiţia este destinată sistemului de cultură ecologic</w:t>
            </w:r>
          </w:p>
          <w:p w14:paraId="5B3F0B84" w14:textId="541452D9" w:rsidR="00F34702" w:rsidRPr="00702EE3" w:rsidRDefault="00F34702" w:rsidP="005A0311">
            <w:pPr>
              <w:jc w:val="both"/>
              <w:rPr>
                <w:rFonts w:ascii="Calibri" w:hAnsi="Calibri" w:cs="Calibri"/>
                <w:b/>
                <w:bCs/>
              </w:rPr>
            </w:pPr>
          </w:p>
        </w:tc>
        <w:tc>
          <w:tcPr>
            <w:tcW w:w="0" w:type="auto"/>
            <w:shd w:val="clear" w:color="auto" w:fill="FABF8F" w:themeFill="accent6" w:themeFillTint="99"/>
          </w:tcPr>
          <w:p w14:paraId="1CA9AA76" w14:textId="77777777" w:rsidR="00F34702" w:rsidRPr="00702EE3" w:rsidRDefault="00F34702" w:rsidP="005A0311">
            <w:pPr>
              <w:jc w:val="both"/>
              <w:rPr>
                <w:rFonts w:asciiTheme="minorHAnsi" w:hAnsiTheme="minorHAnsi" w:cs="Arial"/>
                <w:b/>
                <w:lang w:val="pt-BR"/>
              </w:rPr>
            </w:pPr>
          </w:p>
        </w:tc>
      </w:tr>
    </w:tbl>
    <w:p w14:paraId="606C4333" w14:textId="77777777" w:rsidR="00F34702" w:rsidRPr="00702EE3" w:rsidRDefault="00F34702" w:rsidP="00DE21B4">
      <w:pPr>
        <w:pStyle w:val="NoSpacing"/>
        <w:shd w:val="clear" w:color="auto" w:fill="FFFFFF"/>
        <w:tabs>
          <w:tab w:val="left" w:pos="709"/>
          <w:tab w:val="left" w:pos="1418"/>
          <w:tab w:val="left" w:pos="2127"/>
          <w:tab w:val="left" w:pos="4536"/>
        </w:tabs>
        <w:spacing w:line="276" w:lineRule="auto"/>
        <w:jc w:val="both"/>
        <w:rPr>
          <w:rFonts w:ascii="Calibri" w:hAnsi="Calibri" w:cs="Calibri"/>
          <w:b/>
          <w:noProof/>
          <w:sz w:val="24"/>
          <w:szCs w:val="24"/>
        </w:rPr>
      </w:pPr>
    </w:p>
    <w:p w14:paraId="7300410A" w14:textId="77777777" w:rsidR="00F34702" w:rsidRPr="00702EE3" w:rsidRDefault="00F34702" w:rsidP="00DE21B4">
      <w:pPr>
        <w:pStyle w:val="NoSpacing"/>
        <w:shd w:val="clear" w:color="auto" w:fill="FFFFFF"/>
        <w:tabs>
          <w:tab w:val="left" w:pos="709"/>
          <w:tab w:val="left" w:pos="1418"/>
          <w:tab w:val="left" w:pos="2127"/>
          <w:tab w:val="left" w:pos="4536"/>
        </w:tabs>
        <w:spacing w:line="276" w:lineRule="auto"/>
        <w:jc w:val="both"/>
        <w:rPr>
          <w:rFonts w:ascii="Calibri" w:hAnsi="Calibri" w:cs="Calibri"/>
          <w:b/>
          <w:noProof/>
          <w:sz w:val="24"/>
          <w:szCs w:val="24"/>
        </w:rPr>
      </w:pPr>
    </w:p>
    <w:p w14:paraId="46D330F8" w14:textId="5D20531E" w:rsidR="00DE21B4" w:rsidRPr="00702EE3" w:rsidRDefault="00DE21B4" w:rsidP="00DE21B4">
      <w:pPr>
        <w:widowControl w:val="0"/>
        <w:shd w:val="clear" w:color="auto" w:fill="FFFFFF"/>
        <w:tabs>
          <w:tab w:val="left" w:pos="706"/>
        </w:tabs>
        <w:autoSpaceDE w:val="0"/>
        <w:autoSpaceDN w:val="0"/>
        <w:adjustRightInd w:val="0"/>
        <w:spacing w:line="254" w:lineRule="exact"/>
        <w:jc w:val="both"/>
        <w:rPr>
          <w:rFonts w:ascii="Calibri" w:hAnsi="Calibri" w:cs="Calibri"/>
          <w:b/>
          <w:color w:val="000000"/>
          <w:lang w:eastAsia="ro-RO"/>
        </w:rPr>
      </w:pPr>
    </w:p>
    <w:tbl>
      <w:tblPr>
        <w:tblW w:w="496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4505"/>
        <w:gridCol w:w="4206"/>
      </w:tblGrid>
      <w:tr w:rsidR="00DE21B4" w:rsidRPr="00702EE3" w14:paraId="1CF31DC8" w14:textId="77777777" w:rsidTr="0007251D">
        <w:tc>
          <w:tcPr>
            <w:tcW w:w="2586" w:type="pct"/>
            <w:shd w:val="clear" w:color="auto" w:fill="C0C0C0"/>
          </w:tcPr>
          <w:p w14:paraId="2F0A79EE" w14:textId="77777777" w:rsidR="00DE21B4" w:rsidRPr="00702EE3" w:rsidRDefault="00DE21B4" w:rsidP="0007251D">
            <w:pPr>
              <w:keepNext/>
              <w:spacing w:before="240" w:after="60"/>
              <w:outlineLvl w:val="0"/>
              <w:rPr>
                <w:rFonts w:asciiTheme="minorHAnsi" w:hAnsiTheme="minorHAnsi" w:cs="Arial"/>
                <w:b/>
                <w:bCs/>
                <w:kern w:val="32"/>
                <w:lang w:val="ro-RO"/>
              </w:rPr>
            </w:pPr>
            <w:r w:rsidRPr="00702EE3">
              <w:rPr>
                <w:rFonts w:asciiTheme="minorHAnsi" w:hAnsiTheme="minorHAnsi" w:cs="Arial"/>
                <w:b/>
                <w:bCs/>
                <w:kern w:val="32"/>
                <w:lang w:val="ro-RO"/>
              </w:rPr>
              <w:lastRenderedPageBreak/>
              <w:t>DOCUMENTE  PREZENTATE</w:t>
            </w:r>
          </w:p>
        </w:tc>
        <w:tc>
          <w:tcPr>
            <w:tcW w:w="2414" w:type="pct"/>
            <w:shd w:val="clear" w:color="auto" w:fill="C0C0C0"/>
          </w:tcPr>
          <w:p w14:paraId="3FF45F26" w14:textId="77777777" w:rsidR="00DE21B4" w:rsidRPr="00702EE3" w:rsidRDefault="00DE21B4" w:rsidP="0007251D">
            <w:pPr>
              <w:jc w:val="both"/>
              <w:rPr>
                <w:rFonts w:asciiTheme="minorHAnsi" w:hAnsiTheme="minorHAnsi" w:cs="Arial"/>
                <w:b/>
                <w:lang w:val="pt-BR"/>
              </w:rPr>
            </w:pPr>
            <w:r w:rsidRPr="00702EE3">
              <w:rPr>
                <w:rFonts w:asciiTheme="minorHAnsi" w:hAnsiTheme="minorHAnsi" w:cs="Arial"/>
                <w:b/>
                <w:lang w:val="pt-BR"/>
              </w:rPr>
              <w:t>PUNCTE DE VERIFICAT ÎN CADRUL DOCUMENTELOR  PREZENTATE</w:t>
            </w:r>
          </w:p>
        </w:tc>
      </w:tr>
      <w:tr w:rsidR="00DE21B4" w:rsidRPr="00702EE3" w14:paraId="40711C17" w14:textId="77777777" w:rsidTr="00F34702">
        <w:trPr>
          <w:trHeight w:val="8401"/>
        </w:trPr>
        <w:tc>
          <w:tcPr>
            <w:tcW w:w="2586" w:type="pct"/>
            <w:shd w:val="clear" w:color="auto" w:fill="FFFFFF" w:themeFill="background1"/>
          </w:tcPr>
          <w:p w14:paraId="2C256B57" w14:textId="77777777" w:rsidR="00DE21B4" w:rsidRPr="00702EE3" w:rsidRDefault="00DE21B4" w:rsidP="0007251D">
            <w:pPr>
              <w:keepNext/>
              <w:spacing w:before="240" w:after="60"/>
              <w:outlineLvl w:val="0"/>
              <w:rPr>
                <w:rFonts w:asciiTheme="minorHAnsi" w:hAnsiTheme="minorHAnsi" w:cs="Arial"/>
                <w:b/>
                <w:bCs/>
                <w:kern w:val="32"/>
                <w:lang w:val="ro-RO"/>
              </w:rPr>
            </w:pPr>
            <w:r w:rsidRPr="00702EE3">
              <w:rPr>
                <w:rFonts w:asciiTheme="minorHAnsi" w:hAnsiTheme="minorHAnsi" w:cs="Arial"/>
                <w:b/>
                <w:bCs/>
                <w:kern w:val="32"/>
                <w:lang w:val="ro-RO"/>
              </w:rPr>
              <w:t>Cererea de finanțare, sheet Coeficienți de producție standard, Declarația F</w:t>
            </w:r>
          </w:p>
          <w:p w14:paraId="3293B5C8" w14:textId="77777777" w:rsidR="00DE21B4" w:rsidRPr="00702EE3" w:rsidRDefault="00DE21B4" w:rsidP="0007251D">
            <w:pPr>
              <w:pStyle w:val="NoSpacing"/>
              <w:shd w:val="clear" w:color="auto" w:fill="FFFFFF"/>
              <w:spacing w:line="276" w:lineRule="auto"/>
              <w:jc w:val="both"/>
              <w:rPr>
                <w:rFonts w:asciiTheme="minorHAnsi" w:hAnsiTheme="minorHAnsi" w:cs="Arial"/>
                <w:b/>
                <w:bCs/>
                <w:kern w:val="32"/>
                <w:sz w:val="24"/>
                <w:szCs w:val="24"/>
              </w:rPr>
            </w:pPr>
          </w:p>
          <w:p w14:paraId="67B196F1" w14:textId="2566EA6B" w:rsidR="00DE21B4" w:rsidRPr="00702EE3" w:rsidRDefault="00DE21B4" w:rsidP="0007251D">
            <w:pPr>
              <w:pStyle w:val="NoSpacing"/>
              <w:shd w:val="clear" w:color="auto" w:fill="FFFFFF"/>
              <w:spacing w:line="276" w:lineRule="auto"/>
              <w:jc w:val="both"/>
              <w:rPr>
                <w:rFonts w:ascii="Calibri" w:hAnsi="Calibri" w:cs="Calibri"/>
                <w:b/>
                <w:noProof/>
                <w:sz w:val="24"/>
                <w:szCs w:val="24"/>
              </w:rPr>
            </w:pPr>
            <w:r w:rsidRPr="00702EE3">
              <w:rPr>
                <w:rFonts w:asciiTheme="minorHAnsi" w:hAnsiTheme="minorHAnsi" w:cs="Arial"/>
                <w:b/>
                <w:bCs/>
                <w:kern w:val="32"/>
                <w:sz w:val="24"/>
                <w:szCs w:val="24"/>
              </w:rPr>
              <w:t>Doc. 1</w:t>
            </w:r>
            <w:r w:rsidR="007B5156" w:rsidRPr="00702EE3">
              <w:rPr>
                <w:rFonts w:asciiTheme="minorHAnsi" w:hAnsiTheme="minorHAnsi" w:cs="Arial"/>
                <w:b/>
                <w:bCs/>
                <w:kern w:val="32"/>
                <w:sz w:val="24"/>
                <w:szCs w:val="24"/>
              </w:rPr>
              <w:t>0</w:t>
            </w:r>
            <w:r w:rsidRPr="00702EE3">
              <w:rPr>
                <w:rFonts w:asciiTheme="minorHAnsi" w:hAnsiTheme="minorHAnsi" w:cs="Arial"/>
                <w:b/>
                <w:bCs/>
                <w:kern w:val="32"/>
                <w:sz w:val="24"/>
                <w:szCs w:val="24"/>
              </w:rPr>
              <w:t>.1</w:t>
            </w:r>
            <w:r w:rsidRPr="00702EE3">
              <w:rPr>
                <w:rFonts w:ascii="Calibri" w:hAnsi="Calibri" w:cs="Calibri"/>
                <w:b/>
                <w:noProof/>
                <w:sz w:val="24"/>
                <w:szCs w:val="24"/>
              </w:rPr>
              <w:t xml:space="preserve"> Fişa de înregistrare ca producător și/sau procesator  în agricultură ecologică, eliberata de DAJ, însoțită de contractul încheiat cu un organism de inspecție și certificare (în cazul investițiilor noi sau în cazul modernizării exploatațiilor care obțin după implementarea proiectului, un produs ecologic) </w:t>
            </w:r>
          </w:p>
          <w:p w14:paraId="22F87ADD" w14:textId="77777777" w:rsidR="00DE21B4" w:rsidRPr="00702EE3" w:rsidRDefault="00DE21B4" w:rsidP="0007251D">
            <w:pPr>
              <w:pStyle w:val="NoSpacing"/>
              <w:shd w:val="clear" w:color="auto" w:fill="FFFFFF"/>
              <w:spacing w:line="276" w:lineRule="auto"/>
              <w:jc w:val="both"/>
              <w:rPr>
                <w:rFonts w:ascii="Calibri" w:hAnsi="Calibri" w:cs="Calibri"/>
                <w:b/>
                <w:noProof/>
                <w:sz w:val="24"/>
                <w:szCs w:val="24"/>
              </w:rPr>
            </w:pPr>
          </w:p>
          <w:p w14:paraId="02EC855C" w14:textId="4A777941" w:rsidR="00DE21B4" w:rsidRPr="00702EE3" w:rsidRDefault="007B5156" w:rsidP="00130042">
            <w:pPr>
              <w:pStyle w:val="NoSpacing"/>
              <w:shd w:val="clear" w:color="auto" w:fill="FFFFFF"/>
              <w:spacing w:line="276" w:lineRule="auto"/>
              <w:jc w:val="both"/>
              <w:rPr>
                <w:rFonts w:asciiTheme="minorHAnsi" w:hAnsiTheme="minorHAnsi" w:cs="Arial"/>
                <w:b/>
                <w:bCs/>
                <w:kern w:val="32"/>
              </w:rPr>
            </w:pPr>
            <w:r w:rsidRPr="00702EE3">
              <w:rPr>
                <w:rFonts w:ascii="Calibri" w:hAnsi="Calibri" w:cs="Calibri"/>
                <w:b/>
                <w:noProof/>
                <w:sz w:val="24"/>
                <w:szCs w:val="24"/>
              </w:rPr>
              <w:t>10</w:t>
            </w:r>
            <w:r w:rsidR="00DE21B4" w:rsidRPr="00702EE3">
              <w:rPr>
                <w:rFonts w:ascii="Calibri" w:hAnsi="Calibri" w:cs="Calibri"/>
                <w:b/>
                <w:noProof/>
                <w:sz w:val="24"/>
                <w:szCs w:val="24"/>
              </w:rPr>
              <w:t xml:space="preserve">.2  </w:t>
            </w:r>
            <w:r w:rsidR="00DE21B4" w:rsidRPr="00702EE3">
              <w:rPr>
                <w:rFonts w:ascii="Calibri" w:hAnsi="Calibri" w:cs="Calibri"/>
                <w:b/>
                <w:bCs/>
                <w:noProof/>
                <w:sz w:val="24"/>
                <w:szCs w:val="24"/>
              </w:rPr>
              <w:t xml:space="preserve">Certificat de conformitate a produselor agroalimentare ecologice </w:t>
            </w:r>
            <w:r w:rsidR="00DE21B4" w:rsidRPr="00702EE3">
              <w:rPr>
                <w:rFonts w:ascii="Calibri" w:hAnsi="Calibri" w:cs="Calibri"/>
                <w:noProof/>
                <w:sz w:val="24"/>
                <w:szCs w:val="24"/>
              </w:rPr>
              <w:t xml:space="preserve">emis de un organism de inspecţie şi certificare, </w:t>
            </w:r>
            <w:r w:rsidR="00DE21B4" w:rsidRPr="00702EE3">
              <w:rPr>
                <w:rFonts w:ascii="Calibri" w:hAnsi="Calibri" w:cs="Calibri"/>
                <w:i/>
                <w:iCs/>
                <w:noProof/>
                <w:sz w:val="24"/>
                <w:szCs w:val="24"/>
              </w:rPr>
              <w:t xml:space="preserve">conform prevederilor OUG 34/2000 privind produsele agroalimentare ecologice </w:t>
            </w:r>
            <w:r w:rsidR="00DE21B4" w:rsidRPr="00702EE3">
              <w:rPr>
                <w:rFonts w:ascii="Calibri" w:hAnsi="Calibri" w:cs="Calibri"/>
                <w:noProof/>
                <w:sz w:val="24"/>
                <w:szCs w:val="24"/>
              </w:rPr>
              <w:t xml:space="preserve">cu completările și modificările ulterioare pentru aprobarea regulilor privind organizarea sistemului de inspecție și certificare în agricultura ecologică </w:t>
            </w:r>
            <w:r w:rsidR="00DE21B4" w:rsidRPr="00702EE3">
              <w:rPr>
                <w:rFonts w:ascii="Calibri" w:hAnsi="Calibri" w:cs="Calibri"/>
                <w:b/>
                <w:bCs/>
                <w:noProof/>
                <w:sz w:val="24"/>
                <w:szCs w:val="24"/>
              </w:rPr>
              <w:t xml:space="preserve">(pentru modernizări în vederea obținerii unui produs existent). </w:t>
            </w:r>
          </w:p>
        </w:tc>
        <w:tc>
          <w:tcPr>
            <w:tcW w:w="2414" w:type="pct"/>
            <w:shd w:val="clear" w:color="auto" w:fill="FFFFFF" w:themeFill="background1"/>
          </w:tcPr>
          <w:p w14:paraId="46C4CB46" w14:textId="57CE379B" w:rsidR="00DE21B4" w:rsidRPr="00702EE3" w:rsidRDefault="00F34702" w:rsidP="0007251D">
            <w:pPr>
              <w:autoSpaceDE w:val="0"/>
              <w:autoSpaceDN w:val="0"/>
              <w:adjustRightInd w:val="0"/>
              <w:jc w:val="both"/>
              <w:rPr>
                <w:rFonts w:ascii="Calibri" w:hAnsi="Calibri" w:cs="Calibri"/>
                <w:b/>
                <w:bCs/>
                <w:color w:val="000000"/>
                <w:lang w:eastAsia="ro-RO"/>
              </w:rPr>
            </w:pPr>
            <w:r w:rsidRPr="00702EE3">
              <w:rPr>
                <w:rFonts w:ascii="Calibri" w:hAnsi="Calibri" w:cs="Calibri"/>
                <w:bCs/>
                <w:color w:val="000000"/>
                <w:lang w:eastAsia="ro-RO"/>
              </w:rPr>
              <w:t xml:space="preserve">Expertul va </w:t>
            </w:r>
            <w:r w:rsidR="00DE21B4" w:rsidRPr="00702EE3">
              <w:rPr>
                <w:rFonts w:ascii="Calibri" w:hAnsi="Calibri" w:cs="Calibri"/>
                <w:bCs/>
                <w:color w:val="000000"/>
                <w:lang w:eastAsia="ro-RO"/>
              </w:rPr>
              <w:t xml:space="preserve">puncta proiectele care își propun investiții destinate agriculturii ecologice. </w:t>
            </w:r>
          </w:p>
          <w:p w14:paraId="5BE00495" w14:textId="79503989" w:rsidR="00DE21B4" w:rsidRPr="00702EE3" w:rsidRDefault="00DE21B4" w:rsidP="0007251D">
            <w:pPr>
              <w:autoSpaceDE w:val="0"/>
              <w:autoSpaceDN w:val="0"/>
              <w:adjustRightInd w:val="0"/>
              <w:jc w:val="both"/>
              <w:rPr>
                <w:rFonts w:ascii="Calibri" w:hAnsi="Calibri" w:cs="Calibri"/>
                <w:bCs/>
                <w:color w:val="000000"/>
                <w:lang w:eastAsia="ro-RO"/>
              </w:rPr>
            </w:pPr>
          </w:p>
          <w:p w14:paraId="31AF5691" w14:textId="5BF8B6F4" w:rsidR="00DE21B4" w:rsidRPr="00702EE3" w:rsidRDefault="00DE21B4" w:rsidP="004A3F75">
            <w:pPr>
              <w:jc w:val="both"/>
              <w:rPr>
                <w:rFonts w:ascii="Calibri" w:hAnsi="Calibri" w:cs="Calibri"/>
              </w:rPr>
            </w:pPr>
            <w:r w:rsidRPr="00702EE3">
              <w:rPr>
                <w:rFonts w:ascii="Calibri" w:hAnsi="Calibri" w:cs="Calibri"/>
              </w:rPr>
              <w:t>Punctajul se acordă proporțional cu suprafața agricolă în conversie și/sau certifica</w:t>
            </w:r>
            <w:r w:rsidR="004A3F75" w:rsidRPr="00702EE3">
              <w:rPr>
                <w:rFonts w:ascii="Calibri" w:hAnsi="Calibri" w:cs="Calibri"/>
              </w:rPr>
              <w:t>tă în total suprafață agricolă.</w:t>
            </w:r>
          </w:p>
          <w:p w14:paraId="6F8F9644" w14:textId="77777777" w:rsidR="004A3F75" w:rsidRPr="00702EE3" w:rsidRDefault="004A3F75" w:rsidP="004A3F75">
            <w:pPr>
              <w:jc w:val="both"/>
              <w:rPr>
                <w:rFonts w:ascii="Calibri" w:hAnsi="Calibri" w:cs="Calibri"/>
              </w:rPr>
            </w:pPr>
          </w:p>
          <w:p w14:paraId="682A7901" w14:textId="44B7AE4F" w:rsidR="00DE21B4" w:rsidRPr="00702EE3" w:rsidRDefault="00DE21B4" w:rsidP="0007251D">
            <w:pPr>
              <w:pStyle w:val="NoSpacing"/>
              <w:shd w:val="clear" w:color="auto" w:fill="FFFFFF"/>
              <w:tabs>
                <w:tab w:val="left" w:pos="709"/>
                <w:tab w:val="left" w:pos="1418"/>
                <w:tab w:val="left" w:pos="2127"/>
                <w:tab w:val="left" w:pos="4536"/>
              </w:tabs>
              <w:jc w:val="both"/>
              <w:rPr>
                <w:rFonts w:ascii="Calibri" w:hAnsi="Calibri" w:cs="Calibri"/>
                <w:b/>
                <w:bCs/>
                <w:color w:val="000000"/>
                <w:sz w:val="24"/>
                <w:szCs w:val="24"/>
                <w:lang w:eastAsia="ro-RO"/>
              </w:rPr>
            </w:pPr>
          </w:p>
        </w:tc>
      </w:tr>
    </w:tbl>
    <w:p w14:paraId="406EA5EC" w14:textId="091E8A97" w:rsidR="00DE21B4" w:rsidRPr="00702EE3" w:rsidRDefault="00DE21B4" w:rsidP="000A3B33">
      <w:pPr>
        <w:autoSpaceDE w:val="0"/>
        <w:autoSpaceDN w:val="0"/>
        <w:adjustRightInd w:val="0"/>
        <w:jc w:val="both"/>
        <w:rPr>
          <w:rFonts w:ascii="Calibri" w:hAnsi="Calibri" w:cs="Calibri"/>
          <w:color w:val="000000"/>
          <w:lang w:eastAsia="ro-RO"/>
        </w:rPr>
      </w:pPr>
    </w:p>
    <w:p w14:paraId="01674FC0" w14:textId="3C6E8B4A" w:rsidR="00DE21B4" w:rsidRPr="00702EE3" w:rsidRDefault="00DE21B4" w:rsidP="000A3B33">
      <w:pPr>
        <w:autoSpaceDE w:val="0"/>
        <w:autoSpaceDN w:val="0"/>
        <w:adjustRightInd w:val="0"/>
        <w:jc w:val="both"/>
        <w:rPr>
          <w:rFonts w:ascii="Calibri" w:hAnsi="Calibri" w:cs="Calibri"/>
          <w:color w:val="000000"/>
          <w:lang w:eastAsia="ro-RO"/>
        </w:rPr>
      </w:pPr>
    </w:p>
    <w:tbl>
      <w:tblPr>
        <w:tblpPr w:leftFromText="180" w:rightFromText="180" w:vertAnchor="text" w:tblpY="1"/>
        <w:tblOverlap w:val="never"/>
        <w:tblW w:w="8730" w:type="dxa"/>
        <w:tblLook w:val="04A0" w:firstRow="1" w:lastRow="0" w:firstColumn="1" w:lastColumn="0" w:noHBand="0" w:noVBand="1"/>
      </w:tblPr>
      <w:tblGrid>
        <w:gridCol w:w="8730"/>
      </w:tblGrid>
      <w:tr w:rsidR="00762DD3" w:rsidRPr="00702EE3" w14:paraId="08580B28" w14:textId="77777777" w:rsidTr="00265BB7">
        <w:trPr>
          <w:trHeight w:val="536"/>
        </w:trPr>
        <w:tc>
          <w:tcPr>
            <w:tcW w:w="8730" w:type="dxa"/>
            <w:tcBorders>
              <w:top w:val="single" w:sz="4" w:space="0" w:color="auto"/>
              <w:left w:val="single" w:sz="4" w:space="0" w:color="auto"/>
              <w:bottom w:val="single" w:sz="4" w:space="0" w:color="auto"/>
              <w:right w:val="single" w:sz="4" w:space="0" w:color="auto"/>
            </w:tcBorders>
            <w:shd w:val="clear" w:color="auto" w:fill="FABF8F" w:themeFill="accent6" w:themeFillTint="99"/>
            <w:vAlign w:val="center"/>
          </w:tcPr>
          <w:p w14:paraId="4AED3005" w14:textId="7E7B6C4F" w:rsidR="009E1458" w:rsidRPr="00702EE3" w:rsidRDefault="00762DD3" w:rsidP="004A3F75">
            <w:pPr>
              <w:jc w:val="both"/>
              <w:rPr>
                <w:rFonts w:ascii="Calibri" w:hAnsi="Calibri" w:cs="Calibri"/>
                <w:color w:val="000000"/>
                <w:lang w:val="ro-RO" w:eastAsia="ro-RO"/>
              </w:rPr>
            </w:pPr>
            <w:r w:rsidRPr="00702EE3">
              <w:rPr>
                <w:rFonts w:ascii="Calibri" w:hAnsi="Calibri" w:cs="Calibri"/>
                <w:b/>
                <w:color w:val="000000"/>
                <w:lang w:val="ro-RO" w:eastAsia="ro-RO"/>
              </w:rPr>
              <w:t>P</w:t>
            </w:r>
            <w:r w:rsidR="00DE21B4" w:rsidRPr="00702EE3">
              <w:rPr>
                <w:rFonts w:ascii="Calibri" w:hAnsi="Calibri" w:cs="Calibri"/>
                <w:b/>
                <w:color w:val="000000"/>
                <w:lang w:val="ro-RO" w:eastAsia="ro-RO"/>
              </w:rPr>
              <w:t>7</w:t>
            </w:r>
            <w:r w:rsidRPr="00702EE3">
              <w:rPr>
                <w:rFonts w:ascii="Calibri" w:hAnsi="Calibri" w:cs="Calibri"/>
                <w:b/>
                <w:color w:val="000000"/>
                <w:lang w:val="ro-RO" w:eastAsia="ro-RO"/>
              </w:rPr>
              <w:t xml:space="preserve"> Principiul nivelului de calificare în domeniul agricol al managerului exploataţiei agricole</w:t>
            </w:r>
            <w:r w:rsidRPr="00702EE3">
              <w:rPr>
                <w:rFonts w:ascii="Calibri" w:hAnsi="Calibri" w:cs="Calibri"/>
                <w:color w:val="000000"/>
                <w:lang w:val="ro-RO" w:eastAsia="ro-RO"/>
              </w:rPr>
              <w:t>;</w:t>
            </w:r>
          </w:p>
        </w:tc>
      </w:tr>
      <w:tr w:rsidR="004A3F75" w:rsidRPr="00702EE3" w14:paraId="6C88607E" w14:textId="77777777" w:rsidTr="00265BB7">
        <w:trPr>
          <w:trHeight w:val="1501"/>
        </w:trPr>
        <w:tc>
          <w:tcPr>
            <w:tcW w:w="8730" w:type="dxa"/>
            <w:tcBorders>
              <w:top w:val="single" w:sz="4" w:space="0" w:color="auto"/>
              <w:left w:val="single" w:sz="4" w:space="0" w:color="auto"/>
              <w:bottom w:val="single" w:sz="4" w:space="0" w:color="auto"/>
              <w:right w:val="single" w:sz="4" w:space="0" w:color="auto"/>
            </w:tcBorders>
            <w:shd w:val="clear" w:color="auto" w:fill="FABF8F" w:themeFill="accent6" w:themeFillTint="99"/>
            <w:vAlign w:val="center"/>
          </w:tcPr>
          <w:p w14:paraId="667A0384" w14:textId="77777777" w:rsidR="004A3F75" w:rsidRPr="00702EE3" w:rsidRDefault="004A3F75" w:rsidP="004A3F75">
            <w:pPr>
              <w:jc w:val="both"/>
              <w:rPr>
                <w:rFonts w:asciiTheme="minorHAnsi" w:hAnsiTheme="minorHAnsi" w:cstheme="minorHAnsi"/>
              </w:rPr>
            </w:pPr>
            <w:r w:rsidRPr="00702EE3">
              <w:rPr>
                <w:rFonts w:asciiTheme="minorHAnsi" w:hAnsiTheme="minorHAnsi" w:cstheme="minorHAnsi"/>
                <w:b/>
              </w:rPr>
              <w:t>7.1 Studii superioare</w:t>
            </w:r>
          </w:p>
          <w:p w14:paraId="49037553" w14:textId="77777777" w:rsidR="004A3F75" w:rsidRPr="00702EE3" w:rsidRDefault="004A3F75" w:rsidP="00E661C2">
            <w:pPr>
              <w:jc w:val="both"/>
              <w:rPr>
                <w:rFonts w:ascii="Calibri" w:hAnsi="Calibri" w:cs="Calibri"/>
                <w:b/>
              </w:rPr>
            </w:pPr>
            <w:r w:rsidRPr="00702EE3">
              <w:rPr>
                <w:rFonts w:ascii="Calibri" w:hAnsi="Calibri" w:cs="Calibri"/>
                <w:b/>
              </w:rPr>
              <w:t>7.2 Studii superioare an terminal sau studii superioare absolvite fără diplomă de licență</w:t>
            </w:r>
          </w:p>
          <w:p w14:paraId="2176CD8F" w14:textId="55A6DD9F" w:rsidR="00B26AAE" w:rsidRPr="00702EE3" w:rsidRDefault="00B26AAE" w:rsidP="00B26AAE">
            <w:pPr>
              <w:jc w:val="both"/>
              <w:rPr>
                <w:rFonts w:ascii="Calibri" w:hAnsi="Calibri" w:cs="Calibri"/>
                <w:b/>
              </w:rPr>
            </w:pPr>
            <w:r w:rsidRPr="00702EE3">
              <w:rPr>
                <w:rFonts w:ascii="Calibri" w:hAnsi="Calibri" w:cs="Calibri"/>
                <w:b/>
              </w:rPr>
              <w:t>7.3 Studii liceale, sau postliceale sau învățământ terțiar nonuniversitar sau școli profesionale</w:t>
            </w:r>
          </w:p>
          <w:p w14:paraId="165C4323" w14:textId="4F4C9BD7" w:rsidR="00B26AAE" w:rsidRPr="00702EE3" w:rsidRDefault="00B26AAE" w:rsidP="001F694F">
            <w:pPr>
              <w:jc w:val="both"/>
              <w:rPr>
                <w:rFonts w:ascii="Calibri" w:hAnsi="Calibri" w:cs="Calibri"/>
                <w:b/>
                <w:color w:val="000000"/>
                <w:lang w:val="ro-RO" w:eastAsia="ro-RO"/>
              </w:rPr>
            </w:pPr>
          </w:p>
        </w:tc>
      </w:tr>
      <w:tr w:rsidR="00D81865" w:rsidRPr="00702EE3" w14:paraId="7BED6F97" w14:textId="77777777" w:rsidTr="004A3F75">
        <w:trPr>
          <w:trHeight w:val="412"/>
        </w:trPr>
        <w:tc>
          <w:tcPr>
            <w:tcW w:w="8730" w:type="dxa"/>
            <w:tcBorders>
              <w:top w:val="single" w:sz="4" w:space="0" w:color="auto"/>
            </w:tcBorders>
            <w:shd w:val="clear" w:color="auto" w:fill="auto"/>
          </w:tcPr>
          <w:p w14:paraId="34B0C11E" w14:textId="2F0329EC" w:rsidR="00D81865" w:rsidRPr="00702EE3" w:rsidRDefault="00D81865" w:rsidP="004A3F75">
            <w:pPr>
              <w:autoSpaceDE w:val="0"/>
              <w:autoSpaceDN w:val="0"/>
              <w:adjustRightInd w:val="0"/>
              <w:jc w:val="both"/>
              <w:rPr>
                <w:rFonts w:ascii="Calibri" w:hAnsi="Calibri" w:cs="Calibri"/>
                <w:color w:val="000000"/>
                <w:lang w:val="ro-RO" w:eastAsia="ro-RO"/>
              </w:rPr>
            </w:pPr>
          </w:p>
        </w:tc>
      </w:tr>
      <w:tr w:rsidR="00D81865" w:rsidRPr="00702EE3" w14:paraId="29A79C3C" w14:textId="77777777" w:rsidTr="004A3F75">
        <w:trPr>
          <w:trHeight w:val="466"/>
        </w:trPr>
        <w:tc>
          <w:tcPr>
            <w:tcW w:w="8730" w:type="dxa"/>
            <w:shd w:val="clear" w:color="auto" w:fill="auto"/>
          </w:tcPr>
          <w:p w14:paraId="5EDEEFEF" w14:textId="78DBED38" w:rsidR="00D81865" w:rsidRPr="00702EE3" w:rsidRDefault="00D81865" w:rsidP="004A3F75">
            <w:pPr>
              <w:autoSpaceDE w:val="0"/>
              <w:autoSpaceDN w:val="0"/>
              <w:adjustRightInd w:val="0"/>
              <w:jc w:val="both"/>
              <w:rPr>
                <w:rFonts w:ascii="Calibri" w:hAnsi="Calibri" w:cs="Calibri"/>
                <w:color w:val="000000"/>
                <w:lang w:val="ro-RO" w:eastAsia="ro-RO"/>
              </w:rPr>
            </w:pPr>
          </w:p>
        </w:tc>
      </w:tr>
      <w:tr w:rsidR="00D81865" w:rsidRPr="00702EE3" w14:paraId="062B7CBF" w14:textId="77777777" w:rsidTr="004A3F75">
        <w:trPr>
          <w:trHeight w:val="538"/>
        </w:trPr>
        <w:tc>
          <w:tcPr>
            <w:tcW w:w="8730" w:type="dxa"/>
            <w:shd w:val="clear" w:color="auto" w:fill="auto"/>
          </w:tcPr>
          <w:p w14:paraId="1E217FAB" w14:textId="51678734" w:rsidR="00D81865" w:rsidRPr="00702EE3" w:rsidRDefault="00D81865" w:rsidP="004A3F75">
            <w:pPr>
              <w:autoSpaceDE w:val="0"/>
              <w:autoSpaceDN w:val="0"/>
              <w:adjustRightInd w:val="0"/>
              <w:jc w:val="both"/>
              <w:rPr>
                <w:rFonts w:ascii="Calibri" w:hAnsi="Calibri" w:cs="Calibri"/>
                <w:color w:val="000000"/>
                <w:lang w:val="ro-RO" w:eastAsia="ro-RO"/>
              </w:rPr>
            </w:pPr>
          </w:p>
        </w:tc>
      </w:tr>
    </w:tbl>
    <w:tbl>
      <w:tblPr>
        <w:tblpPr w:leftFromText="180" w:rightFromText="180" w:vertAnchor="text" w:horzAnchor="margin" w:tblpY="1321"/>
        <w:tblW w:w="496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4505"/>
        <w:gridCol w:w="4206"/>
      </w:tblGrid>
      <w:tr w:rsidR="009E1458" w:rsidRPr="00702EE3" w14:paraId="765F6877" w14:textId="77777777" w:rsidTr="009E1458">
        <w:tc>
          <w:tcPr>
            <w:tcW w:w="2586" w:type="pct"/>
            <w:shd w:val="clear" w:color="auto" w:fill="C0C0C0"/>
          </w:tcPr>
          <w:p w14:paraId="125682D9" w14:textId="77777777" w:rsidR="009E1458" w:rsidRPr="00702EE3" w:rsidRDefault="009E1458" w:rsidP="009E1458">
            <w:pPr>
              <w:keepNext/>
              <w:spacing w:before="240" w:after="60"/>
              <w:outlineLvl w:val="0"/>
              <w:rPr>
                <w:rFonts w:asciiTheme="minorHAnsi" w:hAnsiTheme="minorHAnsi" w:cs="Arial"/>
                <w:b/>
                <w:bCs/>
                <w:kern w:val="32"/>
                <w:lang w:val="ro-RO"/>
              </w:rPr>
            </w:pPr>
            <w:r w:rsidRPr="00702EE3">
              <w:rPr>
                <w:rFonts w:asciiTheme="minorHAnsi" w:hAnsiTheme="minorHAnsi" w:cs="Arial"/>
                <w:b/>
                <w:bCs/>
                <w:kern w:val="32"/>
                <w:lang w:val="ro-RO"/>
              </w:rPr>
              <w:lastRenderedPageBreak/>
              <w:t>DOCUMENTE  PREZENTATE</w:t>
            </w:r>
          </w:p>
        </w:tc>
        <w:tc>
          <w:tcPr>
            <w:tcW w:w="2414" w:type="pct"/>
            <w:shd w:val="clear" w:color="auto" w:fill="C0C0C0"/>
          </w:tcPr>
          <w:p w14:paraId="1BE68A96" w14:textId="77777777" w:rsidR="009E1458" w:rsidRPr="00702EE3" w:rsidRDefault="009E1458" w:rsidP="009E1458">
            <w:pPr>
              <w:jc w:val="both"/>
              <w:rPr>
                <w:rFonts w:asciiTheme="minorHAnsi" w:hAnsiTheme="minorHAnsi" w:cs="Arial"/>
                <w:b/>
                <w:lang w:val="pt-BR"/>
              </w:rPr>
            </w:pPr>
            <w:r w:rsidRPr="00702EE3">
              <w:rPr>
                <w:rFonts w:asciiTheme="minorHAnsi" w:hAnsiTheme="minorHAnsi" w:cs="Arial"/>
                <w:b/>
                <w:lang w:val="pt-BR"/>
              </w:rPr>
              <w:t>PUNCTE DE VERIFICAT ÎN CADRUL DOCUMENTELOR  PREZENTATE</w:t>
            </w:r>
          </w:p>
        </w:tc>
      </w:tr>
      <w:tr w:rsidR="009E1458" w:rsidRPr="00702EE3" w14:paraId="4E212A4B" w14:textId="77777777" w:rsidTr="004A3F75">
        <w:tc>
          <w:tcPr>
            <w:tcW w:w="2586" w:type="pct"/>
            <w:shd w:val="clear" w:color="auto" w:fill="FFFFFF" w:themeFill="background1"/>
          </w:tcPr>
          <w:p w14:paraId="4537A47A" w14:textId="77777777" w:rsidR="009E1458" w:rsidRPr="00702EE3" w:rsidRDefault="009E1458" w:rsidP="009E1458">
            <w:pPr>
              <w:pStyle w:val="NoSpacing"/>
              <w:shd w:val="clear" w:color="auto" w:fill="FFFFFF"/>
              <w:jc w:val="both"/>
              <w:rPr>
                <w:rFonts w:ascii="Calibri" w:hAnsi="Calibri" w:cs="Calibri"/>
                <w:noProof/>
                <w:sz w:val="24"/>
                <w:szCs w:val="24"/>
              </w:rPr>
            </w:pPr>
            <w:r w:rsidRPr="00702EE3">
              <w:rPr>
                <w:rFonts w:asciiTheme="minorHAnsi" w:hAnsiTheme="minorHAnsi" w:cs="Arial"/>
                <w:b/>
                <w:bCs/>
                <w:kern w:val="32"/>
                <w:sz w:val="24"/>
                <w:szCs w:val="24"/>
              </w:rPr>
              <w:t xml:space="preserve">Doc. </w:t>
            </w:r>
            <w:r w:rsidRPr="00702EE3">
              <w:rPr>
                <w:rFonts w:ascii="Calibri" w:hAnsi="Calibri" w:cs="Calibri"/>
                <w:b/>
                <w:noProof/>
                <w:sz w:val="24"/>
                <w:szCs w:val="24"/>
              </w:rPr>
              <w:t>9.1 DIPLOMĂ DE STUDII (</w:t>
            </w:r>
            <w:r w:rsidRPr="00702EE3">
              <w:rPr>
                <w:rFonts w:ascii="Calibri" w:hAnsi="Calibri" w:cs="Calibri"/>
                <w:noProof/>
                <w:sz w:val="24"/>
                <w:szCs w:val="24"/>
              </w:rPr>
              <w:t>superioare</w:t>
            </w:r>
            <w:r w:rsidRPr="00702EE3">
              <w:rPr>
                <w:rFonts w:ascii="Calibri" w:hAnsi="Calibri" w:cs="Calibri"/>
                <w:b/>
                <w:noProof/>
                <w:sz w:val="24"/>
                <w:szCs w:val="24"/>
              </w:rPr>
              <w:t xml:space="preserve">, </w:t>
            </w:r>
            <w:r w:rsidRPr="00702EE3">
              <w:rPr>
                <w:rFonts w:ascii="Calibri" w:hAnsi="Calibri" w:cs="Calibri"/>
                <w:noProof/>
                <w:sz w:val="24"/>
                <w:szCs w:val="24"/>
              </w:rPr>
              <w:t>liceale, postliceale – inclusiv terțiar nonuniversitare, școal</w:t>
            </w:r>
            <w:r w:rsidRPr="00702EE3">
              <w:rPr>
                <w:rFonts w:ascii="Calibri" w:hAnsi="Calibri" w:cs="Calibri"/>
                <w:noProof/>
                <w:sz w:val="24"/>
                <w:szCs w:val="24"/>
                <w:lang w:val="en-GB"/>
              </w:rPr>
              <w:t>ă</w:t>
            </w:r>
            <w:r w:rsidRPr="00702EE3">
              <w:rPr>
                <w:rFonts w:ascii="Calibri" w:hAnsi="Calibri" w:cs="Calibri"/>
                <w:noProof/>
                <w:sz w:val="24"/>
                <w:szCs w:val="24"/>
              </w:rPr>
              <w:t xml:space="preserve"> profesională) în domeniul agricol, agro-alimentar, veterinar, economie agrară, mecanică agricolă, inginerie economica în agricultura și dezvoltare rurală.</w:t>
            </w:r>
          </w:p>
          <w:p w14:paraId="02ADB0EB" w14:textId="77777777" w:rsidR="009E1458" w:rsidRPr="00702EE3" w:rsidRDefault="009E1458" w:rsidP="009E1458">
            <w:pPr>
              <w:pStyle w:val="NoSpacing"/>
              <w:shd w:val="clear" w:color="auto" w:fill="FFFFFF"/>
              <w:jc w:val="both"/>
              <w:rPr>
                <w:rFonts w:ascii="Calibri" w:hAnsi="Calibri" w:cs="Calibri"/>
                <w:b/>
                <w:noProof/>
                <w:sz w:val="24"/>
                <w:szCs w:val="24"/>
              </w:rPr>
            </w:pPr>
          </w:p>
          <w:p w14:paraId="5C68DD9E" w14:textId="77777777" w:rsidR="009E1458" w:rsidRPr="00702EE3" w:rsidRDefault="009E1458" w:rsidP="009E1458">
            <w:pPr>
              <w:pStyle w:val="NoSpacing"/>
              <w:shd w:val="clear" w:color="auto" w:fill="FFFFFF"/>
              <w:jc w:val="both"/>
              <w:rPr>
                <w:rFonts w:ascii="Calibri" w:hAnsi="Calibri" w:cs="Calibri"/>
                <w:noProof/>
                <w:sz w:val="24"/>
                <w:szCs w:val="24"/>
              </w:rPr>
            </w:pPr>
            <w:r w:rsidRPr="00702EE3">
              <w:rPr>
                <w:rFonts w:ascii="Calibri" w:hAnsi="Calibri" w:cs="Calibri"/>
                <w:b/>
                <w:noProof/>
                <w:sz w:val="24"/>
                <w:szCs w:val="24"/>
              </w:rPr>
              <w:t>9.2 Adeverinţă de absolvire a anilor de studii superioare</w:t>
            </w:r>
            <w:r w:rsidRPr="00702EE3">
              <w:rPr>
                <w:rFonts w:ascii="Calibri" w:hAnsi="Calibri" w:cs="Calibri"/>
                <w:noProof/>
                <w:sz w:val="24"/>
                <w:szCs w:val="24"/>
              </w:rPr>
              <w:t>, însoţită de foaia matricolă;</w:t>
            </w:r>
          </w:p>
          <w:p w14:paraId="3E0AE3B9" w14:textId="77777777" w:rsidR="009E1458" w:rsidRPr="00702EE3" w:rsidRDefault="009E1458" w:rsidP="009E1458">
            <w:pPr>
              <w:pStyle w:val="NoSpacing"/>
              <w:shd w:val="clear" w:color="auto" w:fill="FFFFFF"/>
              <w:jc w:val="both"/>
              <w:rPr>
                <w:rFonts w:ascii="Calibri" w:hAnsi="Calibri" w:cs="Calibri"/>
                <w:noProof/>
                <w:sz w:val="24"/>
                <w:szCs w:val="24"/>
              </w:rPr>
            </w:pPr>
          </w:p>
          <w:p w14:paraId="42CEFB36" w14:textId="77777777" w:rsidR="009E1458" w:rsidRPr="00702EE3" w:rsidRDefault="009E1458" w:rsidP="009E1458">
            <w:pPr>
              <w:pStyle w:val="NoSpacing"/>
              <w:shd w:val="clear" w:color="auto" w:fill="FFFFFF"/>
              <w:jc w:val="both"/>
              <w:rPr>
                <w:rFonts w:ascii="Calibri" w:hAnsi="Calibri" w:cs="Calibri"/>
                <w:noProof/>
                <w:sz w:val="24"/>
                <w:szCs w:val="24"/>
              </w:rPr>
            </w:pPr>
            <w:r w:rsidRPr="00702EE3">
              <w:rPr>
                <w:rFonts w:ascii="Calibri" w:hAnsi="Calibri" w:cs="Calibri"/>
                <w:noProof/>
                <w:sz w:val="24"/>
                <w:szCs w:val="24"/>
              </w:rPr>
              <w:t xml:space="preserve">9.3 Diploma/certificat de calificare ce atestă formarea profesională/certificat de competențe emis de un centru de evaluare si certificare a competențelor profesionale obținute pe alte căi decât cele formale, care trebuie deasemenea să fie autorizat de Autoritatea Națională pentru Calificări, sau certificat de absolvire a cursului de calificare emis de ANCA care conferă un nivel minim de </w:t>
            </w:r>
          </w:p>
          <w:p w14:paraId="198819A4" w14:textId="77777777" w:rsidR="009E1458" w:rsidRPr="00702EE3" w:rsidRDefault="009E1458" w:rsidP="009E1458">
            <w:pPr>
              <w:pStyle w:val="NoSpacing"/>
              <w:shd w:val="clear" w:color="auto" w:fill="FFFFFF"/>
              <w:jc w:val="both"/>
              <w:rPr>
                <w:rFonts w:ascii="Calibri" w:hAnsi="Calibri" w:cs="Calibri"/>
                <w:noProof/>
                <w:sz w:val="24"/>
                <w:szCs w:val="24"/>
              </w:rPr>
            </w:pPr>
            <w:r w:rsidRPr="00702EE3">
              <w:rPr>
                <w:rFonts w:ascii="Calibri" w:hAnsi="Calibri" w:cs="Calibri"/>
                <w:noProof/>
                <w:sz w:val="24"/>
                <w:szCs w:val="24"/>
              </w:rPr>
              <w:t>calificare în domeniu agricol, agro-alimentar, veterinar, economie agrară, mecanică agricolă. (în cazul intensității suplimentare pentru tânăr)</w:t>
            </w:r>
          </w:p>
          <w:p w14:paraId="154C65F3" w14:textId="77777777" w:rsidR="009E1458" w:rsidRPr="00702EE3" w:rsidRDefault="009E1458" w:rsidP="009E1458">
            <w:pPr>
              <w:pStyle w:val="NoSpacing"/>
              <w:shd w:val="clear" w:color="auto" w:fill="FFFFFF"/>
              <w:jc w:val="both"/>
              <w:rPr>
                <w:rFonts w:ascii="Calibri" w:hAnsi="Calibri" w:cs="Calibri"/>
                <w:noProof/>
                <w:sz w:val="24"/>
                <w:szCs w:val="24"/>
              </w:rPr>
            </w:pPr>
          </w:p>
          <w:p w14:paraId="2EEFC5B0" w14:textId="77777777" w:rsidR="009E1458" w:rsidRPr="00702EE3" w:rsidRDefault="009E1458" w:rsidP="009E1458">
            <w:pPr>
              <w:pStyle w:val="NoSpacing"/>
              <w:shd w:val="clear" w:color="auto" w:fill="FFFFFF"/>
              <w:jc w:val="both"/>
              <w:rPr>
                <w:rFonts w:ascii="Calibri" w:hAnsi="Calibri" w:cs="Calibri"/>
                <w:noProof/>
                <w:sz w:val="24"/>
                <w:szCs w:val="24"/>
              </w:rPr>
            </w:pPr>
            <w:r w:rsidRPr="00702EE3">
              <w:rPr>
                <w:rFonts w:ascii="Calibri" w:hAnsi="Calibri" w:cs="Calibri"/>
                <w:b/>
                <w:noProof/>
                <w:sz w:val="24"/>
                <w:szCs w:val="24"/>
              </w:rPr>
              <w:t>9.4 EXTRAS DIN REGISTRUL GENERAL DE EVIDENȚĂ A SALARIAȚILOR</w:t>
            </w:r>
            <w:r w:rsidRPr="00702EE3">
              <w:rPr>
                <w:rFonts w:ascii="Calibri" w:hAnsi="Calibri" w:cs="Calibri"/>
                <w:noProof/>
                <w:sz w:val="24"/>
                <w:szCs w:val="24"/>
              </w:rPr>
              <w:t xml:space="preserve"> care să ateste înregistrarea contractului individual de muncă a managerului exploatației cu normă întreagă</w:t>
            </w:r>
          </w:p>
          <w:p w14:paraId="3F7FC36F" w14:textId="77777777" w:rsidR="009E1458" w:rsidRPr="00702EE3" w:rsidRDefault="009E1458" w:rsidP="009E1458">
            <w:pPr>
              <w:jc w:val="both"/>
              <w:rPr>
                <w:rFonts w:ascii="Calibri" w:hAnsi="Calibri" w:cs="Calibri"/>
                <w:b/>
                <w:noProof/>
              </w:rPr>
            </w:pPr>
          </w:p>
          <w:p w14:paraId="237952A4" w14:textId="77777777" w:rsidR="009E1458" w:rsidRPr="00702EE3" w:rsidRDefault="009E1458" w:rsidP="009E1458">
            <w:pPr>
              <w:jc w:val="both"/>
              <w:rPr>
                <w:rFonts w:ascii="Calibri" w:hAnsi="Calibri" w:cs="Calibri"/>
                <w:b/>
                <w:noProof/>
              </w:rPr>
            </w:pPr>
            <w:r w:rsidRPr="00702EE3">
              <w:rPr>
                <w:rFonts w:ascii="Calibri" w:hAnsi="Calibri" w:cs="Calibri"/>
                <w:b/>
                <w:noProof/>
              </w:rPr>
              <w:t xml:space="preserve">9.5 DECIZIA ADUNARII GENERALE A FORMEI ASOCIATIVE </w:t>
            </w:r>
            <w:r w:rsidRPr="00702EE3">
              <w:rPr>
                <w:rFonts w:ascii="Calibri" w:eastAsia="Calibri" w:hAnsi="Calibri" w:cs="Calibri"/>
                <w:lang w:val="en-GB"/>
              </w:rPr>
              <w:t>pentru desemnarea managerului exploatației</w:t>
            </w:r>
          </w:p>
          <w:p w14:paraId="006424D7" w14:textId="77777777" w:rsidR="009E1458" w:rsidRPr="00702EE3" w:rsidRDefault="009E1458" w:rsidP="009E1458">
            <w:pPr>
              <w:keepNext/>
              <w:outlineLvl w:val="0"/>
              <w:rPr>
                <w:rFonts w:asciiTheme="minorHAnsi" w:hAnsiTheme="minorHAnsi" w:cs="Arial"/>
                <w:b/>
                <w:bCs/>
                <w:kern w:val="32"/>
                <w:lang w:val="ro-RO"/>
              </w:rPr>
            </w:pPr>
          </w:p>
        </w:tc>
        <w:tc>
          <w:tcPr>
            <w:tcW w:w="2414" w:type="pct"/>
            <w:shd w:val="clear" w:color="auto" w:fill="FFFFFF" w:themeFill="background1"/>
          </w:tcPr>
          <w:p w14:paraId="1CE5F59E" w14:textId="77777777" w:rsidR="009E1458" w:rsidRPr="00702EE3" w:rsidRDefault="009E1458" w:rsidP="009E1458">
            <w:pPr>
              <w:shd w:val="clear" w:color="auto" w:fill="FFFFFF"/>
              <w:tabs>
                <w:tab w:val="left" w:pos="709"/>
                <w:tab w:val="left" w:pos="1418"/>
                <w:tab w:val="left" w:pos="2127"/>
                <w:tab w:val="left" w:pos="4536"/>
              </w:tabs>
              <w:jc w:val="both"/>
              <w:rPr>
                <w:rFonts w:ascii="Calibri" w:hAnsi="Calibri" w:cs="Calibri"/>
                <w:noProof/>
              </w:rPr>
            </w:pPr>
          </w:p>
          <w:p w14:paraId="3D0C7A01" w14:textId="77777777" w:rsidR="009E1458" w:rsidRPr="00702EE3" w:rsidRDefault="009E1458" w:rsidP="009E1458">
            <w:pPr>
              <w:shd w:val="clear" w:color="auto" w:fill="FFFFFF"/>
              <w:tabs>
                <w:tab w:val="left" w:pos="709"/>
                <w:tab w:val="left" w:pos="1418"/>
                <w:tab w:val="left" w:pos="2127"/>
                <w:tab w:val="left" w:pos="4536"/>
              </w:tabs>
              <w:jc w:val="both"/>
              <w:rPr>
                <w:rFonts w:ascii="Calibri" w:hAnsi="Calibri" w:cs="Calibri"/>
                <w:noProof/>
              </w:rPr>
            </w:pPr>
            <w:r w:rsidRPr="00702EE3">
              <w:rPr>
                <w:rFonts w:ascii="Calibri" w:hAnsi="Calibri" w:cs="Calibri"/>
                <w:noProof/>
              </w:rPr>
              <w:t>Expertul  va puncta criteriul 7.1, dacă:</w:t>
            </w:r>
          </w:p>
          <w:p w14:paraId="29BDB9E5" w14:textId="77777777" w:rsidR="00757A53" w:rsidRPr="00702EE3" w:rsidRDefault="00757A53" w:rsidP="00757A53">
            <w:pPr>
              <w:jc w:val="both"/>
              <w:rPr>
                <w:rFonts w:asciiTheme="minorHAnsi" w:hAnsiTheme="minorHAnsi" w:cstheme="minorHAnsi"/>
              </w:rPr>
            </w:pPr>
            <w:r w:rsidRPr="00702EE3">
              <w:rPr>
                <w:rFonts w:asciiTheme="minorHAnsi" w:hAnsiTheme="minorHAnsi" w:cstheme="minorHAnsi"/>
              </w:rPr>
              <w:t>Administratorul/managerul exploatației care este absolventul unei forme de învățământ din sistemul național de educație, iar studiile sunt în domeniul agricol (horticultură, zootehnie, îmbunătățiri funciare, medicină veterinară, management agricol, biotehnologii etc.)/ agroalimentar/veterinar/economie agrară/mecanică agricolă/inginerie economică în agricultură și dezvoltare rurală va prezenta diploma/ documentul care să ateste absolvirea formei de învățământ corespunzătoare (diplomă licență, diplomă master, diplomă doctorat, diplomă post-doctorat etc.). Sunt admise și diplomele de studii care beneficiază de recunoaștere/echivalare de către autoritatea competentă a Ministerului Educației conform legislației naționale în vigoare;</w:t>
            </w:r>
          </w:p>
          <w:p w14:paraId="340AA951" w14:textId="52834650" w:rsidR="009E1458" w:rsidRPr="00702EE3" w:rsidRDefault="00757A53" w:rsidP="00757A53">
            <w:pPr>
              <w:shd w:val="clear" w:color="auto" w:fill="FFFFFF"/>
              <w:jc w:val="both"/>
              <w:rPr>
                <w:rFonts w:asciiTheme="minorHAnsi" w:hAnsiTheme="minorHAnsi" w:cstheme="minorHAnsi"/>
              </w:rPr>
            </w:pPr>
            <w:r w:rsidRPr="00702EE3">
              <w:rPr>
                <w:rFonts w:asciiTheme="minorHAnsi" w:hAnsiTheme="minorHAnsi" w:cstheme="minorHAnsi"/>
              </w:rPr>
              <w:t>Administratorul/managerul exploatației care este absolvent al unei forme de învățământ superior (conform celor precizate anterior) care a absolvit în ultimele 12 luni, dar nu poate prezenta diploma în original, va prezenta o adeverinţă de absolvire a studiilor respective, însoţită de foaia matricolă/situaţia şcolară.</w:t>
            </w:r>
          </w:p>
          <w:p w14:paraId="135EFFC1" w14:textId="535BBE6A" w:rsidR="00757A53" w:rsidRPr="00702EE3" w:rsidRDefault="00757A53" w:rsidP="00757A53">
            <w:pPr>
              <w:shd w:val="clear" w:color="auto" w:fill="FFFFFF"/>
              <w:jc w:val="both"/>
              <w:rPr>
                <w:rFonts w:asciiTheme="minorHAnsi" w:hAnsiTheme="minorHAnsi" w:cstheme="minorHAnsi"/>
              </w:rPr>
            </w:pPr>
          </w:p>
          <w:p w14:paraId="41341758" w14:textId="5332F9CC" w:rsidR="00CE55F5" w:rsidRPr="00702EE3" w:rsidRDefault="00757A53" w:rsidP="00757A53">
            <w:pPr>
              <w:shd w:val="clear" w:color="auto" w:fill="FFFFFF"/>
              <w:jc w:val="both"/>
              <w:rPr>
                <w:rFonts w:ascii="Calibri" w:hAnsi="Calibri" w:cs="Calibri"/>
              </w:rPr>
            </w:pPr>
            <w:r w:rsidRPr="00702EE3">
              <w:rPr>
                <w:rFonts w:ascii="Calibri" w:hAnsi="Calibri" w:cs="Calibri"/>
              </w:rPr>
              <w:t xml:space="preserve">În cadrul criteriului 7.2, expertul va puncta </w:t>
            </w:r>
            <w:proofErr w:type="gramStart"/>
            <w:r w:rsidRPr="00702EE3">
              <w:rPr>
                <w:rFonts w:ascii="Calibri" w:hAnsi="Calibri" w:cs="Calibri"/>
              </w:rPr>
              <w:t>atât  absolven</w:t>
            </w:r>
            <w:proofErr w:type="gramEnd"/>
            <w:r w:rsidRPr="00702EE3">
              <w:rPr>
                <w:rFonts w:ascii="Calibri" w:hAnsi="Calibri" w:cs="Calibri"/>
              </w:rPr>
              <w:t xml:space="preserve">ții de  studii superioare în domeniul agricol (horticultură, zootehnie, îmbunătățiri funciare, medicină veterinară, management agricol, biotehnologii etc.)/ agroalimentar/veterinar/economie agrară/mecanică agricolă/inginerie economică în agricultură și dezvoltare </w:t>
            </w:r>
            <w:r w:rsidRPr="00702EE3">
              <w:rPr>
                <w:rFonts w:ascii="Calibri" w:hAnsi="Calibri" w:cs="Calibri"/>
              </w:rPr>
              <w:lastRenderedPageBreak/>
              <w:t xml:space="preserve">rurală care nu sunt încă licențiați </w:t>
            </w:r>
            <w:proofErr w:type="gramStart"/>
            <w:r w:rsidRPr="00702EE3">
              <w:rPr>
                <w:rFonts w:ascii="Calibri" w:hAnsi="Calibri" w:cs="Calibri"/>
              </w:rPr>
              <w:t>cât  ș</w:t>
            </w:r>
            <w:proofErr w:type="gramEnd"/>
            <w:r w:rsidRPr="00702EE3">
              <w:rPr>
                <w:rFonts w:ascii="Calibri" w:hAnsi="Calibri" w:cs="Calibri"/>
              </w:rPr>
              <w:t xml:space="preserve">i studenții din anul terminal care pot dovedi formarea prin intermediul foii matricole/situaţiei şcolare. </w:t>
            </w:r>
          </w:p>
          <w:p w14:paraId="65A5EF55" w14:textId="29B8B573" w:rsidR="001F694F" w:rsidRPr="00702EE3" w:rsidRDefault="001F694F" w:rsidP="00757A53">
            <w:pPr>
              <w:shd w:val="clear" w:color="auto" w:fill="FFFFFF"/>
              <w:jc w:val="both"/>
              <w:rPr>
                <w:rFonts w:ascii="Calibri" w:hAnsi="Calibri" w:cs="Calibri"/>
              </w:rPr>
            </w:pPr>
          </w:p>
          <w:p w14:paraId="311114D1" w14:textId="4F8153F6" w:rsidR="001F694F" w:rsidRPr="00702EE3" w:rsidRDefault="001F694F" w:rsidP="001F694F">
            <w:pPr>
              <w:jc w:val="both"/>
              <w:rPr>
                <w:rFonts w:ascii="Calibri" w:hAnsi="Calibri" w:cs="Calibri"/>
              </w:rPr>
            </w:pPr>
            <w:r w:rsidRPr="00702EE3">
              <w:rPr>
                <w:rFonts w:ascii="Calibri" w:hAnsi="Calibri" w:cs="Calibri"/>
              </w:rPr>
              <w:t>În cee ace privește criteriul 7.3 ,  expertul va puncta studiile liceale dovedite cu diplomă de bacalaureat, iar studiile postiliceale, terțiare nonuniversiatre sau școlile profesionale cu diplomă de absolvire după caz, cu foaia matricolă din care rezultă că a studiat cel puțin o materie ce are legătură cu ramura agricolă.</w:t>
            </w:r>
          </w:p>
          <w:p w14:paraId="2E15C695" w14:textId="19D50797" w:rsidR="001F694F" w:rsidRPr="00702EE3" w:rsidRDefault="001F694F" w:rsidP="00757A53">
            <w:pPr>
              <w:shd w:val="clear" w:color="auto" w:fill="FFFFFF"/>
              <w:jc w:val="both"/>
              <w:rPr>
                <w:rFonts w:ascii="Calibri" w:hAnsi="Calibri" w:cs="Calibri"/>
              </w:rPr>
            </w:pPr>
          </w:p>
          <w:p w14:paraId="36BF086F" w14:textId="77777777" w:rsidR="00CE55F5" w:rsidRPr="00702EE3" w:rsidRDefault="00CE55F5" w:rsidP="00CE55F5">
            <w:pPr>
              <w:jc w:val="both"/>
              <w:rPr>
                <w:rFonts w:ascii="Calibri" w:hAnsi="Calibri" w:cs="Calibri"/>
                <w:color w:val="000000"/>
                <w:lang w:eastAsia="ro-RO"/>
              </w:rPr>
            </w:pPr>
            <w:r w:rsidRPr="00702EE3">
              <w:rPr>
                <w:rFonts w:ascii="Calibri" w:hAnsi="Calibri" w:cs="Calibri"/>
                <w:color w:val="000000"/>
                <w:lang w:eastAsia="ro-RO"/>
              </w:rPr>
              <w:t xml:space="preserve">Pentru a primi </w:t>
            </w:r>
            <w:proofErr w:type="gramStart"/>
            <w:r w:rsidRPr="00702EE3">
              <w:rPr>
                <w:rFonts w:ascii="Calibri" w:hAnsi="Calibri" w:cs="Calibri"/>
                <w:color w:val="000000"/>
                <w:lang w:eastAsia="ro-RO"/>
              </w:rPr>
              <w:t>punctaj  în</w:t>
            </w:r>
            <w:proofErr w:type="gramEnd"/>
            <w:r w:rsidRPr="00702EE3">
              <w:rPr>
                <w:rFonts w:ascii="Calibri" w:hAnsi="Calibri" w:cs="Calibri"/>
                <w:color w:val="000000"/>
                <w:lang w:eastAsia="ro-RO"/>
              </w:rPr>
              <w:t xml:space="preserve"> cadrul P 7, studiile trebuie să fie în acord cu ramura agricolă vizată în proiect.</w:t>
            </w:r>
          </w:p>
          <w:p w14:paraId="59B35EEB" w14:textId="77777777" w:rsidR="00CE55F5" w:rsidRPr="00702EE3" w:rsidRDefault="00CE55F5" w:rsidP="00CE55F5">
            <w:pPr>
              <w:jc w:val="both"/>
              <w:rPr>
                <w:rFonts w:ascii="Calibri" w:hAnsi="Calibri" w:cs="Calibri"/>
                <w:color w:val="000000"/>
                <w:lang w:eastAsia="ro-RO"/>
              </w:rPr>
            </w:pPr>
            <w:r w:rsidRPr="00702EE3">
              <w:rPr>
                <w:rFonts w:ascii="Calibri" w:hAnsi="Calibri" w:cs="Calibri"/>
                <w:color w:val="000000"/>
                <w:lang w:eastAsia="ro-RO"/>
              </w:rPr>
              <w:t>În cazul tânărului fermier, instalat ca șef de exploatație în termenul celor 5 ani, așa cum este prevăzut la capitolul 2.6 „</w:t>
            </w:r>
            <w:r w:rsidRPr="00702EE3">
              <w:rPr>
                <w:rFonts w:ascii="Calibri" w:hAnsi="Calibri" w:cs="Calibri"/>
                <w:i/>
                <w:color w:val="000000"/>
                <w:lang w:eastAsia="ro-RO"/>
              </w:rPr>
              <w:t>Valoarea maximă a fondurilor nerambursabile (intensitatea sprijinului)”</w:t>
            </w:r>
            <w:r w:rsidRPr="00702EE3">
              <w:rPr>
                <w:rFonts w:ascii="Calibri" w:hAnsi="Calibri" w:cs="Calibri"/>
                <w:color w:val="000000"/>
                <w:lang w:eastAsia="ro-RO"/>
              </w:rPr>
              <w:t>, care beneficiază de intensitatea sprijinului mărită, punctajul referitor la nivelul de calificare se acordă tânărului fermier în cauză, și nu angajatului cu funcție de conducere.</w:t>
            </w:r>
          </w:p>
          <w:p w14:paraId="514D39FB" w14:textId="46E9025E" w:rsidR="00CE55F5" w:rsidRPr="00702EE3" w:rsidRDefault="00CE55F5" w:rsidP="00CE55F5">
            <w:pPr>
              <w:jc w:val="both"/>
              <w:rPr>
                <w:rFonts w:ascii="Calibri" w:hAnsi="Calibri" w:cs="Calibri"/>
                <w:color w:val="000000"/>
                <w:lang w:eastAsia="ro-RO"/>
              </w:rPr>
            </w:pPr>
            <w:r w:rsidRPr="00702EE3">
              <w:rPr>
                <w:rFonts w:ascii="Calibri" w:hAnsi="Calibri" w:cs="Calibri"/>
                <w:color w:val="000000"/>
                <w:lang w:eastAsia="ro-RO"/>
              </w:rPr>
              <w:t>În cazul celorlalte categorii de solicitanți, punctajul aferent criteriului de selecție îndeplinit se poate acorda și angajatului care are calitatea de manager/ administrator al exploatației (respectiv acea persoana din conducere care are atribuții directe de conducerea, organizarea, planificarea și controlul activităților de producție, specifice activității propuse prin proiect).</w:t>
            </w:r>
          </w:p>
          <w:p w14:paraId="740C984D" w14:textId="77777777" w:rsidR="00CE55F5" w:rsidRPr="00702EE3" w:rsidRDefault="00CE55F5" w:rsidP="00CE55F5">
            <w:pPr>
              <w:jc w:val="both"/>
              <w:rPr>
                <w:rFonts w:ascii="Calibri" w:hAnsi="Calibri" w:cs="Calibri"/>
                <w:color w:val="000000"/>
                <w:lang w:eastAsia="ro-RO"/>
              </w:rPr>
            </w:pPr>
          </w:p>
          <w:p w14:paraId="72CBC231" w14:textId="1AB63F82" w:rsidR="00757A53" w:rsidRPr="00702EE3" w:rsidRDefault="00CE55F5" w:rsidP="00CE55F5">
            <w:pPr>
              <w:shd w:val="clear" w:color="auto" w:fill="FFFFFF"/>
              <w:jc w:val="both"/>
              <w:rPr>
                <w:rFonts w:ascii="Calibri" w:hAnsi="Calibri" w:cs="Calibri"/>
                <w:noProof/>
              </w:rPr>
            </w:pPr>
            <w:r w:rsidRPr="00702EE3">
              <w:rPr>
                <w:rFonts w:ascii="Calibri" w:hAnsi="Calibri" w:cs="Calibri"/>
                <w:color w:val="000000"/>
                <w:lang w:eastAsia="ro-RO"/>
              </w:rPr>
              <w:t xml:space="preserve">Administratorul/managerul care are calitatea </w:t>
            </w:r>
            <w:proofErr w:type="gramStart"/>
            <w:r w:rsidRPr="00702EE3">
              <w:rPr>
                <w:rFonts w:ascii="Calibri" w:hAnsi="Calibri" w:cs="Calibri"/>
                <w:color w:val="000000"/>
                <w:lang w:eastAsia="ro-RO"/>
              </w:rPr>
              <w:t>de  angajat</w:t>
            </w:r>
            <w:proofErr w:type="gramEnd"/>
            <w:r w:rsidRPr="00702EE3">
              <w:rPr>
                <w:rFonts w:ascii="Calibri" w:hAnsi="Calibri" w:cs="Calibri"/>
                <w:color w:val="000000"/>
                <w:lang w:eastAsia="ro-RO"/>
              </w:rPr>
              <w:t xml:space="preserve"> al solicitantului trebuie să fie angajat cu normă întreagă.</w:t>
            </w:r>
            <w:r w:rsidR="00757A53" w:rsidRPr="00702EE3">
              <w:rPr>
                <w:rFonts w:ascii="Calibri" w:hAnsi="Calibri" w:cs="Calibri"/>
              </w:rPr>
              <w:tab/>
            </w:r>
          </w:p>
          <w:p w14:paraId="180E5EF9" w14:textId="77777777" w:rsidR="009E1458" w:rsidRPr="00702EE3" w:rsidRDefault="009E1458" w:rsidP="009E1458">
            <w:pPr>
              <w:shd w:val="clear" w:color="auto" w:fill="FFFFFF"/>
              <w:jc w:val="both"/>
              <w:rPr>
                <w:rFonts w:ascii="Calibri" w:hAnsi="Calibri" w:cs="Calibri"/>
                <w:noProof/>
              </w:rPr>
            </w:pPr>
            <w:r w:rsidRPr="00702EE3">
              <w:rPr>
                <w:rFonts w:ascii="Calibri" w:hAnsi="Calibri" w:cs="Calibri"/>
                <w:noProof/>
              </w:rPr>
              <w:t xml:space="preserve">Exemple de încadrări pe funcții de manager: </w:t>
            </w:r>
            <w:r w:rsidRPr="00702EE3">
              <w:rPr>
                <w:rFonts w:ascii="Calibri" w:eastAsia="Calibri" w:hAnsi="Calibri" w:cs="Calibri"/>
                <w:noProof/>
              </w:rPr>
              <w:t xml:space="preserve">administrator societate comercială – cod COR 242111, </w:t>
            </w:r>
            <w:r w:rsidRPr="00702EE3">
              <w:rPr>
                <w:rFonts w:ascii="Calibri" w:hAnsi="Calibri" w:cs="Calibri"/>
                <w:noProof/>
              </w:rPr>
              <w:t xml:space="preserve">director societate comercială agricolă – cod COR 112031; șef fermă agricolă </w:t>
            </w:r>
            <w:r w:rsidRPr="00702EE3">
              <w:rPr>
                <w:rFonts w:ascii="Calibri" w:hAnsi="Calibri" w:cs="Calibri"/>
                <w:noProof/>
              </w:rPr>
              <w:lastRenderedPageBreak/>
              <w:t>(agrozootehnică) – 131111; șef complex zootehnic – 131109 etc.</w:t>
            </w:r>
          </w:p>
          <w:p w14:paraId="7A5E2210" w14:textId="77777777" w:rsidR="009E1458" w:rsidRPr="00702EE3" w:rsidRDefault="009E1458" w:rsidP="009E1458">
            <w:pPr>
              <w:shd w:val="clear" w:color="auto" w:fill="FFFFFF"/>
              <w:jc w:val="both"/>
              <w:rPr>
                <w:rFonts w:ascii="Calibri" w:hAnsi="Calibri" w:cs="Calibri"/>
                <w:noProof/>
              </w:rPr>
            </w:pPr>
          </w:p>
          <w:p w14:paraId="084DB514" w14:textId="77777777" w:rsidR="009E1458" w:rsidRPr="00702EE3" w:rsidRDefault="009E1458" w:rsidP="009E1458">
            <w:pPr>
              <w:shd w:val="clear" w:color="auto" w:fill="FFFFFF"/>
              <w:jc w:val="both"/>
              <w:rPr>
                <w:rFonts w:ascii="Calibri" w:eastAsia="Calibri" w:hAnsi="Calibri" w:cs="Calibri"/>
                <w:lang w:val="en-GB"/>
              </w:rPr>
            </w:pPr>
            <w:r w:rsidRPr="00702EE3">
              <w:rPr>
                <w:rFonts w:ascii="Calibri" w:hAnsi="Calibri" w:cs="Calibri"/>
                <w:noProof/>
              </w:rPr>
              <w:t>În cazul proiectelor depuse de forme asociative, se verifică dacă managerul exploatației este desemnat prin Decizia adunarii generale a acesteia</w:t>
            </w:r>
            <w:r w:rsidRPr="00702EE3">
              <w:rPr>
                <w:rFonts w:ascii="Calibri" w:eastAsia="Calibri" w:hAnsi="Calibri" w:cs="Calibri"/>
                <w:lang w:val="en-GB"/>
              </w:rPr>
              <w:t xml:space="preserve"> pentru desemnarea managerului exploatației. Doc. 9.5. În cazul în care managerul desemnat nu are calitatea de membru (membru acționar în cazul cooperativelor), verificarea se va face și cu doc. 9.4, </w:t>
            </w:r>
            <w:proofErr w:type="gramStart"/>
            <w:r w:rsidRPr="00702EE3">
              <w:rPr>
                <w:rFonts w:ascii="Calibri" w:eastAsia="Calibri" w:hAnsi="Calibri" w:cs="Calibri"/>
                <w:lang w:val="en-GB"/>
              </w:rPr>
              <w:t>pentru</w:t>
            </w:r>
            <w:proofErr w:type="gramEnd"/>
            <w:r w:rsidRPr="00702EE3">
              <w:rPr>
                <w:rFonts w:ascii="Calibri" w:eastAsia="Calibri" w:hAnsi="Calibri" w:cs="Calibri"/>
                <w:lang w:val="en-GB"/>
              </w:rPr>
              <w:t xml:space="preserve"> demonstrarea calității de angajat al formei asociative.</w:t>
            </w:r>
          </w:p>
          <w:p w14:paraId="28287E15" w14:textId="77777777" w:rsidR="009E1458" w:rsidRPr="00702EE3" w:rsidRDefault="009E1458" w:rsidP="009E1458">
            <w:pPr>
              <w:shd w:val="clear" w:color="auto" w:fill="FFFFFF"/>
              <w:jc w:val="both"/>
              <w:rPr>
                <w:rFonts w:ascii="Calibri" w:eastAsia="Calibri" w:hAnsi="Calibri" w:cs="Calibri"/>
                <w:lang w:val="en-GB"/>
              </w:rPr>
            </w:pPr>
          </w:p>
          <w:p w14:paraId="3479BFD9" w14:textId="77777777" w:rsidR="009E1458" w:rsidRPr="00702EE3" w:rsidRDefault="009E1458" w:rsidP="009E1458">
            <w:pPr>
              <w:shd w:val="clear" w:color="auto" w:fill="FFFFFF"/>
              <w:jc w:val="both"/>
              <w:rPr>
                <w:rFonts w:ascii="Calibri" w:hAnsi="Calibri" w:cs="Calibri"/>
                <w:noProof/>
              </w:rPr>
            </w:pPr>
            <w:r w:rsidRPr="00702EE3">
              <w:rPr>
                <w:rFonts w:ascii="Calibri" w:eastAsia="Calibri" w:hAnsi="Calibri" w:cs="Calibri"/>
                <w:lang w:val="en-GB"/>
              </w:rPr>
              <w:t xml:space="preserve">Se verifică în doc.91.4 dacă persoana care are calitatea de manager </w:t>
            </w:r>
            <w:proofErr w:type="gramStart"/>
            <w:r w:rsidRPr="00702EE3">
              <w:rPr>
                <w:rFonts w:ascii="Calibri" w:eastAsia="Calibri" w:hAnsi="Calibri" w:cs="Calibri"/>
                <w:lang w:val="en-GB"/>
              </w:rPr>
              <w:t>a</w:t>
            </w:r>
            <w:proofErr w:type="gramEnd"/>
            <w:r w:rsidRPr="00702EE3">
              <w:rPr>
                <w:rFonts w:ascii="Calibri" w:eastAsia="Calibri" w:hAnsi="Calibri" w:cs="Calibri"/>
                <w:lang w:val="en-GB"/>
              </w:rPr>
              <w:t xml:space="preserve"> exploatației este angajată cu normă întreagă. </w:t>
            </w:r>
          </w:p>
          <w:p w14:paraId="3DC1C7F7" w14:textId="77777777" w:rsidR="009E1458" w:rsidRPr="00702EE3" w:rsidRDefault="009E1458" w:rsidP="009E1458">
            <w:pPr>
              <w:jc w:val="both"/>
              <w:rPr>
                <w:rFonts w:asciiTheme="minorHAnsi" w:hAnsiTheme="minorHAnsi" w:cs="Arial"/>
                <w:b/>
                <w:lang w:val="pt-BR"/>
              </w:rPr>
            </w:pPr>
          </w:p>
        </w:tc>
      </w:tr>
    </w:tbl>
    <w:p w14:paraId="25092413" w14:textId="69DA4674" w:rsidR="00D81865" w:rsidRPr="00702EE3" w:rsidRDefault="00D81865" w:rsidP="000A3B33">
      <w:pPr>
        <w:autoSpaceDE w:val="0"/>
        <w:autoSpaceDN w:val="0"/>
        <w:adjustRightInd w:val="0"/>
        <w:jc w:val="both"/>
        <w:rPr>
          <w:rFonts w:ascii="Calibri" w:hAnsi="Calibri" w:cs="Calibri"/>
          <w:color w:val="000000"/>
          <w:lang w:eastAsia="ro-RO"/>
        </w:rPr>
      </w:pPr>
    </w:p>
    <w:p w14:paraId="29147FED" w14:textId="34D044D2" w:rsidR="00C60F83" w:rsidRPr="00702EE3" w:rsidRDefault="00C60F83" w:rsidP="00C60F83">
      <w:pPr>
        <w:widowControl w:val="0"/>
        <w:shd w:val="clear" w:color="auto" w:fill="FFFFFF"/>
        <w:tabs>
          <w:tab w:val="left" w:pos="706"/>
        </w:tabs>
        <w:autoSpaceDE w:val="0"/>
        <w:autoSpaceDN w:val="0"/>
        <w:adjustRightInd w:val="0"/>
        <w:spacing w:line="254" w:lineRule="exact"/>
        <w:jc w:val="both"/>
        <w:rPr>
          <w:rFonts w:asciiTheme="minorHAnsi" w:hAnsiTheme="minorHAnsi" w:cs="Arial"/>
          <w:b/>
        </w:rPr>
      </w:pPr>
    </w:p>
    <w:p w14:paraId="34ED0C7F" w14:textId="113A484F" w:rsidR="00BB29B2" w:rsidRPr="00702EE3" w:rsidRDefault="00BB29B2" w:rsidP="00C60F83">
      <w:pPr>
        <w:widowControl w:val="0"/>
        <w:shd w:val="clear" w:color="auto" w:fill="FFFFFF"/>
        <w:tabs>
          <w:tab w:val="left" w:pos="706"/>
        </w:tabs>
        <w:autoSpaceDE w:val="0"/>
        <w:autoSpaceDN w:val="0"/>
        <w:adjustRightInd w:val="0"/>
        <w:spacing w:line="254" w:lineRule="exact"/>
        <w:jc w:val="both"/>
        <w:rPr>
          <w:rFonts w:asciiTheme="minorHAnsi" w:hAnsiTheme="minorHAnsi" w:cs="Arial"/>
          <w:b/>
        </w:rPr>
      </w:pPr>
    </w:p>
    <w:p w14:paraId="03F4CA88" w14:textId="3ADA1A45" w:rsidR="00BB29B2" w:rsidRPr="00702EE3" w:rsidRDefault="00BB29B2" w:rsidP="00C60F83">
      <w:pPr>
        <w:widowControl w:val="0"/>
        <w:shd w:val="clear" w:color="auto" w:fill="FFFFFF"/>
        <w:tabs>
          <w:tab w:val="left" w:pos="706"/>
        </w:tabs>
        <w:autoSpaceDE w:val="0"/>
        <w:autoSpaceDN w:val="0"/>
        <w:adjustRightInd w:val="0"/>
        <w:spacing w:line="254" w:lineRule="exact"/>
        <w:jc w:val="both"/>
        <w:rPr>
          <w:rFonts w:asciiTheme="minorHAnsi" w:hAnsiTheme="minorHAnsi" w:cs="Arial"/>
          <w:b/>
        </w:rPr>
      </w:pPr>
    </w:p>
    <w:p w14:paraId="7B24062E" w14:textId="77777777" w:rsidR="00BB29B2" w:rsidRPr="00702EE3" w:rsidRDefault="00BB29B2" w:rsidP="00BB29B2">
      <w:pPr>
        <w:tabs>
          <w:tab w:val="left" w:pos="5325"/>
        </w:tabs>
        <w:rPr>
          <w:rFonts w:ascii="Calibri" w:hAnsi="Calibri" w:cs="Calibri"/>
          <w:b/>
          <w:noProof/>
        </w:rPr>
      </w:pPr>
      <w:r w:rsidRPr="00702EE3">
        <w:rPr>
          <w:rFonts w:ascii="Calibri" w:hAnsi="Calibri" w:cs="Calibri"/>
          <w:b/>
          <w:noProof/>
        </w:rPr>
        <w:t>II) Sfeclă de zahăr, inclusiv formele asociative din sector</w:t>
      </w:r>
    </w:p>
    <w:tbl>
      <w:tblPr>
        <w:tblW w:w="882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ABF8F" w:themeFill="accent6" w:themeFillTint="99"/>
        <w:tblLook w:val="04A0" w:firstRow="1" w:lastRow="0" w:firstColumn="1" w:lastColumn="0" w:noHBand="0" w:noVBand="1"/>
      </w:tblPr>
      <w:tblGrid>
        <w:gridCol w:w="395"/>
        <w:gridCol w:w="8155"/>
        <w:gridCol w:w="270"/>
      </w:tblGrid>
      <w:tr w:rsidR="00BB29B2" w:rsidRPr="00702EE3" w14:paraId="57E61B74" w14:textId="77777777" w:rsidTr="00265BB7">
        <w:trPr>
          <w:trHeight w:val="417"/>
        </w:trPr>
        <w:tc>
          <w:tcPr>
            <w:tcW w:w="395" w:type="dxa"/>
            <w:shd w:val="clear" w:color="auto" w:fill="FABF8F" w:themeFill="accent6" w:themeFillTint="99"/>
            <w:vAlign w:val="center"/>
          </w:tcPr>
          <w:p w14:paraId="21176F06" w14:textId="77777777" w:rsidR="00BB29B2" w:rsidRPr="00702EE3" w:rsidRDefault="00BB29B2" w:rsidP="0007251D">
            <w:pPr>
              <w:jc w:val="both"/>
              <w:rPr>
                <w:rFonts w:ascii="Calibri" w:hAnsi="Calibri" w:cs="Calibri"/>
                <w:b/>
                <w:color w:val="000000"/>
              </w:rPr>
            </w:pPr>
            <w:r w:rsidRPr="00702EE3">
              <w:rPr>
                <w:rFonts w:ascii="Calibri" w:hAnsi="Calibri" w:cs="Calibri"/>
                <w:b/>
                <w:color w:val="000000"/>
              </w:rPr>
              <w:t>1</w:t>
            </w:r>
          </w:p>
        </w:tc>
        <w:tc>
          <w:tcPr>
            <w:tcW w:w="8155" w:type="dxa"/>
            <w:shd w:val="clear" w:color="auto" w:fill="FABF8F" w:themeFill="accent6" w:themeFillTint="99"/>
            <w:vAlign w:val="center"/>
          </w:tcPr>
          <w:p w14:paraId="1B0AF1AE" w14:textId="77777777" w:rsidR="00BB29B2" w:rsidRPr="00702EE3" w:rsidRDefault="00BB29B2" w:rsidP="0007251D">
            <w:pPr>
              <w:jc w:val="both"/>
              <w:rPr>
                <w:rFonts w:ascii="Calibri" w:hAnsi="Calibri" w:cs="Calibri"/>
                <w:b/>
                <w:color w:val="000000"/>
              </w:rPr>
            </w:pPr>
            <w:r w:rsidRPr="00702EE3">
              <w:rPr>
                <w:rFonts w:ascii="Calibri" w:hAnsi="Calibri" w:cs="Calibri"/>
                <w:b/>
                <w:color w:val="000000"/>
              </w:rPr>
              <w:t>Principiul asocierii fermierilor</w:t>
            </w:r>
          </w:p>
        </w:tc>
        <w:tc>
          <w:tcPr>
            <w:tcW w:w="270" w:type="dxa"/>
            <w:shd w:val="clear" w:color="auto" w:fill="FABF8F" w:themeFill="accent6" w:themeFillTint="99"/>
            <w:vAlign w:val="center"/>
          </w:tcPr>
          <w:p w14:paraId="0DE6520B" w14:textId="4B5918AA" w:rsidR="00BB29B2" w:rsidRPr="00702EE3" w:rsidRDefault="00BB29B2" w:rsidP="0007251D">
            <w:pPr>
              <w:jc w:val="center"/>
              <w:rPr>
                <w:rFonts w:ascii="Calibri" w:hAnsi="Calibri" w:cs="Calibri"/>
                <w:b/>
                <w:color w:val="000000"/>
              </w:rPr>
            </w:pPr>
          </w:p>
        </w:tc>
      </w:tr>
      <w:tr w:rsidR="00BB29B2" w:rsidRPr="00702EE3" w14:paraId="560276C3" w14:textId="77777777" w:rsidTr="00265BB7">
        <w:trPr>
          <w:trHeight w:val="417"/>
        </w:trPr>
        <w:tc>
          <w:tcPr>
            <w:tcW w:w="395" w:type="dxa"/>
            <w:shd w:val="clear" w:color="auto" w:fill="FABF8F" w:themeFill="accent6" w:themeFillTint="99"/>
            <w:vAlign w:val="center"/>
          </w:tcPr>
          <w:p w14:paraId="31B81878" w14:textId="77777777" w:rsidR="00BB29B2" w:rsidRPr="00702EE3" w:rsidRDefault="00BB29B2" w:rsidP="0007251D">
            <w:pPr>
              <w:jc w:val="both"/>
              <w:rPr>
                <w:rFonts w:ascii="Calibri" w:hAnsi="Calibri" w:cs="Calibri"/>
                <w:b/>
                <w:color w:val="000000"/>
              </w:rPr>
            </w:pPr>
          </w:p>
        </w:tc>
        <w:tc>
          <w:tcPr>
            <w:tcW w:w="8155" w:type="dxa"/>
            <w:shd w:val="clear" w:color="auto" w:fill="FABF8F" w:themeFill="accent6" w:themeFillTint="99"/>
            <w:vAlign w:val="center"/>
          </w:tcPr>
          <w:p w14:paraId="7E8F7993" w14:textId="55E0610A" w:rsidR="00BB29B2" w:rsidRPr="00702EE3" w:rsidRDefault="00BB29B2" w:rsidP="0007251D">
            <w:pPr>
              <w:jc w:val="both"/>
              <w:rPr>
                <w:rFonts w:ascii="Calibri" w:hAnsi="Calibri" w:cs="Calibri"/>
                <w:b/>
                <w:lang w:val="ro-RO"/>
              </w:rPr>
            </w:pPr>
            <w:r w:rsidRPr="00702EE3">
              <w:rPr>
                <w:rFonts w:ascii="Calibri" w:hAnsi="Calibri" w:cs="Calibri"/>
                <w:b/>
              </w:rPr>
              <w:t>1.1 Grupuri și organizații</w:t>
            </w:r>
            <w:r w:rsidR="0074204F" w:rsidRPr="00702EE3">
              <w:rPr>
                <w:rFonts w:ascii="Calibri" w:hAnsi="Calibri" w:cs="Calibri"/>
                <w:b/>
              </w:rPr>
              <w:t xml:space="preserve"> de  producători </w:t>
            </w:r>
            <w:r w:rsidRPr="00702EE3">
              <w:rPr>
                <w:rFonts w:ascii="Calibri" w:hAnsi="Calibri" w:cs="Calibri"/>
                <w:b/>
              </w:rPr>
              <w:t>cooperative</w:t>
            </w:r>
            <w:r w:rsidR="0074204F" w:rsidRPr="00702EE3">
              <w:rPr>
                <w:rFonts w:ascii="Calibri" w:hAnsi="Calibri" w:cs="Calibri"/>
                <w:b/>
              </w:rPr>
              <w:t xml:space="preserve"> </w:t>
            </w:r>
            <w:r w:rsidR="0074204F" w:rsidRPr="00702EE3">
              <w:rPr>
                <w:rFonts w:ascii="Calibri" w:hAnsi="Calibri" w:cs="Calibri"/>
                <w:b/>
                <w:lang w:val="ro-RO"/>
              </w:rPr>
              <w:t>și societăți cooperative</w:t>
            </w:r>
          </w:p>
          <w:p w14:paraId="51FA90E8" w14:textId="2B995EC8" w:rsidR="00BB29B2" w:rsidRPr="00702EE3" w:rsidRDefault="00BB29B2" w:rsidP="00130042">
            <w:pPr>
              <w:autoSpaceDE w:val="0"/>
              <w:autoSpaceDN w:val="0"/>
              <w:adjustRightInd w:val="0"/>
              <w:jc w:val="both"/>
              <w:rPr>
                <w:rFonts w:ascii="Calibri" w:hAnsi="Calibri" w:cs="Calibri"/>
                <w:b/>
                <w:color w:val="000000"/>
              </w:rPr>
            </w:pPr>
          </w:p>
        </w:tc>
        <w:tc>
          <w:tcPr>
            <w:tcW w:w="270" w:type="dxa"/>
            <w:shd w:val="clear" w:color="auto" w:fill="FABF8F" w:themeFill="accent6" w:themeFillTint="99"/>
            <w:vAlign w:val="center"/>
          </w:tcPr>
          <w:p w14:paraId="1495E86E" w14:textId="036C8E12" w:rsidR="00BB29B2" w:rsidRPr="00702EE3" w:rsidRDefault="00BB29B2" w:rsidP="0007251D">
            <w:pPr>
              <w:jc w:val="center"/>
              <w:rPr>
                <w:rFonts w:ascii="Calibri" w:hAnsi="Calibri" w:cs="Calibri"/>
                <w:b/>
                <w:color w:val="000000"/>
              </w:rPr>
            </w:pPr>
          </w:p>
        </w:tc>
      </w:tr>
    </w:tbl>
    <w:p w14:paraId="5C2E90FF" w14:textId="04A6E63E" w:rsidR="00BB29B2" w:rsidRPr="00702EE3" w:rsidRDefault="00BB29B2" w:rsidP="00130042">
      <w:pPr>
        <w:widowControl w:val="0"/>
        <w:shd w:val="clear" w:color="auto" w:fill="FFFFFF"/>
        <w:tabs>
          <w:tab w:val="left" w:pos="706"/>
        </w:tabs>
        <w:autoSpaceDE w:val="0"/>
        <w:autoSpaceDN w:val="0"/>
        <w:adjustRightInd w:val="0"/>
        <w:spacing w:line="254" w:lineRule="exact"/>
        <w:ind w:firstLine="708"/>
        <w:jc w:val="both"/>
        <w:rPr>
          <w:rFonts w:asciiTheme="minorHAnsi" w:hAnsiTheme="minorHAnsi" w:cs="Arial"/>
          <w:b/>
        </w:rPr>
      </w:pPr>
    </w:p>
    <w:tbl>
      <w:tblPr>
        <w:tblW w:w="507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414"/>
        <w:gridCol w:w="5491"/>
      </w:tblGrid>
      <w:tr w:rsidR="00BB29B2" w:rsidRPr="00702EE3" w14:paraId="7D47E1D1" w14:textId="77777777" w:rsidTr="00130042">
        <w:tc>
          <w:tcPr>
            <w:tcW w:w="1917" w:type="pct"/>
            <w:shd w:val="clear" w:color="auto" w:fill="C0C0C0"/>
          </w:tcPr>
          <w:p w14:paraId="081E33F3" w14:textId="77777777" w:rsidR="00BB29B2" w:rsidRPr="00702EE3" w:rsidRDefault="00BB29B2" w:rsidP="0007251D">
            <w:pPr>
              <w:keepNext/>
              <w:spacing w:before="240" w:after="60"/>
              <w:outlineLvl w:val="0"/>
              <w:rPr>
                <w:rFonts w:asciiTheme="minorHAnsi" w:hAnsiTheme="minorHAnsi" w:cs="Arial"/>
                <w:b/>
                <w:bCs/>
                <w:kern w:val="32"/>
                <w:lang w:val="ro-RO"/>
              </w:rPr>
            </w:pPr>
            <w:r w:rsidRPr="00702EE3">
              <w:rPr>
                <w:rFonts w:asciiTheme="minorHAnsi" w:hAnsiTheme="minorHAnsi" w:cs="Arial"/>
                <w:b/>
                <w:bCs/>
                <w:kern w:val="32"/>
                <w:lang w:val="ro-RO"/>
              </w:rPr>
              <w:t>DOCUMENTE  PREZENTATE</w:t>
            </w:r>
          </w:p>
        </w:tc>
        <w:tc>
          <w:tcPr>
            <w:tcW w:w="3083" w:type="pct"/>
            <w:shd w:val="clear" w:color="auto" w:fill="C0C0C0"/>
          </w:tcPr>
          <w:p w14:paraId="09BB9B77" w14:textId="77777777" w:rsidR="00BB29B2" w:rsidRPr="00702EE3" w:rsidRDefault="00BB29B2" w:rsidP="0007251D">
            <w:pPr>
              <w:jc w:val="both"/>
              <w:rPr>
                <w:rFonts w:asciiTheme="minorHAnsi" w:hAnsiTheme="minorHAnsi" w:cs="Arial"/>
                <w:b/>
                <w:lang w:val="pt-BR"/>
              </w:rPr>
            </w:pPr>
            <w:r w:rsidRPr="00702EE3">
              <w:rPr>
                <w:rFonts w:asciiTheme="minorHAnsi" w:hAnsiTheme="minorHAnsi" w:cs="Arial"/>
                <w:b/>
                <w:lang w:val="pt-BR"/>
              </w:rPr>
              <w:t>PUNCTE DE VERIFICAT ÎN CADRUL DOCUMENTELOR  PREZENTATE</w:t>
            </w:r>
          </w:p>
        </w:tc>
      </w:tr>
      <w:tr w:rsidR="00BB29B2" w:rsidRPr="00702EE3" w14:paraId="3C46FEAC" w14:textId="77777777" w:rsidTr="00E661C2">
        <w:tc>
          <w:tcPr>
            <w:tcW w:w="1917" w:type="pct"/>
            <w:shd w:val="clear" w:color="auto" w:fill="FFFFFF" w:themeFill="background1"/>
          </w:tcPr>
          <w:p w14:paraId="0BFF6AF1" w14:textId="77777777" w:rsidR="00BB29B2" w:rsidRPr="00702EE3" w:rsidRDefault="00582987" w:rsidP="0007251D">
            <w:pPr>
              <w:keepNext/>
              <w:spacing w:before="240" w:after="60"/>
              <w:outlineLvl w:val="0"/>
              <w:rPr>
                <w:rFonts w:asciiTheme="minorHAnsi" w:hAnsiTheme="minorHAnsi" w:cs="Arial"/>
                <w:b/>
                <w:bCs/>
                <w:kern w:val="32"/>
                <w:lang w:val="ro-RO"/>
              </w:rPr>
            </w:pPr>
            <w:r w:rsidRPr="00702EE3">
              <w:rPr>
                <w:rFonts w:asciiTheme="minorHAnsi" w:hAnsiTheme="minorHAnsi" w:cs="Arial"/>
                <w:b/>
                <w:bCs/>
                <w:kern w:val="32"/>
                <w:lang w:val="ro-RO"/>
              </w:rPr>
              <w:t>Site MADR</w:t>
            </w:r>
          </w:p>
          <w:p w14:paraId="435DDC52" w14:textId="05B97637" w:rsidR="00582987" w:rsidRPr="00702EE3" w:rsidRDefault="00582987" w:rsidP="00582987">
            <w:pPr>
              <w:spacing w:line="276" w:lineRule="auto"/>
              <w:jc w:val="both"/>
              <w:rPr>
                <w:rFonts w:ascii="Calibri" w:hAnsi="Calibri" w:cs="Arial"/>
                <w:b/>
                <w:bCs/>
                <w:kern w:val="32"/>
                <w:lang w:val="ro-RO"/>
              </w:rPr>
            </w:pPr>
            <w:r w:rsidRPr="00702EE3">
              <w:rPr>
                <w:rFonts w:ascii="Calibri" w:hAnsi="Calibri" w:cs="Arial"/>
                <w:b/>
                <w:bCs/>
                <w:kern w:val="32"/>
                <w:lang w:val="ro-RO"/>
              </w:rPr>
              <w:t>Doc. 8b Statut pentu cooperativa agricolă (înființată în baza Legii nr. 566/2004) cu modificările și completările ulterioare.</w:t>
            </w:r>
          </w:p>
          <w:p w14:paraId="36F8CDA9" w14:textId="27EA9EEF" w:rsidR="00582987" w:rsidRPr="00702EE3" w:rsidRDefault="00582987" w:rsidP="00582987">
            <w:pPr>
              <w:spacing w:line="276" w:lineRule="auto"/>
              <w:jc w:val="both"/>
              <w:rPr>
                <w:rFonts w:ascii="Calibri" w:hAnsi="Calibri" w:cs="Arial"/>
                <w:b/>
                <w:bCs/>
                <w:kern w:val="32"/>
                <w:lang w:val="ro-RO"/>
              </w:rPr>
            </w:pPr>
            <w:r w:rsidRPr="00702EE3">
              <w:rPr>
                <w:rFonts w:ascii="Calibri" w:hAnsi="Calibri" w:cs="Arial"/>
                <w:b/>
                <w:bCs/>
                <w:kern w:val="32"/>
                <w:lang w:val="ro-RO"/>
              </w:rPr>
              <w:t xml:space="preserve">Doc. 11.1 </w:t>
            </w:r>
            <w:r w:rsidRPr="00702EE3">
              <w:rPr>
                <w:rFonts w:ascii="Calibri" w:hAnsi="Calibri" w:cs="Calibri"/>
                <w:b/>
                <w:noProof/>
                <w:color w:val="000000"/>
              </w:rPr>
              <w:t>Document emis de Cooperativa/ Grupul de producatori/organiza</w:t>
            </w:r>
            <w:r w:rsidRPr="00702EE3">
              <w:rPr>
                <w:rFonts w:ascii="Calibri" w:hAnsi="Calibri" w:cs="Calibri"/>
                <w:b/>
                <w:noProof/>
                <w:color w:val="000000"/>
                <w:lang w:val="en-GB"/>
              </w:rPr>
              <w:t>ția de producători</w:t>
            </w:r>
            <w:r w:rsidRPr="00702EE3">
              <w:rPr>
                <w:rFonts w:ascii="Calibri" w:hAnsi="Calibri" w:cs="Calibri"/>
                <w:b/>
                <w:noProof/>
                <w:color w:val="000000"/>
              </w:rPr>
              <w:t xml:space="preserve"> din care să reiasă că solicitantul sau </w:t>
            </w:r>
            <w:r w:rsidRPr="00702EE3">
              <w:rPr>
                <w:rFonts w:ascii="Calibri" w:hAnsi="Calibri" w:cs="Calibri"/>
                <w:b/>
                <w:bCs/>
                <w:noProof/>
                <w:color w:val="000000"/>
                <w:lang w:eastAsia="fr-FR"/>
              </w:rPr>
              <w:t xml:space="preserve"> managerul exploatației desemnat de forma asociativă, după caz, </w:t>
            </w:r>
            <w:r w:rsidRPr="00702EE3">
              <w:rPr>
                <w:rFonts w:ascii="Calibri" w:hAnsi="Calibri" w:cs="Calibri"/>
                <w:bCs/>
                <w:noProof/>
                <w:color w:val="000000"/>
                <w:lang w:eastAsia="fr-FR"/>
              </w:rPr>
              <w:t xml:space="preserve">are </w:t>
            </w:r>
            <w:r w:rsidRPr="00702EE3">
              <w:rPr>
                <w:rFonts w:ascii="Calibri" w:hAnsi="Calibri" w:cs="Calibri"/>
                <w:b/>
                <w:bCs/>
                <w:noProof/>
                <w:color w:val="000000"/>
                <w:lang w:eastAsia="fr-FR"/>
              </w:rPr>
              <w:t>calitatea de membru al acesteia.</w:t>
            </w:r>
          </w:p>
          <w:p w14:paraId="391BE210" w14:textId="52A48141" w:rsidR="00582987" w:rsidRPr="00702EE3" w:rsidRDefault="00582987" w:rsidP="0007251D">
            <w:pPr>
              <w:keepNext/>
              <w:spacing w:before="240" w:after="60"/>
              <w:outlineLvl w:val="0"/>
              <w:rPr>
                <w:rFonts w:asciiTheme="minorHAnsi" w:hAnsiTheme="minorHAnsi" w:cs="Arial"/>
                <w:b/>
                <w:bCs/>
                <w:kern w:val="32"/>
                <w:lang w:val="ro-RO"/>
              </w:rPr>
            </w:pPr>
          </w:p>
        </w:tc>
        <w:tc>
          <w:tcPr>
            <w:tcW w:w="3083" w:type="pct"/>
            <w:shd w:val="clear" w:color="auto" w:fill="FFFFFF" w:themeFill="background1"/>
          </w:tcPr>
          <w:p w14:paraId="50B21F34" w14:textId="7BECAA28" w:rsidR="00A70F75" w:rsidRPr="00702EE3" w:rsidRDefault="003366F8" w:rsidP="00A70F75">
            <w:pPr>
              <w:pStyle w:val="NoSpacing"/>
              <w:shd w:val="clear" w:color="auto" w:fill="FFFFFF"/>
              <w:tabs>
                <w:tab w:val="left" w:pos="709"/>
                <w:tab w:val="left" w:pos="1418"/>
                <w:tab w:val="left" w:pos="2127"/>
                <w:tab w:val="left" w:pos="4536"/>
              </w:tabs>
              <w:jc w:val="both"/>
              <w:rPr>
                <w:rFonts w:ascii="Calibri" w:hAnsi="Calibri" w:cs="Calibri"/>
                <w:noProof/>
                <w:sz w:val="22"/>
                <w:szCs w:val="24"/>
              </w:rPr>
            </w:pPr>
            <w:r w:rsidRPr="00702EE3">
              <w:rPr>
                <w:rFonts w:ascii="Calibri" w:hAnsi="Calibri" w:cs="Calibri"/>
                <w:noProof/>
                <w:sz w:val="22"/>
                <w:szCs w:val="24"/>
              </w:rPr>
              <w:t>Expertul va verifica</w:t>
            </w:r>
            <w:r w:rsidR="00A70F75" w:rsidRPr="00702EE3">
              <w:rPr>
                <w:rFonts w:ascii="Calibri" w:hAnsi="Calibri" w:cs="Calibri"/>
                <w:noProof/>
                <w:sz w:val="22"/>
                <w:szCs w:val="24"/>
              </w:rPr>
              <w:t xml:space="preserve"> dacă solicitantul este formă asociativă constituită conform prevederilor legale în vigoare. </w:t>
            </w:r>
          </w:p>
          <w:p w14:paraId="503CB227" w14:textId="1C179B6B" w:rsidR="00A70F75" w:rsidRPr="00702EE3" w:rsidRDefault="00A70F75" w:rsidP="00A70F75">
            <w:pPr>
              <w:pStyle w:val="NoSpacing"/>
              <w:shd w:val="clear" w:color="auto" w:fill="FFFFFF"/>
              <w:tabs>
                <w:tab w:val="left" w:pos="709"/>
                <w:tab w:val="left" w:pos="1418"/>
                <w:tab w:val="left" w:pos="2127"/>
                <w:tab w:val="left" w:pos="4536"/>
              </w:tabs>
              <w:jc w:val="both"/>
              <w:rPr>
                <w:rFonts w:ascii="Calibri" w:hAnsi="Calibri" w:cs="Calibri"/>
                <w:noProof/>
                <w:sz w:val="22"/>
                <w:szCs w:val="24"/>
                <w:lang w:val="en-GB"/>
              </w:rPr>
            </w:pPr>
            <w:r w:rsidRPr="00702EE3">
              <w:rPr>
                <w:rFonts w:ascii="Calibri" w:hAnsi="Calibri" w:cs="Calibri"/>
                <w:noProof/>
                <w:sz w:val="22"/>
                <w:szCs w:val="24"/>
              </w:rPr>
              <w:t>Grupurile și organizaţiile de producători trebuie să fie recunoscute de către MADR conform prevederilor legale în vigoare.</w:t>
            </w:r>
          </w:p>
          <w:p w14:paraId="7DBC4F9C" w14:textId="77777777" w:rsidR="00BB29B2" w:rsidRPr="00702EE3" w:rsidRDefault="00BB29B2" w:rsidP="00130042">
            <w:pPr>
              <w:autoSpaceDE w:val="0"/>
              <w:autoSpaceDN w:val="0"/>
              <w:adjustRightInd w:val="0"/>
              <w:jc w:val="both"/>
              <w:rPr>
                <w:rFonts w:asciiTheme="minorHAnsi" w:hAnsiTheme="minorHAnsi" w:cs="Arial"/>
                <w:b/>
                <w:lang w:val="pt-BR"/>
              </w:rPr>
            </w:pPr>
          </w:p>
        </w:tc>
      </w:tr>
    </w:tbl>
    <w:p w14:paraId="11DB9BAA" w14:textId="736C13F7" w:rsidR="00BB29B2" w:rsidRPr="00702EE3" w:rsidRDefault="00BB29B2" w:rsidP="005D2721">
      <w:pPr>
        <w:widowControl w:val="0"/>
        <w:shd w:val="clear" w:color="auto" w:fill="FABF8F" w:themeFill="accent6" w:themeFillTint="99"/>
        <w:tabs>
          <w:tab w:val="left" w:pos="706"/>
        </w:tabs>
        <w:autoSpaceDE w:val="0"/>
        <w:autoSpaceDN w:val="0"/>
        <w:adjustRightInd w:val="0"/>
        <w:spacing w:line="254" w:lineRule="exact"/>
        <w:jc w:val="both"/>
        <w:rPr>
          <w:rFonts w:asciiTheme="minorHAnsi" w:hAnsiTheme="minorHAnsi" w:cs="Arial"/>
          <w:b/>
        </w:rPr>
      </w:pPr>
    </w:p>
    <w:tbl>
      <w:tblPr>
        <w:tblW w:w="900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0"/>
      </w:tblGrid>
      <w:tr w:rsidR="00CD55A2" w:rsidRPr="00702EE3" w14:paraId="45636FCB" w14:textId="77777777" w:rsidTr="00130042">
        <w:trPr>
          <w:trHeight w:val="417"/>
        </w:trPr>
        <w:tc>
          <w:tcPr>
            <w:tcW w:w="9000" w:type="dxa"/>
            <w:shd w:val="clear" w:color="auto" w:fill="FFE599"/>
            <w:vAlign w:val="center"/>
          </w:tcPr>
          <w:p w14:paraId="36677303" w14:textId="77777777" w:rsidR="00CD55A2" w:rsidRPr="00702EE3" w:rsidRDefault="00CD55A2" w:rsidP="005D2721">
            <w:pPr>
              <w:widowControl w:val="0"/>
              <w:shd w:val="clear" w:color="auto" w:fill="FABF8F" w:themeFill="accent6" w:themeFillTint="99"/>
              <w:tabs>
                <w:tab w:val="left" w:pos="706"/>
              </w:tabs>
              <w:autoSpaceDE w:val="0"/>
              <w:autoSpaceDN w:val="0"/>
              <w:adjustRightInd w:val="0"/>
              <w:spacing w:line="254" w:lineRule="exact"/>
              <w:jc w:val="both"/>
              <w:rPr>
                <w:rFonts w:asciiTheme="minorHAnsi" w:hAnsiTheme="minorHAnsi" w:cs="Arial"/>
                <w:b/>
                <w:sz w:val="22"/>
                <w:szCs w:val="22"/>
                <w:lang w:val="ro-RO"/>
              </w:rPr>
            </w:pPr>
          </w:p>
          <w:p w14:paraId="39B3FEA6" w14:textId="43887D69" w:rsidR="00CD55A2" w:rsidRPr="00702EE3" w:rsidRDefault="00CD55A2" w:rsidP="005D2721">
            <w:pPr>
              <w:widowControl w:val="0"/>
              <w:shd w:val="clear" w:color="auto" w:fill="FABF8F" w:themeFill="accent6" w:themeFillTint="99"/>
              <w:tabs>
                <w:tab w:val="left" w:pos="706"/>
              </w:tabs>
              <w:autoSpaceDE w:val="0"/>
              <w:autoSpaceDN w:val="0"/>
              <w:adjustRightInd w:val="0"/>
              <w:spacing w:line="254" w:lineRule="exact"/>
              <w:jc w:val="both"/>
              <w:rPr>
                <w:rFonts w:ascii="Calibri" w:hAnsi="Calibri" w:cs="Calibri"/>
                <w:b/>
              </w:rPr>
            </w:pPr>
            <w:r w:rsidRPr="00702EE3">
              <w:rPr>
                <w:rFonts w:asciiTheme="minorHAnsi" w:hAnsiTheme="minorHAnsi" w:cs="Arial"/>
                <w:b/>
                <w:lang w:val="ro-RO"/>
              </w:rPr>
              <w:t>P</w:t>
            </w:r>
            <w:r w:rsidR="006858CB" w:rsidRPr="00702EE3">
              <w:rPr>
                <w:rFonts w:asciiTheme="minorHAnsi" w:hAnsiTheme="minorHAnsi" w:cs="Arial"/>
                <w:b/>
                <w:lang w:val="ro-RO"/>
              </w:rPr>
              <w:t>2</w:t>
            </w:r>
            <w:r w:rsidRPr="00702EE3">
              <w:rPr>
                <w:rFonts w:asciiTheme="minorHAnsi" w:hAnsiTheme="minorHAnsi" w:cs="Arial"/>
                <w:b/>
                <w:sz w:val="22"/>
                <w:szCs w:val="22"/>
                <w:lang w:val="ro-RO"/>
              </w:rPr>
              <w:t xml:space="preserve">  </w:t>
            </w:r>
            <w:r w:rsidRPr="00702EE3">
              <w:rPr>
                <w:rFonts w:ascii="Calibri" w:hAnsi="Calibri" w:cs="Calibri"/>
                <w:b/>
                <w:bCs/>
              </w:rPr>
              <w:t>Maturitatea proiectului</w:t>
            </w:r>
            <w:r w:rsidRPr="00702EE3">
              <w:rPr>
                <w:rFonts w:ascii="Calibri" w:hAnsi="Calibri" w:cs="Calibri"/>
                <w:b/>
              </w:rPr>
              <w:t xml:space="preserve"> în sensul documentației aduse la depunere</w:t>
            </w:r>
            <w:r w:rsidRPr="00702EE3">
              <w:rPr>
                <w:rFonts w:ascii="Calibri" w:hAnsi="Calibri" w:cs="Calibri"/>
                <w:b/>
                <w:bCs/>
              </w:rPr>
              <w:t xml:space="preserve"> și a sustenabilității proiectului</w:t>
            </w:r>
            <w:r w:rsidRPr="00702EE3">
              <w:rPr>
                <w:rFonts w:ascii="Calibri" w:hAnsi="Calibri" w:cs="Calibri"/>
                <w:b/>
              </w:rPr>
              <w:t xml:space="preserve"> din perspectiva aspectelor de mediu și managementul riscului </w:t>
            </w:r>
          </w:p>
          <w:p w14:paraId="493D07DC" w14:textId="77777777" w:rsidR="00CD55A2" w:rsidRPr="00702EE3" w:rsidRDefault="00CD55A2" w:rsidP="005D2721">
            <w:pPr>
              <w:shd w:val="clear" w:color="auto" w:fill="FABF8F" w:themeFill="accent6" w:themeFillTint="99"/>
              <w:jc w:val="both"/>
              <w:rPr>
                <w:rFonts w:ascii="Calibri" w:hAnsi="Calibri" w:cs="Calibri"/>
                <w:b/>
              </w:rPr>
            </w:pPr>
          </w:p>
        </w:tc>
      </w:tr>
      <w:tr w:rsidR="00CD55A2" w:rsidRPr="00702EE3" w14:paraId="4BAC4462" w14:textId="77777777" w:rsidTr="00130042">
        <w:trPr>
          <w:trHeight w:val="417"/>
        </w:trPr>
        <w:tc>
          <w:tcPr>
            <w:tcW w:w="9000" w:type="dxa"/>
            <w:shd w:val="clear" w:color="auto" w:fill="FFE599"/>
            <w:vAlign w:val="center"/>
          </w:tcPr>
          <w:p w14:paraId="715C78F5" w14:textId="77777777" w:rsidR="00CD55A2" w:rsidRPr="00702EE3" w:rsidRDefault="00CD55A2" w:rsidP="005D2721">
            <w:pPr>
              <w:shd w:val="clear" w:color="auto" w:fill="FABF8F" w:themeFill="accent6" w:themeFillTint="99"/>
              <w:jc w:val="both"/>
              <w:rPr>
                <w:rFonts w:ascii="Calibri" w:hAnsi="Calibri" w:cs="Calibri"/>
                <w:b/>
              </w:rPr>
            </w:pPr>
            <w:r w:rsidRPr="00702EE3">
              <w:rPr>
                <w:rFonts w:ascii="Calibri" w:hAnsi="Calibri" w:cs="Calibri"/>
                <w:b/>
              </w:rPr>
              <w:t>2.1 A</w:t>
            </w:r>
            <w:r w:rsidRPr="00702EE3">
              <w:rPr>
                <w:rFonts w:ascii="Calibri" w:hAnsi="Calibri" w:cs="Calibri"/>
                <w:b/>
                <w:bCs/>
              </w:rPr>
              <w:t>gricultură de precizie și digitalizare</w:t>
            </w:r>
          </w:p>
          <w:p w14:paraId="29D70925" w14:textId="77777777" w:rsidR="00CD55A2" w:rsidRPr="00702EE3" w:rsidRDefault="00CD55A2" w:rsidP="005D2721">
            <w:pPr>
              <w:shd w:val="clear" w:color="auto" w:fill="FABF8F" w:themeFill="accent6" w:themeFillTint="99"/>
              <w:jc w:val="both"/>
              <w:rPr>
                <w:rFonts w:ascii="Calibri" w:hAnsi="Calibri" w:cs="Calibri"/>
                <w:bCs/>
              </w:rPr>
            </w:pPr>
            <w:r w:rsidRPr="00702EE3">
              <w:rPr>
                <w:rFonts w:ascii="Calibri" w:hAnsi="Calibri" w:cs="Calibri"/>
                <w:bCs/>
              </w:rPr>
              <w:t>a) combine și/sau încărcător specifice culturii de sfeclă</w:t>
            </w:r>
          </w:p>
          <w:p w14:paraId="3986868A" w14:textId="77777777" w:rsidR="00CD55A2" w:rsidRPr="00702EE3" w:rsidRDefault="00CD55A2" w:rsidP="005D2721">
            <w:pPr>
              <w:shd w:val="clear" w:color="auto" w:fill="FABF8F" w:themeFill="accent6" w:themeFillTint="99"/>
              <w:jc w:val="both"/>
              <w:rPr>
                <w:rFonts w:ascii="Calibri" w:hAnsi="Calibri" w:cs="Calibri"/>
                <w:bCs/>
              </w:rPr>
            </w:pPr>
          </w:p>
          <w:p w14:paraId="5407D612" w14:textId="78E43B83" w:rsidR="00CD55A2" w:rsidRPr="00702EE3" w:rsidRDefault="00CD55A2" w:rsidP="005D2721">
            <w:pPr>
              <w:widowControl w:val="0"/>
              <w:shd w:val="clear" w:color="auto" w:fill="FABF8F" w:themeFill="accent6" w:themeFillTint="99"/>
              <w:tabs>
                <w:tab w:val="left" w:pos="706"/>
              </w:tabs>
              <w:autoSpaceDE w:val="0"/>
              <w:autoSpaceDN w:val="0"/>
              <w:adjustRightInd w:val="0"/>
              <w:spacing w:line="254" w:lineRule="exact"/>
              <w:jc w:val="both"/>
              <w:rPr>
                <w:rFonts w:asciiTheme="minorHAnsi" w:hAnsiTheme="minorHAnsi" w:cs="Arial"/>
                <w:b/>
                <w:sz w:val="22"/>
                <w:szCs w:val="22"/>
                <w:lang w:val="ro-RO"/>
              </w:rPr>
            </w:pPr>
            <w:r w:rsidRPr="00702EE3">
              <w:rPr>
                <w:rFonts w:ascii="Calibri" w:hAnsi="Calibri" w:cs="Calibri"/>
                <w:bCs/>
              </w:rPr>
              <w:t>b) semănători pentru sfeclă</w:t>
            </w:r>
          </w:p>
        </w:tc>
      </w:tr>
    </w:tbl>
    <w:p w14:paraId="1446E6E4" w14:textId="3AC1B780" w:rsidR="00BB29B2" w:rsidRPr="00702EE3" w:rsidRDefault="00BB29B2" w:rsidP="00C60F83">
      <w:pPr>
        <w:widowControl w:val="0"/>
        <w:shd w:val="clear" w:color="auto" w:fill="FFFFFF"/>
        <w:tabs>
          <w:tab w:val="left" w:pos="706"/>
        </w:tabs>
        <w:autoSpaceDE w:val="0"/>
        <w:autoSpaceDN w:val="0"/>
        <w:adjustRightInd w:val="0"/>
        <w:spacing w:line="254" w:lineRule="exact"/>
        <w:jc w:val="both"/>
        <w:rPr>
          <w:rFonts w:asciiTheme="minorHAnsi" w:hAnsiTheme="minorHAnsi" w:cs="Arial"/>
          <w:b/>
        </w:rPr>
      </w:pPr>
    </w:p>
    <w:tbl>
      <w:tblPr>
        <w:tblW w:w="5075" w:type="pct"/>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329"/>
        <w:gridCol w:w="5582"/>
      </w:tblGrid>
      <w:tr w:rsidR="00CD55A2" w:rsidRPr="00702EE3" w14:paraId="7E14A0AC" w14:textId="77777777" w:rsidTr="00130042">
        <w:tc>
          <w:tcPr>
            <w:tcW w:w="1868" w:type="pct"/>
            <w:shd w:val="clear" w:color="auto" w:fill="C0C0C0"/>
          </w:tcPr>
          <w:p w14:paraId="5F783AB9" w14:textId="77777777" w:rsidR="00CD55A2" w:rsidRPr="00702EE3" w:rsidRDefault="00CD55A2" w:rsidP="0007251D">
            <w:pPr>
              <w:keepNext/>
              <w:spacing w:before="240" w:after="60"/>
              <w:outlineLvl w:val="0"/>
              <w:rPr>
                <w:rFonts w:asciiTheme="minorHAnsi" w:hAnsiTheme="minorHAnsi" w:cs="Arial"/>
                <w:b/>
                <w:bCs/>
                <w:kern w:val="32"/>
                <w:lang w:val="ro-RO"/>
              </w:rPr>
            </w:pPr>
            <w:r w:rsidRPr="00702EE3">
              <w:rPr>
                <w:rFonts w:asciiTheme="minorHAnsi" w:hAnsiTheme="minorHAnsi" w:cs="Arial"/>
                <w:b/>
                <w:bCs/>
                <w:kern w:val="32"/>
                <w:lang w:val="ro-RO"/>
              </w:rPr>
              <w:t>DOCUMENTE  PREZENTATE</w:t>
            </w:r>
          </w:p>
        </w:tc>
        <w:tc>
          <w:tcPr>
            <w:tcW w:w="3132" w:type="pct"/>
            <w:shd w:val="clear" w:color="auto" w:fill="C0C0C0"/>
          </w:tcPr>
          <w:p w14:paraId="2271AD5D" w14:textId="77777777" w:rsidR="00CD55A2" w:rsidRPr="00702EE3" w:rsidRDefault="00CD55A2" w:rsidP="0007251D">
            <w:pPr>
              <w:jc w:val="both"/>
              <w:rPr>
                <w:rFonts w:asciiTheme="minorHAnsi" w:hAnsiTheme="minorHAnsi" w:cs="Arial"/>
                <w:b/>
                <w:lang w:val="pt-BR"/>
              </w:rPr>
            </w:pPr>
            <w:r w:rsidRPr="00702EE3">
              <w:rPr>
                <w:rFonts w:asciiTheme="minorHAnsi" w:hAnsiTheme="minorHAnsi" w:cs="Arial"/>
                <w:b/>
                <w:lang w:val="pt-BR"/>
              </w:rPr>
              <w:t>PUNCTE DE VERIFICAT ÎN CADRUL DOCUMENTELOR  PREZENTATE</w:t>
            </w:r>
          </w:p>
        </w:tc>
      </w:tr>
      <w:tr w:rsidR="00CD55A2" w:rsidRPr="00702EE3" w14:paraId="5B31F024" w14:textId="77777777" w:rsidTr="00E661C2">
        <w:tc>
          <w:tcPr>
            <w:tcW w:w="1868" w:type="pct"/>
            <w:shd w:val="clear" w:color="auto" w:fill="FFFFFF" w:themeFill="background1"/>
          </w:tcPr>
          <w:p w14:paraId="353BF7CC" w14:textId="77777777" w:rsidR="0098552F" w:rsidRPr="00702EE3" w:rsidRDefault="0098552F" w:rsidP="0007251D">
            <w:pPr>
              <w:keepNext/>
              <w:spacing w:before="240" w:after="60"/>
              <w:outlineLvl w:val="0"/>
              <w:rPr>
                <w:rFonts w:asciiTheme="minorHAnsi" w:hAnsiTheme="minorHAnsi" w:cs="Arial"/>
                <w:b/>
                <w:bCs/>
                <w:kern w:val="32"/>
                <w:lang w:val="ro-RO"/>
              </w:rPr>
            </w:pPr>
            <w:r w:rsidRPr="00702EE3">
              <w:rPr>
                <w:rFonts w:asciiTheme="minorHAnsi" w:hAnsiTheme="minorHAnsi" w:cs="Arial"/>
                <w:b/>
                <w:bCs/>
                <w:kern w:val="32"/>
                <w:lang w:val="ro-RO"/>
              </w:rPr>
              <w:t>Cererea de finantare</w:t>
            </w:r>
          </w:p>
          <w:p w14:paraId="0ED4746F" w14:textId="2F92CDF2" w:rsidR="00CD55A2" w:rsidRPr="00702EE3" w:rsidRDefault="00411E1A" w:rsidP="0007251D">
            <w:pPr>
              <w:keepNext/>
              <w:spacing w:before="240" w:after="60"/>
              <w:outlineLvl w:val="0"/>
              <w:rPr>
                <w:rFonts w:asciiTheme="minorHAnsi" w:hAnsiTheme="minorHAnsi" w:cs="Arial"/>
                <w:b/>
                <w:bCs/>
                <w:kern w:val="32"/>
                <w:lang w:val="ro-RO"/>
              </w:rPr>
            </w:pPr>
            <w:r w:rsidRPr="00702EE3">
              <w:rPr>
                <w:rFonts w:asciiTheme="minorHAnsi" w:hAnsiTheme="minorHAnsi" w:cs="Arial"/>
                <w:b/>
                <w:bCs/>
                <w:kern w:val="32"/>
                <w:lang w:val="ro-RO"/>
              </w:rPr>
              <w:t>Doc.14(</w:t>
            </w:r>
            <w:r w:rsidR="0074204F" w:rsidRPr="00702EE3">
              <w:rPr>
                <w:rFonts w:asciiTheme="minorHAnsi" w:hAnsiTheme="minorHAnsi" w:cs="Arial"/>
                <w:b/>
                <w:bCs/>
                <w:kern w:val="32"/>
                <w:lang w:val="ro-RO"/>
              </w:rPr>
              <w:t>Oferte, alte documente</w:t>
            </w:r>
            <w:r w:rsidRPr="00702EE3">
              <w:rPr>
                <w:rFonts w:asciiTheme="minorHAnsi" w:hAnsiTheme="minorHAnsi" w:cs="Arial"/>
                <w:b/>
                <w:bCs/>
                <w:kern w:val="32"/>
                <w:lang w:val="ro-RO"/>
              </w:rPr>
              <w:t>)</w:t>
            </w:r>
          </w:p>
        </w:tc>
        <w:tc>
          <w:tcPr>
            <w:tcW w:w="3132" w:type="pct"/>
            <w:shd w:val="clear" w:color="auto" w:fill="FFFFFF" w:themeFill="background1"/>
          </w:tcPr>
          <w:p w14:paraId="5B0DC6A3" w14:textId="77777777" w:rsidR="0074204F" w:rsidRPr="00702EE3" w:rsidRDefault="0074204F" w:rsidP="0074204F">
            <w:pPr>
              <w:jc w:val="both"/>
              <w:rPr>
                <w:rFonts w:ascii="Calibri" w:hAnsi="Calibri" w:cs="Calibri"/>
                <w:iCs/>
                <w:shd w:val="clear" w:color="auto" w:fill="FFFFFF"/>
              </w:rPr>
            </w:pPr>
            <w:r w:rsidRPr="00702EE3">
              <w:rPr>
                <w:rFonts w:ascii="Calibri" w:hAnsi="Calibri" w:cs="Calibri"/>
                <w:iCs/>
                <w:shd w:val="clear" w:color="auto" w:fill="FFFFFF"/>
              </w:rPr>
              <w:t xml:space="preserve">Punctajul se acordă doar </w:t>
            </w:r>
            <w:r w:rsidRPr="00702EE3">
              <w:rPr>
                <w:rFonts w:ascii="Calibri" w:hAnsi="Calibri" w:cs="Calibri"/>
                <w:b/>
                <w:bCs/>
                <w:iCs/>
                <w:shd w:val="clear" w:color="auto" w:fill="FFFFFF"/>
              </w:rPr>
              <w:t>proiectelor care prevăd exclusiv tipologiile de utilaje menționate la a) și/sau b),</w:t>
            </w:r>
            <w:r w:rsidRPr="00702EE3">
              <w:rPr>
                <w:rFonts w:ascii="Calibri" w:hAnsi="Calibri" w:cs="Calibri"/>
                <w:iCs/>
                <w:shd w:val="clear" w:color="auto" w:fill="FFFFFF"/>
              </w:rPr>
              <w:t xml:space="preserve"> care presupun utilizarea  unor  tehnologii  noi si performante (ex. utilizarea Sistemului Global de Poziționare - GPS,  a  senzorilor,  cât  și a  unor instrumente de management al informației - GIS, de software  și  aplicații  digitale  etc.).</w:t>
            </w:r>
          </w:p>
          <w:p w14:paraId="3A8A495D" w14:textId="77777777" w:rsidR="0074204F" w:rsidRPr="00702EE3" w:rsidRDefault="0074204F" w:rsidP="0074204F">
            <w:pPr>
              <w:jc w:val="both"/>
              <w:rPr>
                <w:rFonts w:ascii="Calibri" w:hAnsi="Calibri" w:cs="Calibri"/>
                <w:iCs/>
              </w:rPr>
            </w:pPr>
            <w:r w:rsidRPr="00702EE3">
              <w:rPr>
                <w:rFonts w:ascii="Calibri" w:hAnsi="Calibri" w:cs="Calibri"/>
                <w:iCs/>
                <w:shd w:val="clear" w:color="auto" w:fill="FFFFFF"/>
              </w:rPr>
              <w:t>Confirmarea încadrării</w:t>
            </w:r>
            <w:r w:rsidRPr="00702EE3">
              <w:rPr>
                <w:rFonts w:ascii="Calibri" w:hAnsi="Calibri" w:cs="Calibri"/>
                <w:iCs/>
              </w:rPr>
              <w:t xml:space="preserve"> utilajului/utilajelor pe specificul agriculturii de precizie/digitalizare se va face pe baza specificațiilor tehnice /ofertelor sau altor documente provenite de la producător/furnizor/dealer autorizat.</w:t>
            </w:r>
          </w:p>
          <w:p w14:paraId="0783827F" w14:textId="662D3FB6" w:rsidR="00CD55A2" w:rsidRPr="00702EE3" w:rsidRDefault="0074204F" w:rsidP="0074204F">
            <w:pPr>
              <w:jc w:val="both"/>
              <w:rPr>
                <w:rFonts w:asciiTheme="minorHAnsi" w:hAnsiTheme="minorHAnsi" w:cs="Arial"/>
                <w:b/>
                <w:lang w:val="pt-BR"/>
              </w:rPr>
            </w:pPr>
            <w:r w:rsidRPr="00702EE3">
              <w:rPr>
                <w:rFonts w:ascii="Calibri" w:hAnsi="Calibri" w:cs="Calibri"/>
                <w:bCs/>
              </w:rPr>
              <w:t xml:space="preserve">Punctajul aferent punctelor a și </w:t>
            </w:r>
            <w:proofErr w:type="gramStart"/>
            <w:r w:rsidRPr="00702EE3">
              <w:rPr>
                <w:rFonts w:ascii="Calibri" w:hAnsi="Calibri" w:cs="Calibri"/>
                <w:bCs/>
              </w:rPr>
              <w:t>b  nu</w:t>
            </w:r>
            <w:proofErr w:type="gramEnd"/>
            <w:r w:rsidRPr="00702EE3">
              <w:rPr>
                <w:rFonts w:ascii="Calibri" w:hAnsi="Calibri" w:cs="Calibri"/>
                <w:bCs/>
              </w:rPr>
              <w:t xml:space="preserve"> se cumulează.</w:t>
            </w:r>
          </w:p>
        </w:tc>
      </w:tr>
    </w:tbl>
    <w:p w14:paraId="34A98A02" w14:textId="0774ED8D" w:rsidR="00BB29B2" w:rsidRPr="00702EE3" w:rsidRDefault="00BB29B2" w:rsidP="00C60F83">
      <w:pPr>
        <w:widowControl w:val="0"/>
        <w:shd w:val="clear" w:color="auto" w:fill="FFFFFF"/>
        <w:tabs>
          <w:tab w:val="left" w:pos="706"/>
        </w:tabs>
        <w:autoSpaceDE w:val="0"/>
        <w:autoSpaceDN w:val="0"/>
        <w:adjustRightInd w:val="0"/>
        <w:spacing w:line="254" w:lineRule="exact"/>
        <w:jc w:val="both"/>
        <w:rPr>
          <w:rFonts w:asciiTheme="minorHAnsi" w:hAnsiTheme="minorHAnsi" w:cs="Arial"/>
          <w:b/>
        </w:rPr>
      </w:pPr>
    </w:p>
    <w:p w14:paraId="2BC9EA54" w14:textId="11B97754" w:rsidR="00BB29B2" w:rsidRPr="00702EE3" w:rsidRDefault="00BB29B2" w:rsidP="00C60F83">
      <w:pPr>
        <w:widowControl w:val="0"/>
        <w:shd w:val="clear" w:color="auto" w:fill="FFFFFF"/>
        <w:tabs>
          <w:tab w:val="left" w:pos="706"/>
        </w:tabs>
        <w:autoSpaceDE w:val="0"/>
        <w:autoSpaceDN w:val="0"/>
        <w:adjustRightInd w:val="0"/>
        <w:spacing w:line="254" w:lineRule="exact"/>
        <w:jc w:val="both"/>
        <w:rPr>
          <w:rFonts w:asciiTheme="minorHAnsi" w:hAnsiTheme="minorHAnsi" w:cs="Arial"/>
          <w:b/>
        </w:rPr>
      </w:pPr>
    </w:p>
    <w:tbl>
      <w:tblPr>
        <w:tblW w:w="8910"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ABF8F" w:themeFill="accent6" w:themeFillTint="99"/>
        <w:tblLook w:val="04A0" w:firstRow="1" w:lastRow="0" w:firstColumn="1" w:lastColumn="0" w:noHBand="0" w:noVBand="1"/>
      </w:tblPr>
      <w:tblGrid>
        <w:gridCol w:w="8910"/>
      </w:tblGrid>
      <w:tr w:rsidR="00A61675" w:rsidRPr="00702EE3" w14:paraId="65AF49F3" w14:textId="77777777" w:rsidTr="005D2721">
        <w:trPr>
          <w:trHeight w:val="417"/>
        </w:trPr>
        <w:tc>
          <w:tcPr>
            <w:tcW w:w="8910" w:type="dxa"/>
            <w:shd w:val="clear" w:color="auto" w:fill="FABF8F" w:themeFill="accent6" w:themeFillTint="99"/>
            <w:vAlign w:val="center"/>
          </w:tcPr>
          <w:p w14:paraId="3981201F" w14:textId="3FFA3EBF" w:rsidR="00A61675" w:rsidRPr="00702EE3" w:rsidRDefault="00A61675" w:rsidP="0007251D">
            <w:pPr>
              <w:widowControl w:val="0"/>
              <w:shd w:val="clear" w:color="auto" w:fill="FFFFFF"/>
              <w:tabs>
                <w:tab w:val="left" w:pos="706"/>
              </w:tabs>
              <w:autoSpaceDE w:val="0"/>
              <w:autoSpaceDN w:val="0"/>
              <w:adjustRightInd w:val="0"/>
              <w:spacing w:line="254" w:lineRule="exact"/>
              <w:jc w:val="both"/>
              <w:rPr>
                <w:rFonts w:ascii="Calibri" w:hAnsi="Calibri" w:cs="Calibri"/>
                <w:b/>
                <w:lang w:eastAsia="ro-RO"/>
              </w:rPr>
            </w:pPr>
            <w:r w:rsidRPr="00702EE3">
              <w:rPr>
                <w:rFonts w:ascii="Calibri" w:hAnsi="Calibri" w:cs="Calibri"/>
                <w:b/>
                <w:lang w:eastAsia="ro-RO"/>
              </w:rPr>
              <w:t>P3 Maturitatea solicitantului în sensul vechimii în desfășurarea activității și vechimea întreprinderii</w:t>
            </w:r>
          </w:p>
          <w:p w14:paraId="29BA2878" w14:textId="77777777" w:rsidR="00A61675" w:rsidRPr="00702EE3" w:rsidRDefault="00A61675" w:rsidP="0007251D">
            <w:pPr>
              <w:jc w:val="both"/>
              <w:rPr>
                <w:rFonts w:ascii="Calibri" w:hAnsi="Calibri" w:cs="Calibri"/>
                <w:b/>
              </w:rPr>
            </w:pPr>
          </w:p>
        </w:tc>
      </w:tr>
      <w:tr w:rsidR="00A61675" w:rsidRPr="00702EE3" w14:paraId="13752FEE" w14:textId="77777777" w:rsidTr="005D2721">
        <w:trPr>
          <w:trHeight w:val="417"/>
        </w:trPr>
        <w:tc>
          <w:tcPr>
            <w:tcW w:w="8910" w:type="dxa"/>
            <w:shd w:val="clear" w:color="auto" w:fill="FABF8F" w:themeFill="accent6" w:themeFillTint="99"/>
            <w:vAlign w:val="center"/>
          </w:tcPr>
          <w:p w14:paraId="71E90517" w14:textId="63B5EBC1" w:rsidR="00A61675" w:rsidRPr="00702EE3" w:rsidRDefault="00A61675" w:rsidP="00130042">
            <w:pPr>
              <w:jc w:val="both"/>
              <w:rPr>
                <w:rFonts w:ascii="Calibri" w:hAnsi="Calibri" w:cs="Calibri"/>
                <w:b/>
                <w:bCs/>
              </w:rPr>
            </w:pPr>
            <w:r w:rsidRPr="00702EE3">
              <w:rPr>
                <w:rFonts w:ascii="Calibri" w:hAnsi="Calibri" w:cs="Calibri"/>
                <w:b/>
                <w:lang w:eastAsia="ro-RO"/>
              </w:rPr>
              <w:t xml:space="preserve">3.1 Proiecte depuse de solicitanții cu minim 2 ani din ultimii 5 ani cu cerere de plată APIA  pentru cultura de sfeclă de zahăr </w:t>
            </w:r>
          </w:p>
        </w:tc>
      </w:tr>
    </w:tbl>
    <w:p w14:paraId="11BC7895" w14:textId="77777777" w:rsidR="00A61675" w:rsidRPr="00702EE3" w:rsidRDefault="00A61675" w:rsidP="00A61675">
      <w:pPr>
        <w:widowControl w:val="0"/>
        <w:shd w:val="clear" w:color="auto" w:fill="FFFFFF"/>
        <w:tabs>
          <w:tab w:val="left" w:pos="706"/>
        </w:tabs>
        <w:autoSpaceDE w:val="0"/>
        <w:autoSpaceDN w:val="0"/>
        <w:adjustRightInd w:val="0"/>
        <w:spacing w:line="254" w:lineRule="exact"/>
        <w:jc w:val="both"/>
        <w:rPr>
          <w:rFonts w:asciiTheme="minorHAnsi" w:hAnsiTheme="minorHAnsi" w:cs="Arial"/>
          <w:b/>
        </w:rPr>
      </w:pPr>
    </w:p>
    <w:tbl>
      <w:tblPr>
        <w:tblW w:w="5075" w:type="pct"/>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329"/>
        <w:gridCol w:w="5582"/>
      </w:tblGrid>
      <w:tr w:rsidR="00A61675" w:rsidRPr="00702EE3" w14:paraId="0D4EE4F9" w14:textId="77777777" w:rsidTr="0007251D">
        <w:tc>
          <w:tcPr>
            <w:tcW w:w="1868" w:type="pct"/>
            <w:shd w:val="clear" w:color="auto" w:fill="C0C0C0"/>
          </w:tcPr>
          <w:p w14:paraId="066AABAC" w14:textId="77777777" w:rsidR="00A61675" w:rsidRPr="00702EE3" w:rsidRDefault="00A61675" w:rsidP="0007251D">
            <w:pPr>
              <w:keepNext/>
              <w:spacing w:before="240" w:after="60"/>
              <w:outlineLvl w:val="0"/>
              <w:rPr>
                <w:rFonts w:asciiTheme="minorHAnsi" w:hAnsiTheme="minorHAnsi" w:cs="Arial"/>
                <w:b/>
                <w:bCs/>
                <w:kern w:val="32"/>
                <w:lang w:val="ro-RO"/>
              </w:rPr>
            </w:pPr>
            <w:r w:rsidRPr="00702EE3">
              <w:rPr>
                <w:rFonts w:asciiTheme="minorHAnsi" w:hAnsiTheme="minorHAnsi" w:cs="Arial"/>
                <w:b/>
                <w:bCs/>
                <w:kern w:val="32"/>
                <w:lang w:val="ro-RO"/>
              </w:rPr>
              <w:t>DOCUMENTE  PREZENTATE</w:t>
            </w:r>
          </w:p>
        </w:tc>
        <w:tc>
          <w:tcPr>
            <w:tcW w:w="3132" w:type="pct"/>
            <w:shd w:val="clear" w:color="auto" w:fill="C0C0C0"/>
          </w:tcPr>
          <w:p w14:paraId="45489A29" w14:textId="77777777" w:rsidR="00A61675" w:rsidRPr="00702EE3" w:rsidRDefault="00A61675" w:rsidP="0007251D">
            <w:pPr>
              <w:jc w:val="both"/>
              <w:rPr>
                <w:rFonts w:asciiTheme="minorHAnsi" w:hAnsiTheme="minorHAnsi" w:cs="Arial"/>
                <w:b/>
                <w:lang w:val="pt-BR"/>
              </w:rPr>
            </w:pPr>
            <w:r w:rsidRPr="00702EE3">
              <w:rPr>
                <w:rFonts w:asciiTheme="minorHAnsi" w:hAnsiTheme="minorHAnsi" w:cs="Arial"/>
                <w:b/>
                <w:lang w:val="pt-BR"/>
              </w:rPr>
              <w:t>PUNCTE DE VERIFICAT ÎN CADRUL DOCUMENTELOR  PREZENTATE</w:t>
            </w:r>
          </w:p>
        </w:tc>
      </w:tr>
      <w:tr w:rsidR="00A61675" w:rsidRPr="00702EE3" w14:paraId="1B040FBB" w14:textId="77777777" w:rsidTr="00E661C2">
        <w:tc>
          <w:tcPr>
            <w:tcW w:w="1868" w:type="pct"/>
            <w:shd w:val="clear" w:color="auto" w:fill="FFFFFF" w:themeFill="background1"/>
          </w:tcPr>
          <w:p w14:paraId="44B821EA" w14:textId="1BAEAFC0" w:rsidR="00A61675" w:rsidRPr="00702EE3" w:rsidRDefault="000B4C74" w:rsidP="0007251D">
            <w:pPr>
              <w:keepNext/>
              <w:spacing w:before="240" w:after="60"/>
              <w:outlineLvl w:val="0"/>
              <w:rPr>
                <w:rFonts w:asciiTheme="minorHAnsi" w:hAnsiTheme="minorHAnsi" w:cs="Arial"/>
                <w:b/>
                <w:bCs/>
                <w:kern w:val="32"/>
                <w:lang w:val="ro-RO"/>
              </w:rPr>
            </w:pPr>
            <w:r w:rsidRPr="00702EE3">
              <w:rPr>
                <w:rFonts w:asciiTheme="minorHAnsi" w:hAnsiTheme="minorHAnsi" w:cs="Arial"/>
                <w:b/>
                <w:bCs/>
                <w:kern w:val="32"/>
                <w:lang w:val="ro-RO"/>
              </w:rPr>
              <w:t>Registru IACS</w:t>
            </w:r>
            <w:r w:rsidR="00646FAB" w:rsidRPr="00702EE3">
              <w:rPr>
                <w:rFonts w:asciiTheme="minorHAnsi" w:hAnsiTheme="minorHAnsi" w:cs="Arial"/>
                <w:b/>
                <w:bCs/>
                <w:kern w:val="32"/>
                <w:lang w:val="ro-RO"/>
              </w:rPr>
              <w:t xml:space="preserve"> </w:t>
            </w:r>
          </w:p>
        </w:tc>
        <w:tc>
          <w:tcPr>
            <w:tcW w:w="3132" w:type="pct"/>
            <w:shd w:val="clear" w:color="auto" w:fill="FFFFFF" w:themeFill="background1"/>
          </w:tcPr>
          <w:p w14:paraId="5F67AABA" w14:textId="3CB6648F" w:rsidR="00A61675" w:rsidRPr="00702EE3" w:rsidRDefault="00975F3E" w:rsidP="00A61675">
            <w:pPr>
              <w:autoSpaceDE w:val="0"/>
              <w:autoSpaceDN w:val="0"/>
              <w:adjustRightInd w:val="0"/>
              <w:rPr>
                <w:rFonts w:ascii="Calibri" w:hAnsi="Calibri" w:cs="Calibri"/>
                <w:lang w:eastAsia="ro-RO"/>
              </w:rPr>
            </w:pPr>
            <w:r w:rsidRPr="00702EE3">
              <w:rPr>
                <w:rFonts w:ascii="Calibri" w:hAnsi="Calibri" w:cs="Calibri"/>
                <w:lang w:eastAsia="ro-RO"/>
              </w:rPr>
              <w:t>Expertul va  puncta</w:t>
            </w:r>
            <w:r w:rsidR="00A61675" w:rsidRPr="00702EE3">
              <w:rPr>
                <w:rFonts w:ascii="Calibri" w:hAnsi="Calibri" w:cs="Calibri"/>
                <w:lang w:eastAsia="ro-RO"/>
              </w:rPr>
              <w:t xml:space="preserve"> </w:t>
            </w:r>
            <w:r w:rsidR="000B4C74" w:rsidRPr="00702EE3">
              <w:rPr>
                <w:rFonts w:ascii="Calibri" w:hAnsi="Calibri" w:cs="Calibri"/>
                <w:lang w:eastAsia="ro-RO"/>
              </w:rPr>
              <w:t xml:space="preserve">criteriul </w:t>
            </w:r>
            <w:r w:rsidR="00A61675" w:rsidRPr="00702EE3">
              <w:rPr>
                <w:rFonts w:ascii="Calibri" w:hAnsi="Calibri" w:cs="Calibri"/>
                <w:lang w:eastAsia="ro-RO"/>
              </w:rPr>
              <w:t xml:space="preserve">pe baza interogării in APIA  cu condiția ca solicitantul să aibă o vechime </w:t>
            </w:r>
            <w:r w:rsidR="00202138" w:rsidRPr="00702EE3">
              <w:rPr>
                <w:rFonts w:ascii="Calibri" w:hAnsi="Calibri" w:cs="Calibri"/>
                <w:lang w:eastAsia="ro-RO"/>
              </w:rPr>
              <w:t xml:space="preserve"> </w:t>
            </w:r>
            <w:r w:rsidR="00202138" w:rsidRPr="00702EE3">
              <w:rPr>
                <w:rFonts w:asciiTheme="minorHAnsi" w:hAnsiTheme="minorHAnsi" w:cstheme="minorHAnsi"/>
                <w:bCs/>
                <w:lang w:eastAsia="ro-RO"/>
              </w:rPr>
              <w:t>în cultura sfeclei de zahăr</w:t>
            </w:r>
            <w:r w:rsidR="00202138" w:rsidRPr="00702EE3">
              <w:rPr>
                <w:rFonts w:ascii="Trebuchet MS" w:hAnsi="Trebuchet MS" w:cs="Calibri"/>
                <w:bCs/>
                <w:lang w:eastAsia="ro-RO"/>
              </w:rPr>
              <w:t xml:space="preserve">, </w:t>
            </w:r>
            <w:r w:rsidR="00A61675" w:rsidRPr="00702EE3">
              <w:rPr>
                <w:rFonts w:ascii="Calibri" w:hAnsi="Calibri" w:cs="Calibri"/>
                <w:lang w:eastAsia="ro-RO"/>
              </w:rPr>
              <w:t xml:space="preserve">de minimum  2 ani din ultimii 5 ani , cu forma de organizare pentru care solicită sprijin. </w:t>
            </w:r>
          </w:p>
          <w:p w14:paraId="270D854D" w14:textId="77777777" w:rsidR="00A61675" w:rsidRPr="00702EE3" w:rsidRDefault="00A61675" w:rsidP="00A61675">
            <w:pPr>
              <w:autoSpaceDE w:val="0"/>
              <w:autoSpaceDN w:val="0"/>
              <w:adjustRightInd w:val="0"/>
              <w:rPr>
                <w:rFonts w:ascii="Calibri" w:hAnsi="Calibri" w:cs="Calibri"/>
                <w:lang w:eastAsia="ro-RO"/>
              </w:rPr>
            </w:pPr>
          </w:p>
          <w:p w14:paraId="66F9DF9A" w14:textId="21B2122E" w:rsidR="00A61675" w:rsidRPr="00702EE3" w:rsidRDefault="00A61675" w:rsidP="00A61675">
            <w:pPr>
              <w:jc w:val="both"/>
              <w:rPr>
                <w:rFonts w:asciiTheme="minorHAnsi" w:hAnsiTheme="minorHAnsi" w:cs="Arial"/>
                <w:b/>
                <w:lang w:val="pt-BR"/>
              </w:rPr>
            </w:pPr>
            <w:r w:rsidRPr="00702EE3">
              <w:rPr>
                <w:rFonts w:ascii="Calibri" w:hAnsi="Calibri" w:cs="Calibri"/>
                <w:lang w:eastAsia="ro-RO"/>
              </w:rPr>
              <w:t>Formele asociative vor primi punctaj dacă cel puțin un membru înd</w:t>
            </w:r>
            <w:r w:rsidR="00975F3E" w:rsidRPr="00702EE3">
              <w:rPr>
                <w:rFonts w:ascii="Calibri" w:hAnsi="Calibri" w:cs="Calibri"/>
                <w:lang w:eastAsia="ro-RO"/>
              </w:rPr>
              <w:t>e</w:t>
            </w:r>
            <w:r w:rsidRPr="00702EE3">
              <w:rPr>
                <w:rFonts w:ascii="Calibri" w:hAnsi="Calibri" w:cs="Calibri"/>
                <w:lang w:eastAsia="ro-RO"/>
              </w:rPr>
              <w:t>plinește condiția mai sus precizată.</w:t>
            </w:r>
          </w:p>
        </w:tc>
      </w:tr>
    </w:tbl>
    <w:p w14:paraId="13239328" w14:textId="77777777" w:rsidR="00A61675" w:rsidRPr="00702EE3" w:rsidRDefault="00A61675" w:rsidP="00C60F83">
      <w:pPr>
        <w:widowControl w:val="0"/>
        <w:shd w:val="clear" w:color="auto" w:fill="FFFFFF"/>
        <w:tabs>
          <w:tab w:val="left" w:pos="706"/>
        </w:tabs>
        <w:autoSpaceDE w:val="0"/>
        <w:autoSpaceDN w:val="0"/>
        <w:adjustRightInd w:val="0"/>
        <w:spacing w:line="254" w:lineRule="exact"/>
        <w:jc w:val="both"/>
        <w:rPr>
          <w:rFonts w:asciiTheme="minorHAnsi" w:hAnsiTheme="minorHAnsi" w:cs="Arial"/>
          <w:b/>
        </w:rPr>
      </w:pPr>
    </w:p>
    <w:tbl>
      <w:tblPr>
        <w:tblW w:w="8911"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ABF8F" w:themeFill="accent6" w:themeFillTint="99"/>
        <w:tblLook w:val="04A0" w:firstRow="1" w:lastRow="0" w:firstColumn="1" w:lastColumn="0" w:noHBand="0" w:noVBand="1"/>
      </w:tblPr>
      <w:tblGrid>
        <w:gridCol w:w="8911"/>
      </w:tblGrid>
      <w:tr w:rsidR="00A61675" w:rsidRPr="00702EE3" w14:paraId="1DF64EB6" w14:textId="77777777" w:rsidTr="005D2721">
        <w:trPr>
          <w:trHeight w:val="417"/>
        </w:trPr>
        <w:tc>
          <w:tcPr>
            <w:tcW w:w="8910" w:type="dxa"/>
            <w:shd w:val="clear" w:color="auto" w:fill="FABF8F" w:themeFill="accent6" w:themeFillTint="99"/>
            <w:vAlign w:val="center"/>
          </w:tcPr>
          <w:p w14:paraId="6D602EF5" w14:textId="6C29C6C5" w:rsidR="00A61675" w:rsidRPr="00702EE3" w:rsidRDefault="00A61675" w:rsidP="0007251D">
            <w:pPr>
              <w:jc w:val="both"/>
              <w:rPr>
                <w:rFonts w:ascii="Calibri" w:hAnsi="Calibri" w:cs="Calibri"/>
                <w:b/>
              </w:rPr>
            </w:pPr>
            <w:r w:rsidRPr="00702EE3">
              <w:rPr>
                <w:rFonts w:ascii="Calibri" w:hAnsi="Calibri" w:cs="Calibri"/>
                <w:b/>
              </w:rPr>
              <w:t xml:space="preserve">P4. Principiul nivelului de calificare în domeniul agricol al managerului exploatației agricole </w:t>
            </w:r>
          </w:p>
        </w:tc>
      </w:tr>
      <w:tr w:rsidR="00A61675" w:rsidRPr="00702EE3" w14:paraId="7C8912FC" w14:textId="77777777" w:rsidTr="005D2721">
        <w:trPr>
          <w:trHeight w:val="417"/>
        </w:trPr>
        <w:tc>
          <w:tcPr>
            <w:tcW w:w="8910" w:type="dxa"/>
            <w:shd w:val="clear" w:color="auto" w:fill="FABF8F" w:themeFill="accent6" w:themeFillTint="99"/>
            <w:vAlign w:val="center"/>
          </w:tcPr>
          <w:p w14:paraId="6BE7738A" w14:textId="13852F22" w:rsidR="00A61675" w:rsidRPr="00702EE3" w:rsidRDefault="00A61675" w:rsidP="00A61675">
            <w:pPr>
              <w:jc w:val="both"/>
              <w:rPr>
                <w:rFonts w:ascii="Calibri" w:hAnsi="Calibri" w:cs="Calibri"/>
                <w:b/>
              </w:rPr>
            </w:pPr>
            <w:r w:rsidRPr="00702EE3">
              <w:rPr>
                <w:rFonts w:ascii="Calibri" w:hAnsi="Calibri" w:cs="Calibri"/>
                <w:b/>
              </w:rPr>
              <w:t>Administratorul/managerul exploatației deține calificare în sectorul agroalimentar, astfel:</w:t>
            </w:r>
          </w:p>
          <w:p w14:paraId="7A313C33" w14:textId="40868D32" w:rsidR="00842221" w:rsidRPr="00702EE3" w:rsidRDefault="00842221" w:rsidP="00842221">
            <w:pPr>
              <w:jc w:val="both"/>
              <w:rPr>
                <w:rFonts w:ascii="Calibri" w:hAnsi="Calibri" w:cs="Calibri"/>
                <w:b/>
              </w:rPr>
            </w:pPr>
            <w:r w:rsidRPr="00702EE3">
              <w:rPr>
                <w:rFonts w:ascii="Calibri" w:hAnsi="Calibri" w:cs="Calibri"/>
                <w:b/>
              </w:rPr>
              <w:t>4.1 Studii superioare</w:t>
            </w:r>
          </w:p>
          <w:p w14:paraId="0C589CF5" w14:textId="77777777" w:rsidR="00842221" w:rsidRPr="00702EE3" w:rsidRDefault="00842221" w:rsidP="00842221">
            <w:pPr>
              <w:jc w:val="both"/>
              <w:rPr>
                <w:rFonts w:ascii="Calibri" w:hAnsi="Calibri" w:cs="Calibri"/>
                <w:b/>
              </w:rPr>
            </w:pPr>
            <w:r w:rsidRPr="00702EE3">
              <w:rPr>
                <w:rFonts w:ascii="Calibri" w:hAnsi="Calibri" w:cs="Calibri"/>
                <w:b/>
              </w:rPr>
              <w:t>4.2 Studii superioare an terminal sau studii superioare absolvite fără diplomă de licență</w:t>
            </w:r>
          </w:p>
          <w:p w14:paraId="22862AE3" w14:textId="77777777" w:rsidR="00842221" w:rsidRPr="00702EE3" w:rsidRDefault="00842221" w:rsidP="00842221">
            <w:pPr>
              <w:jc w:val="both"/>
              <w:rPr>
                <w:rFonts w:ascii="Calibri" w:hAnsi="Calibri" w:cs="Calibri"/>
                <w:b/>
              </w:rPr>
            </w:pPr>
            <w:r w:rsidRPr="00702EE3">
              <w:rPr>
                <w:rFonts w:ascii="Calibri" w:hAnsi="Calibri" w:cs="Calibri"/>
                <w:b/>
              </w:rPr>
              <w:t xml:space="preserve">4.3 Studii liceale, sau postliceale sau învățământ terțiar nonuniversitar sau școli profesionale </w:t>
            </w:r>
          </w:p>
          <w:p w14:paraId="04E37D73" w14:textId="77777777" w:rsidR="00842221" w:rsidRPr="00702EE3" w:rsidRDefault="00842221" w:rsidP="00842221">
            <w:pPr>
              <w:jc w:val="both"/>
              <w:rPr>
                <w:rFonts w:ascii="Calibri" w:hAnsi="Calibri" w:cs="Calibri"/>
                <w:b/>
              </w:rPr>
            </w:pPr>
          </w:p>
          <w:p w14:paraId="0D367091" w14:textId="7D16B9EB" w:rsidR="00A61675" w:rsidRPr="00702EE3" w:rsidRDefault="00A61675" w:rsidP="00842221">
            <w:pPr>
              <w:jc w:val="both"/>
              <w:rPr>
                <w:rFonts w:ascii="Calibri" w:hAnsi="Calibri" w:cs="Calibri"/>
                <w:b/>
                <w:bCs/>
              </w:rPr>
            </w:pPr>
          </w:p>
        </w:tc>
      </w:tr>
    </w:tbl>
    <w:tbl>
      <w:tblPr>
        <w:tblpPr w:leftFromText="180" w:rightFromText="180" w:vertAnchor="text" w:horzAnchor="margin" w:tblpY="267"/>
        <w:tblW w:w="89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505"/>
        <w:gridCol w:w="5406"/>
      </w:tblGrid>
      <w:tr w:rsidR="00C62C44" w:rsidRPr="00702EE3" w14:paraId="31BF0B8D" w14:textId="77777777" w:rsidTr="00130042">
        <w:tc>
          <w:tcPr>
            <w:tcW w:w="3505" w:type="dxa"/>
            <w:shd w:val="clear" w:color="auto" w:fill="C0C0C0"/>
          </w:tcPr>
          <w:p w14:paraId="33931FFA" w14:textId="77777777" w:rsidR="00C62C44" w:rsidRPr="00702EE3" w:rsidRDefault="00C62C44" w:rsidP="00C62C44">
            <w:pPr>
              <w:keepNext/>
              <w:spacing w:before="240" w:after="60"/>
              <w:outlineLvl w:val="0"/>
              <w:rPr>
                <w:rFonts w:asciiTheme="minorHAnsi" w:hAnsiTheme="minorHAnsi" w:cs="Arial"/>
                <w:b/>
                <w:bCs/>
                <w:kern w:val="32"/>
                <w:lang w:val="ro-RO"/>
              </w:rPr>
            </w:pPr>
            <w:r w:rsidRPr="00702EE3">
              <w:rPr>
                <w:rFonts w:asciiTheme="minorHAnsi" w:hAnsiTheme="minorHAnsi" w:cs="Arial"/>
                <w:b/>
                <w:bCs/>
                <w:kern w:val="32"/>
                <w:lang w:val="ro-RO"/>
              </w:rPr>
              <w:lastRenderedPageBreak/>
              <w:t>DOCUMENTE  PREZENTATE</w:t>
            </w:r>
          </w:p>
        </w:tc>
        <w:tc>
          <w:tcPr>
            <w:tcW w:w="5406" w:type="dxa"/>
            <w:shd w:val="clear" w:color="auto" w:fill="C0C0C0"/>
          </w:tcPr>
          <w:p w14:paraId="2E3E93F6" w14:textId="77777777" w:rsidR="00C62C44" w:rsidRPr="00702EE3" w:rsidRDefault="00C62C44" w:rsidP="00C62C44">
            <w:pPr>
              <w:jc w:val="both"/>
              <w:rPr>
                <w:rFonts w:asciiTheme="minorHAnsi" w:hAnsiTheme="minorHAnsi" w:cs="Arial"/>
                <w:b/>
                <w:lang w:val="pt-BR"/>
              </w:rPr>
            </w:pPr>
            <w:r w:rsidRPr="00702EE3">
              <w:rPr>
                <w:rFonts w:asciiTheme="minorHAnsi" w:hAnsiTheme="minorHAnsi" w:cs="Arial"/>
                <w:b/>
                <w:lang w:val="pt-BR"/>
              </w:rPr>
              <w:t>PUNCTE DE VERIFICAT ÎN CADRUL DOCUMENTELOR  PREZENTATE</w:t>
            </w:r>
          </w:p>
        </w:tc>
      </w:tr>
      <w:tr w:rsidR="00C62C44" w:rsidRPr="00702EE3" w14:paraId="415426F7" w14:textId="77777777" w:rsidTr="00E661C2">
        <w:tc>
          <w:tcPr>
            <w:tcW w:w="3505" w:type="dxa"/>
            <w:shd w:val="clear" w:color="auto" w:fill="FFFFFF" w:themeFill="background1"/>
          </w:tcPr>
          <w:p w14:paraId="092AE922" w14:textId="77777777" w:rsidR="00C62C44" w:rsidRPr="00702EE3" w:rsidRDefault="00C62C44" w:rsidP="00C62C44">
            <w:pPr>
              <w:keepNext/>
              <w:spacing w:before="240" w:after="60"/>
              <w:jc w:val="both"/>
              <w:outlineLvl w:val="0"/>
              <w:rPr>
                <w:rFonts w:asciiTheme="minorHAnsi" w:hAnsiTheme="minorHAnsi" w:cs="Arial"/>
                <w:b/>
                <w:bCs/>
                <w:kern w:val="32"/>
                <w:lang w:val="ro-RO"/>
              </w:rPr>
            </w:pPr>
            <w:r w:rsidRPr="00702EE3">
              <w:rPr>
                <w:rFonts w:asciiTheme="minorHAnsi" w:hAnsiTheme="minorHAnsi" w:cs="Arial"/>
                <w:b/>
                <w:bCs/>
                <w:kern w:val="32"/>
                <w:lang w:val="ro-RO"/>
              </w:rPr>
              <w:t>Doc. 9.1 DIPLOMĂ DE STUDII (superioare, liceale, postliceale – inclusiv terțiar nonuniversitare, școală profesională) în domeniul agricol, agro-alimentar, veterinar, economie agrară, mecanică agricolă, inginerie economica în agricultura și dezvoltare rurală.</w:t>
            </w:r>
          </w:p>
          <w:p w14:paraId="4E3E66B6" w14:textId="77777777" w:rsidR="00C62C44" w:rsidRPr="00702EE3" w:rsidRDefault="00C62C44" w:rsidP="00C62C44">
            <w:pPr>
              <w:keepNext/>
              <w:spacing w:before="240" w:after="60"/>
              <w:jc w:val="both"/>
              <w:outlineLvl w:val="0"/>
              <w:rPr>
                <w:rFonts w:asciiTheme="minorHAnsi" w:hAnsiTheme="minorHAnsi" w:cs="Arial"/>
                <w:b/>
                <w:bCs/>
                <w:kern w:val="32"/>
                <w:lang w:val="ro-RO"/>
              </w:rPr>
            </w:pPr>
          </w:p>
          <w:p w14:paraId="4AF73825" w14:textId="77777777" w:rsidR="00C62C44" w:rsidRPr="00702EE3" w:rsidRDefault="00C62C44" w:rsidP="00C62C44">
            <w:pPr>
              <w:keepNext/>
              <w:spacing w:before="240" w:after="60"/>
              <w:jc w:val="both"/>
              <w:outlineLvl w:val="0"/>
              <w:rPr>
                <w:rFonts w:asciiTheme="minorHAnsi" w:hAnsiTheme="minorHAnsi" w:cs="Arial"/>
                <w:b/>
                <w:bCs/>
                <w:kern w:val="32"/>
                <w:lang w:val="ro-RO"/>
              </w:rPr>
            </w:pPr>
            <w:r w:rsidRPr="00702EE3">
              <w:rPr>
                <w:rFonts w:asciiTheme="minorHAnsi" w:hAnsiTheme="minorHAnsi" w:cs="Arial"/>
                <w:b/>
                <w:bCs/>
                <w:kern w:val="32"/>
                <w:lang w:val="ro-RO"/>
              </w:rPr>
              <w:t>9.2 Adeverinţă de absolvire a anilor de studii superioare, însoţită de foaia matricolă;</w:t>
            </w:r>
          </w:p>
          <w:p w14:paraId="0931D017" w14:textId="77777777" w:rsidR="00C62C44" w:rsidRPr="00702EE3" w:rsidRDefault="00C62C44" w:rsidP="00C62C44">
            <w:pPr>
              <w:keepNext/>
              <w:spacing w:before="240" w:after="60"/>
              <w:jc w:val="both"/>
              <w:outlineLvl w:val="0"/>
              <w:rPr>
                <w:rFonts w:asciiTheme="minorHAnsi" w:hAnsiTheme="minorHAnsi" w:cs="Arial"/>
                <w:b/>
                <w:bCs/>
                <w:kern w:val="32"/>
                <w:lang w:val="ro-RO"/>
              </w:rPr>
            </w:pPr>
          </w:p>
          <w:p w14:paraId="066224F7" w14:textId="38BF9F7F" w:rsidR="00C62C44" w:rsidRPr="00702EE3" w:rsidRDefault="00C62C44" w:rsidP="00C62C44">
            <w:pPr>
              <w:keepNext/>
              <w:spacing w:before="240" w:after="60"/>
              <w:jc w:val="both"/>
              <w:outlineLvl w:val="0"/>
              <w:rPr>
                <w:rFonts w:asciiTheme="minorHAnsi" w:hAnsiTheme="minorHAnsi" w:cs="Arial"/>
                <w:b/>
                <w:bCs/>
                <w:kern w:val="32"/>
                <w:lang w:val="ro-RO"/>
              </w:rPr>
            </w:pPr>
            <w:r w:rsidRPr="00702EE3">
              <w:rPr>
                <w:rFonts w:asciiTheme="minorHAnsi" w:hAnsiTheme="minorHAnsi" w:cs="Arial"/>
                <w:b/>
                <w:bCs/>
                <w:kern w:val="32"/>
                <w:lang w:val="ro-RO"/>
              </w:rPr>
              <w:t>9.3 Diploma/certificat de calificare ce atestă formarea profesională/certificat de competențe emis de un centru de evaluare si certificare a competențelor profesionale obținute pe alte căi decât cele formale, care trebuie deasemenea să fie autorizat de Autoritatea Națională pentru Calificări, sau certificat de absolvire a cursului de calificare emis de ANCA care conferă un nivel minim de calificare în domeniu agricol, agro-alimentar, veterinar, economie agrară, mecanică agricolă. (în cazul intensității suplimentare pentru tânăr)</w:t>
            </w:r>
          </w:p>
          <w:p w14:paraId="31CAF819" w14:textId="77777777" w:rsidR="00C62C44" w:rsidRPr="00702EE3" w:rsidRDefault="00C62C44" w:rsidP="00C62C44">
            <w:pPr>
              <w:keepNext/>
              <w:spacing w:before="240" w:after="60"/>
              <w:jc w:val="both"/>
              <w:outlineLvl w:val="0"/>
              <w:rPr>
                <w:rFonts w:asciiTheme="minorHAnsi" w:hAnsiTheme="minorHAnsi" w:cs="Arial"/>
                <w:b/>
                <w:bCs/>
                <w:kern w:val="32"/>
                <w:lang w:val="ro-RO"/>
              </w:rPr>
            </w:pPr>
            <w:r w:rsidRPr="00702EE3">
              <w:rPr>
                <w:rFonts w:asciiTheme="minorHAnsi" w:hAnsiTheme="minorHAnsi" w:cs="Arial"/>
                <w:b/>
                <w:bCs/>
                <w:kern w:val="32"/>
                <w:lang w:val="ro-RO"/>
              </w:rPr>
              <w:t xml:space="preserve">9.4 EXTRAS DIN REGISTRUL GENERAL DE EVIDENȚĂ A SALARIAȚILOR care să ateste înregistrarea contractului individual de muncă a </w:t>
            </w:r>
            <w:r w:rsidRPr="00702EE3">
              <w:rPr>
                <w:rFonts w:asciiTheme="minorHAnsi" w:hAnsiTheme="minorHAnsi" w:cs="Arial"/>
                <w:b/>
                <w:bCs/>
                <w:kern w:val="32"/>
                <w:lang w:val="ro-RO"/>
              </w:rPr>
              <w:lastRenderedPageBreak/>
              <w:t>managerului exploatației cu normă întreagă.</w:t>
            </w:r>
          </w:p>
          <w:p w14:paraId="529CAA54" w14:textId="77777777" w:rsidR="00C62C44" w:rsidRPr="00702EE3" w:rsidRDefault="00C62C44" w:rsidP="00C62C44">
            <w:pPr>
              <w:keepNext/>
              <w:spacing w:before="240" w:after="60"/>
              <w:jc w:val="both"/>
              <w:outlineLvl w:val="0"/>
              <w:rPr>
                <w:rFonts w:asciiTheme="minorHAnsi" w:hAnsiTheme="minorHAnsi" w:cs="Arial"/>
                <w:b/>
                <w:bCs/>
                <w:kern w:val="32"/>
                <w:lang w:val="ro-RO"/>
              </w:rPr>
            </w:pPr>
            <w:r w:rsidRPr="00702EE3">
              <w:rPr>
                <w:rFonts w:asciiTheme="minorHAnsi" w:hAnsiTheme="minorHAnsi" w:cs="Arial"/>
                <w:b/>
                <w:bCs/>
                <w:kern w:val="32"/>
                <w:lang w:val="ro-RO"/>
              </w:rPr>
              <w:t>9.5 DECIZIA ADUNARII GENERALE A FORMEI ASOCIATIVE pentru desemnarea managerului exploatației</w:t>
            </w:r>
          </w:p>
        </w:tc>
        <w:tc>
          <w:tcPr>
            <w:tcW w:w="5406" w:type="dxa"/>
            <w:shd w:val="clear" w:color="auto" w:fill="FFFFFF" w:themeFill="background1"/>
          </w:tcPr>
          <w:p w14:paraId="5B83B831" w14:textId="7DC4ABC4" w:rsidR="005F6FF1" w:rsidRPr="00702EE3" w:rsidRDefault="00842221" w:rsidP="00C62C44">
            <w:pPr>
              <w:jc w:val="both"/>
              <w:rPr>
                <w:rFonts w:asciiTheme="minorHAnsi" w:hAnsiTheme="minorHAnsi" w:cstheme="minorHAnsi"/>
              </w:rPr>
            </w:pPr>
            <w:r w:rsidRPr="00702EE3">
              <w:rPr>
                <w:rFonts w:asciiTheme="minorHAnsi" w:hAnsiTheme="minorHAnsi" w:cstheme="minorHAnsi"/>
              </w:rPr>
              <w:lastRenderedPageBreak/>
              <w:t>Pentru a puncta 4.1, e</w:t>
            </w:r>
            <w:r w:rsidR="005F6FF1" w:rsidRPr="00702EE3">
              <w:rPr>
                <w:rFonts w:asciiTheme="minorHAnsi" w:hAnsiTheme="minorHAnsi" w:cstheme="minorHAnsi"/>
              </w:rPr>
              <w:t>xpertul va verifica daca:</w:t>
            </w:r>
          </w:p>
          <w:p w14:paraId="17F8C491" w14:textId="77777777" w:rsidR="00842221" w:rsidRPr="00702EE3" w:rsidRDefault="00842221" w:rsidP="00842221">
            <w:pPr>
              <w:jc w:val="both"/>
              <w:rPr>
                <w:rFonts w:ascii="Calibri" w:hAnsi="Calibri" w:cs="Calibri"/>
              </w:rPr>
            </w:pPr>
            <w:r w:rsidRPr="00702EE3">
              <w:rPr>
                <w:rFonts w:ascii="Calibri" w:hAnsi="Calibri" w:cs="Calibri"/>
              </w:rPr>
              <w:t>Administratorul/managerul exploatației care este absolventul unei forme de învățământ din sistemul național de educație, iar studiile sunt în domeniul agricol (horticultură, zootehnie, îmbunătățiri funciare, medicină veterinară, management agricol, biotehnologii etc.)/ agroalimentar/veterinar/economie agrară/mecanică agricolă/inginerie economică în agricultură și dezvoltare rurală va prezenta diploma/ documentul care să ateste absolvirea formei de învățământ corespunzătoare (diplomă licență, diplomă master, diplomă doctorat, diplomă post-doctorat etc.). Sunt admise și diplomele de studii care beneficiază de recunoaștere/echivalare de către autoritatea competentă a Ministerului Educației conform legislației naționale în vigoare;</w:t>
            </w:r>
          </w:p>
          <w:p w14:paraId="20A27F25" w14:textId="3F50D76E" w:rsidR="00842221" w:rsidRPr="00702EE3" w:rsidRDefault="00842221" w:rsidP="00842221">
            <w:pPr>
              <w:jc w:val="both"/>
              <w:rPr>
                <w:rFonts w:ascii="Calibri" w:hAnsi="Calibri" w:cs="Calibri"/>
              </w:rPr>
            </w:pPr>
            <w:r w:rsidRPr="00702EE3">
              <w:rPr>
                <w:rFonts w:ascii="Calibri" w:hAnsi="Calibri" w:cs="Calibri"/>
              </w:rPr>
              <w:t>Administratorul/managerul exploatației care este absolvent al unei forme de învățământ superior (conform celor precizate anterior) care a absolvit în ultimele 12 luni, dar nu poate prezenta diploma în original, va prezenta o adeverinţă de absolvire a studiilor respective, însoţită de foaia matricolă/situaţia şcolară.</w:t>
            </w:r>
          </w:p>
          <w:p w14:paraId="1B656A82" w14:textId="29F6F0C3" w:rsidR="00842221" w:rsidRPr="00702EE3" w:rsidRDefault="00842221" w:rsidP="00842221">
            <w:pPr>
              <w:jc w:val="both"/>
              <w:rPr>
                <w:rFonts w:ascii="Calibri" w:hAnsi="Calibri" w:cs="Calibri"/>
              </w:rPr>
            </w:pPr>
          </w:p>
          <w:p w14:paraId="017F3A5E" w14:textId="72D93B0C" w:rsidR="00842221" w:rsidRPr="00702EE3" w:rsidRDefault="00842221" w:rsidP="00842221">
            <w:pPr>
              <w:jc w:val="both"/>
              <w:rPr>
                <w:rFonts w:ascii="Calibri" w:hAnsi="Calibri" w:cs="Calibri"/>
              </w:rPr>
            </w:pPr>
            <w:r w:rsidRPr="00702EE3">
              <w:rPr>
                <w:rFonts w:ascii="Calibri" w:hAnsi="Calibri" w:cs="Calibri"/>
              </w:rPr>
              <w:t>În cazul crit</w:t>
            </w:r>
            <w:r w:rsidR="00A324F7" w:rsidRPr="00702EE3">
              <w:rPr>
                <w:rFonts w:ascii="Calibri" w:hAnsi="Calibri" w:cs="Calibri"/>
              </w:rPr>
              <w:t>e</w:t>
            </w:r>
            <w:r w:rsidRPr="00702EE3">
              <w:rPr>
                <w:rFonts w:ascii="Calibri" w:hAnsi="Calibri" w:cs="Calibri"/>
              </w:rPr>
              <w:t xml:space="preserve">riului 4.2, sunt punctați </w:t>
            </w:r>
            <w:proofErr w:type="gramStart"/>
            <w:r w:rsidRPr="00702EE3">
              <w:rPr>
                <w:rFonts w:ascii="Calibri" w:hAnsi="Calibri" w:cs="Calibri"/>
              </w:rPr>
              <w:t>atât  absolven</w:t>
            </w:r>
            <w:proofErr w:type="gramEnd"/>
            <w:r w:rsidRPr="00702EE3">
              <w:rPr>
                <w:rFonts w:ascii="Calibri" w:hAnsi="Calibri" w:cs="Calibri"/>
              </w:rPr>
              <w:t xml:space="preserve">ții de  studii superioare în domeniul agricol (horticultură, zootehnie, îmbunătățiri funciare, medicină veterinară, management agricol, biotehnologii etc.)/ agroalimentar/veterinar/economie agrară/mecanică agricolă/inginerie economică în agricultură și dezvoltare rurală care nu sunt încă licențiați </w:t>
            </w:r>
            <w:proofErr w:type="gramStart"/>
            <w:r w:rsidRPr="00702EE3">
              <w:rPr>
                <w:rFonts w:ascii="Calibri" w:hAnsi="Calibri" w:cs="Calibri"/>
              </w:rPr>
              <w:t>cât  ș</w:t>
            </w:r>
            <w:proofErr w:type="gramEnd"/>
            <w:r w:rsidRPr="00702EE3">
              <w:rPr>
                <w:rFonts w:ascii="Calibri" w:hAnsi="Calibri" w:cs="Calibri"/>
              </w:rPr>
              <w:t>i studenții din anul terminal care pot dovedi formarea prin intermediul foii matricole/situaţiei şcolare.</w:t>
            </w:r>
          </w:p>
          <w:p w14:paraId="324BA7A8" w14:textId="19C030CC" w:rsidR="00842221" w:rsidRPr="00702EE3" w:rsidRDefault="00842221" w:rsidP="00842221">
            <w:pPr>
              <w:jc w:val="both"/>
              <w:rPr>
                <w:rFonts w:ascii="Calibri" w:hAnsi="Calibri" w:cs="Calibri"/>
              </w:rPr>
            </w:pPr>
          </w:p>
          <w:p w14:paraId="7D1CAF70" w14:textId="6AF6DA2F" w:rsidR="00842221" w:rsidRPr="00702EE3" w:rsidRDefault="00842221" w:rsidP="00842221">
            <w:pPr>
              <w:jc w:val="both"/>
              <w:rPr>
                <w:rFonts w:ascii="Calibri" w:hAnsi="Calibri" w:cs="Calibri"/>
              </w:rPr>
            </w:pPr>
            <w:r w:rsidRPr="00702EE3">
              <w:rPr>
                <w:rFonts w:ascii="Calibri" w:hAnsi="Calibri" w:cs="Calibri"/>
              </w:rPr>
              <w:t>În cazul criteriului 4.3, expertul va puncta studiile liceale se dovedesc cu diplomă de bacalaureat, iar studiile postliceale, terțiare nouniversitare sau școlile profesionale cu diplomă de absolvire și după caz, din foaia matricolă din care rezultă că a studiat cel puțin o materie ce are legătură cu ramura agricolă.</w:t>
            </w:r>
          </w:p>
          <w:p w14:paraId="6DD4B063" w14:textId="77777777" w:rsidR="00A324F7" w:rsidRPr="00702EE3" w:rsidRDefault="00A324F7" w:rsidP="00A324F7">
            <w:pPr>
              <w:jc w:val="both"/>
              <w:rPr>
                <w:rFonts w:ascii="Calibri" w:hAnsi="Calibri" w:cs="Calibri"/>
              </w:rPr>
            </w:pPr>
          </w:p>
          <w:p w14:paraId="34DC90DA" w14:textId="72DEF11C" w:rsidR="00A324F7" w:rsidRPr="00702EE3" w:rsidRDefault="00A324F7" w:rsidP="00A324F7">
            <w:pPr>
              <w:jc w:val="both"/>
              <w:rPr>
                <w:rFonts w:ascii="Calibri" w:hAnsi="Calibri" w:cs="Calibri"/>
              </w:rPr>
            </w:pPr>
            <w:r w:rsidRPr="00702EE3">
              <w:rPr>
                <w:rFonts w:ascii="Calibri" w:hAnsi="Calibri" w:cs="Calibri"/>
              </w:rPr>
              <w:lastRenderedPageBreak/>
              <w:t>Pentru a primi punctaj în cadrul P 4, studiile trebuie să fie în acord cu ramura agricolă vizată în proiect.</w:t>
            </w:r>
          </w:p>
          <w:p w14:paraId="0CADC153" w14:textId="77777777" w:rsidR="00A324F7" w:rsidRPr="00702EE3" w:rsidRDefault="00A324F7" w:rsidP="00A324F7">
            <w:pPr>
              <w:jc w:val="both"/>
              <w:rPr>
                <w:rFonts w:ascii="Calibri" w:hAnsi="Calibri" w:cs="Calibri"/>
              </w:rPr>
            </w:pPr>
            <w:r w:rsidRPr="00702EE3">
              <w:rPr>
                <w:rFonts w:ascii="Calibri" w:hAnsi="Calibri" w:cs="Calibri"/>
              </w:rPr>
              <w:t>În cazul tânărului fermier, instalat ca șef de exploatație în termenul celor 5 ani, așa cum este prevăzut la capitolul 2.6 „Valoarea maximă a fondurilor nerambursabile (intensitatea sprijinului)”, care beneficiază de intensitatea sprijinului mărită, punctajul referitor la nivelul de calificare se acordă tânărului fermier în cauză, și nu angajatului cu funcție de conducere.</w:t>
            </w:r>
          </w:p>
          <w:p w14:paraId="00DE31FC" w14:textId="77777777" w:rsidR="00A324F7" w:rsidRPr="00702EE3" w:rsidRDefault="00A324F7" w:rsidP="00A324F7">
            <w:pPr>
              <w:jc w:val="both"/>
              <w:rPr>
                <w:rFonts w:ascii="Calibri" w:hAnsi="Calibri" w:cs="Calibri"/>
              </w:rPr>
            </w:pPr>
            <w:r w:rsidRPr="00702EE3">
              <w:rPr>
                <w:rFonts w:ascii="Calibri" w:hAnsi="Calibri" w:cs="Calibri"/>
              </w:rPr>
              <w:t>În cazul celorlalte categorii de solicitanți, punctajul aferent criteriului de selecție îndeplinit se poate acorda și angajatului care are calitatea de manager/ administrator al exploatației (respectiv acea persoana din conducere care are atribuții directe de conducerea, organizarea, planificarea și controlul activităților de producție, specifice activității propuse prin proiect).</w:t>
            </w:r>
          </w:p>
          <w:p w14:paraId="11428E27" w14:textId="67303B71" w:rsidR="00C62C44" w:rsidRPr="00702EE3" w:rsidRDefault="00A324F7" w:rsidP="00A324F7">
            <w:pPr>
              <w:jc w:val="both"/>
              <w:rPr>
                <w:rFonts w:asciiTheme="minorHAnsi" w:hAnsiTheme="minorHAnsi" w:cs="Arial"/>
                <w:b/>
                <w:lang w:val="pt-BR"/>
              </w:rPr>
            </w:pPr>
            <w:r w:rsidRPr="00702EE3">
              <w:rPr>
                <w:rFonts w:ascii="Calibri" w:hAnsi="Calibri" w:cs="Calibri"/>
              </w:rPr>
              <w:t xml:space="preserve">Administratorul/managerul care are calitatea </w:t>
            </w:r>
            <w:proofErr w:type="gramStart"/>
            <w:r w:rsidRPr="00702EE3">
              <w:rPr>
                <w:rFonts w:ascii="Calibri" w:hAnsi="Calibri" w:cs="Calibri"/>
              </w:rPr>
              <w:t>de  angajat</w:t>
            </w:r>
            <w:proofErr w:type="gramEnd"/>
            <w:r w:rsidRPr="00702EE3">
              <w:rPr>
                <w:rFonts w:ascii="Calibri" w:hAnsi="Calibri" w:cs="Calibri"/>
              </w:rPr>
              <w:t xml:space="preserve"> al solicitantului trebuie să fie angajat cu normă întreagă.</w:t>
            </w:r>
          </w:p>
        </w:tc>
      </w:tr>
    </w:tbl>
    <w:p w14:paraId="31AA431C" w14:textId="77777777" w:rsidR="00A61675" w:rsidRPr="00702EE3" w:rsidRDefault="00A61675" w:rsidP="00A61675">
      <w:pPr>
        <w:widowControl w:val="0"/>
        <w:shd w:val="clear" w:color="auto" w:fill="FFFFFF"/>
        <w:tabs>
          <w:tab w:val="left" w:pos="706"/>
        </w:tabs>
        <w:autoSpaceDE w:val="0"/>
        <w:autoSpaceDN w:val="0"/>
        <w:adjustRightInd w:val="0"/>
        <w:spacing w:line="254" w:lineRule="exact"/>
        <w:jc w:val="both"/>
        <w:rPr>
          <w:rFonts w:asciiTheme="minorHAnsi" w:hAnsiTheme="minorHAnsi" w:cs="Arial"/>
          <w:b/>
        </w:rPr>
      </w:pPr>
    </w:p>
    <w:p w14:paraId="35CA8547" w14:textId="6394B426" w:rsidR="00BB29B2" w:rsidRPr="00702EE3" w:rsidRDefault="00BB29B2" w:rsidP="00E13E56">
      <w:pPr>
        <w:jc w:val="both"/>
        <w:rPr>
          <w:rFonts w:asciiTheme="minorHAnsi" w:hAnsiTheme="minorHAnsi" w:cs="Arial"/>
          <w:b/>
          <w:sz w:val="22"/>
          <w:szCs w:val="22"/>
          <w:lang w:val="ro-RO"/>
        </w:rPr>
      </w:pPr>
    </w:p>
    <w:p w14:paraId="373B24A8" w14:textId="4F798F0F" w:rsidR="00C77BD1" w:rsidRPr="00702EE3" w:rsidRDefault="00C77BD1" w:rsidP="00C77BD1">
      <w:pPr>
        <w:tabs>
          <w:tab w:val="left" w:pos="5325"/>
        </w:tabs>
        <w:rPr>
          <w:rFonts w:ascii="Calibri" w:hAnsi="Calibri" w:cs="Calibri"/>
          <w:b/>
          <w:noProof/>
        </w:rPr>
      </w:pPr>
      <w:r w:rsidRPr="00702EE3">
        <w:rPr>
          <w:rFonts w:ascii="Calibri" w:hAnsi="Calibri" w:cs="Calibri"/>
          <w:b/>
          <w:noProof/>
        </w:rPr>
        <w:t>III. Forme asociative, altele decât cele din sectorul sfeclă de zahăr</w:t>
      </w:r>
    </w:p>
    <w:p w14:paraId="05721CA0" w14:textId="410A36FB" w:rsidR="00C77BD1" w:rsidRPr="00702EE3" w:rsidRDefault="00C77BD1" w:rsidP="00C77BD1">
      <w:pPr>
        <w:tabs>
          <w:tab w:val="left" w:pos="5325"/>
        </w:tabs>
        <w:rPr>
          <w:rFonts w:ascii="Calibri" w:hAnsi="Calibri" w:cs="Calibri"/>
          <w:b/>
          <w:noProof/>
        </w:rPr>
      </w:pPr>
    </w:p>
    <w:tbl>
      <w:tblPr>
        <w:tblW w:w="8910"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ABF8F" w:themeFill="accent6" w:themeFillTint="99"/>
        <w:tblLook w:val="04A0" w:firstRow="1" w:lastRow="0" w:firstColumn="1" w:lastColumn="0" w:noHBand="0" w:noVBand="1"/>
      </w:tblPr>
      <w:tblGrid>
        <w:gridCol w:w="8910"/>
      </w:tblGrid>
      <w:tr w:rsidR="00E22247" w:rsidRPr="00702EE3" w14:paraId="5F05E361" w14:textId="77777777" w:rsidTr="00E13E56">
        <w:trPr>
          <w:trHeight w:val="417"/>
        </w:trPr>
        <w:tc>
          <w:tcPr>
            <w:tcW w:w="8910" w:type="dxa"/>
            <w:shd w:val="clear" w:color="auto" w:fill="FABF8F" w:themeFill="accent6" w:themeFillTint="99"/>
            <w:vAlign w:val="center"/>
          </w:tcPr>
          <w:p w14:paraId="1237C331" w14:textId="77777777" w:rsidR="00E22247" w:rsidRPr="00702EE3" w:rsidRDefault="00E22247" w:rsidP="00E13E56">
            <w:pPr>
              <w:jc w:val="both"/>
              <w:rPr>
                <w:rFonts w:asciiTheme="minorHAnsi" w:hAnsiTheme="minorHAnsi" w:cs="Arial"/>
                <w:b/>
                <w:sz w:val="22"/>
                <w:szCs w:val="22"/>
                <w:lang w:val="ro-RO"/>
              </w:rPr>
            </w:pPr>
          </w:p>
          <w:p w14:paraId="0047D6BE" w14:textId="5DD7E0A7" w:rsidR="00E22247" w:rsidRPr="00702EE3" w:rsidRDefault="00E22247" w:rsidP="00E13E56">
            <w:pPr>
              <w:jc w:val="both"/>
              <w:rPr>
                <w:rFonts w:asciiTheme="minorHAnsi" w:hAnsiTheme="minorHAnsi" w:cs="Arial"/>
                <w:b/>
                <w:sz w:val="22"/>
                <w:szCs w:val="22"/>
                <w:lang w:val="ro-RO"/>
              </w:rPr>
            </w:pPr>
            <w:r w:rsidRPr="00702EE3">
              <w:rPr>
                <w:rFonts w:asciiTheme="minorHAnsi" w:hAnsiTheme="minorHAnsi" w:cs="Arial"/>
                <w:b/>
                <w:sz w:val="22"/>
                <w:szCs w:val="22"/>
                <w:lang w:val="ro-RO"/>
              </w:rPr>
              <w:t>P 4.1.1 – Achiziții simple de utilaje agricole la nivelul fermei (vegetal)</w:t>
            </w:r>
          </w:p>
        </w:tc>
      </w:tr>
      <w:tr w:rsidR="00E22247" w:rsidRPr="00702EE3" w14:paraId="64A77FE4" w14:textId="77777777" w:rsidTr="00E13E56">
        <w:trPr>
          <w:trHeight w:val="417"/>
        </w:trPr>
        <w:tc>
          <w:tcPr>
            <w:tcW w:w="8910" w:type="dxa"/>
            <w:shd w:val="clear" w:color="auto" w:fill="FABF8F" w:themeFill="accent6" w:themeFillTint="99"/>
            <w:vAlign w:val="center"/>
          </w:tcPr>
          <w:p w14:paraId="60D4F428" w14:textId="6CED7C7B" w:rsidR="00E22247" w:rsidRPr="00702EE3" w:rsidRDefault="00E22247" w:rsidP="00E22247">
            <w:pPr>
              <w:jc w:val="both"/>
              <w:rPr>
                <w:rFonts w:asciiTheme="minorHAnsi" w:hAnsiTheme="minorHAnsi" w:cs="Arial"/>
                <w:b/>
                <w:sz w:val="22"/>
                <w:szCs w:val="22"/>
                <w:lang w:val="ro-RO"/>
              </w:rPr>
            </w:pPr>
            <w:r w:rsidRPr="00702EE3">
              <w:rPr>
                <w:rFonts w:asciiTheme="minorHAnsi" w:hAnsiTheme="minorHAnsi" w:cs="Arial"/>
                <w:b/>
                <w:sz w:val="22"/>
                <w:szCs w:val="22"/>
                <w:lang w:val="ro-RO"/>
              </w:rPr>
              <w:t>P1. Principiul dimensiunii exploatației care vizează exploatațiile de familie si de dimensiuni medii</w:t>
            </w:r>
          </w:p>
        </w:tc>
      </w:tr>
      <w:tr w:rsidR="00E22247" w:rsidRPr="00702EE3" w14:paraId="0F75D6AC" w14:textId="77777777" w:rsidTr="00E13E56">
        <w:trPr>
          <w:trHeight w:val="417"/>
        </w:trPr>
        <w:tc>
          <w:tcPr>
            <w:tcW w:w="8910" w:type="dxa"/>
            <w:shd w:val="clear" w:color="auto" w:fill="FABF8F" w:themeFill="accent6" w:themeFillTint="99"/>
            <w:vAlign w:val="center"/>
          </w:tcPr>
          <w:p w14:paraId="27C5D880" w14:textId="77777777" w:rsidR="00E22247" w:rsidRPr="00702EE3" w:rsidRDefault="00E22247" w:rsidP="0007251D">
            <w:pPr>
              <w:jc w:val="both"/>
              <w:rPr>
                <w:rFonts w:asciiTheme="minorHAnsi" w:hAnsiTheme="minorHAnsi" w:cs="Arial"/>
                <w:b/>
                <w:sz w:val="22"/>
                <w:szCs w:val="22"/>
                <w:lang w:val="ro-RO"/>
              </w:rPr>
            </w:pPr>
            <w:r w:rsidRPr="00702EE3">
              <w:rPr>
                <w:rFonts w:asciiTheme="minorHAnsi" w:hAnsiTheme="minorHAnsi" w:cs="Arial"/>
                <w:b/>
                <w:sz w:val="22"/>
                <w:szCs w:val="22"/>
                <w:lang w:val="ro-RO"/>
              </w:rPr>
              <w:t>1.1. Fermă de familie ( ≥8.000-100.000 euro SO)</w:t>
            </w:r>
          </w:p>
          <w:p w14:paraId="03D7F8F1" w14:textId="70745972" w:rsidR="00E22247" w:rsidRPr="00702EE3" w:rsidRDefault="00E22247" w:rsidP="0007251D">
            <w:pPr>
              <w:jc w:val="both"/>
              <w:rPr>
                <w:rFonts w:asciiTheme="minorHAnsi" w:hAnsiTheme="minorHAnsi" w:cs="Arial"/>
                <w:b/>
                <w:sz w:val="22"/>
                <w:szCs w:val="22"/>
                <w:lang w:val="ro-RO"/>
              </w:rPr>
            </w:pPr>
            <w:r w:rsidRPr="00702EE3">
              <w:rPr>
                <w:rFonts w:asciiTheme="minorHAnsi" w:hAnsiTheme="minorHAnsi" w:cs="Arial"/>
                <w:b/>
                <w:sz w:val="22"/>
                <w:szCs w:val="22"/>
                <w:lang w:val="ro-RO"/>
              </w:rPr>
              <w:t>1.2.  </w:t>
            </w:r>
            <w:r w:rsidR="007973B7" w:rsidRPr="00702EE3">
              <w:rPr>
                <w:rFonts w:asciiTheme="minorHAnsi" w:hAnsiTheme="minorHAnsi" w:cs="Arial"/>
                <w:b/>
                <w:sz w:val="22"/>
                <w:szCs w:val="22"/>
                <w:lang w:val="ro-RO"/>
              </w:rPr>
              <w:t>F</w:t>
            </w:r>
            <w:r w:rsidR="005F6FF1" w:rsidRPr="00702EE3">
              <w:rPr>
                <w:rFonts w:asciiTheme="minorHAnsi" w:hAnsiTheme="minorHAnsi" w:cs="Arial"/>
                <w:b/>
                <w:sz w:val="22"/>
                <w:szCs w:val="22"/>
                <w:lang w:val="ro-RO"/>
              </w:rPr>
              <w:t>ermă de dime</w:t>
            </w:r>
            <w:r w:rsidR="007973B7" w:rsidRPr="00702EE3">
              <w:rPr>
                <w:rFonts w:asciiTheme="minorHAnsi" w:hAnsiTheme="minorHAnsi" w:cs="Arial"/>
                <w:b/>
                <w:sz w:val="22"/>
                <w:szCs w:val="22"/>
                <w:lang w:val="ro-RO"/>
              </w:rPr>
              <w:t xml:space="preserve">nsiune medie </w:t>
            </w:r>
            <w:r w:rsidRPr="00702EE3">
              <w:rPr>
                <w:rFonts w:asciiTheme="minorHAnsi" w:hAnsiTheme="minorHAnsi" w:cs="Arial"/>
                <w:b/>
                <w:sz w:val="22"/>
                <w:szCs w:val="22"/>
                <w:lang w:val="ro-RO"/>
              </w:rPr>
              <w:t>≥12 000 – ≤250.000 euro SO</w:t>
            </w:r>
          </w:p>
        </w:tc>
      </w:tr>
    </w:tbl>
    <w:p w14:paraId="08E2341C" w14:textId="77777777" w:rsidR="00E22247" w:rsidRPr="00702EE3" w:rsidRDefault="00E22247" w:rsidP="00E22247">
      <w:pPr>
        <w:widowControl w:val="0"/>
        <w:shd w:val="clear" w:color="auto" w:fill="FFFFFF"/>
        <w:tabs>
          <w:tab w:val="left" w:pos="706"/>
        </w:tabs>
        <w:autoSpaceDE w:val="0"/>
        <w:autoSpaceDN w:val="0"/>
        <w:adjustRightInd w:val="0"/>
        <w:spacing w:line="254" w:lineRule="exact"/>
        <w:jc w:val="both"/>
        <w:rPr>
          <w:rFonts w:asciiTheme="minorHAnsi" w:hAnsiTheme="minorHAnsi" w:cs="Arial"/>
          <w:b/>
        </w:rPr>
      </w:pPr>
    </w:p>
    <w:tbl>
      <w:tblPr>
        <w:tblW w:w="5075" w:type="pct"/>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329"/>
        <w:gridCol w:w="5582"/>
      </w:tblGrid>
      <w:tr w:rsidR="00E22247" w:rsidRPr="00702EE3" w14:paraId="0B029B9A" w14:textId="77777777" w:rsidTr="0007251D">
        <w:tc>
          <w:tcPr>
            <w:tcW w:w="1868" w:type="pct"/>
            <w:shd w:val="clear" w:color="auto" w:fill="C0C0C0"/>
          </w:tcPr>
          <w:p w14:paraId="68F5C753" w14:textId="77777777" w:rsidR="00E22247" w:rsidRPr="00702EE3" w:rsidRDefault="00E22247" w:rsidP="0007251D">
            <w:pPr>
              <w:keepNext/>
              <w:spacing w:before="240" w:after="60"/>
              <w:outlineLvl w:val="0"/>
              <w:rPr>
                <w:rFonts w:asciiTheme="minorHAnsi" w:hAnsiTheme="minorHAnsi" w:cs="Arial"/>
                <w:b/>
                <w:bCs/>
                <w:kern w:val="32"/>
                <w:lang w:val="ro-RO"/>
              </w:rPr>
            </w:pPr>
            <w:r w:rsidRPr="00702EE3">
              <w:rPr>
                <w:rFonts w:asciiTheme="minorHAnsi" w:hAnsiTheme="minorHAnsi" w:cs="Arial"/>
                <w:b/>
                <w:bCs/>
                <w:kern w:val="32"/>
                <w:lang w:val="ro-RO"/>
              </w:rPr>
              <w:lastRenderedPageBreak/>
              <w:t>DOCUMENTE  PREZENTATE</w:t>
            </w:r>
          </w:p>
        </w:tc>
        <w:tc>
          <w:tcPr>
            <w:tcW w:w="3132" w:type="pct"/>
            <w:shd w:val="clear" w:color="auto" w:fill="C0C0C0"/>
          </w:tcPr>
          <w:p w14:paraId="37EC9AFD" w14:textId="77777777" w:rsidR="00E22247" w:rsidRPr="00702EE3" w:rsidRDefault="00E22247" w:rsidP="0007251D">
            <w:pPr>
              <w:jc w:val="both"/>
              <w:rPr>
                <w:rFonts w:asciiTheme="minorHAnsi" w:hAnsiTheme="minorHAnsi" w:cs="Arial"/>
                <w:b/>
                <w:lang w:val="pt-BR"/>
              </w:rPr>
            </w:pPr>
            <w:r w:rsidRPr="00702EE3">
              <w:rPr>
                <w:rFonts w:asciiTheme="minorHAnsi" w:hAnsiTheme="minorHAnsi" w:cs="Arial"/>
                <w:b/>
                <w:lang w:val="pt-BR"/>
              </w:rPr>
              <w:t>PUNCTE DE VERIFICAT ÎN CADRUL DOCUMENTELOR  PREZENTATE</w:t>
            </w:r>
          </w:p>
        </w:tc>
      </w:tr>
      <w:tr w:rsidR="009218FC" w:rsidRPr="00702EE3" w14:paraId="40EAE6C5" w14:textId="77777777" w:rsidTr="00E661C2">
        <w:tc>
          <w:tcPr>
            <w:tcW w:w="1868" w:type="pct"/>
            <w:shd w:val="clear" w:color="auto" w:fill="FFFFFF" w:themeFill="background1"/>
          </w:tcPr>
          <w:p w14:paraId="29EE1B03" w14:textId="77777777" w:rsidR="007973B7" w:rsidRPr="00702EE3" w:rsidRDefault="007973B7" w:rsidP="00D84CBD">
            <w:pPr>
              <w:keepNext/>
              <w:spacing w:before="240" w:after="60"/>
              <w:outlineLvl w:val="0"/>
              <w:rPr>
                <w:rFonts w:asciiTheme="minorHAnsi" w:hAnsiTheme="minorHAnsi" w:cs="Arial"/>
                <w:b/>
                <w:bCs/>
                <w:kern w:val="32"/>
              </w:rPr>
            </w:pPr>
            <w:r w:rsidRPr="00702EE3">
              <w:rPr>
                <w:rFonts w:asciiTheme="minorHAnsi" w:hAnsiTheme="minorHAnsi" w:cs="Arial"/>
                <w:b/>
                <w:bCs/>
                <w:kern w:val="32"/>
              </w:rPr>
              <w:t>Doc. CF</w:t>
            </w:r>
          </w:p>
          <w:p w14:paraId="2751A016" w14:textId="4CCB2F9B" w:rsidR="00D84CBD" w:rsidRPr="00702EE3" w:rsidRDefault="00D84CBD" w:rsidP="00D84CBD">
            <w:pPr>
              <w:keepNext/>
              <w:spacing w:before="240" w:after="60"/>
              <w:outlineLvl w:val="0"/>
              <w:rPr>
                <w:rFonts w:asciiTheme="minorHAnsi" w:hAnsiTheme="minorHAnsi" w:cs="Arial"/>
                <w:b/>
                <w:bCs/>
                <w:kern w:val="32"/>
              </w:rPr>
            </w:pPr>
            <w:r w:rsidRPr="00702EE3">
              <w:rPr>
                <w:rFonts w:asciiTheme="minorHAnsi" w:hAnsiTheme="minorHAnsi" w:cs="Arial"/>
                <w:b/>
                <w:bCs/>
                <w:kern w:val="32"/>
              </w:rPr>
              <w:t xml:space="preserve">doc.3. </w:t>
            </w:r>
          </w:p>
          <w:p w14:paraId="01772564" w14:textId="77777777" w:rsidR="00D84CBD" w:rsidRPr="00702EE3" w:rsidRDefault="00D84CBD" w:rsidP="00D84CBD">
            <w:pPr>
              <w:keepNext/>
              <w:spacing w:before="240" w:after="60"/>
              <w:outlineLvl w:val="0"/>
              <w:rPr>
                <w:rFonts w:asciiTheme="minorHAnsi" w:hAnsiTheme="minorHAnsi" w:cs="Arial"/>
                <w:b/>
                <w:bCs/>
                <w:kern w:val="32"/>
                <w:lang w:val="ro-RO"/>
              </w:rPr>
            </w:pPr>
            <w:proofErr w:type="gramStart"/>
            <w:r w:rsidRPr="00702EE3">
              <w:rPr>
                <w:rFonts w:asciiTheme="minorHAnsi" w:hAnsiTheme="minorHAnsi" w:cs="Arial"/>
                <w:b/>
                <w:bCs/>
                <w:kern w:val="32"/>
              </w:rPr>
              <w:t>a</w:t>
            </w:r>
            <w:proofErr w:type="gramEnd"/>
            <w:r w:rsidRPr="00702EE3">
              <w:rPr>
                <w:rFonts w:asciiTheme="minorHAnsi" w:hAnsiTheme="minorHAnsi" w:cs="Arial"/>
                <w:b/>
                <w:bCs/>
                <w:kern w:val="32"/>
              </w:rPr>
              <w:t xml:space="preserve"> În cazul Societăţilor agricole se ataşează tabelul centralizator emis de catre Societatea agricolă care va cuprinde suprafeţele aduse în folosinţa societăţii, numele membrilor fermieri care le deţin în proprietate şi perioada pe care terenul  a fost adus in folosinta societătii, care trebuie sa fie de minim 10 ani</w:t>
            </w:r>
            <w:r w:rsidRPr="00702EE3">
              <w:rPr>
                <w:rFonts w:asciiTheme="minorHAnsi" w:hAnsiTheme="minorHAnsi" w:cs="Arial"/>
                <w:b/>
                <w:bCs/>
                <w:kern w:val="32"/>
                <w:lang w:val="ro-RO"/>
              </w:rPr>
              <w:t>.</w:t>
            </w:r>
          </w:p>
          <w:p w14:paraId="52E2260C" w14:textId="77777777" w:rsidR="00D84CBD" w:rsidRPr="00702EE3" w:rsidRDefault="00D84CBD" w:rsidP="00130042">
            <w:pPr>
              <w:keepNext/>
              <w:spacing w:before="240" w:after="60"/>
              <w:jc w:val="both"/>
              <w:outlineLvl w:val="0"/>
              <w:rPr>
                <w:rFonts w:asciiTheme="minorHAnsi" w:hAnsiTheme="minorHAnsi" w:cs="Arial"/>
                <w:b/>
                <w:bCs/>
                <w:kern w:val="32"/>
                <w:lang w:val="ro-RO"/>
              </w:rPr>
            </w:pPr>
            <w:r w:rsidRPr="00702EE3">
              <w:rPr>
                <w:rFonts w:asciiTheme="minorHAnsi" w:hAnsiTheme="minorHAnsi" w:cs="Arial"/>
                <w:b/>
                <w:bCs/>
                <w:kern w:val="32"/>
              </w:rPr>
              <w:t>c) Document pentru efectivul de animale deţinut în proprietate:</w:t>
            </w:r>
          </w:p>
          <w:p w14:paraId="48DA8775" w14:textId="77777777" w:rsidR="00D84CBD" w:rsidRPr="00702EE3" w:rsidRDefault="00D84CBD" w:rsidP="00D84CBD">
            <w:pPr>
              <w:keepNext/>
              <w:spacing w:before="240" w:after="60"/>
              <w:outlineLvl w:val="0"/>
              <w:rPr>
                <w:rFonts w:asciiTheme="minorHAnsi" w:hAnsiTheme="minorHAnsi" w:cs="Arial"/>
                <w:b/>
                <w:bCs/>
                <w:kern w:val="32"/>
              </w:rPr>
            </w:pPr>
            <w:r w:rsidRPr="00702EE3">
              <w:rPr>
                <w:rFonts w:asciiTheme="minorHAnsi" w:hAnsiTheme="minorHAnsi" w:cs="Arial"/>
                <w:b/>
                <w:bCs/>
                <w:kern w:val="32"/>
              </w:rPr>
              <w:t xml:space="preserve">Extras din Registrul Exploatatiei emis de ANSVSA/DSVSA cu cel mult 30 de zile înainte de data depunerii CF, din care să rezulte efectivul de animale deţinut, însoţit de formular de mişcare ANSVSA/DSVSA (Anexa 4 din Normele sanitare veterinare ale Ordinului ANSVSA nr. 40/2010); </w:t>
            </w:r>
          </w:p>
          <w:p w14:paraId="09BAEEFF" w14:textId="77777777" w:rsidR="003E504F" w:rsidRPr="00702EE3" w:rsidRDefault="00D84CBD" w:rsidP="003E504F">
            <w:pPr>
              <w:keepNext/>
              <w:spacing w:before="240" w:after="60"/>
              <w:jc w:val="both"/>
              <w:outlineLvl w:val="0"/>
              <w:rPr>
                <w:rFonts w:asciiTheme="minorHAnsi" w:hAnsiTheme="minorHAnsi" w:cs="Arial"/>
                <w:b/>
                <w:bCs/>
                <w:kern w:val="32"/>
              </w:rPr>
            </w:pPr>
            <w:r w:rsidRPr="00702EE3">
              <w:rPr>
                <w:rFonts w:asciiTheme="minorHAnsi" w:hAnsiTheme="minorHAnsi" w:cs="Arial"/>
                <w:b/>
                <w:bCs/>
                <w:kern w:val="32"/>
              </w:rPr>
              <w:t>Pentru exploataţiile agricole care deţin păsari si albine - Adeverinţă eliberată de medicul veterinar de circumscripţie, emisă cu cel mult 30 de zile înainte de data depunerii CF, din care rezulta numarul  păsarilor şi al familiilor de albine şi data inscrierii solicitantului in Registrul Exploatatiei</w:t>
            </w:r>
          </w:p>
          <w:p w14:paraId="1C940E21" w14:textId="5AB9172D" w:rsidR="009218FC" w:rsidRPr="00702EE3" w:rsidRDefault="00D84CBD" w:rsidP="003E504F">
            <w:pPr>
              <w:keepNext/>
              <w:spacing w:before="240" w:after="60"/>
              <w:jc w:val="both"/>
              <w:outlineLvl w:val="0"/>
              <w:rPr>
                <w:rFonts w:asciiTheme="minorHAnsi" w:hAnsiTheme="minorHAnsi" w:cs="Arial"/>
                <w:b/>
                <w:bCs/>
                <w:kern w:val="32"/>
                <w:lang w:val="ro-RO"/>
              </w:rPr>
            </w:pPr>
            <w:r w:rsidRPr="00702EE3">
              <w:rPr>
                <w:rFonts w:asciiTheme="minorHAnsi" w:hAnsiTheme="minorHAnsi" w:cs="Arial"/>
                <w:b/>
                <w:bCs/>
                <w:kern w:val="32"/>
              </w:rPr>
              <w:t>Cererea de Finanţare punctul Stabilirea categoriei de fermă</w:t>
            </w:r>
          </w:p>
        </w:tc>
        <w:tc>
          <w:tcPr>
            <w:tcW w:w="3132" w:type="pct"/>
            <w:shd w:val="clear" w:color="auto" w:fill="FFFFFF" w:themeFill="background1"/>
            <w:vAlign w:val="center"/>
          </w:tcPr>
          <w:p w14:paraId="41E5D096" w14:textId="77777777" w:rsidR="00ED0D4A" w:rsidRPr="00702EE3" w:rsidRDefault="00ED0D4A" w:rsidP="00ED0D4A">
            <w:pPr>
              <w:autoSpaceDE w:val="0"/>
              <w:autoSpaceDN w:val="0"/>
              <w:adjustRightInd w:val="0"/>
              <w:jc w:val="both"/>
              <w:rPr>
                <w:rFonts w:ascii="Calibri" w:hAnsi="Calibri" w:cs="Calibri"/>
              </w:rPr>
            </w:pPr>
            <w:r w:rsidRPr="00702EE3">
              <w:rPr>
                <w:rFonts w:ascii="Calibri" w:hAnsi="Calibri" w:cs="Calibri"/>
              </w:rPr>
              <w:tab/>
              <w:t>În cazul fermei de familie, expertul va verifica, că exploataţia agricolă aparţinând Întreprinderii Familiale sau a unei persoane juridice ai cărei asociaţi sunt exclusiv membri ai aceleiaşi familii. Dimensiunea economică a fermei de familie, în contextul condițiilor sM 4.1</w:t>
            </w:r>
            <w:proofErr w:type="gramStart"/>
            <w:r w:rsidRPr="00702EE3">
              <w:rPr>
                <w:rFonts w:ascii="Calibri" w:hAnsi="Calibri" w:cs="Calibri"/>
              </w:rPr>
              <w:t>,  trebuie</w:t>
            </w:r>
            <w:proofErr w:type="gramEnd"/>
            <w:r w:rsidRPr="00702EE3">
              <w:rPr>
                <w:rFonts w:ascii="Calibri" w:hAnsi="Calibri" w:cs="Calibri"/>
              </w:rPr>
              <w:t xml:space="preserve"> să fie cuprinsă între 8.000 –  100.000 SO. </w:t>
            </w:r>
          </w:p>
          <w:p w14:paraId="287FD02D" w14:textId="77777777" w:rsidR="00ED0D4A" w:rsidRPr="00702EE3" w:rsidRDefault="00ED0D4A" w:rsidP="00ED0D4A">
            <w:pPr>
              <w:autoSpaceDE w:val="0"/>
              <w:autoSpaceDN w:val="0"/>
              <w:adjustRightInd w:val="0"/>
              <w:jc w:val="both"/>
              <w:rPr>
                <w:rFonts w:ascii="Calibri" w:hAnsi="Calibri" w:cs="Calibri"/>
              </w:rPr>
            </w:pPr>
            <w:r w:rsidRPr="00702EE3">
              <w:rPr>
                <w:rFonts w:ascii="Calibri" w:hAnsi="Calibri" w:cs="Calibri"/>
              </w:rPr>
              <w:tab/>
              <w:t>Prin membrii aceleiaşi familii se înţelege soţul/ soţia şi rudele până la gradul III inclusiv</w:t>
            </w:r>
          </w:p>
          <w:p w14:paraId="4A622557" w14:textId="77777777" w:rsidR="00ED0D4A" w:rsidRPr="00702EE3" w:rsidRDefault="00ED0D4A" w:rsidP="00ED0D4A">
            <w:pPr>
              <w:autoSpaceDE w:val="0"/>
              <w:autoSpaceDN w:val="0"/>
              <w:adjustRightInd w:val="0"/>
              <w:jc w:val="both"/>
              <w:rPr>
                <w:rFonts w:ascii="Calibri" w:hAnsi="Calibri" w:cs="Calibri"/>
              </w:rPr>
            </w:pPr>
          </w:p>
          <w:p w14:paraId="58A7A6F2" w14:textId="1AB3FFA6" w:rsidR="00ED0D4A" w:rsidRPr="00702EE3" w:rsidRDefault="00ED0D4A" w:rsidP="00ED0D4A">
            <w:pPr>
              <w:pStyle w:val="NoSpacing"/>
              <w:jc w:val="both"/>
              <w:rPr>
                <w:rFonts w:ascii="Calibri" w:hAnsi="Calibri" w:cs="Calibri"/>
                <w:sz w:val="24"/>
              </w:rPr>
            </w:pPr>
            <w:r w:rsidRPr="00702EE3">
              <w:rPr>
                <w:rFonts w:ascii="Calibri" w:hAnsi="Calibri" w:cs="Calibri"/>
                <w:sz w:val="24"/>
              </w:rPr>
              <w:t>In ceea ce priveste ferma de dimensiune medie, se va verifica dimensiunea economică a exploatației se stabilită pe baza datelor dovedite la depunerea cererii de finanțare (întreaga bază de producție agricolă).</w:t>
            </w:r>
          </w:p>
          <w:p w14:paraId="06633EA7" w14:textId="77777777" w:rsidR="00ED0D4A" w:rsidRPr="00702EE3" w:rsidRDefault="00ED0D4A" w:rsidP="00ED0D4A">
            <w:pPr>
              <w:pStyle w:val="NoSpacing"/>
              <w:jc w:val="both"/>
              <w:rPr>
                <w:rFonts w:ascii="Calibri" w:hAnsi="Calibri" w:cs="Calibri"/>
                <w:sz w:val="24"/>
              </w:rPr>
            </w:pPr>
          </w:p>
          <w:p w14:paraId="461B7C8B" w14:textId="73A33EA8" w:rsidR="00E6271B" w:rsidRPr="00702EE3" w:rsidRDefault="00E6271B" w:rsidP="00ED0D4A">
            <w:pPr>
              <w:pStyle w:val="NoSpacing"/>
              <w:jc w:val="both"/>
              <w:rPr>
                <w:rFonts w:ascii="Calibri" w:hAnsi="Calibri" w:cs="Calibri"/>
                <w:noProof/>
                <w:sz w:val="24"/>
                <w:szCs w:val="24"/>
              </w:rPr>
            </w:pPr>
            <w:r w:rsidRPr="00702EE3">
              <w:rPr>
                <w:rFonts w:ascii="Calibri" w:hAnsi="Calibri" w:cs="Calibri"/>
                <w:b/>
                <w:noProof/>
                <w:sz w:val="24"/>
                <w:szCs w:val="24"/>
              </w:rPr>
              <w:t xml:space="preserve">În cazul </w:t>
            </w:r>
            <w:r w:rsidRPr="00702EE3">
              <w:rPr>
                <w:rFonts w:ascii="Calibri" w:hAnsi="Calibri" w:cs="Calibri"/>
                <w:b/>
                <w:noProof/>
                <w:sz w:val="24"/>
                <w:szCs w:val="24"/>
                <w:lang w:eastAsia="en-GB"/>
              </w:rPr>
              <w:t>modernizărilor</w:t>
            </w:r>
            <w:r w:rsidRPr="00702EE3">
              <w:rPr>
                <w:rFonts w:ascii="Calibri" w:hAnsi="Calibri" w:cs="Calibri"/>
                <w:b/>
                <w:noProof/>
                <w:sz w:val="24"/>
                <w:szCs w:val="24"/>
              </w:rPr>
              <w:t xml:space="preserve">, </w:t>
            </w:r>
            <w:r w:rsidRPr="00702EE3">
              <w:rPr>
                <w:rFonts w:ascii="Calibri" w:hAnsi="Calibri" w:cs="Calibri"/>
                <w:noProof/>
                <w:sz w:val="24"/>
                <w:szCs w:val="24"/>
              </w:rPr>
              <w:t xml:space="preserve">dimensiunea economică se va calcula pe baza înregistrărilor din perioada (campania) de depunere a </w:t>
            </w:r>
            <w:r w:rsidRPr="00702EE3">
              <w:rPr>
                <w:rFonts w:ascii="Calibri" w:hAnsi="Calibri" w:cs="Calibri"/>
                <w:b/>
                <w:noProof/>
                <w:sz w:val="24"/>
                <w:szCs w:val="24"/>
              </w:rPr>
              <w:t>cererii unice de plată pe suprafaţă</w:t>
            </w:r>
            <w:r w:rsidRPr="00702EE3">
              <w:rPr>
                <w:rFonts w:ascii="Calibri" w:hAnsi="Calibri" w:cs="Calibri"/>
                <w:noProof/>
                <w:sz w:val="24"/>
                <w:szCs w:val="24"/>
              </w:rPr>
              <w:t xml:space="preserve"> în Registrul unic de identificare de la APIA din perioada de depunere stabilită conform legislației naționale din anul depunerii Cererii de finanțare şi/ sau a ultimei înregistrări/ actualizări în Registrul Exploataţiei de la ANSVSA/ DSVSA efectuată înainte cu cel mult 30 de zile faţă de data depunerii Cererii de finanțare/ Paşapoartelor emise de ANZ ţinând cont după caz, de Nota explicativă a RICA din subsolul tabelului SO din cererea de finanțare . </w:t>
            </w:r>
          </w:p>
          <w:p w14:paraId="36D09E06" w14:textId="77777777" w:rsidR="00E6271B" w:rsidRPr="00702EE3" w:rsidRDefault="00E6271B" w:rsidP="009218FC">
            <w:pPr>
              <w:autoSpaceDE w:val="0"/>
              <w:autoSpaceDN w:val="0"/>
              <w:adjustRightInd w:val="0"/>
              <w:jc w:val="both"/>
              <w:rPr>
                <w:rFonts w:ascii="Calibri" w:hAnsi="Calibri" w:cs="Calibri"/>
              </w:rPr>
            </w:pPr>
          </w:p>
          <w:p w14:paraId="3D70C0CD" w14:textId="42E52C58" w:rsidR="009218FC" w:rsidRPr="00702EE3" w:rsidRDefault="00E6271B" w:rsidP="009218FC">
            <w:pPr>
              <w:autoSpaceDE w:val="0"/>
              <w:autoSpaceDN w:val="0"/>
              <w:adjustRightInd w:val="0"/>
              <w:jc w:val="both"/>
              <w:rPr>
                <w:rFonts w:ascii="Calibri" w:hAnsi="Calibri" w:cs="Calibri"/>
              </w:rPr>
            </w:pPr>
            <w:r w:rsidRPr="00702EE3">
              <w:rPr>
                <w:rFonts w:ascii="Calibri" w:hAnsi="Calibri" w:cs="Calibri"/>
              </w:rPr>
              <w:t>Pu</w:t>
            </w:r>
            <w:r w:rsidR="009218FC" w:rsidRPr="00702EE3">
              <w:rPr>
                <w:rFonts w:ascii="Calibri" w:hAnsi="Calibri" w:cs="Calibri"/>
              </w:rPr>
              <w:t>nctajul se va acorda proporțional, în funcție de numărul de membri (în cazul cooperativelor în funcție de numărul membrilor acționari) care se încadrează</w:t>
            </w:r>
            <w:r w:rsidR="0051623B" w:rsidRPr="00702EE3">
              <w:rPr>
                <w:rFonts w:ascii="Calibri" w:hAnsi="Calibri" w:cs="Calibri"/>
              </w:rPr>
              <w:t xml:space="preserve">, la depunerea Cererii de Finantare, </w:t>
            </w:r>
            <w:r w:rsidR="009218FC" w:rsidRPr="00702EE3">
              <w:rPr>
                <w:rFonts w:ascii="Calibri" w:hAnsi="Calibri" w:cs="Calibri"/>
              </w:rPr>
              <w:t xml:space="preserve"> în  </w:t>
            </w:r>
          </w:p>
          <w:p w14:paraId="29A15024" w14:textId="77777777" w:rsidR="009218FC" w:rsidRPr="00702EE3" w:rsidRDefault="009218FC" w:rsidP="009218FC">
            <w:pPr>
              <w:autoSpaceDE w:val="0"/>
              <w:autoSpaceDN w:val="0"/>
              <w:adjustRightInd w:val="0"/>
              <w:jc w:val="both"/>
              <w:rPr>
                <w:rFonts w:ascii="Calibri" w:hAnsi="Calibri" w:cs="Calibri"/>
              </w:rPr>
            </w:pPr>
            <w:proofErr w:type="gramStart"/>
            <w:r w:rsidRPr="00702EE3">
              <w:rPr>
                <w:rFonts w:ascii="Calibri" w:hAnsi="Calibri" w:cs="Calibri"/>
              </w:rPr>
              <w:t>fiecare</w:t>
            </w:r>
            <w:proofErr w:type="gramEnd"/>
            <w:r w:rsidRPr="00702EE3">
              <w:rPr>
                <w:rFonts w:ascii="Calibri" w:hAnsi="Calibri" w:cs="Calibri"/>
              </w:rPr>
              <w:t xml:space="preserve"> categorie de dimensiune economică a fermei, conform criteriilor de selecție aferente P1.</w:t>
            </w:r>
          </w:p>
          <w:p w14:paraId="76EEC43A" w14:textId="77777777" w:rsidR="009218FC" w:rsidRPr="00702EE3" w:rsidRDefault="009218FC" w:rsidP="009218FC">
            <w:pPr>
              <w:jc w:val="both"/>
              <w:rPr>
                <w:rFonts w:asciiTheme="minorHAnsi" w:hAnsiTheme="minorHAnsi" w:cs="Arial"/>
                <w:b/>
                <w:lang w:val="pt-BR"/>
              </w:rPr>
            </w:pPr>
          </w:p>
        </w:tc>
      </w:tr>
    </w:tbl>
    <w:p w14:paraId="3FEC1300" w14:textId="77777777" w:rsidR="00C77BD1" w:rsidRPr="00702EE3" w:rsidRDefault="00C77BD1" w:rsidP="00C77BD1">
      <w:pPr>
        <w:tabs>
          <w:tab w:val="left" w:pos="5325"/>
        </w:tabs>
        <w:rPr>
          <w:rFonts w:ascii="Calibri" w:hAnsi="Calibri" w:cs="Calibri"/>
          <w:b/>
          <w:noProof/>
        </w:rPr>
      </w:pPr>
    </w:p>
    <w:tbl>
      <w:tblPr>
        <w:tblW w:w="88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ABF8F" w:themeFill="accent6" w:themeFillTint="99"/>
        <w:tblLook w:val="04A0" w:firstRow="1" w:lastRow="0" w:firstColumn="1" w:lastColumn="0" w:noHBand="0" w:noVBand="1"/>
      </w:tblPr>
      <w:tblGrid>
        <w:gridCol w:w="8820"/>
      </w:tblGrid>
      <w:tr w:rsidR="002C6C9D" w:rsidRPr="00702EE3" w14:paraId="4B2F7137" w14:textId="77777777" w:rsidTr="005D2721">
        <w:trPr>
          <w:trHeight w:val="417"/>
          <w:jc w:val="center"/>
        </w:trPr>
        <w:tc>
          <w:tcPr>
            <w:tcW w:w="8820" w:type="dxa"/>
            <w:shd w:val="clear" w:color="auto" w:fill="FABF8F" w:themeFill="accent6" w:themeFillTint="99"/>
            <w:vAlign w:val="center"/>
          </w:tcPr>
          <w:p w14:paraId="5D21941B" w14:textId="170336BE" w:rsidR="002C6C9D" w:rsidRPr="00702EE3" w:rsidRDefault="002C6C9D" w:rsidP="005D2721">
            <w:pPr>
              <w:jc w:val="both"/>
              <w:rPr>
                <w:rFonts w:ascii="Calibri" w:hAnsi="Calibri" w:cs="Calibri"/>
                <w:b/>
              </w:rPr>
            </w:pPr>
            <w:r w:rsidRPr="00702EE3">
              <w:rPr>
                <w:rFonts w:ascii="Calibri" w:hAnsi="Calibri" w:cs="Calibri"/>
                <w:b/>
              </w:rPr>
              <w:t xml:space="preserve">P2  Maturitatea proiectului în sensul documentației aduse la depunere și a sustenabilității proiectului din perspectiva aspectelor de mediu și managementul riscului </w:t>
            </w:r>
          </w:p>
          <w:p w14:paraId="6C3BBF86" w14:textId="77777777" w:rsidR="002C6C9D" w:rsidRPr="00702EE3" w:rsidRDefault="002C6C9D" w:rsidP="0007251D">
            <w:pPr>
              <w:jc w:val="both"/>
              <w:rPr>
                <w:rFonts w:ascii="Calibri" w:hAnsi="Calibri" w:cs="Calibri"/>
                <w:b/>
              </w:rPr>
            </w:pPr>
          </w:p>
        </w:tc>
      </w:tr>
      <w:tr w:rsidR="002C6C9D" w:rsidRPr="00702EE3" w14:paraId="6EC476CA" w14:textId="77777777" w:rsidTr="005D2721">
        <w:trPr>
          <w:trHeight w:val="432"/>
          <w:jc w:val="center"/>
        </w:trPr>
        <w:tc>
          <w:tcPr>
            <w:tcW w:w="8820" w:type="dxa"/>
            <w:shd w:val="clear" w:color="auto" w:fill="FABF8F" w:themeFill="accent6" w:themeFillTint="99"/>
            <w:vAlign w:val="center"/>
          </w:tcPr>
          <w:p w14:paraId="7617166E" w14:textId="71BFA815" w:rsidR="002C6C9D" w:rsidRPr="00702EE3" w:rsidRDefault="002C6C9D" w:rsidP="0007251D">
            <w:pPr>
              <w:jc w:val="both"/>
              <w:rPr>
                <w:rFonts w:ascii="Calibri" w:hAnsi="Calibri" w:cs="Calibri"/>
                <w:b/>
              </w:rPr>
            </w:pPr>
            <w:r w:rsidRPr="00702EE3">
              <w:rPr>
                <w:rFonts w:ascii="Calibri" w:hAnsi="Calibri" w:cs="Calibri"/>
                <w:b/>
              </w:rPr>
              <w:lastRenderedPageBreak/>
              <w:t xml:space="preserve">2.1 Proiectele care prevăd utilaje agricole ce contribuie la îndeplinirea conditionalitatilor de </w:t>
            </w:r>
            <w:proofErr w:type="gramStart"/>
            <w:r w:rsidRPr="00702EE3">
              <w:rPr>
                <w:rFonts w:ascii="Calibri" w:hAnsi="Calibri" w:cs="Calibri"/>
                <w:b/>
              </w:rPr>
              <w:t>mediu  si</w:t>
            </w:r>
            <w:proofErr w:type="gramEnd"/>
            <w:r w:rsidRPr="00702EE3">
              <w:rPr>
                <w:rFonts w:ascii="Calibri" w:hAnsi="Calibri" w:cs="Calibri"/>
                <w:b/>
              </w:rPr>
              <w:t xml:space="preserve"> clima aplicabile fermierilor în contextul PS PAC 2023-2027 (</w:t>
            </w:r>
            <w:r w:rsidRPr="00702EE3">
              <w:rPr>
                <w:rFonts w:asciiTheme="minorHAnsi" w:hAnsiTheme="minorHAnsi" w:cstheme="minorHAnsi"/>
                <w:b/>
              </w:rPr>
              <w:t>utlilaje no tillage, minimum/low tillage,strip tillage</w:t>
            </w:r>
            <w:r w:rsidRPr="00702EE3">
              <w:rPr>
                <w:rFonts w:ascii="Calibri" w:hAnsi="Calibri" w:cs="Calibri"/>
                <w:b/>
              </w:rPr>
              <w:t>).</w:t>
            </w:r>
            <w:r w:rsidRPr="00702EE3">
              <w:rPr>
                <w:rFonts w:ascii="Calibri" w:hAnsi="Calibri" w:cs="Calibri"/>
              </w:rPr>
              <w:t xml:space="preserve"> </w:t>
            </w:r>
          </w:p>
        </w:tc>
      </w:tr>
    </w:tbl>
    <w:tbl>
      <w:tblPr>
        <w:tblpPr w:leftFromText="180" w:rightFromText="180" w:vertAnchor="text" w:horzAnchor="page" w:tblpX="1781" w:tblpY="931"/>
        <w:tblW w:w="517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685"/>
        <w:gridCol w:w="5400"/>
      </w:tblGrid>
      <w:tr w:rsidR="002C6C9D" w:rsidRPr="00702EE3" w14:paraId="703808F3" w14:textId="77777777" w:rsidTr="002C6C9D">
        <w:tc>
          <w:tcPr>
            <w:tcW w:w="2028" w:type="pct"/>
            <w:shd w:val="clear" w:color="auto" w:fill="C0C0C0"/>
          </w:tcPr>
          <w:p w14:paraId="020E14E7" w14:textId="60901051" w:rsidR="002C6C9D" w:rsidRPr="00702EE3" w:rsidRDefault="002C6C9D" w:rsidP="002C6C9D">
            <w:pPr>
              <w:keepNext/>
              <w:spacing w:before="240" w:after="60"/>
              <w:outlineLvl w:val="0"/>
              <w:rPr>
                <w:rFonts w:asciiTheme="minorHAnsi" w:hAnsiTheme="minorHAnsi" w:cs="Arial"/>
                <w:b/>
                <w:bCs/>
                <w:kern w:val="32"/>
                <w:lang w:val="ro-RO"/>
              </w:rPr>
            </w:pPr>
            <w:r w:rsidRPr="00702EE3">
              <w:rPr>
                <w:rFonts w:asciiTheme="minorHAnsi" w:hAnsiTheme="minorHAnsi" w:cs="Arial"/>
                <w:b/>
                <w:bCs/>
                <w:kern w:val="32"/>
                <w:lang w:val="ro-RO"/>
              </w:rPr>
              <w:t>DOCUMENTE PREZENTATE</w:t>
            </w:r>
          </w:p>
        </w:tc>
        <w:tc>
          <w:tcPr>
            <w:tcW w:w="2972" w:type="pct"/>
            <w:shd w:val="clear" w:color="auto" w:fill="C0C0C0"/>
          </w:tcPr>
          <w:p w14:paraId="71449C96" w14:textId="77777777" w:rsidR="002C6C9D" w:rsidRPr="00702EE3" w:rsidRDefault="002C6C9D" w:rsidP="002C6C9D">
            <w:pPr>
              <w:jc w:val="both"/>
              <w:rPr>
                <w:rFonts w:asciiTheme="minorHAnsi" w:hAnsiTheme="minorHAnsi" w:cs="Arial"/>
                <w:b/>
                <w:lang w:val="pt-BR"/>
              </w:rPr>
            </w:pPr>
            <w:r w:rsidRPr="00702EE3">
              <w:rPr>
                <w:rFonts w:asciiTheme="minorHAnsi" w:hAnsiTheme="minorHAnsi" w:cs="Arial"/>
                <w:b/>
                <w:lang w:val="pt-BR"/>
              </w:rPr>
              <w:t>PUNCTE DE VERIFICAT ÎN CADRUL DOCUMENTELOR  PREZENTATE</w:t>
            </w:r>
          </w:p>
        </w:tc>
      </w:tr>
      <w:tr w:rsidR="002C6C9D" w:rsidRPr="00702EE3" w14:paraId="338A9004" w14:textId="77777777" w:rsidTr="003E504F">
        <w:tc>
          <w:tcPr>
            <w:tcW w:w="2028" w:type="pct"/>
            <w:shd w:val="clear" w:color="auto" w:fill="FFFFFF" w:themeFill="background1"/>
          </w:tcPr>
          <w:p w14:paraId="1F48CD43" w14:textId="77777777" w:rsidR="00BB0FB2" w:rsidRPr="00702EE3" w:rsidRDefault="00BB0FB2" w:rsidP="007973B7">
            <w:pPr>
              <w:keepNext/>
              <w:spacing w:before="240" w:after="60"/>
              <w:outlineLvl w:val="0"/>
              <w:rPr>
                <w:rFonts w:asciiTheme="minorHAnsi" w:hAnsiTheme="minorHAnsi" w:cs="Arial"/>
                <w:b/>
                <w:bCs/>
                <w:kern w:val="32"/>
                <w:lang w:val="ro-RO"/>
              </w:rPr>
            </w:pPr>
            <w:r w:rsidRPr="00702EE3">
              <w:rPr>
                <w:rFonts w:asciiTheme="minorHAnsi" w:hAnsiTheme="minorHAnsi" w:cs="Arial"/>
                <w:b/>
                <w:bCs/>
                <w:kern w:val="32"/>
                <w:lang w:val="ro-RO"/>
              </w:rPr>
              <w:t>Cererea de finantare</w:t>
            </w:r>
          </w:p>
          <w:p w14:paraId="30BC36C2" w14:textId="4D8DDD6D" w:rsidR="002C6C9D" w:rsidRPr="00702EE3" w:rsidRDefault="00072422" w:rsidP="007973B7">
            <w:pPr>
              <w:keepNext/>
              <w:spacing w:before="240" w:after="60"/>
              <w:outlineLvl w:val="0"/>
              <w:rPr>
                <w:rFonts w:asciiTheme="minorHAnsi" w:hAnsiTheme="minorHAnsi" w:cs="Arial"/>
                <w:b/>
                <w:bCs/>
                <w:kern w:val="32"/>
                <w:lang w:val="ro-RO"/>
              </w:rPr>
            </w:pPr>
            <w:r w:rsidRPr="00702EE3">
              <w:rPr>
                <w:rFonts w:asciiTheme="minorHAnsi" w:hAnsiTheme="minorHAnsi" w:cs="Arial"/>
                <w:b/>
                <w:bCs/>
                <w:kern w:val="32"/>
                <w:lang w:val="ro-RO"/>
              </w:rPr>
              <w:t>Doc 14.</w:t>
            </w:r>
            <w:r w:rsidR="00EE0F73" w:rsidRPr="00702EE3">
              <w:rPr>
                <w:rFonts w:asciiTheme="minorHAnsi" w:hAnsiTheme="minorHAnsi" w:cs="Arial"/>
                <w:b/>
                <w:bCs/>
                <w:kern w:val="32"/>
                <w:lang w:val="ro-RO"/>
              </w:rPr>
              <w:t>(oferte, contrcate furnizori, baza de date)</w:t>
            </w:r>
          </w:p>
        </w:tc>
        <w:tc>
          <w:tcPr>
            <w:tcW w:w="2972" w:type="pct"/>
            <w:shd w:val="clear" w:color="auto" w:fill="FFFFFF" w:themeFill="background1"/>
          </w:tcPr>
          <w:p w14:paraId="2BC93FD3" w14:textId="59D04451" w:rsidR="001E2DE1" w:rsidRPr="00702EE3" w:rsidRDefault="001E2DE1" w:rsidP="001E2DE1">
            <w:pPr>
              <w:jc w:val="both"/>
              <w:rPr>
                <w:rFonts w:asciiTheme="minorHAnsi" w:hAnsiTheme="minorHAnsi" w:cstheme="minorHAnsi"/>
                <w:bCs/>
              </w:rPr>
            </w:pPr>
            <w:r w:rsidRPr="00702EE3">
              <w:rPr>
                <w:rFonts w:asciiTheme="minorHAnsi" w:hAnsiTheme="minorHAnsi" w:cstheme="minorHAnsi"/>
                <w:bCs/>
              </w:rPr>
              <w:t xml:space="preserve">Expertul verifică  dacă proiectul </w:t>
            </w:r>
            <w:r w:rsidRPr="00702EE3">
              <w:rPr>
                <w:rFonts w:asciiTheme="minorHAnsi" w:hAnsiTheme="minorHAnsi" w:cstheme="minorHAnsi"/>
                <w:b/>
                <w:bCs/>
              </w:rPr>
              <w:t>prevede exclusiv</w:t>
            </w:r>
            <w:r w:rsidRPr="00702EE3">
              <w:rPr>
                <w:rFonts w:asciiTheme="minorHAnsi" w:hAnsiTheme="minorHAnsi" w:cstheme="minorHAnsi"/>
                <w:bCs/>
              </w:rPr>
              <w:t xml:space="preserve"> achiziția de echipamente/utilaje specifice</w:t>
            </w:r>
            <w:r w:rsidRPr="00702EE3">
              <w:rPr>
                <w:rFonts w:asciiTheme="minorHAnsi" w:eastAsia="Calibri" w:hAnsiTheme="minorHAnsi" w:cstheme="minorHAnsi"/>
              </w:rPr>
              <w:t xml:space="preserve"> tehnologiei  no till/ minim/low/strip till</w:t>
            </w:r>
            <w:r w:rsidRPr="00702EE3">
              <w:rPr>
                <w:rFonts w:asciiTheme="minorHAnsi" w:hAnsiTheme="minorHAnsi" w:cstheme="minorHAnsi"/>
                <w:bCs/>
              </w:rPr>
              <w:t xml:space="preserve"> care au legatură directă cu pregătirea terenului, de tipul semănătorilor, grapelor cu discuri, discurilor, cultivatoarelor, scarificatoare, </w:t>
            </w:r>
            <w:r w:rsidRPr="00702EE3">
              <w:rPr>
                <w:rFonts w:asciiTheme="minorHAnsi" w:eastAsia="Calibri" w:hAnsiTheme="minorHAnsi" w:cstheme="minorHAnsi"/>
              </w:rPr>
              <w:t>tocătoare resturi vegetale</w:t>
            </w:r>
            <w:r w:rsidRPr="00702EE3">
              <w:rPr>
                <w:rFonts w:asciiTheme="minorHAnsi" w:hAnsiTheme="minorHAnsi" w:cstheme="minorHAnsi"/>
                <w:bCs/>
              </w:rPr>
              <w:t xml:space="preserve"> și alte asemenea</w:t>
            </w:r>
            <w:r w:rsidR="001034DD" w:rsidRPr="00702EE3">
              <w:rPr>
                <w:rFonts w:asciiTheme="minorHAnsi" w:hAnsiTheme="minorHAnsi" w:cstheme="minorHAnsi"/>
                <w:b/>
                <w:bCs/>
              </w:rPr>
              <w:t xml:space="preserve">sau </w:t>
            </w:r>
            <w:r w:rsidRPr="00702EE3">
              <w:rPr>
                <w:rFonts w:asciiTheme="minorHAnsi" w:hAnsiTheme="minorHAnsi" w:cstheme="minorHAnsi"/>
                <w:b/>
                <w:bCs/>
              </w:rPr>
              <w:t xml:space="preserve"> </w:t>
            </w:r>
            <w:r w:rsidR="001034DD" w:rsidRPr="00702EE3">
              <w:rPr>
                <w:rFonts w:asciiTheme="minorHAnsi" w:hAnsiTheme="minorHAnsi" w:cstheme="minorHAnsi"/>
                <w:b/>
                <w:bCs/>
              </w:rPr>
              <w:t xml:space="preserve">  daca proiectul  </w:t>
            </w:r>
            <w:r w:rsidRPr="00702EE3">
              <w:rPr>
                <w:rFonts w:asciiTheme="minorHAnsi" w:hAnsiTheme="minorHAnsi" w:cstheme="minorHAnsi"/>
                <w:b/>
                <w:bCs/>
              </w:rPr>
              <w:t>prevede achizitia de tractor  împreună cu cel puțin un echipament/utilaj specific tehnologiilor menționate anterior.</w:t>
            </w:r>
          </w:p>
          <w:p w14:paraId="62A258CB" w14:textId="77777777" w:rsidR="001E2DE1" w:rsidRPr="00702EE3" w:rsidRDefault="001E2DE1" w:rsidP="001E2DE1">
            <w:pPr>
              <w:jc w:val="both"/>
              <w:rPr>
                <w:rFonts w:asciiTheme="minorHAnsi" w:hAnsiTheme="minorHAnsi" w:cstheme="minorHAnsi"/>
                <w:bCs/>
              </w:rPr>
            </w:pPr>
          </w:p>
          <w:p w14:paraId="0935471B" w14:textId="77777777" w:rsidR="001E2DE1" w:rsidRPr="00702EE3" w:rsidRDefault="001E2DE1" w:rsidP="001E2DE1">
            <w:pPr>
              <w:jc w:val="both"/>
              <w:rPr>
                <w:rFonts w:asciiTheme="minorHAnsi" w:hAnsiTheme="minorHAnsi" w:cstheme="minorHAnsi"/>
                <w:b/>
                <w:bCs/>
              </w:rPr>
            </w:pPr>
            <w:r w:rsidRPr="00702EE3">
              <w:rPr>
                <w:rFonts w:asciiTheme="minorHAnsi" w:hAnsiTheme="minorHAnsi" w:cstheme="minorHAnsi"/>
                <w:b/>
                <w:bCs/>
              </w:rPr>
              <w:t xml:space="preserve">Atenție! </w:t>
            </w:r>
          </w:p>
          <w:p w14:paraId="5BF584BD" w14:textId="77777777" w:rsidR="001E2DE1" w:rsidRPr="00702EE3" w:rsidRDefault="001E2DE1" w:rsidP="001E2DE1">
            <w:pPr>
              <w:jc w:val="both"/>
              <w:rPr>
                <w:rFonts w:asciiTheme="minorHAnsi" w:hAnsiTheme="minorHAnsi" w:cstheme="minorHAnsi"/>
                <w:bCs/>
              </w:rPr>
            </w:pPr>
            <w:r w:rsidRPr="00702EE3">
              <w:rPr>
                <w:rFonts w:asciiTheme="minorHAnsi" w:hAnsiTheme="minorHAnsi" w:cstheme="minorHAnsi"/>
                <w:bCs/>
              </w:rPr>
              <w:t>Proiectele în care sunt prevăzute și echipamente de tipul remorcilor, combinelor, încărcătoarelor, preselor de balotat, mașinilor de erbicidat, dronelor, cositoarelor, sau orice alt tip de echipament care nu lucrează solul nu vor primi punctaj la acest criteriu de selecție.</w:t>
            </w:r>
          </w:p>
          <w:p w14:paraId="74F22DC2" w14:textId="77777777" w:rsidR="001E2DE1" w:rsidRPr="00702EE3" w:rsidRDefault="001E2DE1" w:rsidP="001E2DE1">
            <w:pPr>
              <w:jc w:val="both"/>
              <w:rPr>
                <w:rFonts w:asciiTheme="minorHAnsi" w:hAnsiTheme="minorHAnsi" w:cstheme="minorHAnsi"/>
                <w:bCs/>
              </w:rPr>
            </w:pPr>
          </w:p>
          <w:p w14:paraId="09D26949" w14:textId="77777777" w:rsidR="001E2DE1" w:rsidRPr="00702EE3" w:rsidRDefault="001E2DE1" w:rsidP="001E2DE1">
            <w:pPr>
              <w:jc w:val="both"/>
              <w:rPr>
                <w:rFonts w:asciiTheme="minorHAnsi" w:hAnsiTheme="minorHAnsi" w:cstheme="minorHAnsi"/>
                <w:bCs/>
              </w:rPr>
            </w:pPr>
            <w:r w:rsidRPr="00702EE3">
              <w:rPr>
                <w:rFonts w:asciiTheme="minorHAnsi" w:hAnsiTheme="minorHAnsi" w:cstheme="minorHAnsi"/>
                <w:bCs/>
              </w:rPr>
              <w:t xml:space="preserve">Combinele nu sunt utilaje agricole care utilizează tehnologia </w:t>
            </w:r>
            <w:r w:rsidRPr="00702EE3">
              <w:rPr>
                <w:rFonts w:asciiTheme="minorHAnsi" w:hAnsiTheme="minorHAnsi" w:cstheme="minorHAnsi"/>
                <w:b/>
              </w:rPr>
              <w:t xml:space="preserve">no tillage, minimum/low tillage, strip tillage </w:t>
            </w:r>
            <w:r w:rsidRPr="00702EE3">
              <w:rPr>
                <w:rFonts w:asciiTheme="minorHAnsi" w:hAnsiTheme="minorHAnsi" w:cstheme="minorHAnsi"/>
              </w:rPr>
              <w:t xml:space="preserve">și, prin urmare, nu vor </w:t>
            </w:r>
            <w:r w:rsidRPr="00702EE3">
              <w:rPr>
                <w:rFonts w:asciiTheme="minorHAnsi" w:hAnsiTheme="minorHAnsi" w:cstheme="minorHAnsi"/>
                <w:bCs/>
              </w:rPr>
              <w:t>primi punctaj la acest criteriu de selecție.</w:t>
            </w:r>
          </w:p>
          <w:p w14:paraId="681DC818" w14:textId="77777777" w:rsidR="001E2DE1" w:rsidRPr="00702EE3" w:rsidRDefault="001E2DE1" w:rsidP="001E2DE1">
            <w:pPr>
              <w:jc w:val="both"/>
              <w:rPr>
                <w:rFonts w:asciiTheme="minorHAnsi" w:hAnsiTheme="minorHAnsi" w:cstheme="minorHAnsi"/>
                <w:bCs/>
              </w:rPr>
            </w:pPr>
          </w:p>
          <w:p w14:paraId="5459E774" w14:textId="77777777" w:rsidR="001E2DE1" w:rsidRPr="00702EE3" w:rsidRDefault="001E2DE1" w:rsidP="001E2DE1">
            <w:pPr>
              <w:jc w:val="both"/>
              <w:rPr>
                <w:rFonts w:asciiTheme="minorHAnsi" w:eastAsia="Calibri" w:hAnsiTheme="minorHAnsi" w:cstheme="minorHAnsi"/>
              </w:rPr>
            </w:pPr>
            <w:proofErr w:type="gramStart"/>
            <w:r w:rsidRPr="00702EE3">
              <w:rPr>
                <w:rFonts w:asciiTheme="minorHAnsi" w:hAnsiTheme="minorHAnsi" w:cstheme="minorHAnsi"/>
                <w:bCs/>
              </w:rPr>
              <w:t>Atât în etapa de evaluare cât și de implementare, evaluarea îndeplinirii criteriului va viza  verificarea de către expertul AFIR dacă utilajul are specificată tehnologia în descrierea din Baza de Date cu Prețuri de Referință, în cazul atașării print-screen-urilor din BD sau în ofertă (în etapa de evaluare)/contractul cu specificațiile aferente de la producător/dealer (la cererea de plată) care să confirme faptul că utilajul respectiv este specific tehnologiei minimum/low/strip till.</w:t>
            </w:r>
            <w:proofErr w:type="gramEnd"/>
          </w:p>
          <w:p w14:paraId="7E112154" w14:textId="0D72DAB2" w:rsidR="003E504F" w:rsidRPr="00702EE3" w:rsidRDefault="003E504F" w:rsidP="007973B7">
            <w:pPr>
              <w:jc w:val="both"/>
              <w:rPr>
                <w:rFonts w:asciiTheme="minorHAnsi" w:hAnsiTheme="minorHAnsi" w:cstheme="minorHAnsi"/>
                <w:bCs/>
              </w:rPr>
            </w:pPr>
          </w:p>
          <w:p w14:paraId="71F12D83" w14:textId="7C80D975" w:rsidR="003E504F" w:rsidRPr="00702EE3" w:rsidRDefault="003E504F" w:rsidP="007973B7">
            <w:pPr>
              <w:jc w:val="both"/>
              <w:rPr>
                <w:rFonts w:asciiTheme="minorHAnsi" w:hAnsiTheme="minorHAnsi" w:cstheme="minorHAnsi"/>
                <w:bCs/>
              </w:rPr>
            </w:pPr>
          </w:p>
          <w:p w14:paraId="76234EB8" w14:textId="77777777" w:rsidR="003E504F" w:rsidRPr="00702EE3" w:rsidRDefault="003E504F" w:rsidP="007973B7">
            <w:pPr>
              <w:jc w:val="both"/>
              <w:rPr>
                <w:rFonts w:asciiTheme="minorHAnsi" w:hAnsiTheme="minorHAnsi" w:cstheme="minorHAnsi"/>
                <w:bCs/>
              </w:rPr>
            </w:pPr>
          </w:p>
          <w:p w14:paraId="75B4C8DC" w14:textId="1E239FC5" w:rsidR="002C6C9D" w:rsidRPr="00702EE3" w:rsidRDefault="002C6C9D" w:rsidP="002C6C9D">
            <w:pPr>
              <w:pStyle w:val="NoSpacing"/>
              <w:spacing w:line="276" w:lineRule="auto"/>
              <w:jc w:val="both"/>
              <w:rPr>
                <w:rFonts w:asciiTheme="minorHAnsi" w:hAnsiTheme="minorHAnsi" w:cs="Arial"/>
                <w:b/>
                <w:lang w:val="pt-BR"/>
              </w:rPr>
            </w:pPr>
          </w:p>
        </w:tc>
      </w:tr>
    </w:tbl>
    <w:p w14:paraId="5ACFFD0E" w14:textId="77777777" w:rsidR="00BB29B2" w:rsidRPr="00702EE3" w:rsidRDefault="00BB29B2" w:rsidP="00C60F83">
      <w:pPr>
        <w:widowControl w:val="0"/>
        <w:shd w:val="clear" w:color="auto" w:fill="FFFFFF"/>
        <w:tabs>
          <w:tab w:val="left" w:pos="706"/>
        </w:tabs>
        <w:autoSpaceDE w:val="0"/>
        <w:autoSpaceDN w:val="0"/>
        <w:adjustRightInd w:val="0"/>
        <w:spacing w:line="254" w:lineRule="exact"/>
        <w:jc w:val="both"/>
        <w:rPr>
          <w:rFonts w:asciiTheme="minorHAnsi" w:hAnsiTheme="minorHAnsi" w:cs="Arial"/>
          <w:b/>
        </w:rPr>
      </w:pPr>
    </w:p>
    <w:tbl>
      <w:tblPr>
        <w:tblW w:w="89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ABF8F" w:themeFill="accent6" w:themeFillTint="99"/>
        <w:tblLook w:val="04A0" w:firstRow="1" w:lastRow="0" w:firstColumn="1" w:lastColumn="0" w:noHBand="0" w:noVBand="1"/>
      </w:tblPr>
      <w:tblGrid>
        <w:gridCol w:w="8915"/>
      </w:tblGrid>
      <w:tr w:rsidR="00EF72C5" w:rsidRPr="00702EE3" w14:paraId="112F45A5" w14:textId="77777777" w:rsidTr="005D2721">
        <w:trPr>
          <w:trHeight w:val="417"/>
          <w:jc w:val="center"/>
        </w:trPr>
        <w:tc>
          <w:tcPr>
            <w:tcW w:w="8915" w:type="dxa"/>
            <w:shd w:val="clear" w:color="auto" w:fill="FABF8F" w:themeFill="accent6" w:themeFillTint="99"/>
            <w:vAlign w:val="center"/>
          </w:tcPr>
          <w:p w14:paraId="1A1DB286" w14:textId="77777777" w:rsidR="00EF72C5" w:rsidRPr="00702EE3" w:rsidRDefault="00EF72C5" w:rsidP="005D2721">
            <w:pPr>
              <w:autoSpaceDE w:val="0"/>
              <w:autoSpaceDN w:val="0"/>
              <w:adjustRightInd w:val="0"/>
              <w:jc w:val="both"/>
              <w:rPr>
                <w:rFonts w:asciiTheme="minorHAnsi" w:hAnsiTheme="minorHAnsi" w:cstheme="minorHAnsi"/>
                <w:b/>
              </w:rPr>
            </w:pPr>
          </w:p>
          <w:p w14:paraId="00567E13" w14:textId="18875CA1" w:rsidR="00EF72C5" w:rsidRPr="00702EE3" w:rsidRDefault="00EF72C5" w:rsidP="005D2721">
            <w:pPr>
              <w:autoSpaceDE w:val="0"/>
              <w:autoSpaceDN w:val="0"/>
              <w:adjustRightInd w:val="0"/>
              <w:jc w:val="both"/>
              <w:rPr>
                <w:rFonts w:asciiTheme="minorHAnsi" w:hAnsiTheme="minorHAnsi" w:cstheme="minorHAnsi"/>
                <w:b/>
              </w:rPr>
            </w:pPr>
            <w:r w:rsidRPr="00702EE3">
              <w:rPr>
                <w:rFonts w:asciiTheme="minorHAnsi" w:hAnsiTheme="minorHAnsi" w:cstheme="minorHAnsi"/>
                <w:b/>
                <w:shd w:val="clear" w:color="auto" w:fill="FABF8F" w:themeFill="accent6" w:themeFillTint="99"/>
              </w:rPr>
              <w:lastRenderedPageBreak/>
              <w:t>P3 Maturitatea solicitantului în sensul vechimii în desfășurarea activității și vechimea întreprinderii</w:t>
            </w:r>
            <w:r w:rsidRPr="00702EE3">
              <w:rPr>
                <w:rFonts w:asciiTheme="minorHAnsi" w:hAnsiTheme="minorHAnsi" w:cstheme="minorHAnsi"/>
                <w:b/>
              </w:rPr>
              <w:t xml:space="preserve"> </w:t>
            </w:r>
          </w:p>
        </w:tc>
      </w:tr>
      <w:tr w:rsidR="00EF72C5" w:rsidRPr="00702EE3" w14:paraId="792B1AA9" w14:textId="77777777" w:rsidTr="005D2721">
        <w:trPr>
          <w:trHeight w:val="432"/>
          <w:jc w:val="center"/>
        </w:trPr>
        <w:tc>
          <w:tcPr>
            <w:tcW w:w="8915" w:type="dxa"/>
            <w:shd w:val="clear" w:color="auto" w:fill="FABF8F" w:themeFill="accent6" w:themeFillTint="99"/>
            <w:vAlign w:val="center"/>
          </w:tcPr>
          <w:p w14:paraId="5D8F7AE5" w14:textId="5C7B03BD" w:rsidR="00EF72C5" w:rsidRPr="00702EE3" w:rsidRDefault="00EF72C5" w:rsidP="0007251D">
            <w:pPr>
              <w:jc w:val="both"/>
              <w:rPr>
                <w:rFonts w:asciiTheme="minorHAnsi" w:hAnsiTheme="minorHAnsi" w:cstheme="minorHAnsi"/>
                <w:b/>
              </w:rPr>
            </w:pPr>
            <w:r w:rsidRPr="00702EE3">
              <w:rPr>
                <w:rFonts w:asciiTheme="minorHAnsi" w:hAnsiTheme="minorHAnsi" w:cstheme="minorHAnsi"/>
                <w:b/>
              </w:rPr>
              <w:lastRenderedPageBreak/>
              <w:t xml:space="preserve">3.1 Proiecte depuse de solicitanții cu vechimea întreprinderii active* în desfășurarea activității </w:t>
            </w:r>
            <w:r w:rsidR="00E0326A" w:rsidRPr="00702EE3">
              <w:rPr>
                <w:rFonts w:asciiTheme="minorHAnsi" w:hAnsiTheme="minorHAnsi" w:cstheme="minorHAnsi"/>
                <w:b/>
              </w:rPr>
              <w:t>agroalimentare</w:t>
            </w:r>
          </w:p>
          <w:p w14:paraId="646A94FD" w14:textId="77777777" w:rsidR="00EF72C5" w:rsidRPr="00702EE3" w:rsidRDefault="00EF72C5" w:rsidP="0007251D">
            <w:pPr>
              <w:jc w:val="both"/>
              <w:rPr>
                <w:rFonts w:asciiTheme="minorHAnsi" w:hAnsiTheme="minorHAnsi" w:cstheme="minorHAnsi"/>
                <w:b/>
              </w:rPr>
            </w:pPr>
            <w:r w:rsidRPr="00702EE3">
              <w:rPr>
                <w:rFonts w:asciiTheme="minorHAnsi" w:hAnsiTheme="minorHAnsi" w:cstheme="minorHAnsi"/>
                <w:b/>
              </w:rPr>
              <w:t>a. minim 3 ani</w:t>
            </w:r>
          </w:p>
          <w:p w14:paraId="67E28C3E" w14:textId="77777777" w:rsidR="00EF72C5" w:rsidRPr="00702EE3" w:rsidRDefault="00EF72C5" w:rsidP="0007251D">
            <w:pPr>
              <w:jc w:val="both"/>
              <w:rPr>
                <w:rFonts w:asciiTheme="minorHAnsi" w:hAnsiTheme="minorHAnsi" w:cstheme="minorHAnsi"/>
                <w:b/>
              </w:rPr>
            </w:pPr>
            <w:r w:rsidRPr="00702EE3">
              <w:rPr>
                <w:rFonts w:asciiTheme="minorHAnsi" w:hAnsiTheme="minorHAnsi" w:cstheme="minorHAnsi"/>
                <w:b/>
              </w:rPr>
              <w:t>b. 1-2 ani</w:t>
            </w:r>
          </w:p>
        </w:tc>
      </w:tr>
    </w:tbl>
    <w:p w14:paraId="05AAB411" w14:textId="77777777" w:rsidR="00EF72C5" w:rsidRPr="00702EE3" w:rsidRDefault="00EF72C5" w:rsidP="00EF72C5">
      <w:pPr>
        <w:widowControl w:val="0"/>
        <w:shd w:val="clear" w:color="auto" w:fill="FFFFFF"/>
        <w:tabs>
          <w:tab w:val="left" w:pos="706"/>
        </w:tabs>
        <w:autoSpaceDE w:val="0"/>
        <w:autoSpaceDN w:val="0"/>
        <w:adjustRightInd w:val="0"/>
        <w:spacing w:line="254" w:lineRule="exact"/>
        <w:jc w:val="both"/>
        <w:rPr>
          <w:rFonts w:ascii="Calibri" w:hAnsi="Calibri" w:cs="Calibri"/>
          <w:b/>
          <w:bCs/>
        </w:rPr>
      </w:pPr>
    </w:p>
    <w:tbl>
      <w:tblPr>
        <w:tblW w:w="496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955"/>
        <w:gridCol w:w="4756"/>
      </w:tblGrid>
      <w:tr w:rsidR="00EF72C5" w:rsidRPr="00702EE3" w14:paraId="5082BA08" w14:textId="77777777" w:rsidTr="00130042">
        <w:tc>
          <w:tcPr>
            <w:tcW w:w="2270" w:type="pct"/>
            <w:shd w:val="clear" w:color="auto" w:fill="C0C0C0"/>
          </w:tcPr>
          <w:p w14:paraId="00CAAE98" w14:textId="77777777" w:rsidR="00EF72C5" w:rsidRPr="00702EE3" w:rsidRDefault="00EF72C5" w:rsidP="0007251D">
            <w:pPr>
              <w:keepNext/>
              <w:spacing w:before="240" w:after="60"/>
              <w:outlineLvl w:val="0"/>
              <w:rPr>
                <w:rFonts w:asciiTheme="minorHAnsi" w:hAnsiTheme="minorHAnsi" w:cs="Arial"/>
                <w:b/>
                <w:bCs/>
                <w:kern w:val="32"/>
                <w:lang w:val="ro-RO"/>
              </w:rPr>
            </w:pPr>
            <w:r w:rsidRPr="00702EE3">
              <w:rPr>
                <w:rFonts w:asciiTheme="minorHAnsi" w:hAnsiTheme="minorHAnsi" w:cs="Arial"/>
                <w:b/>
                <w:bCs/>
                <w:kern w:val="32"/>
                <w:lang w:val="ro-RO"/>
              </w:rPr>
              <w:t>DOCUMENTE  PREZENTATE</w:t>
            </w:r>
          </w:p>
        </w:tc>
        <w:tc>
          <w:tcPr>
            <w:tcW w:w="2730" w:type="pct"/>
            <w:shd w:val="clear" w:color="auto" w:fill="C0C0C0"/>
          </w:tcPr>
          <w:p w14:paraId="7A98BC74" w14:textId="77777777" w:rsidR="00EF72C5" w:rsidRPr="00702EE3" w:rsidRDefault="00EF72C5" w:rsidP="0007251D">
            <w:pPr>
              <w:jc w:val="both"/>
              <w:rPr>
                <w:rFonts w:asciiTheme="minorHAnsi" w:hAnsiTheme="minorHAnsi" w:cs="Arial"/>
                <w:b/>
                <w:lang w:val="pt-BR"/>
              </w:rPr>
            </w:pPr>
            <w:r w:rsidRPr="00702EE3">
              <w:rPr>
                <w:rFonts w:asciiTheme="minorHAnsi" w:hAnsiTheme="minorHAnsi" w:cs="Arial"/>
                <w:b/>
                <w:lang w:val="pt-BR"/>
              </w:rPr>
              <w:t>PUNCTE DE VERIFICAT ÎN CADRUL DOCUMENTELOR  PREZENTATE</w:t>
            </w:r>
          </w:p>
        </w:tc>
      </w:tr>
      <w:tr w:rsidR="00EF72C5" w:rsidRPr="00702EE3" w14:paraId="53DC77A0" w14:textId="77777777" w:rsidTr="003E504F">
        <w:tc>
          <w:tcPr>
            <w:tcW w:w="2270" w:type="pct"/>
            <w:shd w:val="clear" w:color="auto" w:fill="FFFFFF" w:themeFill="background1"/>
          </w:tcPr>
          <w:p w14:paraId="7DFC5B56" w14:textId="77777777" w:rsidR="00EF72C5" w:rsidRPr="00702EE3" w:rsidRDefault="0085355A" w:rsidP="0007251D">
            <w:pPr>
              <w:keepNext/>
              <w:spacing w:before="240" w:after="60"/>
              <w:outlineLvl w:val="0"/>
              <w:rPr>
                <w:rFonts w:ascii="Calibri" w:hAnsi="Calibri" w:cs="Calibri"/>
                <w:bCs/>
                <w:noProof/>
              </w:rPr>
            </w:pPr>
            <w:r w:rsidRPr="00702EE3">
              <w:rPr>
                <w:rFonts w:ascii="Calibri" w:hAnsi="Calibri" w:cs="Calibri"/>
                <w:b/>
                <w:bCs/>
                <w:noProof/>
              </w:rPr>
              <w:t>Doc. 13</w:t>
            </w:r>
            <w:r w:rsidR="00EF72C5" w:rsidRPr="00702EE3">
              <w:rPr>
                <w:rFonts w:ascii="Calibri" w:hAnsi="Calibri" w:cs="Calibri"/>
                <w:b/>
                <w:bCs/>
                <w:noProof/>
              </w:rPr>
              <w:t xml:space="preserve">. </w:t>
            </w:r>
            <w:r w:rsidR="00EF72C5" w:rsidRPr="00702EE3">
              <w:rPr>
                <w:rFonts w:ascii="Calibri" w:hAnsi="Calibri" w:cs="Calibri"/>
                <w:bCs/>
                <w:noProof/>
              </w:rPr>
              <w:t>Declarația expertului contabil</w:t>
            </w:r>
          </w:p>
          <w:p w14:paraId="07747ADF" w14:textId="7F1BBF3D" w:rsidR="00731024" w:rsidRPr="00702EE3" w:rsidRDefault="00731024" w:rsidP="0007251D">
            <w:pPr>
              <w:keepNext/>
              <w:spacing w:before="240" w:after="60"/>
              <w:outlineLvl w:val="0"/>
              <w:rPr>
                <w:rFonts w:asciiTheme="minorHAnsi" w:hAnsiTheme="minorHAnsi" w:cs="Arial"/>
                <w:b/>
                <w:bCs/>
                <w:kern w:val="32"/>
                <w:lang w:val="ro-RO"/>
              </w:rPr>
            </w:pPr>
            <w:r w:rsidRPr="00702EE3">
              <w:rPr>
                <w:rFonts w:ascii="Calibri" w:hAnsi="Calibri" w:cs="Calibri"/>
                <w:bCs/>
                <w:noProof/>
              </w:rPr>
              <w:t>PATRIMVEN</w:t>
            </w:r>
          </w:p>
        </w:tc>
        <w:tc>
          <w:tcPr>
            <w:tcW w:w="2730" w:type="pct"/>
            <w:shd w:val="clear" w:color="auto" w:fill="FFFFFF" w:themeFill="background1"/>
            <w:vAlign w:val="center"/>
          </w:tcPr>
          <w:p w14:paraId="63DFF764" w14:textId="718E8418" w:rsidR="00C8728D" w:rsidRPr="00702EE3" w:rsidRDefault="00EB28B2" w:rsidP="00C8728D">
            <w:pPr>
              <w:spacing w:after="160" w:line="259" w:lineRule="auto"/>
              <w:jc w:val="both"/>
              <w:rPr>
                <w:rFonts w:asciiTheme="minorHAnsi" w:eastAsia="Calibri" w:hAnsiTheme="minorHAnsi" w:cstheme="minorHAnsi"/>
                <w:sz w:val="22"/>
                <w:szCs w:val="22"/>
                <w:lang w:val="fr-FR"/>
              </w:rPr>
            </w:pPr>
            <w:r w:rsidRPr="00702EE3">
              <w:rPr>
                <w:rFonts w:asciiTheme="minorHAnsi" w:eastAsia="Calibri" w:hAnsiTheme="minorHAnsi" w:cstheme="minorHAnsi"/>
                <w:sz w:val="22"/>
                <w:lang w:val="fr-FR"/>
              </w:rPr>
              <w:t>Criteriul de selecție 3</w:t>
            </w:r>
            <w:r w:rsidR="00C8728D" w:rsidRPr="00702EE3">
              <w:rPr>
                <w:rFonts w:asciiTheme="minorHAnsi" w:eastAsia="Calibri" w:hAnsiTheme="minorHAnsi" w:cstheme="minorHAnsi"/>
                <w:sz w:val="22"/>
                <w:lang w:val="fr-FR"/>
              </w:rPr>
              <w:t>.1</w:t>
            </w:r>
            <w:r w:rsidR="00C8728D" w:rsidRPr="00702EE3">
              <w:rPr>
                <w:rFonts w:asciiTheme="minorHAnsi" w:eastAsia="Calibri" w:hAnsiTheme="minorHAnsi" w:cstheme="minorHAnsi"/>
                <w:sz w:val="22"/>
                <w:szCs w:val="22"/>
                <w:lang w:val="fr-FR"/>
              </w:rPr>
              <w:t xml:space="preserve"> se consideră îndeplinit dacă solicitantul prezintă la depunerea Cererii de Finanțare dovada vechimii întreprinderii în sectorul agroalimentar prin prezentarea documentului Declarația expertului contabil. </w:t>
            </w:r>
          </w:p>
          <w:p w14:paraId="2222A699" w14:textId="77777777" w:rsidR="00C8728D" w:rsidRPr="00702EE3" w:rsidRDefault="00C8728D" w:rsidP="00C8728D">
            <w:pPr>
              <w:shd w:val="clear" w:color="auto" w:fill="FFFFFF"/>
              <w:spacing w:before="240" w:after="240" w:line="253" w:lineRule="atLeast"/>
              <w:jc w:val="both"/>
              <w:rPr>
                <w:rFonts w:asciiTheme="minorHAnsi" w:hAnsiTheme="minorHAnsi" w:cstheme="minorHAnsi"/>
                <w:sz w:val="22"/>
              </w:rPr>
            </w:pPr>
            <w:r w:rsidRPr="00702EE3">
              <w:rPr>
                <w:rFonts w:asciiTheme="minorHAnsi" w:hAnsiTheme="minorHAnsi" w:cstheme="minorHAnsi"/>
                <w:sz w:val="22"/>
              </w:rPr>
              <w:t xml:space="preserve">Din </w:t>
            </w:r>
            <w:r w:rsidRPr="00702EE3">
              <w:rPr>
                <w:rFonts w:asciiTheme="minorHAnsi" w:hAnsiTheme="minorHAnsi" w:cstheme="minorHAnsi"/>
                <w:b/>
                <w:sz w:val="22"/>
              </w:rPr>
              <w:t xml:space="preserve">Declarația expertului contabil trebuie să </w:t>
            </w:r>
            <w:r w:rsidRPr="00702EE3">
              <w:rPr>
                <w:rFonts w:asciiTheme="minorHAnsi" w:hAnsiTheme="minorHAnsi" w:cstheme="minorHAnsi"/>
                <w:sz w:val="22"/>
              </w:rPr>
              <w:t>rezulte că a obținut anterior, în funcție de numărul de ani fiscali vizați de criteriile de selecție aferente acestui principiu (între 1 și 2 ani, respectiv 3 ani și peste) venituri din sectorul agroalimentar și ponderea acestora în total cifra de afaceri /total venituri declarate..</w:t>
            </w:r>
          </w:p>
          <w:p w14:paraId="265E0B4F" w14:textId="77777777" w:rsidR="00C8728D" w:rsidRPr="00702EE3" w:rsidRDefault="00C8728D" w:rsidP="00C8728D">
            <w:pPr>
              <w:jc w:val="both"/>
              <w:rPr>
                <w:rFonts w:ascii="Calibri" w:hAnsi="Calibri" w:cs="Calibri"/>
                <w:sz w:val="22"/>
              </w:rPr>
            </w:pPr>
            <w:r w:rsidRPr="00702EE3">
              <w:rPr>
                <w:rFonts w:ascii="Calibri" w:hAnsi="Calibri" w:cs="Calibri"/>
                <w:sz w:val="22"/>
              </w:rPr>
              <w:t>Din declarația expertului contabil trebuie să rezulte următoarele elemente:</w:t>
            </w:r>
          </w:p>
          <w:p w14:paraId="00E4935F" w14:textId="77777777" w:rsidR="00C8728D" w:rsidRPr="00702EE3" w:rsidRDefault="00C8728D" w:rsidP="00C8728D">
            <w:pPr>
              <w:pStyle w:val="NormalWeb"/>
              <w:shd w:val="clear" w:color="auto" w:fill="FFFFFF"/>
              <w:spacing w:before="240" w:beforeAutospacing="0" w:after="240" w:afterAutospacing="0"/>
              <w:ind w:left="360"/>
              <w:jc w:val="both"/>
              <w:rPr>
                <w:rFonts w:ascii="Calibri" w:hAnsi="Calibri" w:cs="Calibri"/>
                <w:color w:val="auto"/>
                <w:sz w:val="24"/>
                <w:szCs w:val="24"/>
                <w:lang w:val="ro-RO"/>
              </w:rPr>
            </w:pPr>
            <w:r w:rsidRPr="00702EE3">
              <w:rPr>
                <w:rFonts w:ascii="Calibri" w:hAnsi="Calibri" w:cs="Calibri"/>
                <w:color w:val="auto"/>
                <w:sz w:val="24"/>
                <w:szCs w:val="24"/>
                <w:lang w:val="ro-RO"/>
              </w:rPr>
              <w:t>1. activitatea sa principala cu specific agroalimentar și/sau activitățile sale secundare cu specific agricol, din istoricul activității sale economice (minim un an fiscal sau minimum 3 ani fiscali din ultimii 5 ani), cu menționarea codurilor CAEN aferente activităților</w:t>
            </w:r>
          </w:p>
          <w:p w14:paraId="5BF6436E" w14:textId="77777777" w:rsidR="00C8728D" w:rsidRPr="00702EE3" w:rsidRDefault="00C8728D" w:rsidP="00C8728D">
            <w:pPr>
              <w:pStyle w:val="NormalWeb"/>
              <w:shd w:val="clear" w:color="auto" w:fill="FFFFFF"/>
              <w:spacing w:before="240" w:beforeAutospacing="0" w:after="240" w:afterAutospacing="0"/>
              <w:ind w:left="360"/>
              <w:jc w:val="both"/>
              <w:rPr>
                <w:rFonts w:ascii="Calibri" w:hAnsi="Calibri" w:cs="Calibri"/>
                <w:color w:val="auto"/>
                <w:sz w:val="24"/>
                <w:szCs w:val="24"/>
                <w:lang w:val="ro-RO"/>
              </w:rPr>
            </w:pPr>
            <w:r w:rsidRPr="00702EE3">
              <w:rPr>
                <w:rFonts w:ascii="Calibri" w:hAnsi="Calibri" w:cs="Calibri"/>
                <w:color w:val="auto"/>
                <w:sz w:val="24"/>
                <w:szCs w:val="24"/>
                <w:lang w:val="ro-RO"/>
              </w:rPr>
              <w:t>2. cifra de afaceri netă și totalul veniturilor din activitățile identificate la punctul 1. Ponderea acestor venituri raportate la total Cifra de afaceri netă/veniturile declarate la autoritatea fiscală pentru PFA, II, IF,  trebuie sa fie minimum 50% (ca medie pe perioada de referință)</w:t>
            </w:r>
          </w:p>
          <w:p w14:paraId="6306654F" w14:textId="77777777" w:rsidR="00EF72C5" w:rsidRPr="00702EE3" w:rsidRDefault="00EF72C5" w:rsidP="0007251D">
            <w:pPr>
              <w:pStyle w:val="NormalWeb"/>
              <w:shd w:val="clear" w:color="auto" w:fill="FFFFFF"/>
              <w:spacing w:before="240" w:beforeAutospacing="0" w:after="240" w:afterAutospacing="0"/>
              <w:ind w:left="360"/>
              <w:jc w:val="both"/>
              <w:rPr>
                <w:rFonts w:ascii="Calibri" w:hAnsi="Calibri" w:cs="Calibri"/>
                <w:i/>
                <w:color w:val="auto"/>
                <w:sz w:val="24"/>
                <w:szCs w:val="24"/>
                <w:lang w:val="ro-RO"/>
              </w:rPr>
            </w:pPr>
            <w:r w:rsidRPr="00702EE3">
              <w:rPr>
                <w:rFonts w:ascii="Calibri" w:hAnsi="Calibri" w:cs="Calibri"/>
                <w:color w:val="auto"/>
                <w:sz w:val="24"/>
                <w:szCs w:val="24"/>
                <w:lang w:val="ro-RO"/>
              </w:rPr>
              <w:t xml:space="preserve"> </w:t>
            </w:r>
          </w:p>
          <w:p w14:paraId="158CC133" w14:textId="72E57BEB" w:rsidR="00EF72C5" w:rsidRPr="00702EE3" w:rsidRDefault="00EF72C5" w:rsidP="00AD2602">
            <w:pPr>
              <w:jc w:val="both"/>
              <w:rPr>
                <w:rFonts w:asciiTheme="minorHAnsi" w:hAnsiTheme="minorHAnsi" w:cs="Arial"/>
                <w:lang w:val="pt-BR"/>
              </w:rPr>
            </w:pPr>
          </w:p>
        </w:tc>
      </w:tr>
    </w:tbl>
    <w:p w14:paraId="1378A2AF" w14:textId="20C65872" w:rsidR="008A1216" w:rsidRPr="00702EE3" w:rsidRDefault="008A1216" w:rsidP="00D91A67">
      <w:pPr>
        <w:widowControl w:val="0"/>
        <w:shd w:val="clear" w:color="auto" w:fill="FFFFFF"/>
        <w:tabs>
          <w:tab w:val="left" w:pos="706"/>
        </w:tabs>
        <w:autoSpaceDE w:val="0"/>
        <w:autoSpaceDN w:val="0"/>
        <w:adjustRightInd w:val="0"/>
        <w:spacing w:line="254" w:lineRule="exact"/>
        <w:jc w:val="both"/>
        <w:rPr>
          <w:rFonts w:asciiTheme="minorHAnsi" w:hAnsiTheme="minorHAnsi" w:cs="Arial"/>
          <w:b/>
          <w:lang w:val="ro-RO"/>
        </w:rPr>
      </w:pPr>
    </w:p>
    <w:p w14:paraId="66627D64" w14:textId="77777777" w:rsidR="00B47FE2" w:rsidRPr="00702EE3" w:rsidRDefault="00B47FE2" w:rsidP="00D91A67">
      <w:pPr>
        <w:widowControl w:val="0"/>
        <w:shd w:val="clear" w:color="auto" w:fill="FFFFFF"/>
        <w:tabs>
          <w:tab w:val="left" w:pos="706"/>
        </w:tabs>
        <w:autoSpaceDE w:val="0"/>
        <w:autoSpaceDN w:val="0"/>
        <w:adjustRightInd w:val="0"/>
        <w:spacing w:line="254" w:lineRule="exact"/>
        <w:jc w:val="both"/>
        <w:rPr>
          <w:rFonts w:asciiTheme="minorHAnsi" w:hAnsiTheme="minorHAnsi" w:cs="Arial"/>
          <w:b/>
          <w:lang w:val="ro-RO"/>
        </w:rPr>
      </w:pPr>
    </w:p>
    <w:tbl>
      <w:tblPr>
        <w:tblW w:w="0" w:type="auto"/>
        <w:tblInd w:w="-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426"/>
      </w:tblGrid>
      <w:tr w:rsidR="003E504F" w:rsidRPr="00702EE3" w14:paraId="6769AD88" w14:textId="77777777" w:rsidTr="003E504F">
        <w:trPr>
          <w:trHeight w:val="697"/>
        </w:trPr>
        <w:tc>
          <w:tcPr>
            <w:tcW w:w="8426" w:type="dxa"/>
            <w:shd w:val="clear" w:color="auto" w:fill="FABF8F" w:themeFill="accent6" w:themeFillTint="99"/>
          </w:tcPr>
          <w:p w14:paraId="576F645A" w14:textId="6304BCD4" w:rsidR="003E504F" w:rsidRPr="00702EE3" w:rsidRDefault="003E504F" w:rsidP="005D2721">
            <w:pPr>
              <w:autoSpaceDE w:val="0"/>
              <w:autoSpaceDN w:val="0"/>
              <w:adjustRightInd w:val="0"/>
              <w:jc w:val="both"/>
              <w:rPr>
                <w:rFonts w:asciiTheme="minorHAnsi" w:hAnsiTheme="minorHAnsi" w:cs="Arial"/>
                <w:b/>
                <w:lang w:val="ro-RO"/>
              </w:rPr>
            </w:pPr>
            <w:r w:rsidRPr="00702EE3">
              <w:rPr>
                <w:rFonts w:asciiTheme="minorHAnsi" w:hAnsiTheme="minorHAnsi" w:cstheme="minorHAnsi"/>
                <w:b/>
              </w:rPr>
              <w:t>P4 Principiul accesului la finanțare în sensul prioritizării solicitanților care nu au beneficiat de finanțare în perioada de programare 2014 – 2020 prin PNDR sM 4.1, 4.1a și măsurile similare din 19.2</w:t>
            </w:r>
          </w:p>
        </w:tc>
      </w:tr>
      <w:tr w:rsidR="003E504F" w:rsidRPr="00702EE3" w14:paraId="6EA06F87" w14:textId="77777777" w:rsidTr="003E504F">
        <w:trPr>
          <w:trHeight w:val="812"/>
        </w:trPr>
        <w:tc>
          <w:tcPr>
            <w:tcW w:w="8426" w:type="dxa"/>
            <w:shd w:val="clear" w:color="auto" w:fill="FABF8F" w:themeFill="accent6" w:themeFillTint="99"/>
          </w:tcPr>
          <w:p w14:paraId="7E005A98" w14:textId="195C42B3" w:rsidR="003E504F" w:rsidRPr="00702EE3" w:rsidRDefault="003E504F" w:rsidP="005D2721">
            <w:pPr>
              <w:autoSpaceDE w:val="0"/>
              <w:autoSpaceDN w:val="0"/>
              <w:adjustRightInd w:val="0"/>
              <w:jc w:val="both"/>
              <w:rPr>
                <w:rFonts w:asciiTheme="minorHAnsi" w:hAnsiTheme="minorHAnsi" w:cs="Arial"/>
                <w:b/>
                <w:lang w:val="ro-RO"/>
              </w:rPr>
            </w:pPr>
            <w:r w:rsidRPr="00702EE3">
              <w:rPr>
                <w:rFonts w:asciiTheme="minorHAnsi" w:hAnsiTheme="minorHAnsi" w:cstheme="minorHAnsi"/>
                <w:b/>
              </w:rPr>
              <w:lastRenderedPageBreak/>
              <w:t xml:space="preserve">4.1 Solicitanții care nu au beneficiat de finanțare din fonduri europene pentru dezvoltarea activității eligibile prin sM 4.1/4.1a și a celor similare eligibile prin sM 19.2., pentru aceleași tipologii de cheltuieli </w:t>
            </w:r>
            <w:r w:rsidRPr="00702EE3">
              <w:rPr>
                <w:rFonts w:ascii="Calibri" w:hAnsi="Calibri" w:cs="Calibri"/>
                <w:b/>
                <w:szCs w:val="22"/>
              </w:rPr>
              <w:t>(același tip de utilaj)</w:t>
            </w:r>
            <w:r w:rsidRPr="00702EE3">
              <w:rPr>
                <w:rFonts w:ascii="Calibri" w:hAnsi="Calibri" w:cs="Calibri"/>
                <w:b/>
              </w:rPr>
              <w:t>.</w:t>
            </w:r>
          </w:p>
        </w:tc>
      </w:tr>
    </w:tbl>
    <w:p w14:paraId="131E8312" w14:textId="77777777" w:rsidR="003E504F" w:rsidRPr="00702EE3" w:rsidRDefault="003E504F" w:rsidP="00D91A67">
      <w:pPr>
        <w:autoSpaceDE w:val="0"/>
        <w:autoSpaceDN w:val="0"/>
        <w:adjustRightInd w:val="0"/>
        <w:jc w:val="both"/>
        <w:rPr>
          <w:rFonts w:ascii="Calibri" w:hAnsi="Calibri" w:cs="Calibri"/>
          <w:color w:val="000000"/>
          <w:lang w:eastAsia="ro-RO"/>
        </w:rPr>
      </w:pPr>
    </w:p>
    <w:tbl>
      <w:tblPr>
        <w:tblW w:w="496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3955"/>
        <w:gridCol w:w="4756"/>
      </w:tblGrid>
      <w:tr w:rsidR="00D91A67" w:rsidRPr="00702EE3" w14:paraId="16B49226" w14:textId="77777777" w:rsidTr="00130042">
        <w:tc>
          <w:tcPr>
            <w:tcW w:w="2270" w:type="pct"/>
            <w:shd w:val="clear" w:color="auto" w:fill="C0C0C0"/>
          </w:tcPr>
          <w:p w14:paraId="2ACE0430" w14:textId="77777777" w:rsidR="00D91A67" w:rsidRPr="00702EE3" w:rsidRDefault="00D91A67" w:rsidP="0007251D">
            <w:pPr>
              <w:keepNext/>
              <w:spacing w:before="240" w:after="60"/>
              <w:outlineLvl w:val="0"/>
              <w:rPr>
                <w:rFonts w:asciiTheme="minorHAnsi" w:hAnsiTheme="minorHAnsi" w:cs="Arial"/>
                <w:b/>
                <w:bCs/>
                <w:kern w:val="32"/>
                <w:lang w:val="ro-RO"/>
              </w:rPr>
            </w:pPr>
            <w:r w:rsidRPr="00702EE3">
              <w:rPr>
                <w:rFonts w:asciiTheme="minorHAnsi" w:hAnsiTheme="minorHAnsi" w:cs="Arial"/>
                <w:b/>
                <w:bCs/>
                <w:kern w:val="32"/>
                <w:lang w:val="ro-RO"/>
              </w:rPr>
              <w:t>DOCUMENTE  PREZENTATE</w:t>
            </w:r>
          </w:p>
        </w:tc>
        <w:tc>
          <w:tcPr>
            <w:tcW w:w="2730" w:type="pct"/>
            <w:shd w:val="clear" w:color="auto" w:fill="C0C0C0"/>
          </w:tcPr>
          <w:p w14:paraId="3C835DDC" w14:textId="77777777" w:rsidR="00D91A67" w:rsidRPr="00702EE3" w:rsidRDefault="00D91A67" w:rsidP="0007251D">
            <w:pPr>
              <w:jc w:val="both"/>
              <w:rPr>
                <w:rFonts w:asciiTheme="minorHAnsi" w:hAnsiTheme="minorHAnsi" w:cs="Arial"/>
                <w:b/>
                <w:lang w:val="pt-BR"/>
              </w:rPr>
            </w:pPr>
            <w:r w:rsidRPr="00702EE3">
              <w:rPr>
                <w:rFonts w:asciiTheme="minorHAnsi" w:hAnsiTheme="minorHAnsi" w:cs="Arial"/>
                <w:b/>
                <w:lang w:val="pt-BR"/>
              </w:rPr>
              <w:t>PUNCTE DE VERIFICAT ÎN CADRUL DOCUMENTELOR  PREZENTATE</w:t>
            </w:r>
          </w:p>
        </w:tc>
      </w:tr>
      <w:tr w:rsidR="00D91A67" w:rsidRPr="00702EE3" w14:paraId="31D0614B" w14:textId="77777777" w:rsidTr="003E504F">
        <w:tc>
          <w:tcPr>
            <w:tcW w:w="2270" w:type="pct"/>
            <w:shd w:val="clear" w:color="auto" w:fill="FFFFFF" w:themeFill="background1"/>
          </w:tcPr>
          <w:p w14:paraId="28576B63" w14:textId="1C79B38A" w:rsidR="00D91A67" w:rsidRPr="00702EE3" w:rsidRDefault="0085791D" w:rsidP="0007251D">
            <w:pPr>
              <w:keepNext/>
              <w:spacing w:before="240" w:after="60"/>
              <w:outlineLvl w:val="0"/>
              <w:rPr>
                <w:rFonts w:asciiTheme="minorHAnsi" w:hAnsiTheme="minorHAnsi" w:cs="Arial"/>
                <w:b/>
                <w:bCs/>
                <w:kern w:val="32"/>
                <w:lang w:val="ro-RO"/>
              </w:rPr>
            </w:pPr>
            <w:r w:rsidRPr="00702EE3">
              <w:rPr>
                <w:rFonts w:asciiTheme="minorHAnsi" w:hAnsiTheme="minorHAnsi" w:cs="Arial"/>
                <w:b/>
                <w:bCs/>
                <w:kern w:val="32"/>
                <w:lang w:val="ro-RO"/>
              </w:rPr>
              <w:t>Baza de date AFIR</w:t>
            </w:r>
          </w:p>
        </w:tc>
        <w:tc>
          <w:tcPr>
            <w:tcW w:w="2730" w:type="pct"/>
            <w:shd w:val="clear" w:color="auto" w:fill="FFFFFF" w:themeFill="background1"/>
          </w:tcPr>
          <w:p w14:paraId="4E85AE29" w14:textId="77777777" w:rsidR="002922EF" w:rsidRPr="00702EE3" w:rsidRDefault="002922EF" w:rsidP="002922EF">
            <w:pPr>
              <w:jc w:val="both"/>
              <w:rPr>
                <w:rFonts w:ascii="Calibri" w:hAnsi="Calibri" w:cs="Calibri"/>
              </w:rPr>
            </w:pPr>
            <w:r w:rsidRPr="00702EE3">
              <w:rPr>
                <w:rFonts w:ascii="Calibri" w:hAnsi="Calibri" w:cs="Calibri"/>
              </w:rPr>
              <w:t>Punctajul va fi acordat pentru solicitanții care nu au obținut finanțare (nu au avut contract/un proiect selectat) prin intermediul sM 4.1 și 4.1a și a acțiunilor similare finanțate prin sM 19.2</w:t>
            </w:r>
            <w:r w:rsidRPr="00702EE3">
              <w:rPr>
                <w:rFonts w:asciiTheme="minorHAnsi" w:hAnsiTheme="minorHAnsi" w:cstheme="minorHAnsi"/>
                <w:sz w:val="28"/>
              </w:rPr>
              <w:t xml:space="preserve">, </w:t>
            </w:r>
            <w:r w:rsidRPr="00702EE3">
              <w:rPr>
                <w:rFonts w:asciiTheme="minorHAnsi" w:hAnsiTheme="minorHAnsi" w:cstheme="minorHAnsi"/>
                <w:szCs w:val="22"/>
              </w:rPr>
              <w:t>în perioada 2014-2020, inclusiv perioada de tranziție</w:t>
            </w:r>
            <w:r w:rsidRPr="00702EE3">
              <w:rPr>
                <w:rFonts w:ascii="Calibri" w:hAnsi="Calibri" w:cs="Calibri"/>
              </w:rPr>
              <w:t>..</w:t>
            </w:r>
          </w:p>
          <w:p w14:paraId="797736D4" w14:textId="77777777" w:rsidR="002922EF" w:rsidRPr="00702EE3" w:rsidRDefault="002922EF" w:rsidP="002922EF">
            <w:pPr>
              <w:jc w:val="both"/>
              <w:rPr>
                <w:rFonts w:ascii="Calibri" w:hAnsi="Calibri" w:cs="Calibri"/>
              </w:rPr>
            </w:pPr>
            <w:r w:rsidRPr="00702EE3">
              <w:rPr>
                <w:rFonts w:ascii="Calibri" w:hAnsi="Calibri" w:cs="Calibri"/>
              </w:rPr>
              <w:t xml:space="preserve">În cazul în care solicitantul se regăsește în bazele de date AFIR cu un proiect selectat prin intermediul sM 4.1/4.1a sau prin măsuri similare finanțate prin sM 19.2, expertul nu va acorda punctaj la acest criteriu şi se va înscrie “0” în rubrica aferentă. </w:t>
            </w:r>
          </w:p>
          <w:p w14:paraId="5BAA5D76" w14:textId="6D7F5E58" w:rsidR="00D91A67" w:rsidRPr="00702EE3" w:rsidRDefault="002922EF" w:rsidP="002922EF">
            <w:pPr>
              <w:jc w:val="both"/>
              <w:rPr>
                <w:rFonts w:asciiTheme="minorHAnsi" w:hAnsiTheme="minorHAnsi" w:cs="Arial"/>
                <w:lang w:val="pt-BR"/>
              </w:rPr>
            </w:pPr>
            <w:r w:rsidRPr="00702EE3">
              <w:rPr>
                <w:rFonts w:ascii="Calibri" w:hAnsi="Calibri" w:cs="Calibri"/>
              </w:rPr>
              <w:t>B</w:t>
            </w:r>
            <w:r w:rsidRPr="00702EE3">
              <w:rPr>
                <w:rFonts w:asciiTheme="minorHAnsi" w:hAnsiTheme="minorHAnsi" w:cs="Arial"/>
                <w:lang w:val="pt-BR"/>
              </w:rPr>
              <w:t>eneficiarii identificați in sistemul AFIR cu contract de finanțare pentru aceleași tipologii de cheltuieli (acelasi tip de utilaj) pe submăsurile anterior precizate, nu vor fi punctați în cadrul acestui criteriu.</w:t>
            </w:r>
          </w:p>
        </w:tc>
      </w:tr>
    </w:tbl>
    <w:p w14:paraId="22314387" w14:textId="77777777" w:rsidR="00D91A67" w:rsidRPr="00702EE3" w:rsidRDefault="00D91A67" w:rsidP="00D91A67">
      <w:pPr>
        <w:autoSpaceDE w:val="0"/>
        <w:autoSpaceDN w:val="0"/>
        <w:adjustRightInd w:val="0"/>
        <w:jc w:val="both"/>
        <w:rPr>
          <w:rFonts w:ascii="Calibri" w:hAnsi="Calibri" w:cs="Calibri"/>
          <w:color w:val="000000"/>
          <w:lang w:eastAsia="ro-RO"/>
        </w:rPr>
      </w:pPr>
    </w:p>
    <w:p w14:paraId="7B3AB799" w14:textId="1476DF7C" w:rsidR="005A0311" w:rsidRPr="00702EE3" w:rsidRDefault="005A0311" w:rsidP="00D91A67">
      <w:pPr>
        <w:pStyle w:val="NoSpacing"/>
        <w:shd w:val="clear" w:color="auto" w:fill="FFFFFF"/>
        <w:tabs>
          <w:tab w:val="left" w:pos="709"/>
          <w:tab w:val="left" w:pos="1418"/>
          <w:tab w:val="left" w:pos="2127"/>
          <w:tab w:val="left" w:pos="4536"/>
        </w:tabs>
        <w:spacing w:line="276" w:lineRule="auto"/>
        <w:jc w:val="both"/>
        <w:rPr>
          <w:rFonts w:ascii="Calibri" w:hAnsi="Calibri" w:cs="Calibri"/>
          <w:b/>
          <w:noProof/>
          <w:sz w:val="24"/>
          <w:szCs w:val="24"/>
        </w:rPr>
      </w:pPr>
    </w:p>
    <w:tbl>
      <w:tblPr>
        <w:tblW w:w="8900" w:type="dxa"/>
        <w:tblInd w:w="-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ABF8F" w:themeFill="accent6" w:themeFillTint="99"/>
        <w:tblLook w:val="0000" w:firstRow="0" w:lastRow="0" w:firstColumn="0" w:lastColumn="0" w:noHBand="0" w:noVBand="0"/>
      </w:tblPr>
      <w:tblGrid>
        <w:gridCol w:w="8900"/>
      </w:tblGrid>
      <w:tr w:rsidR="005A0311" w:rsidRPr="00702EE3" w14:paraId="006D0BF7" w14:textId="77777777" w:rsidTr="005D2721">
        <w:trPr>
          <w:trHeight w:val="536"/>
        </w:trPr>
        <w:tc>
          <w:tcPr>
            <w:tcW w:w="8900" w:type="dxa"/>
            <w:shd w:val="clear" w:color="auto" w:fill="FABF8F" w:themeFill="accent6" w:themeFillTint="99"/>
          </w:tcPr>
          <w:p w14:paraId="6DEB8C2A" w14:textId="013D0207" w:rsidR="005A0311" w:rsidRPr="00702EE3" w:rsidRDefault="005A0311" w:rsidP="005D2721">
            <w:pPr>
              <w:autoSpaceDE w:val="0"/>
              <w:autoSpaceDN w:val="0"/>
              <w:adjustRightInd w:val="0"/>
              <w:jc w:val="both"/>
              <w:rPr>
                <w:rFonts w:ascii="Calibri" w:hAnsi="Calibri" w:cs="Calibri"/>
                <w:b/>
                <w:bCs/>
              </w:rPr>
            </w:pPr>
            <w:r w:rsidRPr="00702EE3">
              <w:rPr>
                <w:rFonts w:asciiTheme="minorHAnsi" w:hAnsiTheme="minorHAnsi" w:cstheme="minorHAnsi"/>
                <w:b/>
              </w:rPr>
              <w:t>P 5 - Principiul produsului cu înaltă valoare adăugată (ex. produse care participă la scheme de calitate recunoscute la nivel național, european)</w:t>
            </w:r>
          </w:p>
        </w:tc>
      </w:tr>
      <w:tr w:rsidR="005A0311" w:rsidRPr="00702EE3" w14:paraId="42C17CC3" w14:textId="77777777" w:rsidTr="005D2721">
        <w:trPr>
          <w:trHeight w:val="460"/>
        </w:trPr>
        <w:tc>
          <w:tcPr>
            <w:tcW w:w="8900" w:type="dxa"/>
            <w:shd w:val="clear" w:color="auto" w:fill="FABF8F" w:themeFill="accent6" w:themeFillTint="99"/>
          </w:tcPr>
          <w:p w14:paraId="2FE36C60" w14:textId="6E6A0041" w:rsidR="005A0311" w:rsidRPr="00702EE3" w:rsidRDefault="005A0311" w:rsidP="005D2721">
            <w:pPr>
              <w:keepNext/>
              <w:spacing w:before="240" w:after="60"/>
              <w:outlineLvl w:val="0"/>
              <w:rPr>
                <w:rFonts w:asciiTheme="minorHAnsi" w:hAnsiTheme="minorHAnsi" w:cs="Arial"/>
                <w:b/>
                <w:bCs/>
                <w:kern w:val="32"/>
                <w:lang w:val="ro-RO"/>
              </w:rPr>
            </w:pPr>
            <w:r w:rsidRPr="00702EE3">
              <w:rPr>
                <w:rFonts w:asciiTheme="minorHAnsi" w:hAnsiTheme="minorHAnsi" w:cs="Arial"/>
                <w:b/>
                <w:bCs/>
                <w:kern w:val="32"/>
                <w:lang w:val="ro-RO"/>
              </w:rPr>
              <w:lastRenderedPageBreak/>
              <w:t>5.1 Investiţia este destinată sistemului de cultură ecologic</w:t>
            </w:r>
          </w:p>
        </w:tc>
      </w:tr>
    </w:tbl>
    <w:p w14:paraId="0815D339" w14:textId="1CDAEB62" w:rsidR="00D91A67" w:rsidRPr="00702EE3" w:rsidRDefault="00D91A67" w:rsidP="005D2721">
      <w:pPr>
        <w:keepNext/>
        <w:spacing w:before="240" w:after="60"/>
        <w:outlineLvl w:val="0"/>
        <w:rPr>
          <w:rFonts w:asciiTheme="minorHAnsi" w:hAnsiTheme="minorHAnsi" w:cs="Arial"/>
          <w:b/>
          <w:bCs/>
          <w:kern w:val="32"/>
          <w:lang w:val="ro-RO"/>
        </w:rPr>
      </w:pPr>
    </w:p>
    <w:tbl>
      <w:tblPr>
        <w:tblW w:w="496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4505"/>
        <w:gridCol w:w="4206"/>
      </w:tblGrid>
      <w:tr w:rsidR="00D91A67" w:rsidRPr="00702EE3" w14:paraId="0D7A3C43" w14:textId="77777777" w:rsidTr="0007251D">
        <w:tc>
          <w:tcPr>
            <w:tcW w:w="2586" w:type="pct"/>
            <w:shd w:val="clear" w:color="auto" w:fill="C0C0C0"/>
          </w:tcPr>
          <w:p w14:paraId="4854E21C" w14:textId="77777777" w:rsidR="00D91A67" w:rsidRPr="00702EE3" w:rsidRDefault="00D91A67" w:rsidP="0007251D">
            <w:pPr>
              <w:keepNext/>
              <w:spacing w:before="240" w:after="60"/>
              <w:outlineLvl w:val="0"/>
              <w:rPr>
                <w:rFonts w:asciiTheme="minorHAnsi" w:hAnsiTheme="minorHAnsi" w:cs="Arial"/>
                <w:b/>
                <w:bCs/>
                <w:kern w:val="32"/>
                <w:lang w:val="ro-RO"/>
              </w:rPr>
            </w:pPr>
            <w:r w:rsidRPr="00702EE3">
              <w:rPr>
                <w:rFonts w:asciiTheme="minorHAnsi" w:hAnsiTheme="minorHAnsi" w:cs="Arial"/>
                <w:b/>
                <w:bCs/>
                <w:kern w:val="32"/>
                <w:lang w:val="ro-RO"/>
              </w:rPr>
              <w:t>DOCUMENTE  PREZENTATE</w:t>
            </w:r>
          </w:p>
        </w:tc>
        <w:tc>
          <w:tcPr>
            <w:tcW w:w="2414" w:type="pct"/>
            <w:shd w:val="clear" w:color="auto" w:fill="C0C0C0"/>
          </w:tcPr>
          <w:p w14:paraId="7B73330C" w14:textId="77777777" w:rsidR="00D91A67" w:rsidRPr="00702EE3" w:rsidRDefault="00D91A67" w:rsidP="0007251D">
            <w:pPr>
              <w:jc w:val="both"/>
              <w:rPr>
                <w:rFonts w:asciiTheme="minorHAnsi" w:hAnsiTheme="minorHAnsi" w:cs="Arial"/>
                <w:b/>
                <w:lang w:val="pt-BR"/>
              </w:rPr>
            </w:pPr>
            <w:r w:rsidRPr="00702EE3">
              <w:rPr>
                <w:rFonts w:asciiTheme="minorHAnsi" w:hAnsiTheme="minorHAnsi" w:cs="Arial"/>
                <w:b/>
                <w:lang w:val="pt-BR"/>
              </w:rPr>
              <w:t>PUNCTE DE VERIFICAT ÎN CADRUL DOCUMENTELOR  PREZENTATE</w:t>
            </w:r>
          </w:p>
        </w:tc>
      </w:tr>
      <w:tr w:rsidR="00D91A67" w:rsidRPr="00702EE3" w14:paraId="4EBB0F52" w14:textId="77777777" w:rsidTr="005A0311">
        <w:tc>
          <w:tcPr>
            <w:tcW w:w="2586" w:type="pct"/>
            <w:shd w:val="clear" w:color="auto" w:fill="FFFFFF" w:themeFill="background1"/>
          </w:tcPr>
          <w:p w14:paraId="6B76D4F0" w14:textId="77777777" w:rsidR="00D91A67" w:rsidRPr="00702EE3" w:rsidRDefault="00D91A67" w:rsidP="0007251D">
            <w:pPr>
              <w:keepNext/>
              <w:spacing w:before="240" w:after="60"/>
              <w:outlineLvl w:val="0"/>
              <w:rPr>
                <w:rFonts w:asciiTheme="minorHAnsi" w:hAnsiTheme="minorHAnsi" w:cs="Arial"/>
                <w:b/>
                <w:bCs/>
                <w:kern w:val="32"/>
                <w:lang w:val="ro-RO"/>
              </w:rPr>
            </w:pPr>
            <w:r w:rsidRPr="00702EE3">
              <w:rPr>
                <w:rFonts w:asciiTheme="minorHAnsi" w:hAnsiTheme="minorHAnsi" w:cs="Arial"/>
                <w:b/>
                <w:bCs/>
                <w:kern w:val="32"/>
                <w:lang w:val="ro-RO"/>
              </w:rPr>
              <w:t>Cererea de finanțare, sheet Coeficienți de producție standard, Declarația F</w:t>
            </w:r>
          </w:p>
          <w:p w14:paraId="48D3EE5A" w14:textId="77777777" w:rsidR="00D91A67" w:rsidRPr="00702EE3" w:rsidRDefault="00D91A67" w:rsidP="0007251D">
            <w:pPr>
              <w:pStyle w:val="NoSpacing"/>
              <w:shd w:val="clear" w:color="auto" w:fill="FFFFFF"/>
              <w:spacing w:line="276" w:lineRule="auto"/>
              <w:jc w:val="both"/>
              <w:rPr>
                <w:rFonts w:asciiTheme="minorHAnsi" w:hAnsiTheme="minorHAnsi" w:cs="Arial"/>
                <w:b/>
                <w:bCs/>
                <w:kern w:val="32"/>
                <w:sz w:val="24"/>
                <w:szCs w:val="24"/>
              </w:rPr>
            </w:pPr>
          </w:p>
          <w:p w14:paraId="056BD395" w14:textId="02DFA48F" w:rsidR="00D91A67" w:rsidRPr="00702EE3" w:rsidRDefault="00D3700B" w:rsidP="0007251D">
            <w:pPr>
              <w:pStyle w:val="NoSpacing"/>
              <w:shd w:val="clear" w:color="auto" w:fill="FFFFFF"/>
              <w:spacing w:line="276" w:lineRule="auto"/>
              <w:jc w:val="both"/>
              <w:rPr>
                <w:rFonts w:ascii="Calibri" w:hAnsi="Calibri" w:cs="Calibri"/>
                <w:b/>
                <w:noProof/>
                <w:sz w:val="24"/>
                <w:szCs w:val="24"/>
              </w:rPr>
            </w:pPr>
            <w:r w:rsidRPr="00702EE3">
              <w:rPr>
                <w:rFonts w:asciiTheme="minorHAnsi" w:hAnsiTheme="minorHAnsi" w:cs="Arial"/>
                <w:b/>
                <w:bCs/>
                <w:kern w:val="32"/>
                <w:sz w:val="24"/>
                <w:szCs w:val="24"/>
              </w:rPr>
              <w:t>Doc. 10</w:t>
            </w:r>
            <w:r w:rsidR="00D91A67" w:rsidRPr="00702EE3">
              <w:rPr>
                <w:rFonts w:asciiTheme="minorHAnsi" w:hAnsiTheme="minorHAnsi" w:cs="Arial"/>
                <w:b/>
                <w:bCs/>
                <w:kern w:val="32"/>
                <w:sz w:val="24"/>
                <w:szCs w:val="24"/>
              </w:rPr>
              <w:t>.1</w:t>
            </w:r>
            <w:r w:rsidR="00D91A67" w:rsidRPr="00702EE3">
              <w:rPr>
                <w:rFonts w:ascii="Calibri" w:hAnsi="Calibri" w:cs="Calibri"/>
                <w:b/>
                <w:noProof/>
                <w:sz w:val="24"/>
                <w:szCs w:val="24"/>
              </w:rPr>
              <w:t xml:space="preserve"> Fişa de înregistrare ca producător și/sau procesator  în agricultură ecologică, eliberata de DAJ, însoțită de contractul încheiat cu un organism de inspecție și certificare (în cazul investițiilor noi sau în cazul modernizării exploatațiilor care obțin după implementarea proiectului, un produs ecologic) </w:t>
            </w:r>
          </w:p>
          <w:p w14:paraId="14A0A94A" w14:textId="77777777" w:rsidR="00D91A67" w:rsidRPr="00702EE3" w:rsidRDefault="00D91A67" w:rsidP="0007251D">
            <w:pPr>
              <w:pStyle w:val="NoSpacing"/>
              <w:shd w:val="clear" w:color="auto" w:fill="FFFFFF"/>
              <w:spacing w:line="276" w:lineRule="auto"/>
              <w:jc w:val="both"/>
              <w:rPr>
                <w:rFonts w:ascii="Calibri" w:hAnsi="Calibri" w:cs="Calibri"/>
                <w:b/>
                <w:noProof/>
                <w:sz w:val="24"/>
                <w:szCs w:val="24"/>
              </w:rPr>
            </w:pPr>
          </w:p>
          <w:p w14:paraId="6003B556" w14:textId="7916E30B" w:rsidR="00D91A67" w:rsidRPr="00702EE3" w:rsidRDefault="00D3700B" w:rsidP="005A0311">
            <w:pPr>
              <w:pStyle w:val="NoSpacing"/>
              <w:shd w:val="clear" w:color="auto" w:fill="FFFFFF"/>
              <w:spacing w:line="276" w:lineRule="auto"/>
              <w:jc w:val="both"/>
              <w:rPr>
                <w:rFonts w:asciiTheme="minorHAnsi" w:hAnsiTheme="minorHAnsi" w:cs="Arial"/>
                <w:b/>
                <w:bCs/>
                <w:kern w:val="32"/>
              </w:rPr>
            </w:pPr>
            <w:r w:rsidRPr="00702EE3">
              <w:rPr>
                <w:rFonts w:ascii="Calibri" w:hAnsi="Calibri" w:cs="Calibri"/>
                <w:b/>
                <w:noProof/>
                <w:sz w:val="24"/>
                <w:szCs w:val="24"/>
              </w:rPr>
              <w:t>10</w:t>
            </w:r>
            <w:r w:rsidR="00D91A67" w:rsidRPr="00702EE3">
              <w:rPr>
                <w:rFonts w:ascii="Calibri" w:hAnsi="Calibri" w:cs="Calibri"/>
                <w:b/>
                <w:noProof/>
                <w:sz w:val="24"/>
                <w:szCs w:val="24"/>
              </w:rPr>
              <w:t xml:space="preserve">.2  </w:t>
            </w:r>
            <w:r w:rsidR="00D91A67" w:rsidRPr="00702EE3">
              <w:rPr>
                <w:rFonts w:ascii="Calibri" w:hAnsi="Calibri" w:cs="Calibri"/>
                <w:b/>
                <w:bCs/>
                <w:noProof/>
                <w:sz w:val="24"/>
                <w:szCs w:val="24"/>
              </w:rPr>
              <w:t xml:space="preserve">Certificat de conformitate a produselor agroalimentare ecologice </w:t>
            </w:r>
            <w:r w:rsidR="00D91A67" w:rsidRPr="00702EE3">
              <w:rPr>
                <w:rFonts w:ascii="Calibri" w:hAnsi="Calibri" w:cs="Calibri"/>
                <w:noProof/>
                <w:sz w:val="24"/>
                <w:szCs w:val="24"/>
              </w:rPr>
              <w:t xml:space="preserve">emis de un organism de inspecţie şi certificare, </w:t>
            </w:r>
            <w:r w:rsidR="00D91A67" w:rsidRPr="00702EE3">
              <w:rPr>
                <w:rFonts w:ascii="Calibri" w:hAnsi="Calibri" w:cs="Calibri"/>
                <w:i/>
                <w:iCs/>
                <w:noProof/>
                <w:sz w:val="24"/>
                <w:szCs w:val="24"/>
              </w:rPr>
              <w:t xml:space="preserve">conform prevederilor OUG 34/2000 privind produsele agroalimentare ecologice </w:t>
            </w:r>
            <w:r w:rsidR="00D91A67" w:rsidRPr="00702EE3">
              <w:rPr>
                <w:rFonts w:ascii="Calibri" w:hAnsi="Calibri" w:cs="Calibri"/>
                <w:noProof/>
                <w:sz w:val="24"/>
                <w:szCs w:val="24"/>
              </w:rPr>
              <w:t xml:space="preserve">cu completările și modificările ulterioare pentru aprobarea regulilor privind organizarea sistemului de inspecție și certificare în agricultura ecologică </w:t>
            </w:r>
            <w:r w:rsidR="00D91A67" w:rsidRPr="00702EE3">
              <w:rPr>
                <w:rFonts w:ascii="Calibri" w:hAnsi="Calibri" w:cs="Calibri"/>
                <w:b/>
                <w:bCs/>
                <w:noProof/>
                <w:sz w:val="24"/>
                <w:szCs w:val="24"/>
              </w:rPr>
              <w:t xml:space="preserve">(pentru modernizări în vederea obținerii unui produs existent). </w:t>
            </w:r>
          </w:p>
          <w:p w14:paraId="09507E62" w14:textId="77777777" w:rsidR="00D91A67" w:rsidRPr="00702EE3" w:rsidRDefault="00D91A67" w:rsidP="0007251D">
            <w:pPr>
              <w:keepNext/>
              <w:spacing w:before="240" w:after="60"/>
              <w:outlineLvl w:val="0"/>
              <w:rPr>
                <w:rFonts w:asciiTheme="minorHAnsi" w:hAnsiTheme="minorHAnsi" w:cs="Arial"/>
                <w:b/>
                <w:bCs/>
                <w:kern w:val="32"/>
                <w:lang w:val="ro-RO"/>
              </w:rPr>
            </w:pPr>
          </w:p>
        </w:tc>
        <w:tc>
          <w:tcPr>
            <w:tcW w:w="2414" w:type="pct"/>
            <w:shd w:val="clear" w:color="auto" w:fill="FFFFFF" w:themeFill="background1"/>
          </w:tcPr>
          <w:p w14:paraId="1DA2BA41" w14:textId="4EE8427A" w:rsidR="00885BAA" w:rsidRPr="00702EE3" w:rsidRDefault="00885BAA" w:rsidP="00885BAA">
            <w:pPr>
              <w:autoSpaceDE w:val="0"/>
              <w:autoSpaceDN w:val="0"/>
              <w:adjustRightInd w:val="0"/>
              <w:jc w:val="both"/>
              <w:rPr>
                <w:rFonts w:ascii="Calibri" w:hAnsi="Calibri" w:cs="Calibri"/>
                <w:b/>
                <w:bCs/>
                <w:color w:val="000000"/>
                <w:lang w:eastAsia="ro-RO"/>
              </w:rPr>
            </w:pPr>
            <w:r w:rsidRPr="00702EE3">
              <w:rPr>
                <w:rFonts w:ascii="Calibri" w:hAnsi="Calibri" w:cs="Calibri"/>
                <w:bCs/>
                <w:color w:val="000000"/>
                <w:lang w:eastAsia="ro-RO"/>
              </w:rPr>
              <w:t xml:space="preserve">Se vor puncta proiectele care își propun investiții destinate agriculturii ecologice. </w:t>
            </w:r>
          </w:p>
          <w:p w14:paraId="783836D0" w14:textId="77777777" w:rsidR="00885BAA" w:rsidRPr="00702EE3" w:rsidRDefault="00885BAA" w:rsidP="00885BAA">
            <w:pPr>
              <w:autoSpaceDE w:val="0"/>
              <w:autoSpaceDN w:val="0"/>
              <w:adjustRightInd w:val="0"/>
              <w:jc w:val="both"/>
              <w:rPr>
                <w:rFonts w:ascii="Calibri" w:hAnsi="Calibri" w:cs="Calibri"/>
                <w:bCs/>
                <w:color w:val="000000"/>
                <w:lang w:eastAsia="ro-RO"/>
              </w:rPr>
            </w:pPr>
          </w:p>
          <w:p w14:paraId="1F9BC652" w14:textId="77777777" w:rsidR="00885BAA" w:rsidRPr="00702EE3" w:rsidRDefault="00885BAA" w:rsidP="00885BAA">
            <w:pPr>
              <w:pStyle w:val="NoSpacing"/>
              <w:shd w:val="clear" w:color="auto" w:fill="FFFFFF"/>
              <w:tabs>
                <w:tab w:val="left" w:pos="709"/>
                <w:tab w:val="left" w:pos="1418"/>
                <w:tab w:val="left" w:pos="2127"/>
                <w:tab w:val="left" w:pos="4536"/>
              </w:tabs>
              <w:jc w:val="both"/>
              <w:rPr>
                <w:rFonts w:ascii="Calibri" w:hAnsi="Calibri" w:cs="Calibri"/>
                <w:b/>
                <w:bCs/>
                <w:noProof/>
                <w:sz w:val="24"/>
                <w:szCs w:val="24"/>
              </w:rPr>
            </w:pPr>
          </w:p>
          <w:p w14:paraId="37B384AA" w14:textId="77777777" w:rsidR="00885BAA" w:rsidRPr="00702EE3" w:rsidRDefault="00885BAA" w:rsidP="00885BAA">
            <w:pPr>
              <w:autoSpaceDE w:val="0"/>
              <w:autoSpaceDN w:val="0"/>
              <w:adjustRightInd w:val="0"/>
              <w:jc w:val="both"/>
              <w:rPr>
                <w:rFonts w:ascii="Calibri" w:hAnsi="Calibri" w:cs="Calibri"/>
                <w:bCs/>
                <w:lang w:eastAsia="ro-RO"/>
              </w:rPr>
            </w:pPr>
          </w:p>
          <w:p w14:paraId="699780F1" w14:textId="77777777" w:rsidR="00885BAA" w:rsidRPr="00702EE3" w:rsidRDefault="00885BAA" w:rsidP="00885BAA">
            <w:pPr>
              <w:jc w:val="both"/>
              <w:rPr>
                <w:rFonts w:ascii="Calibri" w:hAnsi="Calibri" w:cs="Calibri"/>
              </w:rPr>
            </w:pPr>
            <w:r w:rsidRPr="00702EE3">
              <w:rPr>
                <w:rFonts w:ascii="Calibri" w:hAnsi="Calibri" w:cs="Calibri"/>
              </w:rPr>
              <w:t>Punctajul se acordă proporțional cu suprafața agricolă în conversie și/sau certificată în total suprafață agricolă.</w:t>
            </w:r>
          </w:p>
          <w:p w14:paraId="743A8147" w14:textId="77777777" w:rsidR="00885BAA" w:rsidRPr="00702EE3" w:rsidRDefault="00885BAA" w:rsidP="00885BAA">
            <w:pPr>
              <w:pStyle w:val="NoSpacing"/>
              <w:shd w:val="clear" w:color="auto" w:fill="FFFFFF"/>
              <w:tabs>
                <w:tab w:val="left" w:pos="709"/>
                <w:tab w:val="left" w:pos="1418"/>
                <w:tab w:val="left" w:pos="2127"/>
                <w:tab w:val="left" w:pos="4536"/>
              </w:tabs>
              <w:jc w:val="both"/>
              <w:rPr>
                <w:rFonts w:ascii="Calibri" w:hAnsi="Calibri" w:cs="Calibri"/>
                <w:bCs/>
                <w:color w:val="000000"/>
                <w:lang w:eastAsia="ro-RO"/>
              </w:rPr>
            </w:pPr>
          </w:p>
          <w:p w14:paraId="630B975F" w14:textId="4108F0F5" w:rsidR="00D91A67" w:rsidRPr="00702EE3" w:rsidRDefault="00D91A67" w:rsidP="00D91A67">
            <w:pPr>
              <w:pStyle w:val="NoSpacing"/>
              <w:shd w:val="clear" w:color="auto" w:fill="FFFFFF"/>
              <w:tabs>
                <w:tab w:val="left" w:pos="709"/>
                <w:tab w:val="left" w:pos="1418"/>
                <w:tab w:val="left" w:pos="2127"/>
                <w:tab w:val="left" w:pos="4536"/>
              </w:tabs>
              <w:jc w:val="both"/>
              <w:rPr>
                <w:rFonts w:ascii="Calibri" w:hAnsi="Calibri" w:cs="Calibri"/>
                <w:b/>
                <w:bCs/>
                <w:color w:val="000000"/>
                <w:sz w:val="24"/>
                <w:szCs w:val="24"/>
                <w:lang w:eastAsia="ro-RO"/>
              </w:rPr>
            </w:pPr>
          </w:p>
        </w:tc>
      </w:tr>
    </w:tbl>
    <w:p w14:paraId="7947A7A2" w14:textId="77777777" w:rsidR="00D91A67" w:rsidRPr="00702EE3" w:rsidRDefault="00D91A67" w:rsidP="00D91A67">
      <w:pPr>
        <w:autoSpaceDE w:val="0"/>
        <w:autoSpaceDN w:val="0"/>
        <w:adjustRightInd w:val="0"/>
        <w:jc w:val="both"/>
        <w:rPr>
          <w:rFonts w:ascii="Calibri" w:hAnsi="Calibri" w:cs="Calibri"/>
          <w:color w:val="000000"/>
          <w:lang w:eastAsia="ro-RO"/>
        </w:rPr>
      </w:pPr>
    </w:p>
    <w:p w14:paraId="4CF6F2CD" w14:textId="77777777" w:rsidR="00D91A67" w:rsidRPr="00702EE3" w:rsidRDefault="00D91A67" w:rsidP="00D91A67">
      <w:pPr>
        <w:autoSpaceDE w:val="0"/>
        <w:autoSpaceDN w:val="0"/>
        <w:adjustRightInd w:val="0"/>
        <w:jc w:val="both"/>
        <w:rPr>
          <w:rFonts w:ascii="Calibri" w:hAnsi="Calibri" w:cs="Calibri"/>
          <w:color w:val="000000"/>
          <w:lang w:eastAsia="ro-RO"/>
        </w:rPr>
      </w:pPr>
    </w:p>
    <w:p w14:paraId="38CD938A" w14:textId="77777777" w:rsidR="00D91A67" w:rsidRPr="00702EE3" w:rsidRDefault="00D91A67" w:rsidP="00D91A67">
      <w:pPr>
        <w:autoSpaceDE w:val="0"/>
        <w:autoSpaceDN w:val="0"/>
        <w:adjustRightInd w:val="0"/>
        <w:jc w:val="both"/>
        <w:rPr>
          <w:rFonts w:ascii="Calibri" w:hAnsi="Calibri" w:cs="Calibri"/>
          <w:color w:val="000000"/>
          <w:lang w:eastAsia="ro-RO"/>
        </w:rPr>
      </w:pPr>
    </w:p>
    <w:p w14:paraId="41A1F2A5" w14:textId="77777777" w:rsidR="00D91A67" w:rsidRPr="00702EE3" w:rsidRDefault="00D91A67" w:rsidP="005A0311">
      <w:pPr>
        <w:shd w:val="clear" w:color="auto" w:fill="FBD4B4" w:themeFill="accent6" w:themeFillTint="66"/>
        <w:autoSpaceDE w:val="0"/>
        <w:autoSpaceDN w:val="0"/>
        <w:adjustRightInd w:val="0"/>
        <w:jc w:val="both"/>
        <w:rPr>
          <w:rFonts w:ascii="Calibri" w:hAnsi="Calibri" w:cs="Calibri"/>
          <w:color w:val="000000"/>
          <w:lang w:eastAsia="ro-RO"/>
        </w:rPr>
      </w:pPr>
    </w:p>
    <w:tbl>
      <w:tblPr>
        <w:tblpPr w:leftFromText="180" w:rightFromText="180" w:vertAnchor="text" w:tblpY="1"/>
        <w:tblOverlap w:val="never"/>
        <w:tblW w:w="8730" w:type="dxa"/>
        <w:tblLook w:val="04A0" w:firstRow="1" w:lastRow="0" w:firstColumn="1" w:lastColumn="0" w:noHBand="0" w:noVBand="1"/>
      </w:tblPr>
      <w:tblGrid>
        <w:gridCol w:w="8730"/>
      </w:tblGrid>
      <w:tr w:rsidR="00D91A67" w:rsidRPr="00702EE3" w14:paraId="2FA84806" w14:textId="77777777" w:rsidTr="005A0311">
        <w:trPr>
          <w:trHeight w:val="376"/>
        </w:trPr>
        <w:tc>
          <w:tcPr>
            <w:tcW w:w="8730" w:type="dxa"/>
            <w:tcBorders>
              <w:top w:val="single" w:sz="4" w:space="0" w:color="auto"/>
              <w:left w:val="single" w:sz="4" w:space="0" w:color="auto"/>
              <w:bottom w:val="single" w:sz="4" w:space="0" w:color="auto"/>
              <w:right w:val="single" w:sz="4" w:space="0" w:color="auto"/>
            </w:tcBorders>
            <w:shd w:val="clear" w:color="auto" w:fill="FFE599"/>
            <w:vAlign w:val="center"/>
          </w:tcPr>
          <w:p w14:paraId="7CE671CA" w14:textId="1243AEA1" w:rsidR="00D91A67" w:rsidRPr="00702EE3" w:rsidRDefault="00D91A67" w:rsidP="005A0311">
            <w:pPr>
              <w:shd w:val="clear" w:color="auto" w:fill="FBD4B4" w:themeFill="accent6" w:themeFillTint="66"/>
              <w:jc w:val="both"/>
              <w:rPr>
                <w:rFonts w:ascii="Calibri" w:hAnsi="Calibri" w:cs="Calibri"/>
                <w:color w:val="000000"/>
                <w:lang w:val="ro-RO" w:eastAsia="ro-RO"/>
              </w:rPr>
            </w:pPr>
            <w:r w:rsidRPr="00702EE3">
              <w:rPr>
                <w:rFonts w:ascii="Calibri" w:hAnsi="Calibri" w:cs="Calibri"/>
                <w:b/>
                <w:color w:val="000000"/>
                <w:lang w:val="ro-RO" w:eastAsia="ro-RO"/>
              </w:rPr>
              <w:t>P</w:t>
            </w:r>
            <w:r w:rsidR="00A368BB" w:rsidRPr="00702EE3">
              <w:rPr>
                <w:rFonts w:ascii="Calibri" w:hAnsi="Calibri" w:cs="Calibri"/>
                <w:b/>
                <w:color w:val="000000"/>
                <w:lang w:val="ro-RO" w:eastAsia="ro-RO"/>
              </w:rPr>
              <w:t>6</w:t>
            </w:r>
            <w:r w:rsidRPr="00702EE3">
              <w:rPr>
                <w:rFonts w:ascii="Calibri" w:hAnsi="Calibri" w:cs="Calibri"/>
                <w:b/>
                <w:color w:val="000000"/>
                <w:lang w:val="ro-RO" w:eastAsia="ro-RO"/>
              </w:rPr>
              <w:t xml:space="preserve"> Principiul nivelului de calificare în domeniul agricol al managerului exploataţiei agricole</w:t>
            </w:r>
            <w:r w:rsidRPr="00702EE3">
              <w:rPr>
                <w:rFonts w:ascii="Calibri" w:hAnsi="Calibri" w:cs="Calibri"/>
                <w:color w:val="000000"/>
                <w:lang w:val="ro-RO" w:eastAsia="ro-RO"/>
              </w:rPr>
              <w:t>;</w:t>
            </w:r>
          </w:p>
        </w:tc>
      </w:tr>
      <w:tr w:rsidR="00D91A67" w:rsidRPr="00702EE3" w14:paraId="551D8FCE" w14:textId="77777777" w:rsidTr="005A0311">
        <w:trPr>
          <w:trHeight w:val="412"/>
        </w:trPr>
        <w:tc>
          <w:tcPr>
            <w:tcW w:w="8730" w:type="dxa"/>
            <w:tcBorders>
              <w:top w:val="single" w:sz="4" w:space="0" w:color="auto"/>
              <w:left w:val="single" w:sz="4" w:space="0" w:color="auto"/>
              <w:bottom w:val="single" w:sz="4" w:space="0" w:color="auto"/>
              <w:right w:val="single" w:sz="4" w:space="0" w:color="auto"/>
            </w:tcBorders>
            <w:shd w:val="clear" w:color="auto" w:fill="auto"/>
          </w:tcPr>
          <w:p w14:paraId="65DFC88C" w14:textId="549D3059" w:rsidR="00D91A67" w:rsidRPr="00702EE3" w:rsidRDefault="00B10085" w:rsidP="005A0311">
            <w:pPr>
              <w:shd w:val="clear" w:color="auto" w:fill="FBD4B4" w:themeFill="accent6" w:themeFillTint="66"/>
              <w:jc w:val="both"/>
              <w:rPr>
                <w:rFonts w:ascii="Calibri" w:hAnsi="Calibri" w:cs="Calibri"/>
                <w:color w:val="000000"/>
                <w:lang w:val="ro-RO" w:eastAsia="ro-RO"/>
              </w:rPr>
            </w:pPr>
            <w:r w:rsidRPr="00702EE3">
              <w:rPr>
                <w:rFonts w:ascii="Calibri" w:hAnsi="Calibri" w:cs="Calibri"/>
                <w:b/>
              </w:rPr>
              <w:t>6.1. Administratorul/managerul formei asociative deține calificare în raport cu activitatea prevăzută în proiect, astfel:</w:t>
            </w:r>
          </w:p>
        </w:tc>
      </w:tr>
      <w:tr w:rsidR="00D91A67" w:rsidRPr="00702EE3" w14:paraId="4FBC1689" w14:textId="77777777" w:rsidTr="005A0311">
        <w:trPr>
          <w:trHeight w:val="828"/>
        </w:trPr>
        <w:tc>
          <w:tcPr>
            <w:tcW w:w="8730" w:type="dxa"/>
            <w:tcBorders>
              <w:top w:val="single" w:sz="4" w:space="0" w:color="auto"/>
              <w:left w:val="single" w:sz="4" w:space="0" w:color="auto"/>
              <w:bottom w:val="single" w:sz="4" w:space="0" w:color="auto"/>
              <w:right w:val="single" w:sz="4" w:space="0" w:color="auto"/>
            </w:tcBorders>
            <w:shd w:val="clear" w:color="auto" w:fill="auto"/>
          </w:tcPr>
          <w:p w14:paraId="3786962F" w14:textId="77777777" w:rsidR="00B10085" w:rsidRPr="00702EE3" w:rsidRDefault="00B10085" w:rsidP="005A0311">
            <w:pPr>
              <w:shd w:val="clear" w:color="auto" w:fill="FBD4B4" w:themeFill="accent6" w:themeFillTint="66"/>
              <w:jc w:val="both"/>
              <w:rPr>
                <w:rFonts w:ascii="Calibri" w:hAnsi="Calibri" w:cs="Calibri"/>
              </w:rPr>
            </w:pPr>
            <w:r w:rsidRPr="00702EE3">
              <w:rPr>
                <w:rFonts w:ascii="Calibri" w:hAnsi="Calibri" w:cs="Calibri"/>
                <w:b/>
                <w:bCs/>
              </w:rPr>
              <w:t>a) Studii superioare absolvite cu document care atestă absolvirea formei de învățământ corespunzătoare</w:t>
            </w:r>
            <w:r w:rsidRPr="00702EE3">
              <w:rPr>
                <w:rFonts w:ascii="Calibri" w:hAnsi="Calibri" w:cs="Calibri"/>
              </w:rPr>
              <w:t xml:space="preserve"> </w:t>
            </w:r>
          </w:p>
          <w:p w14:paraId="6A22AFB8" w14:textId="1390DD4D" w:rsidR="00D91A67" w:rsidRPr="00702EE3" w:rsidRDefault="00D91A67" w:rsidP="005A0311">
            <w:pPr>
              <w:shd w:val="clear" w:color="auto" w:fill="FBD4B4" w:themeFill="accent6" w:themeFillTint="66"/>
              <w:autoSpaceDE w:val="0"/>
              <w:autoSpaceDN w:val="0"/>
              <w:adjustRightInd w:val="0"/>
              <w:jc w:val="both"/>
              <w:rPr>
                <w:rFonts w:ascii="Calibri" w:hAnsi="Calibri" w:cs="Calibri"/>
                <w:color w:val="000000"/>
                <w:lang w:val="ro-RO" w:eastAsia="ro-RO"/>
              </w:rPr>
            </w:pPr>
          </w:p>
        </w:tc>
      </w:tr>
      <w:tr w:rsidR="005A0311" w:rsidRPr="00702EE3" w14:paraId="6D425E33" w14:textId="77777777" w:rsidTr="005A0311">
        <w:trPr>
          <w:trHeight w:val="36"/>
        </w:trPr>
        <w:tc>
          <w:tcPr>
            <w:tcW w:w="8730" w:type="dxa"/>
            <w:tcBorders>
              <w:top w:val="single" w:sz="4" w:space="0" w:color="auto"/>
              <w:left w:val="single" w:sz="4" w:space="0" w:color="auto"/>
              <w:right w:val="single" w:sz="4" w:space="0" w:color="auto"/>
            </w:tcBorders>
            <w:shd w:val="clear" w:color="auto" w:fill="auto"/>
          </w:tcPr>
          <w:p w14:paraId="1161BAA7" w14:textId="77777777" w:rsidR="005A0311" w:rsidRPr="00702EE3" w:rsidRDefault="005A0311" w:rsidP="005A0311">
            <w:pPr>
              <w:autoSpaceDE w:val="0"/>
              <w:autoSpaceDN w:val="0"/>
              <w:adjustRightInd w:val="0"/>
              <w:jc w:val="both"/>
              <w:rPr>
                <w:rFonts w:ascii="Calibri" w:hAnsi="Calibri" w:cs="Calibri"/>
                <w:b/>
                <w:bCs/>
              </w:rPr>
            </w:pPr>
          </w:p>
        </w:tc>
      </w:tr>
      <w:tr w:rsidR="00D91A67" w:rsidRPr="00702EE3" w14:paraId="4CA9A8EE" w14:textId="77777777" w:rsidTr="005A0311">
        <w:trPr>
          <w:trHeight w:val="538"/>
        </w:trPr>
        <w:tc>
          <w:tcPr>
            <w:tcW w:w="8730" w:type="dxa"/>
            <w:shd w:val="clear" w:color="auto" w:fill="FFFFFF" w:themeFill="background1"/>
          </w:tcPr>
          <w:tbl>
            <w:tblPr>
              <w:tblpPr w:leftFromText="180" w:rightFromText="180" w:vertAnchor="text" w:horzAnchor="margin" w:tblpY="340"/>
              <w:tblW w:w="496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4364"/>
              <w:gridCol w:w="4074"/>
            </w:tblGrid>
            <w:tr w:rsidR="00C507F0" w:rsidRPr="00702EE3" w14:paraId="0BF9597D" w14:textId="77777777" w:rsidTr="00C507F0">
              <w:tc>
                <w:tcPr>
                  <w:tcW w:w="2586" w:type="pct"/>
                  <w:shd w:val="clear" w:color="auto" w:fill="C0C0C0"/>
                </w:tcPr>
                <w:p w14:paraId="7416E766" w14:textId="77777777" w:rsidR="00C507F0" w:rsidRPr="00702EE3" w:rsidRDefault="00C507F0" w:rsidP="005A0311">
                  <w:pPr>
                    <w:keepNext/>
                    <w:spacing w:before="240" w:after="60"/>
                    <w:outlineLvl w:val="0"/>
                    <w:rPr>
                      <w:rFonts w:asciiTheme="minorHAnsi" w:hAnsiTheme="minorHAnsi" w:cs="Arial"/>
                      <w:b/>
                      <w:bCs/>
                      <w:kern w:val="32"/>
                      <w:lang w:val="ro-RO"/>
                    </w:rPr>
                  </w:pPr>
                  <w:r w:rsidRPr="00702EE3">
                    <w:rPr>
                      <w:rFonts w:asciiTheme="minorHAnsi" w:hAnsiTheme="minorHAnsi" w:cs="Arial"/>
                      <w:b/>
                      <w:bCs/>
                      <w:kern w:val="32"/>
                      <w:lang w:val="ro-RO"/>
                    </w:rPr>
                    <w:lastRenderedPageBreak/>
                    <w:t>DOCUMENTE  PREZENTATE</w:t>
                  </w:r>
                </w:p>
              </w:tc>
              <w:tc>
                <w:tcPr>
                  <w:tcW w:w="2414" w:type="pct"/>
                  <w:shd w:val="clear" w:color="auto" w:fill="C0C0C0"/>
                </w:tcPr>
                <w:p w14:paraId="2DB821E7" w14:textId="77777777" w:rsidR="00C507F0" w:rsidRPr="00702EE3" w:rsidRDefault="00C507F0" w:rsidP="005A0311">
                  <w:pPr>
                    <w:jc w:val="both"/>
                    <w:rPr>
                      <w:rFonts w:asciiTheme="minorHAnsi" w:hAnsiTheme="minorHAnsi" w:cs="Arial"/>
                      <w:b/>
                      <w:lang w:val="pt-BR"/>
                    </w:rPr>
                  </w:pPr>
                  <w:r w:rsidRPr="00702EE3">
                    <w:rPr>
                      <w:rFonts w:asciiTheme="minorHAnsi" w:hAnsiTheme="minorHAnsi" w:cs="Arial"/>
                      <w:b/>
                      <w:lang w:val="pt-BR"/>
                    </w:rPr>
                    <w:t>PUNCTE DE VERIFICAT ÎN CADRUL DOCUMENTELOR  PREZENTATE</w:t>
                  </w:r>
                </w:p>
              </w:tc>
            </w:tr>
            <w:tr w:rsidR="00C507F0" w:rsidRPr="00702EE3" w14:paraId="499D5024" w14:textId="77777777" w:rsidTr="005A0311">
              <w:tc>
                <w:tcPr>
                  <w:tcW w:w="2586" w:type="pct"/>
                  <w:shd w:val="clear" w:color="auto" w:fill="auto"/>
                </w:tcPr>
                <w:p w14:paraId="77EAB738" w14:textId="77777777" w:rsidR="00C507F0" w:rsidRPr="00702EE3" w:rsidRDefault="00C507F0" w:rsidP="005A0311">
                  <w:pPr>
                    <w:keepNext/>
                    <w:spacing w:before="240" w:after="60"/>
                    <w:jc w:val="both"/>
                    <w:outlineLvl w:val="0"/>
                    <w:rPr>
                      <w:rFonts w:asciiTheme="minorHAnsi" w:hAnsiTheme="minorHAnsi" w:cs="Arial"/>
                      <w:b/>
                      <w:bCs/>
                      <w:kern w:val="32"/>
                      <w:lang w:val="ro-RO"/>
                    </w:rPr>
                  </w:pPr>
                  <w:r w:rsidRPr="00702EE3">
                    <w:rPr>
                      <w:rFonts w:asciiTheme="minorHAnsi" w:hAnsiTheme="minorHAnsi" w:cs="Arial"/>
                      <w:b/>
                      <w:bCs/>
                      <w:kern w:val="32"/>
                      <w:lang w:val="ro-RO"/>
                    </w:rPr>
                    <w:t>Doc. 9.1 DIPLOMĂ DE STUDII (superioare, liceale, postliceale – inclusiv terțiar nonuniversitare, școală profesională) în domeniul agricol, agro-alimentar, veterinar, economie agrară, mecanică agricolă, inginerie economica în agricultura și dezvoltare rurală.</w:t>
                  </w:r>
                </w:p>
                <w:p w14:paraId="0283E2FF" w14:textId="77777777" w:rsidR="00C507F0" w:rsidRPr="00702EE3" w:rsidRDefault="00C507F0" w:rsidP="005A0311">
                  <w:pPr>
                    <w:keepNext/>
                    <w:spacing w:before="240" w:after="60"/>
                    <w:jc w:val="both"/>
                    <w:outlineLvl w:val="0"/>
                    <w:rPr>
                      <w:rFonts w:asciiTheme="minorHAnsi" w:hAnsiTheme="minorHAnsi" w:cs="Arial"/>
                      <w:b/>
                      <w:bCs/>
                      <w:kern w:val="32"/>
                      <w:lang w:val="ro-RO"/>
                    </w:rPr>
                  </w:pPr>
                  <w:r w:rsidRPr="00702EE3">
                    <w:rPr>
                      <w:rFonts w:asciiTheme="minorHAnsi" w:hAnsiTheme="minorHAnsi" w:cs="Arial"/>
                      <w:b/>
                      <w:bCs/>
                      <w:kern w:val="32"/>
                      <w:lang w:val="ro-RO"/>
                    </w:rPr>
                    <w:t>9.2 Adeverinţă de absolvire a anilor de studii superioare, însoţită de foaia matricolă;</w:t>
                  </w:r>
                </w:p>
                <w:p w14:paraId="18A809A9" w14:textId="77777777" w:rsidR="00C507F0" w:rsidRPr="00702EE3" w:rsidRDefault="00C507F0" w:rsidP="005A0311">
                  <w:pPr>
                    <w:keepNext/>
                    <w:spacing w:before="240" w:after="60"/>
                    <w:jc w:val="both"/>
                    <w:outlineLvl w:val="0"/>
                    <w:rPr>
                      <w:rFonts w:asciiTheme="minorHAnsi" w:hAnsiTheme="minorHAnsi" w:cs="Arial"/>
                      <w:b/>
                      <w:bCs/>
                      <w:kern w:val="32"/>
                      <w:lang w:val="ro-RO"/>
                    </w:rPr>
                  </w:pPr>
                  <w:r w:rsidRPr="00702EE3">
                    <w:rPr>
                      <w:rFonts w:asciiTheme="minorHAnsi" w:hAnsiTheme="minorHAnsi" w:cs="Arial"/>
                      <w:b/>
                      <w:bCs/>
                      <w:kern w:val="32"/>
                      <w:lang w:val="ro-RO"/>
                    </w:rPr>
                    <w:t>9.3 Diploma/certificat de calificare ce atestă formarea profesională/certificat de competențe emis de un centru de evaluare si certificare a competențelor profesionale obținute pe alte căi decât cele formale, care trebuie deasemenea să fie autorizat de Autoritatea Națională pentru Calificări, sau certificat de absolvire a cursului de calificare emis de ANCA care conferă un nivel minim de calificare în domeniu agricol, agro-alimentar, veterinar, economie agrară, mecanică agricolă. (în cazul intensității suplimentare pentru tânăr)</w:t>
                  </w:r>
                </w:p>
                <w:p w14:paraId="018754A5" w14:textId="77777777" w:rsidR="00C507F0" w:rsidRPr="00702EE3" w:rsidRDefault="00C507F0" w:rsidP="005A0311">
                  <w:pPr>
                    <w:keepNext/>
                    <w:spacing w:before="240" w:after="60"/>
                    <w:jc w:val="both"/>
                    <w:outlineLvl w:val="0"/>
                    <w:rPr>
                      <w:rFonts w:asciiTheme="minorHAnsi" w:hAnsiTheme="minorHAnsi" w:cs="Arial"/>
                      <w:b/>
                      <w:bCs/>
                      <w:kern w:val="32"/>
                      <w:lang w:val="ro-RO"/>
                    </w:rPr>
                  </w:pPr>
                  <w:r w:rsidRPr="00702EE3">
                    <w:rPr>
                      <w:rFonts w:asciiTheme="minorHAnsi" w:hAnsiTheme="minorHAnsi" w:cs="Arial"/>
                      <w:b/>
                      <w:bCs/>
                      <w:kern w:val="32"/>
                      <w:lang w:val="ro-RO"/>
                    </w:rPr>
                    <w:t>9.4 EXTRAS DIN REGISTRUL GENERAL DE EVIDENȚĂ A SALARIAȚILOR care să ateste înregistrarea contractului individual de muncă a managerului exploatației cu normă întreagă.</w:t>
                  </w:r>
                </w:p>
                <w:p w14:paraId="3FC6E38E" w14:textId="77777777" w:rsidR="00C507F0" w:rsidRPr="00702EE3" w:rsidRDefault="00C507F0" w:rsidP="005A0311">
                  <w:pPr>
                    <w:keepNext/>
                    <w:outlineLvl w:val="0"/>
                    <w:rPr>
                      <w:rFonts w:asciiTheme="minorHAnsi" w:hAnsiTheme="minorHAnsi" w:cs="Arial"/>
                      <w:b/>
                      <w:bCs/>
                      <w:kern w:val="32"/>
                      <w:lang w:val="ro-RO"/>
                    </w:rPr>
                  </w:pPr>
                  <w:r w:rsidRPr="00702EE3">
                    <w:rPr>
                      <w:rFonts w:asciiTheme="minorHAnsi" w:hAnsiTheme="minorHAnsi" w:cs="Arial"/>
                      <w:b/>
                      <w:bCs/>
                      <w:kern w:val="32"/>
                      <w:lang w:val="ro-RO"/>
                    </w:rPr>
                    <w:t>9.5 DECIZIA ADUNARII GENERALE A FORMEI ASOCIATIVE pentru desemnarea managerului exploatației</w:t>
                  </w:r>
                </w:p>
              </w:tc>
              <w:tc>
                <w:tcPr>
                  <w:tcW w:w="2414" w:type="pct"/>
                  <w:shd w:val="clear" w:color="auto" w:fill="auto"/>
                </w:tcPr>
                <w:p w14:paraId="4C149F78" w14:textId="77777777" w:rsidR="00C507F0" w:rsidRPr="00702EE3" w:rsidRDefault="00C507F0" w:rsidP="005A0311">
                  <w:pPr>
                    <w:shd w:val="clear" w:color="auto" w:fill="FFFFFF"/>
                    <w:tabs>
                      <w:tab w:val="left" w:pos="709"/>
                      <w:tab w:val="left" w:pos="1418"/>
                      <w:tab w:val="left" w:pos="2127"/>
                      <w:tab w:val="left" w:pos="4536"/>
                    </w:tabs>
                    <w:jc w:val="both"/>
                    <w:rPr>
                      <w:rFonts w:ascii="Calibri" w:hAnsi="Calibri" w:cs="Calibri"/>
                      <w:noProof/>
                    </w:rPr>
                  </w:pPr>
                </w:p>
                <w:p w14:paraId="4E369E94" w14:textId="77777777" w:rsidR="00C507F0" w:rsidRPr="00702EE3" w:rsidRDefault="00C507F0" w:rsidP="005A0311">
                  <w:pPr>
                    <w:shd w:val="clear" w:color="auto" w:fill="FFFFFF"/>
                    <w:tabs>
                      <w:tab w:val="left" w:pos="709"/>
                      <w:tab w:val="left" w:pos="1418"/>
                      <w:tab w:val="left" w:pos="2127"/>
                      <w:tab w:val="left" w:pos="4536"/>
                    </w:tabs>
                    <w:jc w:val="both"/>
                    <w:rPr>
                      <w:rFonts w:ascii="Calibri" w:hAnsi="Calibri" w:cs="Calibri"/>
                      <w:noProof/>
                    </w:rPr>
                  </w:pPr>
                  <w:r w:rsidRPr="00702EE3">
                    <w:rPr>
                      <w:rFonts w:ascii="Calibri" w:hAnsi="Calibri" w:cs="Calibri"/>
                      <w:noProof/>
                    </w:rPr>
                    <w:t>Expertul  va puncta criteriul 6.1, dacă:</w:t>
                  </w:r>
                </w:p>
                <w:p w14:paraId="07BA3059" w14:textId="77777777" w:rsidR="00B10085" w:rsidRPr="00702EE3" w:rsidRDefault="00B10085" w:rsidP="005A0311">
                  <w:pPr>
                    <w:jc w:val="both"/>
                    <w:rPr>
                      <w:rFonts w:ascii="Calibri" w:hAnsi="Calibri" w:cs="Calibri"/>
                    </w:rPr>
                  </w:pPr>
                  <w:r w:rsidRPr="00702EE3">
                    <w:rPr>
                      <w:rFonts w:ascii="Calibri" w:hAnsi="Calibri" w:cs="Calibri"/>
                    </w:rPr>
                    <w:t xml:space="preserve">- </w:t>
                  </w:r>
                  <w:r w:rsidRPr="00702EE3">
                    <w:rPr>
                      <w:rFonts w:ascii="Calibri" w:hAnsi="Calibri" w:cs="Calibri"/>
                      <w:b/>
                    </w:rPr>
                    <w:t xml:space="preserve">Administratorul/managerul </w:t>
                  </w:r>
                  <w:r w:rsidRPr="00702EE3">
                    <w:rPr>
                      <w:rFonts w:ascii="Calibri" w:hAnsi="Calibri" w:cs="Calibri"/>
                    </w:rPr>
                    <w:t>este absolventul unei forme de învățământ din sistemul național de educație, iar studiile sunt în domeniul agricol în acord cu ramura agricolă vizată prin proiect (horticultură, zootehnie, îmbunătățiri funciare, medicină veterinară, management agricol, biotehnologii etc.)/ agroalimentar/veterinar/economie agrară/mecanică agricolă/inginerie economică în agricultură și dezvoltare rurală   va prezenta diploma/ documentul care să ateste absolvirea formei de învățământ corespunzătoare (diplomă licență, diplomă master, diplomă doctorat, diplomă post-doctorat etc.). Sunt admise și diplomele de studii care beneficiază de recunoaștere/echivalare de către autoritatea competentă a Ministerului Educației conform legislației naționale în vigoare;</w:t>
                  </w:r>
                </w:p>
                <w:p w14:paraId="0CDD77CA" w14:textId="77777777" w:rsidR="00B10085" w:rsidRPr="00702EE3" w:rsidRDefault="00B10085" w:rsidP="005A0311">
                  <w:pPr>
                    <w:jc w:val="both"/>
                    <w:rPr>
                      <w:rFonts w:ascii="Calibri" w:hAnsi="Calibri" w:cs="Calibri"/>
                    </w:rPr>
                  </w:pPr>
                  <w:r w:rsidRPr="00702EE3">
                    <w:rPr>
                      <w:rFonts w:ascii="Calibri" w:hAnsi="Calibri" w:cs="Calibri"/>
                    </w:rPr>
                    <w:t xml:space="preserve">- </w:t>
                  </w:r>
                  <w:r w:rsidRPr="00702EE3">
                    <w:rPr>
                      <w:rFonts w:ascii="Calibri" w:hAnsi="Calibri" w:cs="Calibri"/>
                      <w:b/>
                    </w:rPr>
                    <w:t xml:space="preserve">Administratorul/managerul </w:t>
                  </w:r>
                  <w:r w:rsidRPr="00702EE3">
                    <w:rPr>
                      <w:rFonts w:ascii="Calibri" w:hAnsi="Calibri" w:cs="Calibri"/>
                    </w:rPr>
                    <w:t>este absolvent al unei forme de învățământ superior (conform celor precizate anterior) care a absolvit în ultimele 12 luni, dar nu poate prezenta diploma în original, caz în care poate fi acceptată o adeverinţă de absolvire a studiilor respective, însoţită de foaia matricolă/situaţia şcolară.</w:t>
                  </w:r>
                </w:p>
                <w:p w14:paraId="27492F5D" w14:textId="77777777" w:rsidR="00B10085" w:rsidRPr="00702EE3" w:rsidRDefault="00B10085" w:rsidP="005A0311">
                  <w:pPr>
                    <w:jc w:val="both"/>
                    <w:rPr>
                      <w:rFonts w:ascii="Calibri" w:hAnsi="Calibri" w:cs="Calibri"/>
                    </w:rPr>
                  </w:pPr>
                </w:p>
                <w:p w14:paraId="3DAAD85B" w14:textId="77777777" w:rsidR="00B10085" w:rsidRPr="00702EE3" w:rsidRDefault="00B10085" w:rsidP="005A0311">
                  <w:pPr>
                    <w:jc w:val="both"/>
                    <w:rPr>
                      <w:rFonts w:ascii="Calibri" w:hAnsi="Calibri" w:cs="Calibri"/>
                    </w:rPr>
                  </w:pPr>
                  <w:r w:rsidRPr="00702EE3">
                    <w:rPr>
                      <w:rFonts w:ascii="Calibri" w:hAnsi="Calibri" w:cs="Calibri"/>
                      <w:b/>
                    </w:rPr>
                    <w:t xml:space="preserve">Administratorul/managerul care are calitatea </w:t>
                  </w:r>
                  <w:proofErr w:type="gramStart"/>
                  <w:r w:rsidRPr="00702EE3">
                    <w:rPr>
                      <w:rFonts w:ascii="Calibri" w:hAnsi="Calibri" w:cs="Calibri"/>
                      <w:b/>
                    </w:rPr>
                    <w:t>de  angajat</w:t>
                  </w:r>
                  <w:proofErr w:type="gramEnd"/>
                  <w:r w:rsidRPr="00702EE3">
                    <w:rPr>
                      <w:rFonts w:ascii="Calibri" w:hAnsi="Calibri" w:cs="Calibri"/>
                      <w:b/>
                    </w:rPr>
                    <w:t xml:space="preserve"> al solicitantului,  trebuie să fie angajat cu normă întreagă.</w:t>
                  </w:r>
                </w:p>
                <w:p w14:paraId="6C56E5A7" w14:textId="77777777" w:rsidR="00C507F0" w:rsidRPr="00702EE3" w:rsidRDefault="00C507F0" w:rsidP="005A0311">
                  <w:pPr>
                    <w:shd w:val="clear" w:color="auto" w:fill="FFFFFF"/>
                    <w:jc w:val="both"/>
                    <w:rPr>
                      <w:rFonts w:ascii="Calibri" w:hAnsi="Calibri" w:cs="Calibri"/>
                      <w:noProof/>
                    </w:rPr>
                  </w:pPr>
                </w:p>
                <w:p w14:paraId="5CB529DB" w14:textId="77777777" w:rsidR="00C507F0" w:rsidRPr="00702EE3" w:rsidRDefault="00C507F0" w:rsidP="005A0311">
                  <w:pPr>
                    <w:shd w:val="clear" w:color="auto" w:fill="FFFFFF"/>
                    <w:jc w:val="both"/>
                    <w:rPr>
                      <w:rFonts w:ascii="Calibri" w:hAnsi="Calibri" w:cs="Calibri"/>
                      <w:noProof/>
                    </w:rPr>
                  </w:pPr>
                  <w:r w:rsidRPr="00702EE3">
                    <w:rPr>
                      <w:rFonts w:ascii="Calibri" w:hAnsi="Calibri" w:cs="Calibri"/>
                      <w:noProof/>
                    </w:rPr>
                    <w:t xml:space="preserve">Exemple de încadrări pe funcții de manager: </w:t>
                  </w:r>
                  <w:r w:rsidRPr="00702EE3">
                    <w:rPr>
                      <w:rFonts w:ascii="Calibri" w:eastAsia="Calibri" w:hAnsi="Calibri" w:cs="Calibri"/>
                      <w:noProof/>
                    </w:rPr>
                    <w:t xml:space="preserve">administrator societate comercială – cod COR 242111, </w:t>
                  </w:r>
                  <w:r w:rsidRPr="00702EE3">
                    <w:rPr>
                      <w:rFonts w:ascii="Calibri" w:hAnsi="Calibri" w:cs="Calibri"/>
                      <w:noProof/>
                    </w:rPr>
                    <w:t xml:space="preserve">director societate comercială agricolă – cod COR 112031; șef fermă agricolă </w:t>
                  </w:r>
                  <w:r w:rsidRPr="00702EE3">
                    <w:rPr>
                      <w:rFonts w:ascii="Calibri" w:hAnsi="Calibri" w:cs="Calibri"/>
                      <w:noProof/>
                    </w:rPr>
                    <w:lastRenderedPageBreak/>
                    <w:t>(agrozootehnică) – 131111; șef complex zootehnic – 131109 etc.</w:t>
                  </w:r>
                </w:p>
                <w:p w14:paraId="2D13AFDE" w14:textId="77777777" w:rsidR="00C507F0" w:rsidRPr="00702EE3" w:rsidRDefault="00C507F0" w:rsidP="005A0311">
                  <w:pPr>
                    <w:shd w:val="clear" w:color="auto" w:fill="FFFFFF"/>
                    <w:jc w:val="both"/>
                    <w:rPr>
                      <w:rFonts w:ascii="Calibri" w:hAnsi="Calibri" w:cs="Calibri"/>
                      <w:noProof/>
                    </w:rPr>
                  </w:pPr>
                </w:p>
                <w:p w14:paraId="674EB468" w14:textId="77777777" w:rsidR="00C507F0" w:rsidRPr="00702EE3" w:rsidRDefault="00C507F0" w:rsidP="005A0311">
                  <w:pPr>
                    <w:shd w:val="clear" w:color="auto" w:fill="FFFFFF"/>
                    <w:jc w:val="both"/>
                    <w:rPr>
                      <w:rFonts w:ascii="Calibri" w:eastAsia="Calibri" w:hAnsi="Calibri" w:cs="Calibri"/>
                      <w:lang w:val="en-GB"/>
                    </w:rPr>
                  </w:pPr>
                  <w:r w:rsidRPr="00702EE3">
                    <w:rPr>
                      <w:rFonts w:ascii="Calibri" w:hAnsi="Calibri" w:cs="Calibri"/>
                      <w:noProof/>
                    </w:rPr>
                    <w:t>În cazul proiectelor depuse de forme asociative, se verifică dacă managerul exploatației este desemnat prin Decizia adunarii generale a acesteia</w:t>
                  </w:r>
                  <w:r w:rsidRPr="00702EE3">
                    <w:rPr>
                      <w:rFonts w:ascii="Calibri" w:eastAsia="Calibri" w:hAnsi="Calibri" w:cs="Calibri"/>
                      <w:lang w:val="en-GB"/>
                    </w:rPr>
                    <w:t xml:space="preserve"> pentru desemnarea managerului exploatației. Doc. 9.5. În cazul în care managerul desemnat nu are calitatea de membru (membru acționar în cazul cooperativelor), verificarea se va face și cu doc. 9.4, </w:t>
                  </w:r>
                  <w:proofErr w:type="gramStart"/>
                  <w:r w:rsidRPr="00702EE3">
                    <w:rPr>
                      <w:rFonts w:ascii="Calibri" w:eastAsia="Calibri" w:hAnsi="Calibri" w:cs="Calibri"/>
                      <w:lang w:val="en-GB"/>
                    </w:rPr>
                    <w:t>pentru</w:t>
                  </w:r>
                  <w:proofErr w:type="gramEnd"/>
                  <w:r w:rsidRPr="00702EE3">
                    <w:rPr>
                      <w:rFonts w:ascii="Calibri" w:eastAsia="Calibri" w:hAnsi="Calibri" w:cs="Calibri"/>
                      <w:lang w:val="en-GB"/>
                    </w:rPr>
                    <w:t xml:space="preserve"> demonstrarea calității de angajat al formei asociative.</w:t>
                  </w:r>
                </w:p>
                <w:p w14:paraId="516BF50A" w14:textId="77777777" w:rsidR="00C507F0" w:rsidRPr="00702EE3" w:rsidRDefault="00C507F0" w:rsidP="005A0311">
                  <w:pPr>
                    <w:shd w:val="clear" w:color="auto" w:fill="FFFFFF"/>
                    <w:jc w:val="both"/>
                    <w:rPr>
                      <w:rFonts w:ascii="Calibri" w:eastAsia="Calibri" w:hAnsi="Calibri" w:cs="Calibri"/>
                      <w:lang w:val="en-GB"/>
                    </w:rPr>
                  </w:pPr>
                </w:p>
                <w:p w14:paraId="35A452C1" w14:textId="33EB53A5" w:rsidR="00C507F0" w:rsidRPr="00702EE3" w:rsidRDefault="0095708D" w:rsidP="005A0311">
                  <w:pPr>
                    <w:shd w:val="clear" w:color="auto" w:fill="FFFFFF"/>
                    <w:jc w:val="both"/>
                    <w:rPr>
                      <w:rFonts w:ascii="Calibri" w:hAnsi="Calibri" w:cs="Calibri"/>
                      <w:noProof/>
                    </w:rPr>
                  </w:pPr>
                  <w:r w:rsidRPr="00702EE3">
                    <w:rPr>
                      <w:rFonts w:ascii="Calibri" w:eastAsia="Calibri" w:hAnsi="Calibri" w:cs="Calibri"/>
                      <w:lang w:val="en-GB"/>
                    </w:rPr>
                    <w:t xml:space="preserve">Expertul va verifica </w:t>
                  </w:r>
                  <w:r w:rsidR="00C507F0" w:rsidRPr="00702EE3">
                    <w:rPr>
                      <w:rFonts w:ascii="Calibri" w:eastAsia="Calibri" w:hAnsi="Calibri" w:cs="Calibri"/>
                      <w:lang w:val="en-GB"/>
                    </w:rPr>
                    <w:t xml:space="preserve">în doc. 9.4 dacă persoana care are calitatea de manager </w:t>
                  </w:r>
                  <w:proofErr w:type="gramStart"/>
                  <w:r w:rsidR="00C507F0" w:rsidRPr="00702EE3">
                    <w:rPr>
                      <w:rFonts w:ascii="Calibri" w:eastAsia="Calibri" w:hAnsi="Calibri" w:cs="Calibri"/>
                      <w:lang w:val="en-GB"/>
                    </w:rPr>
                    <w:t>a</w:t>
                  </w:r>
                  <w:proofErr w:type="gramEnd"/>
                  <w:r w:rsidR="00C507F0" w:rsidRPr="00702EE3">
                    <w:rPr>
                      <w:rFonts w:ascii="Calibri" w:eastAsia="Calibri" w:hAnsi="Calibri" w:cs="Calibri"/>
                      <w:lang w:val="en-GB"/>
                    </w:rPr>
                    <w:t xml:space="preserve"> exploatației este angajată cu normă întreagă. </w:t>
                  </w:r>
                </w:p>
                <w:p w14:paraId="7C0792F2" w14:textId="77777777" w:rsidR="00C507F0" w:rsidRPr="00702EE3" w:rsidRDefault="00C507F0" w:rsidP="005A0311">
                  <w:pPr>
                    <w:jc w:val="both"/>
                    <w:rPr>
                      <w:rFonts w:asciiTheme="minorHAnsi" w:hAnsiTheme="minorHAnsi" w:cs="Arial"/>
                      <w:b/>
                      <w:lang w:val="pt-BR"/>
                    </w:rPr>
                  </w:pPr>
                </w:p>
              </w:tc>
            </w:tr>
          </w:tbl>
          <w:p w14:paraId="7DB966CC" w14:textId="77777777" w:rsidR="00D91A67" w:rsidRPr="00702EE3" w:rsidRDefault="00D91A67" w:rsidP="005A0311">
            <w:pPr>
              <w:autoSpaceDE w:val="0"/>
              <w:autoSpaceDN w:val="0"/>
              <w:adjustRightInd w:val="0"/>
              <w:jc w:val="both"/>
              <w:rPr>
                <w:rFonts w:ascii="Calibri" w:hAnsi="Calibri" w:cs="Calibri"/>
                <w:color w:val="000000"/>
                <w:lang w:val="ro-RO" w:eastAsia="ro-RO"/>
              </w:rPr>
            </w:pPr>
          </w:p>
        </w:tc>
      </w:tr>
    </w:tbl>
    <w:p w14:paraId="77B5CCDA" w14:textId="61070220" w:rsidR="00D91A67" w:rsidRPr="00702EE3" w:rsidRDefault="00D91A67" w:rsidP="00D91A67">
      <w:pPr>
        <w:autoSpaceDE w:val="0"/>
        <w:autoSpaceDN w:val="0"/>
        <w:adjustRightInd w:val="0"/>
        <w:jc w:val="both"/>
        <w:rPr>
          <w:rFonts w:ascii="Calibri" w:hAnsi="Calibri" w:cs="Calibri"/>
          <w:color w:val="000000"/>
          <w:lang w:eastAsia="ro-RO"/>
        </w:rPr>
      </w:pPr>
    </w:p>
    <w:p w14:paraId="54ADA1D5" w14:textId="77777777" w:rsidR="00EF72C5" w:rsidRPr="00702EE3" w:rsidRDefault="00EF72C5" w:rsidP="00EF72C5">
      <w:pPr>
        <w:widowControl w:val="0"/>
        <w:shd w:val="clear" w:color="auto" w:fill="FFFFFF"/>
        <w:tabs>
          <w:tab w:val="left" w:pos="706"/>
        </w:tabs>
        <w:autoSpaceDE w:val="0"/>
        <w:autoSpaceDN w:val="0"/>
        <w:adjustRightInd w:val="0"/>
        <w:spacing w:line="254" w:lineRule="exact"/>
        <w:jc w:val="both"/>
        <w:rPr>
          <w:rFonts w:asciiTheme="minorHAnsi" w:hAnsiTheme="minorHAnsi" w:cs="Arial"/>
          <w:b/>
          <w:lang w:val="ro-RO"/>
        </w:rPr>
      </w:pPr>
    </w:p>
    <w:p w14:paraId="5C76E5EC" w14:textId="77777777" w:rsidR="00EF72C5" w:rsidRPr="00702EE3" w:rsidRDefault="00EF72C5" w:rsidP="009D1759">
      <w:pPr>
        <w:ind w:right="59"/>
        <w:jc w:val="both"/>
        <w:rPr>
          <w:rFonts w:asciiTheme="minorHAnsi" w:hAnsiTheme="minorHAnsi" w:cs="Arial"/>
          <w:lang w:val="ro-RO"/>
        </w:rPr>
      </w:pPr>
    </w:p>
    <w:tbl>
      <w:tblPr>
        <w:tblW w:w="89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05"/>
        <w:gridCol w:w="4410"/>
      </w:tblGrid>
      <w:tr w:rsidR="006B5CF1" w:rsidRPr="00702EE3" w14:paraId="0C269969" w14:textId="77777777" w:rsidTr="005D2721">
        <w:trPr>
          <w:trHeight w:val="417"/>
          <w:jc w:val="center"/>
        </w:trPr>
        <w:tc>
          <w:tcPr>
            <w:tcW w:w="8915" w:type="dxa"/>
            <w:gridSpan w:val="2"/>
            <w:shd w:val="clear" w:color="auto" w:fill="FABF8F" w:themeFill="accent6" w:themeFillTint="99"/>
            <w:vAlign w:val="center"/>
          </w:tcPr>
          <w:p w14:paraId="7B33E09D" w14:textId="77777777" w:rsidR="006B5CF1" w:rsidRPr="00702EE3" w:rsidRDefault="006B5CF1" w:rsidP="005D2721">
            <w:pPr>
              <w:jc w:val="both"/>
              <w:rPr>
                <w:rFonts w:ascii="Calibri" w:hAnsi="Calibri" w:cs="Calibri"/>
                <w:b/>
                <w:bCs/>
              </w:rPr>
            </w:pPr>
          </w:p>
          <w:p w14:paraId="103CEB96" w14:textId="6AFD8BD8" w:rsidR="006B5CF1" w:rsidRPr="00702EE3" w:rsidRDefault="006B5CF1" w:rsidP="0007251D">
            <w:pPr>
              <w:jc w:val="both"/>
              <w:rPr>
                <w:rFonts w:ascii="Calibri" w:hAnsi="Calibri" w:cs="Calibri"/>
                <w:b/>
                <w:bCs/>
              </w:rPr>
            </w:pPr>
            <w:r w:rsidRPr="00702EE3">
              <w:rPr>
                <w:rFonts w:ascii="Calibri" w:hAnsi="Calibri" w:cs="Calibri"/>
                <w:b/>
                <w:bCs/>
              </w:rPr>
              <w:t>P7 Principiul  asocierii fermierilor</w:t>
            </w:r>
          </w:p>
        </w:tc>
      </w:tr>
      <w:tr w:rsidR="006B5CF1" w:rsidRPr="00702EE3" w14:paraId="35D0D46C" w14:textId="77777777" w:rsidTr="005D2721">
        <w:trPr>
          <w:trHeight w:val="432"/>
          <w:jc w:val="center"/>
        </w:trPr>
        <w:tc>
          <w:tcPr>
            <w:tcW w:w="8915" w:type="dxa"/>
            <w:gridSpan w:val="2"/>
            <w:shd w:val="clear" w:color="auto" w:fill="FABF8F" w:themeFill="accent6" w:themeFillTint="99"/>
            <w:vAlign w:val="center"/>
          </w:tcPr>
          <w:p w14:paraId="1EB4C15C" w14:textId="77777777" w:rsidR="006B5CF1" w:rsidRPr="00702EE3" w:rsidRDefault="006B5CF1" w:rsidP="006B5CF1">
            <w:pPr>
              <w:jc w:val="both"/>
              <w:rPr>
                <w:rFonts w:ascii="Calibri" w:hAnsi="Calibri" w:cs="Calibri"/>
                <w:b/>
                <w:bCs/>
              </w:rPr>
            </w:pPr>
            <w:r w:rsidRPr="00702EE3">
              <w:rPr>
                <w:rFonts w:ascii="Calibri" w:hAnsi="Calibri" w:cs="Calibri"/>
                <w:b/>
                <w:bCs/>
              </w:rPr>
              <w:t>7.1 forma asociativă are mai mult de 20 de membri</w:t>
            </w:r>
          </w:p>
          <w:p w14:paraId="176A9E3F" w14:textId="77777777" w:rsidR="006B5CF1" w:rsidRPr="00702EE3" w:rsidRDefault="006B5CF1" w:rsidP="006B5CF1">
            <w:pPr>
              <w:jc w:val="both"/>
              <w:rPr>
                <w:rFonts w:ascii="Calibri" w:hAnsi="Calibri" w:cs="Calibri"/>
                <w:b/>
                <w:bCs/>
              </w:rPr>
            </w:pPr>
            <w:r w:rsidRPr="00702EE3">
              <w:rPr>
                <w:rFonts w:ascii="Calibri" w:hAnsi="Calibri" w:cs="Calibri"/>
                <w:b/>
                <w:bCs/>
              </w:rPr>
              <w:t>7.2 forma asociativă are 16-20 membri</w:t>
            </w:r>
          </w:p>
          <w:p w14:paraId="704596B9" w14:textId="77777777" w:rsidR="006B5CF1" w:rsidRPr="00702EE3" w:rsidRDefault="006B5CF1" w:rsidP="006B5CF1">
            <w:pPr>
              <w:jc w:val="both"/>
              <w:rPr>
                <w:rFonts w:ascii="Calibri" w:hAnsi="Calibri" w:cs="Calibri"/>
                <w:b/>
                <w:bCs/>
              </w:rPr>
            </w:pPr>
            <w:r w:rsidRPr="00702EE3">
              <w:rPr>
                <w:rFonts w:ascii="Calibri" w:hAnsi="Calibri" w:cs="Calibri"/>
                <w:b/>
                <w:bCs/>
              </w:rPr>
              <w:t>7.3 forma asociativă are 10-15 membri</w:t>
            </w:r>
          </w:p>
          <w:p w14:paraId="38B42E1E" w14:textId="77777777" w:rsidR="006B5CF1" w:rsidRPr="00702EE3" w:rsidRDefault="006B5CF1" w:rsidP="006B5CF1">
            <w:pPr>
              <w:jc w:val="both"/>
              <w:rPr>
                <w:rFonts w:ascii="Calibri" w:hAnsi="Calibri" w:cs="Calibri"/>
              </w:rPr>
            </w:pPr>
            <w:r w:rsidRPr="00702EE3">
              <w:rPr>
                <w:rFonts w:ascii="Calibri" w:hAnsi="Calibri" w:cs="Calibri"/>
                <w:b/>
                <w:bCs/>
              </w:rPr>
              <w:t>7.4 forma asociativă are 6-9 membri</w:t>
            </w:r>
          </w:p>
          <w:p w14:paraId="24F3BE1B" w14:textId="29EDB13A" w:rsidR="006B5CF1" w:rsidRPr="00702EE3" w:rsidRDefault="006B5CF1" w:rsidP="0007251D">
            <w:pPr>
              <w:jc w:val="both"/>
              <w:rPr>
                <w:rFonts w:ascii="Calibri" w:hAnsi="Calibri" w:cs="Calibri"/>
                <w:b/>
              </w:rPr>
            </w:pPr>
          </w:p>
        </w:tc>
      </w:tr>
      <w:tr w:rsidR="006B5CF1" w:rsidRPr="00702EE3" w14:paraId="7C24ABC5" w14:textId="77777777" w:rsidTr="00130042">
        <w:tblPrEx>
          <w:tblCellMar>
            <w:left w:w="70" w:type="dxa"/>
            <w:right w:w="70" w:type="dxa"/>
          </w:tblCellMar>
          <w:tblLook w:val="0000" w:firstRow="0" w:lastRow="0" w:firstColumn="0" w:lastColumn="0" w:noHBand="0" w:noVBand="0"/>
        </w:tblPrEx>
        <w:trPr>
          <w:jc w:val="center"/>
        </w:trPr>
        <w:tc>
          <w:tcPr>
            <w:tcW w:w="4505" w:type="dxa"/>
            <w:shd w:val="clear" w:color="auto" w:fill="C0C0C0"/>
          </w:tcPr>
          <w:p w14:paraId="4744D88F" w14:textId="77777777" w:rsidR="006B5CF1" w:rsidRPr="00702EE3" w:rsidRDefault="006B5CF1" w:rsidP="0007251D">
            <w:pPr>
              <w:keepNext/>
              <w:spacing w:before="240" w:after="60"/>
              <w:outlineLvl w:val="0"/>
              <w:rPr>
                <w:rFonts w:asciiTheme="minorHAnsi" w:hAnsiTheme="minorHAnsi" w:cs="Arial"/>
                <w:b/>
                <w:bCs/>
                <w:kern w:val="32"/>
                <w:lang w:val="ro-RO"/>
              </w:rPr>
            </w:pPr>
            <w:r w:rsidRPr="00702EE3">
              <w:rPr>
                <w:rFonts w:asciiTheme="minorHAnsi" w:hAnsiTheme="minorHAnsi" w:cs="Arial"/>
                <w:b/>
                <w:bCs/>
                <w:kern w:val="32"/>
                <w:lang w:val="ro-RO"/>
              </w:rPr>
              <w:t>DOCUMENTE  PREZENTATE</w:t>
            </w:r>
          </w:p>
        </w:tc>
        <w:tc>
          <w:tcPr>
            <w:tcW w:w="4410" w:type="dxa"/>
            <w:shd w:val="clear" w:color="auto" w:fill="C0C0C0"/>
          </w:tcPr>
          <w:p w14:paraId="3734B586" w14:textId="77777777" w:rsidR="006B5CF1" w:rsidRPr="00702EE3" w:rsidRDefault="006B5CF1" w:rsidP="0007251D">
            <w:pPr>
              <w:jc w:val="both"/>
              <w:rPr>
                <w:rFonts w:asciiTheme="minorHAnsi" w:hAnsiTheme="minorHAnsi" w:cs="Arial"/>
                <w:b/>
                <w:lang w:val="pt-BR"/>
              </w:rPr>
            </w:pPr>
            <w:r w:rsidRPr="00702EE3">
              <w:rPr>
                <w:rFonts w:asciiTheme="minorHAnsi" w:hAnsiTheme="minorHAnsi" w:cs="Arial"/>
                <w:b/>
                <w:lang w:val="pt-BR"/>
              </w:rPr>
              <w:t>PUNCTE DE VERIFICAT ÎN CADRUL DOCUMENTELOR  PREZENTATE</w:t>
            </w:r>
          </w:p>
        </w:tc>
      </w:tr>
      <w:tr w:rsidR="006B5CF1" w:rsidRPr="00702EE3" w14:paraId="517C595A" w14:textId="77777777" w:rsidTr="005A0311">
        <w:tblPrEx>
          <w:tblCellMar>
            <w:left w:w="70" w:type="dxa"/>
            <w:right w:w="70" w:type="dxa"/>
          </w:tblCellMar>
          <w:tblLook w:val="0000" w:firstRow="0" w:lastRow="0" w:firstColumn="0" w:lastColumn="0" w:noHBand="0" w:noVBand="0"/>
        </w:tblPrEx>
        <w:trPr>
          <w:jc w:val="center"/>
        </w:trPr>
        <w:tc>
          <w:tcPr>
            <w:tcW w:w="4505" w:type="dxa"/>
            <w:shd w:val="clear" w:color="auto" w:fill="FFFFFF" w:themeFill="background1"/>
          </w:tcPr>
          <w:p w14:paraId="44A30C45" w14:textId="77777777" w:rsidR="004A4DD4" w:rsidRPr="00702EE3" w:rsidRDefault="004A4DD4" w:rsidP="004A4DD4">
            <w:pPr>
              <w:spacing w:line="276" w:lineRule="auto"/>
              <w:jc w:val="both"/>
              <w:rPr>
                <w:rFonts w:ascii="Calibri" w:hAnsi="Calibri" w:cs="Arial"/>
                <w:b/>
                <w:bCs/>
                <w:kern w:val="32"/>
                <w:lang w:val="ro-RO"/>
              </w:rPr>
            </w:pPr>
          </w:p>
          <w:p w14:paraId="3E1A8F9A" w14:textId="2F3367CF" w:rsidR="004A4DD4" w:rsidRPr="00702EE3" w:rsidRDefault="004A4DD4" w:rsidP="004A4DD4">
            <w:pPr>
              <w:spacing w:line="276" w:lineRule="auto"/>
              <w:jc w:val="both"/>
              <w:rPr>
                <w:rFonts w:ascii="Calibri" w:hAnsi="Calibri" w:cs="Arial"/>
                <w:b/>
                <w:bCs/>
                <w:kern w:val="32"/>
                <w:lang w:val="ro-RO"/>
              </w:rPr>
            </w:pPr>
            <w:r w:rsidRPr="00702EE3">
              <w:rPr>
                <w:rFonts w:ascii="Calibri" w:hAnsi="Calibri" w:cs="Arial"/>
                <w:b/>
                <w:bCs/>
                <w:kern w:val="32"/>
                <w:lang w:val="ro-RO"/>
              </w:rPr>
              <w:t>Doc. 8b Statut pentu cooperativa agricolă (înființată în baza Legii nr. 566/2004) cu modificările și completările ulterioare.</w:t>
            </w:r>
          </w:p>
          <w:p w14:paraId="18B416D3" w14:textId="186BAF73" w:rsidR="006B5CF1" w:rsidRPr="00702EE3" w:rsidRDefault="004A4DD4" w:rsidP="004A4DD4">
            <w:pPr>
              <w:keepNext/>
              <w:spacing w:before="240" w:after="60"/>
              <w:outlineLvl w:val="0"/>
              <w:rPr>
                <w:rFonts w:asciiTheme="minorHAnsi" w:hAnsiTheme="minorHAnsi" w:cs="Arial"/>
                <w:b/>
                <w:bCs/>
                <w:kern w:val="32"/>
                <w:lang w:val="ro-RO"/>
              </w:rPr>
            </w:pPr>
            <w:r w:rsidRPr="00702EE3">
              <w:rPr>
                <w:rFonts w:ascii="Calibri" w:hAnsi="Calibri" w:cs="Arial"/>
                <w:b/>
                <w:bCs/>
                <w:kern w:val="32"/>
                <w:lang w:val="ro-RO"/>
              </w:rPr>
              <w:t xml:space="preserve">Doc. 11.1 </w:t>
            </w:r>
            <w:r w:rsidRPr="00702EE3">
              <w:rPr>
                <w:rFonts w:ascii="Calibri" w:hAnsi="Calibri" w:cs="Calibri"/>
                <w:b/>
                <w:noProof/>
                <w:color w:val="000000"/>
              </w:rPr>
              <w:t>Document emis de Cooperativa/ Grupul de producatori/organiza</w:t>
            </w:r>
            <w:r w:rsidRPr="00702EE3">
              <w:rPr>
                <w:rFonts w:ascii="Calibri" w:hAnsi="Calibri" w:cs="Calibri"/>
                <w:b/>
                <w:noProof/>
                <w:color w:val="000000"/>
                <w:lang w:val="en-GB"/>
              </w:rPr>
              <w:t>ția de producători</w:t>
            </w:r>
            <w:r w:rsidRPr="00702EE3">
              <w:rPr>
                <w:rFonts w:ascii="Calibri" w:hAnsi="Calibri" w:cs="Calibri"/>
                <w:b/>
                <w:noProof/>
                <w:color w:val="000000"/>
              </w:rPr>
              <w:t xml:space="preserve"> din care să reiasă că solicitantul sau </w:t>
            </w:r>
            <w:r w:rsidRPr="00702EE3">
              <w:rPr>
                <w:rFonts w:ascii="Calibri" w:hAnsi="Calibri" w:cs="Calibri"/>
                <w:b/>
                <w:bCs/>
                <w:noProof/>
                <w:color w:val="000000"/>
                <w:lang w:eastAsia="fr-FR"/>
              </w:rPr>
              <w:t xml:space="preserve"> managerul exploatației desemnat de forma asociativă, după caz, </w:t>
            </w:r>
            <w:r w:rsidRPr="00702EE3">
              <w:rPr>
                <w:rFonts w:ascii="Calibri" w:hAnsi="Calibri" w:cs="Calibri"/>
                <w:bCs/>
                <w:noProof/>
                <w:color w:val="000000"/>
                <w:lang w:eastAsia="fr-FR"/>
              </w:rPr>
              <w:t xml:space="preserve">are </w:t>
            </w:r>
            <w:r w:rsidRPr="00702EE3">
              <w:rPr>
                <w:rFonts w:ascii="Calibri" w:hAnsi="Calibri" w:cs="Calibri"/>
                <w:b/>
                <w:bCs/>
                <w:noProof/>
                <w:color w:val="000000"/>
                <w:lang w:eastAsia="fr-FR"/>
              </w:rPr>
              <w:t>calitatea de membru al acesteia.</w:t>
            </w:r>
          </w:p>
        </w:tc>
        <w:tc>
          <w:tcPr>
            <w:tcW w:w="4410" w:type="dxa"/>
            <w:shd w:val="clear" w:color="auto" w:fill="FFFFFF" w:themeFill="background1"/>
          </w:tcPr>
          <w:p w14:paraId="1AE63D17" w14:textId="12E90EE4" w:rsidR="006B5CF1" w:rsidRPr="00702EE3" w:rsidRDefault="0048422A" w:rsidP="006B5CF1">
            <w:pPr>
              <w:jc w:val="both"/>
              <w:rPr>
                <w:rFonts w:ascii="Calibri" w:hAnsi="Calibri" w:cs="Calibri"/>
              </w:rPr>
            </w:pPr>
            <w:r w:rsidRPr="00702EE3">
              <w:rPr>
                <w:rFonts w:ascii="Calibri" w:hAnsi="Calibri" w:cs="Calibri"/>
              </w:rPr>
              <w:t>Expertul va verifica, ca î</w:t>
            </w:r>
            <w:r w:rsidR="006B5CF1" w:rsidRPr="00702EE3">
              <w:rPr>
                <w:rFonts w:ascii="Calibri" w:hAnsi="Calibri" w:cs="Calibri"/>
              </w:rPr>
              <w:t>n cazul cooperativelor se vor avea în vedere doar membri acționari.</w:t>
            </w:r>
          </w:p>
          <w:p w14:paraId="0AACF135" w14:textId="77777777" w:rsidR="0048422A" w:rsidRPr="00702EE3" w:rsidRDefault="0048422A" w:rsidP="0048422A">
            <w:pPr>
              <w:jc w:val="both"/>
              <w:rPr>
                <w:rFonts w:ascii="Calibri" w:hAnsi="Calibri" w:cs="Calibri"/>
              </w:rPr>
            </w:pPr>
            <w:r w:rsidRPr="00702EE3">
              <w:rPr>
                <w:rFonts w:ascii="Calibri" w:hAnsi="Calibri" w:cs="Calibri"/>
              </w:rPr>
              <w:t>Se vor puncta grupurile și organizațiile de producători, cooperativele și societățile cooperative.</w:t>
            </w:r>
          </w:p>
          <w:p w14:paraId="719C3B74" w14:textId="77777777" w:rsidR="006B5CF1" w:rsidRPr="00702EE3" w:rsidRDefault="006B5CF1" w:rsidP="006B5CF1">
            <w:pPr>
              <w:autoSpaceDE w:val="0"/>
              <w:autoSpaceDN w:val="0"/>
              <w:adjustRightInd w:val="0"/>
              <w:jc w:val="both"/>
              <w:rPr>
                <w:rFonts w:ascii="Calibri" w:hAnsi="Calibri" w:cs="Calibri"/>
              </w:rPr>
            </w:pPr>
            <w:r w:rsidRPr="00702EE3">
              <w:rPr>
                <w:rFonts w:ascii="Calibri" w:hAnsi="Calibri" w:cs="Calibri"/>
              </w:rPr>
              <w:t>În cazul formelor asociative care au în componența lor cel puțin un membru a cărei dimensiune economică a exploatației depășește 30</w:t>
            </w:r>
            <w:proofErr w:type="gramStart"/>
            <w:r w:rsidRPr="00702EE3">
              <w:rPr>
                <w:rFonts w:ascii="Calibri" w:hAnsi="Calibri" w:cs="Calibri"/>
              </w:rPr>
              <w:t>%  din</w:t>
            </w:r>
            <w:proofErr w:type="gramEnd"/>
            <w:r w:rsidRPr="00702EE3">
              <w:rPr>
                <w:rFonts w:ascii="Calibri" w:hAnsi="Calibri" w:cs="Calibri"/>
              </w:rPr>
              <w:t xml:space="preserve"> SO –ul cumulat al tuturor membrilor respectivei forme asociative, nu se acordă punctaj.</w:t>
            </w:r>
          </w:p>
          <w:p w14:paraId="4FDC4CD5" w14:textId="77777777" w:rsidR="006B5CF1" w:rsidRPr="00702EE3" w:rsidRDefault="006B5CF1" w:rsidP="0007251D">
            <w:pPr>
              <w:jc w:val="both"/>
              <w:rPr>
                <w:rFonts w:asciiTheme="minorHAnsi" w:hAnsiTheme="minorHAnsi" w:cs="Arial"/>
                <w:b/>
                <w:lang w:val="pt-BR"/>
              </w:rPr>
            </w:pPr>
          </w:p>
        </w:tc>
      </w:tr>
    </w:tbl>
    <w:p w14:paraId="388817F3" w14:textId="77777777" w:rsidR="00EF72C5" w:rsidRPr="00702EE3" w:rsidRDefault="00EF72C5" w:rsidP="009D1759">
      <w:pPr>
        <w:ind w:right="59"/>
        <w:jc w:val="both"/>
        <w:rPr>
          <w:rFonts w:asciiTheme="minorHAnsi" w:hAnsiTheme="minorHAnsi" w:cs="Arial"/>
          <w:lang w:val="ro-RO"/>
        </w:rPr>
      </w:pPr>
    </w:p>
    <w:p w14:paraId="4D986C15" w14:textId="77777777" w:rsidR="00EF72C5" w:rsidRPr="00702EE3" w:rsidRDefault="00EF72C5" w:rsidP="009D1759">
      <w:pPr>
        <w:ind w:right="59"/>
        <w:jc w:val="both"/>
        <w:rPr>
          <w:rFonts w:asciiTheme="minorHAnsi" w:hAnsiTheme="minorHAnsi" w:cs="Arial"/>
          <w:lang w:val="ro-RO"/>
        </w:rPr>
      </w:pPr>
    </w:p>
    <w:p w14:paraId="34BF23ED" w14:textId="00C2D600" w:rsidR="00C252D3" w:rsidRPr="00702EE3" w:rsidRDefault="00C252D3" w:rsidP="009D1759">
      <w:pPr>
        <w:ind w:right="59"/>
        <w:jc w:val="both"/>
        <w:rPr>
          <w:rFonts w:asciiTheme="minorHAnsi" w:hAnsiTheme="minorHAnsi" w:cs="Arial"/>
          <w:lang w:val="ro-RO"/>
        </w:rPr>
      </w:pPr>
      <w:r w:rsidRPr="00702EE3">
        <w:rPr>
          <w:rFonts w:asciiTheme="minorHAnsi" w:hAnsiTheme="minorHAnsi" w:cs="Arial"/>
          <w:lang w:val="ro-RO"/>
        </w:rPr>
        <w:lastRenderedPageBreak/>
        <w:t xml:space="preserve">Expertul completează, semnează şi datează Fişa de evaluare a criteriilor de selecţie şi înscrie punctajul total acordat. </w:t>
      </w:r>
    </w:p>
    <w:p w14:paraId="69A2947D" w14:textId="77777777" w:rsidR="00B5416D" w:rsidRPr="00702EE3" w:rsidRDefault="00B5416D" w:rsidP="009D1759">
      <w:pPr>
        <w:ind w:right="59"/>
        <w:jc w:val="both"/>
        <w:rPr>
          <w:rFonts w:asciiTheme="minorHAnsi" w:hAnsiTheme="minorHAnsi" w:cs="Arial"/>
          <w:lang w:val="ro-RO"/>
        </w:rPr>
      </w:pPr>
    </w:p>
    <w:p w14:paraId="0016AFAF" w14:textId="20910705" w:rsidR="00835274" w:rsidRPr="00702EE3" w:rsidRDefault="00C252D3" w:rsidP="005A0311">
      <w:pPr>
        <w:ind w:right="59"/>
        <w:jc w:val="both"/>
        <w:rPr>
          <w:rFonts w:asciiTheme="minorHAnsi" w:hAnsiTheme="minorHAnsi" w:cs="Arial"/>
          <w:lang w:val="ro-RO"/>
        </w:rPr>
      </w:pPr>
      <w:r w:rsidRPr="00702EE3">
        <w:rPr>
          <w:rFonts w:asciiTheme="minorHAnsi" w:hAnsiTheme="minorHAnsi" w:cs="Arial"/>
          <w:lang w:val="ro-RO"/>
        </w:rPr>
        <w:t>Dacă există divergenţe între expert şi persoana care verifică munca expertului, acestea sunt mediate/rezolvate de şeful ierarhic superior, care îşi însuşeşte decizia prin semnătură.</w:t>
      </w:r>
      <w:r w:rsidR="005A0311" w:rsidRPr="00702EE3">
        <w:rPr>
          <w:rFonts w:asciiTheme="minorHAnsi" w:hAnsiTheme="minorHAnsi" w:cs="Arial"/>
          <w:lang w:val="ro-RO"/>
        </w:rPr>
        <w:t xml:space="preserve"> </w:t>
      </w:r>
    </w:p>
    <w:p w14:paraId="2C3786FC" w14:textId="18CF6FD3" w:rsidR="005A0311" w:rsidRPr="00702EE3" w:rsidRDefault="005A0311" w:rsidP="005D27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right="284"/>
        <w:jc w:val="both"/>
        <w:rPr>
          <w:rFonts w:asciiTheme="minorHAnsi" w:hAnsiTheme="minorHAnsi" w:cs="Calibri"/>
          <w:color w:val="000000"/>
          <w:sz w:val="22"/>
          <w:szCs w:val="22"/>
          <w:lang w:val="ro-RO" w:eastAsia="ro-RO"/>
        </w:rPr>
      </w:pPr>
    </w:p>
    <w:p w14:paraId="264D4EC5" w14:textId="77777777" w:rsidR="005A0311" w:rsidRPr="00702EE3" w:rsidRDefault="005A0311" w:rsidP="007835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ight="284"/>
        <w:jc w:val="both"/>
        <w:rPr>
          <w:rFonts w:asciiTheme="minorHAnsi" w:hAnsiTheme="minorHAnsi" w:cs="Calibri"/>
          <w:color w:val="000000"/>
          <w:sz w:val="22"/>
          <w:szCs w:val="22"/>
          <w:lang w:val="ro-RO" w:eastAsia="ro-RO"/>
        </w:rPr>
      </w:pPr>
    </w:p>
    <w:p w14:paraId="053CC4CD" w14:textId="77777777" w:rsidR="004852C7" w:rsidRPr="00702EE3" w:rsidRDefault="004852C7" w:rsidP="007835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ight="284"/>
        <w:jc w:val="both"/>
        <w:rPr>
          <w:rFonts w:asciiTheme="minorHAnsi" w:hAnsiTheme="minorHAnsi" w:cs="Calibri"/>
          <w:color w:val="000000"/>
          <w:sz w:val="22"/>
          <w:szCs w:val="22"/>
          <w:lang w:val="ro-RO" w:eastAsia="ro-RO"/>
        </w:rPr>
      </w:pPr>
    </w:p>
    <w:p w14:paraId="015E823A" w14:textId="77777777" w:rsidR="00F440B0" w:rsidRPr="00702EE3" w:rsidRDefault="00F440B0" w:rsidP="00F440B0">
      <w:pPr>
        <w:jc w:val="both"/>
        <w:rPr>
          <w:rFonts w:ascii="SIVECO Office" w:hAnsi="SIVECO Office"/>
          <w:b/>
          <w:bCs/>
          <w:sz w:val="22"/>
          <w:szCs w:val="22"/>
          <w:lang w:val="ro-RO" w:eastAsia="ro-RO"/>
        </w:rPr>
      </w:pPr>
      <w:r w:rsidRPr="00702EE3">
        <w:rPr>
          <w:rFonts w:ascii="SIVECO Office" w:hAnsi="SIVECO Office"/>
          <w:b/>
          <w:bCs/>
          <w:sz w:val="22"/>
          <w:szCs w:val="22"/>
          <w:lang w:val="ro-RO" w:eastAsia="ro-RO"/>
        </w:rPr>
        <w:t>Sectiunea a</w:t>
      </w:r>
      <w:r w:rsidR="007112AA" w:rsidRPr="00702EE3">
        <w:rPr>
          <w:rFonts w:ascii="SIVECO Office" w:hAnsi="SIVECO Office"/>
          <w:b/>
          <w:bCs/>
          <w:sz w:val="22"/>
          <w:szCs w:val="22"/>
          <w:lang w:val="ro-RO" w:eastAsia="ro-RO"/>
        </w:rPr>
        <w:t xml:space="preserve"> </w:t>
      </w:r>
      <w:r w:rsidRPr="00702EE3">
        <w:rPr>
          <w:rFonts w:ascii="SIVECO Office" w:hAnsi="SIVECO Office"/>
          <w:b/>
          <w:bCs/>
          <w:sz w:val="22"/>
          <w:szCs w:val="22"/>
          <w:lang w:val="ro-RO" w:eastAsia="ro-RO"/>
        </w:rPr>
        <w:t xml:space="preserve">II-a </w:t>
      </w:r>
    </w:p>
    <w:p w14:paraId="21B6A0A6" w14:textId="77777777" w:rsidR="00D151F2" w:rsidRPr="00702EE3" w:rsidRDefault="00D151F2" w:rsidP="00F440B0">
      <w:pPr>
        <w:jc w:val="both"/>
        <w:rPr>
          <w:rFonts w:ascii="SIVECO Office" w:hAnsi="SIVECO Office"/>
          <w:b/>
          <w:bCs/>
          <w:sz w:val="22"/>
          <w:szCs w:val="22"/>
          <w:lang w:val="ro-RO" w:eastAsia="ro-RO"/>
        </w:rPr>
      </w:pPr>
      <w:r w:rsidRPr="00702EE3">
        <w:rPr>
          <w:rFonts w:ascii="SIVECO Office" w:hAnsi="SIVECO Office"/>
          <w:b/>
          <w:bCs/>
          <w:sz w:val="22"/>
          <w:szCs w:val="22"/>
          <w:lang w:val="ro-RO" w:eastAsia="ro-RO"/>
        </w:rPr>
        <w:t>A.</w:t>
      </w:r>
    </w:p>
    <w:p w14:paraId="763DBC90" w14:textId="77777777" w:rsidR="007835B3" w:rsidRPr="00702EE3" w:rsidRDefault="007835B3" w:rsidP="00F440B0">
      <w:pPr>
        <w:jc w:val="center"/>
        <w:rPr>
          <w:rFonts w:asciiTheme="minorHAnsi" w:hAnsiTheme="minorHAnsi"/>
          <w:b/>
          <w:bCs/>
          <w:sz w:val="22"/>
          <w:szCs w:val="22"/>
          <w:u w:val="single"/>
          <w:lang w:val="ro-RO" w:eastAsia="ro-RO"/>
        </w:rPr>
      </w:pPr>
    </w:p>
    <w:p w14:paraId="3977CEAF" w14:textId="77777777" w:rsidR="00F440B0" w:rsidRPr="00702EE3" w:rsidRDefault="00F440B0" w:rsidP="00F440B0">
      <w:pPr>
        <w:jc w:val="center"/>
        <w:rPr>
          <w:rFonts w:asciiTheme="minorHAnsi" w:eastAsia="Calibri" w:hAnsiTheme="minorHAnsi"/>
          <w:b/>
          <w:sz w:val="22"/>
          <w:szCs w:val="22"/>
          <w:u w:val="single"/>
          <w:lang w:val="pt-BR"/>
        </w:rPr>
      </w:pPr>
      <w:r w:rsidRPr="00702EE3">
        <w:rPr>
          <w:rFonts w:asciiTheme="minorHAnsi" w:hAnsiTheme="minorHAnsi"/>
          <w:b/>
          <w:bCs/>
          <w:sz w:val="22"/>
          <w:szCs w:val="22"/>
          <w:u w:val="single"/>
          <w:lang w:val="ro-RO" w:eastAsia="ro-RO"/>
        </w:rPr>
        <w:t>Verificare conformitate copie cu originalul pentru toate proiectele selectate:</w:t>
      </w:r>
    </w:p>
    <w:p w14:paraId="4440D87B" w14:textId="77777777" w:rsidR="007835B3" w:rsidRPr="00702EE3" w:rsidRDefault="007835B3" w:rsidP="00F440B0">
      <w:pPr>
        <w:jc w:val="center"/>
        <w:rPr>
          <w:rFonts w:ascii="Calibri" w:eastAsia="Calibri" w:hAnsi="Calibri"/>
          <w:b/>
          <w:sz w:val="22"/>
          <w:szCs w:val="22"/>
          <w:lang w:val="pt-BR"/>
        </w:rPr>
      </w:pPr>
    </w:p>
    <w:p w14:paraId="06BDB669" w14:textId="77777777" w:rsidR="00F440B0" w:rsidRPr="00702EE3" w:rsidRDefault="00F440B0" w:rsidP="007835B3">
      <w:pPr>
        <w:tabs>
          <w:tab w:val="left" w:pos="199"/>
        </w:tabs>
        <w:ind w:right="284"/>
        <w:rPr>
          <w:rFonts w:ascii="Calibri" w:eastAsia="Calibri" w:hAnsi="Calibri"/>
          <w:sz w:val="22"/>
          <w:szCs w:val="22"/>
          <w:lang w:val="pt-BR"/>
        </w:rPr>
      </w:pPr>
      <w:r w:rsidRPr="00702EE3">
        <w:rPr>
          <w:rFonts w:ascii="Calibri" w:eastAsia="Calibri" w:hAnsi="Calibri"/>
          <w:sz w:val="22"/>
          <w:szCs w:val="22"/>
          <w:lang w:val="pt-BR"/>
        </w:rPr>
        <w:tab/>
        <w:t>F/N</w:t>
      </w:r>
    </w:p>
    <w:p w14:paraId="370B97D0" w14:textId="77777777" w:rsidR="00F440B0" w:rsidRPr="00702EE3" w:rsidRDefault="00F440B0" w:rsidP="007835B3">
      <w:pPr>
        <w:spacing w:after="200" w:line="276" w:lineRule="auto"/>
        <w:ind w:right="284"/>
        <w:rPr>
          <w:rFonts w:asciiTheme="minorHAnsi" w:eastAsia="Calibri" w:hAnsiTheme="minorHAnsi"/>
          <w:b/>
          <w:bCs/>
          <w:sz w:val="22"/>
          <w:szCs w:val="22"/>
          <w:lang w:val="ro-RO"/>
        </w:rPr>
      </w:pPr>
      <w:r w:rsidRPr="00702EE3">
        <w:rPr>
          <w:rFonts w:asciiTheme="minorHAnsi" w:eastAsia="Calibri" w:hAnsiTheme="minorHAnsi"/>
          <w:b/>
          <w:bCs/>
          <w:sz w:val="22"/>
          <w:szCs w:val="22"/>
          <w:lang w:val="ro-RO"/>
        </w:rPr>
        <w:t>Numărul de înregistrare al Cererii de Finanţare (CF):</w:t>
      </w:r>
    </w:p>
    <w:p w14:paraId="52CBCCD8" w14:textId="77777777" w:rsidR="00F440B0" w:rsidRPr="00702EE3" w:rsidRDefault="00F440B0" w:rsidP="007835B3">
      <w:pPr>
        <w:ind w:right="284"/>
        <w:rPr>
          <w:rFonts w:asciiTheme="minorHAnsi" w:hAnsiTheme="minorHAnsi" w:cs="Arial"/>
          <w:sz w:val="22"/>
          <w:szCs w:val="22"/>
          <w:lang w:val="ro-RO"/>
        </w:rPr>
      </w:pPr>
      <w:r w:rsidRPr="00702EE3">
        <w:rPr>
          <w:rFonts w:asciiTheme="minorHAnsi" w:hAnsiTheme="minorHAnsi" w:cs="Arial"/>
          <w:sz w:val="22"/>
          <w:szCs w:val="22"/>
          <w:lang w:val="ro-RO"/>
        </w:rPr>
        <w:t xml:space="preserve">Tip </w:t>
      </w:r>
      <w:r w:rsidRPr="00702EE3">
        <w:rPr>
          <w:rFonts w:asciiTheme="minorHAnsi" w:hAnsiTheme="minorHAnsi" w:cs="Arial"/>
          <w:sz w:val="22"/>
          <w:szCs w:val="22"/>
          <w:lang w:val="ro-RO"/>
        </w:rPr>
        <w:tab/>
        <w:t xml:space="preserve"> Codificare  </w:t>
      </w:r>
      <w:r w:rsidRPr="00702EE3">
        <w:rPr>
          <w:rFonts w:asciiTheme="minorHAnsi" w:hAnsiTheme="minorHAnsi" w:cs="Arial"/>
          <w:sz w:val="22"/>
          <w:szCs w:val="22"/>
          <w:lang w:val="ro-RO"/>
        </w:rPr>
        <w:tab/>
        <w:t xml:space="preserve"> Codificare </w:t>
      </w:r>
      <w:r w:rsidRPr="00702EE3">
        <w:rPr>
          <w:rFonts w:asciiTheme="minorHAnsi" w:hAnsiTheme="minorHAnsi" w:cs="Arial"/>
          <w:sz w:val="22"/>
          <w:szCs w:val="22"/>
          <w:lang w:val="ro-RO"/>
        </w:rPr>
        <w:tab/>
        <w:t xml:space="preserve">        Codificare </w:t>
      </w:r>
      <w:r w:rsidRPr="00702EE3">
        <w:rPr>
          <w:rFonts w:asciiTheme="minorHAnsi" w:hAnsiTheme="minorHAnsi" w:cs="Arial"/>
          <w:sz w:val="22"/>
          <w:szCs w:val="22"/>
          <w:lang w:val="ro-RO"/>
        </w:rPr>
        <w:tab/>
        <w:t xml:space="preserve">  Licitaţie de </w:t>
      </w:r>
      <w:r w:rsidRPr="00702EE3">
        <w:rPr>
          <w:rFonts w:asciiTheme="minorHAnsi" w:hAnsiTheme="minorHAnsi" w:cs="Arial"/>
          <w:sz w:val="22"/>
          <w:szCs w:val="22"/>
          <w:lang w:val="ro-RO"/>
        </w:rPr>
        <w:tab/>
        <w:t xml:space="preserve">           Cod</w:t>
      </w:r>
      <w:r w:rsidRPr="00702EE3">
        <w:rPr>
          <w:rFonts w:asciiTheme="minorHAnsi" w:hAnsiTheme="minorHAnsi" w:cs="Arial"/>
          <w:sz w:val="22"/>
          <w:szCs w:val="22"/>
          <w:lang w:val="ro-RO"/>
        </w:rPr>
        <w:tab/>
        <w:t xml:space="preserve">        Cod</w:t>
      </w:r>
      <w:r w:rsidRPr="00702EE3">
        <w:rPr>
          <w:rFonts w:asciiTheme="minorHAnsi" w:hAnsiTheme="minorHAnsi" w:cs="Arial"/>
          <w:sz w:val="22"/>
          <w:szCs w:val="22"/>
          <w:lang w:val="ro-RO"/>
        </w:rPr>
        <w:tab/>
        <w:t xml:space="preserve">    Număr de ordine</w:t>
      </w:r>
    </w:p>
    <w:p w14:paraId="6F7E62D7" w14:textId="77777777" w:rsidR="00F440B0" w:rsidRPr="00702EE3" w:rsidRDefault="00F440B0" w:rsidP="007835B3">
      <w:pPr>
        <w:ind w:right="284"/>
        <w:rPr>
          <w:rFonts w:asciiTheme="minorHAnsi" w:hAnsiTheme="minorHAnsi" w:cs="Arial"/>
          <w:sz w:val="22"/>
          <w:szCs w:val="22"/>
          <w:lang w:val="ro-RO"/>
        </w:rPr>
      </w:pPr>
      <w:r w:rsidRPr="00702EE3">
        <w:rPr>
          <w:rFonts w:asciiTheme="minorHAnsi" w:hAnsiTheme="minorHAnsi" w:cs="Arial"/>
          <w:sz w:val="22"/>
          <w:szCs w:val="22"/>
          <w:lang w:val="ro-RO"/>
        </w:rPr>
        <w:t>Cerere</w:t>
      </w:r>
      <w:r w:rsidRPr="00702EE3">
        <w:rPr>
          <w:rFonts w:asciiTheme="minorHAnsi" w:hAnsiTheme="minorHAnsi" w:cs="Arial"/>
          <w:sz w:val="22"/>
          <w:szCs w:val="22"/>
          <w:lang w:val="ro-RO"/>
        </w:rPr>
        <w:tab/>
        <w:t xml:space="preserve"> Măsură </w:t>
      </w:r>
      <w:r w:rsidRPr="00702EE3">
        <w:rPr>
          <w:rFonts w:asciiTheme="minorHAnsi" w:hAnsiTheme="minorHAnsi" w:cs="Arial"/>
          <w:sz w:val="22"/>
          <w:szCs w:val="22"/>
          <w:lang w:val="ro-RO"/>
        </w:rPr>
        <w:tab/>
        <w:t xml:space="preserve"> Sub-Măsură</w:t>
      </w:r>
      <w:r w:rsidRPr="00702EE3">
        <w:rPr>
          <w:rFonts w:asciiTheme="minorHAnsi" w:hAnsiTheme="minorHAnsi" w:cs="Arial"/>
          <w:sz w:val="22"/>
          <w:szCs w:val="22"/>
          <w:lang w:val="ro-RO"/>
        </w:rPr>
        <w:tab/>
        <w:t xml:space="preserve">        de rezervă </w:t>
      </w:r>
      <w:r w:rsidRPr="00702EE3">
        <w:rPr>
          <w:rFonts w:asciiTheme="minorHAnsi" w:hAnsiTheme="minorHAnsi" w:cs="Arial"/>
          <w:sz w:val="22"/>
          <w:szCs w:val="22"/>
          <w:lang w:val="ro-RO"/>
        </w:rPr>
        <w:tab/>
        <w:t xml:space="preserve">  proiecte</w:t>
      </w:r>
      <w:r w:rsidRPr="00702EE3">
        <w:rPr>
          <w:rFonts w:asciiTheme="minorHAnsi" w:hAnsiTheme="minorHAnsi" w:cs="Arial"/>
          <w:sz w:val="22"/>
          <w:szCs w:val="22"/>
          <w:lang w:val="ro-RO"/>
        </w:rPr>
        <w:tab/>
        <w:t xml:space="preserve">         regiune</w:t>
      </w:r>
      <w:r w:rsidRPr="00702EE3">
        <w:rPr>
          <w:rFonts w:asciiTheme="minorHAnsi" w:hAnsiTheme="minorHAnsi" w:cs="Arial"/>
          <w:sz w:val="22"/>
          <w:szCs w:val="22"/>
          <w:lang w:val="ro-RO"/>
        </w:rPr>
        <w:tab/>
        <w:t xml:space="preserve">       Judeţ</w:t>
      </w:r>
      <w:r w:rsidRPr="00702EE3">
        <w:rPr>
          <w:rFonts w:asciiTheme="minorHAnsi" w:hAnsiTheme="minorHAnsi" w:cs="Arial"/>
          <w:sz w:val="22"/>
          <w:szCs w:val="22"/>
          <w:lang w:val="ro-RO"/>
        </w:rPr>
        <w:tab/>
        <w:t xml:space="preserve">    de înregistrare în </w:t>
      </w:r>
    </w:p>
    <w:p w14:paraId="5EA2D348" w14:textId="77777777" w:rsidR="00F440B0" w:rsidRPr="00702EE3" w:rsidRDefault="00F440B0" w:rsidP="007835B3">
      <w:pPr>
        <w:ind w:right="284"/>
        <w:jc w:val="center"/>
        <w:rPr>
          <w:rFonts w:asciiTheme="minorHAnsi" w:hAnsiTheme="minorHAnsi" w:cs="Arial"/>
          <w:sz w:val="22"/>
          <w:szCs w:val="22"/>
          <w:lang w:val="ro-RO"/>
        </w:rPr>
      </w:pPr>
      <w:r w:rsidRPr="00702EE3">
        <w:rPr>
          <w:rFonts w:asciiTheme="minorHAnsi" w:hAnsiTheme="minorHAnsi" w:cs="Arial"/>
          <w:sz w:val="22"/>
          <w:szCs w:val="22"/>
          <w:lang w:val="ro-RO"/>
        </w:rPr>
        <w:t>Finanţare</w:t>
      </w:r>
      <w:r w:rsidRPr="00702EE3">
        <w:rPr>
          <w:rFonts w:asciiTheme="minorHAnsi" w:hAnsiTheme="minorHAnsi" w:cs="Arial"/>
          <w:sz w:val="22"/>
          <w:szCs w:val="22"/>
          <w:lang w:val="ro-RO"/>
        </w:rPr>
        <w:tab/>
      </w:r>
    </w:p>
    <w:p w14:paraId="279050B1" w14:textId="047A1B81" w:rsidR="007835B3" w:rsidRPr="00702EE3" w:rsidRDefault="007835B3" w:rsidP="007835B3">
      <w:pPr>
        <w:ind w:right="284"/>
        <w:jc w:val="center"/>
        <w:rPr>
          <w:rFonts w:ascii="Calibri" w:hAnsi="Calibri"/>
          <w:sz w:val="22"/>
          <w:szCs w:val="22"/>
          <w:lang w:val="ro-RO" w:eastAsia="ro-RO"/>
        </w:rPr>
      </w:pPr>
    </w:p>
    <w:tbl>
      <w:tblPr>
        <w:tblW w:w="487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92"/>
        <w:gridCol w:w="3239"/>
        <w:gridCol w:w="1225"/>
        <w:gridCol w:w="1088"/>
        <w:gridCol w:w="953"/>
        <w:gridCol w:w="1359"/>
      </w:tblGrid>
      <w:tr w:rsidR="0093796B" w:rsidRPr="00702EE3" w14:paraId="5B14724F" w14:textId="77777777" w:rsidTr="004237F5">
        <w:trPr>
          <w:jc w:val="center"/>
        </w:trPr>
        <w:tc>
          <w:tcPr>
            <w:tcW w:w="404" w:type="pct"/>
            <w:vMerge w:val="restart"/>
            <w:shd w:val="clear" w:color="auto" w:fill="EAF1DD"/>
          </w:tcPr>
          <w:p w14:paraId="62F22462" w14:textId="77777777" w:rsidR="0093796B" w:rsidRPr="00702EE3" w:rsidRDefault="0093796B" w:rsidP="004237F5">
            <w:pPr>
              <w:spacing w:line="276" w:lineRule="auto"/>
              <w:ind w:left="-100"/>
              <w:jc w:val="center"/>
              <w:rPr>
                <w:rFonts w:ascii="Calibri" w:hAnsi="Calibri"/>
                <w:b/>
                <w:noProof/>
                <w:sz w:val="22"/>
                <w:szCs w:val="22"/>
                <w:lang w:val="ro-RO" w:eastAsia="ro-RO"/>
              </w:rPr>
            </w:pPr>
          </w:p>
          <w:p w14:paraId="7E6A9E7C" w14:textId="77777777" w:rsidR="0093796B" w:rsidRPr="00702EE3" w:rsidRDefault="0093796B" w:rsidP="004237F5">
            <w:pPr>
              <w:spacing w:line="276" w:lineRule="auto"/>
              <w:ind w:left="-100"/>
              <w:jc w:val="center"/>
              <w:rPr>
                <w:rFonts w:ascii="Calibri" w:hAnsi="Calibri"/>
                <w:b/>
                <w:noProof/>
                <w:sz w:val="22"/>
                <w:szCs w:val="22"/>
                <w:lang w:val="ro-RO" w:eastAsia="ro-RO"/>
              </w:rPr>
            </w:pPr>
            <w:r w:rsidRPr="00702EE3">
              <w:rPr>
                <w:rFonts w:ascii="Calibri" w:hAnsi="Calibri"/>
                <w:b/>
                <w:noProof/>
                <w:sz w:val="22"/>
                <w:szCs w:val="22"/>
                <w:lang w:val="ro-RO" w:eastAsia="ro-RO"/>
              </w:rPr>
              <w:t>Nr. crt.</w:t>
            </w:r>
          </w:p>
        </w:tc>
        <w:tc>
          <w:tcPr>
            <w:tcW w:w="1893" w:type="pct"/>
            <w:vMerge w:val="restart"/>
            <w:shd w:val="clear" w:color="auto" w:fill="EAF1DD"/>
          </w:tcPr>
          <w:p w14:paraId="5B4F07E9" w14:textId="77777777" w:rsidR="0093796B" w:rsidRPr="00702EE3" w:rsidRDefault="0093796B" w:rsidP="004237F5">
            <w:pPr>
              <w:spacing w:line="276" w:lineRule="auto"/>
              <w:ind w:left="-100"/>
              <w:jc w:val="center"/>
              <w:rPr>
                <w:rFonts w:ascii="Calibri" w:hAnsi="Calibri"/>
                <w:b/>
                <w:noProof/>
                <w:sz w:val="22"/>
                <w:szCs w:val="22"/>
                <w:lang w:val="ro-RO" w:eastAsia="ro-RO"/>
              </w:rPr>
            </w:pPr>
          </w:p>
          <w:p w14:paraId="01EF6212" w14:textId="77777777" w:rsidR="0093796B" w:rsidRPr="00702EE3" w:rsidRDefault="0093796B" w:rsidP="004237F5">
            <w:pPr>
              <w:spacing w:line="276" w:lineRule="auto"/>
              <w:ind w:left="-100"/>
              <w:jc w:val="center"/>
              <w:rPr>
                <w:rFonts w:ascii="Calibri" w:hAnsi="Calibri"/>
                <w:noProof/>
                <w:sz w:val="22"/>
                <w:szCs w:val="22"/>
                <w:lang w:val="ro-RO" w:eastAsia="ro-RO"/>
              </w:rPr>
            </w:pPr>
            <w:r w:rsidRPr="00702EE3">
              <w:rPr>
                <w:rFonts w:ascii="Calibri" w:hAnsi="Calibri"/>
                <w:noProof/>
                <w:sz w:val="22"/>
                <w:szCs w:val="22"/>
                <w:lang w:val="ro-RO" w:eastAsia="ro-RO"/>
              </w:rPr>
              <w:t>Denumire document</w:t>
            </w:r>
          </w:p>
        </w:tc>
        <w:tc>
          <w:tcPr>
            <w:tcW w:w="1909" w:type="pct"/>
            <w:gridSpan w:val="3"/>
            <w:shd w:val="clear" w:color="auto" w:fill="EAF1DD"/>
          </w:tcPr>
          <w:p w14:paraId="5791F9A5" w14:textId="77777777" w:rsidR="0093796B" w:rsidRPr="00702EE3" w:rsidRDefault="0093796B" w:rsidP="004237F5">
            <w:pPr>
              <w:spacing w:line="276" w:lineRule="auto"/>
              <w:ind w:left="-100"/>
              <w:jc w:val="center"/>
              <w:rPr>
                <w:rFonts w:ascii="Calibri" w:hAnsi="Calibri"/>
                <w:b/>
                <w:noProof/>
                <w:sz w:val="22"/>
                <w:szCs w:val="22"/>
                <w:lang w:val="ro-RO" w:eastAsia="ro-RO"/>
              </w:rPr>
            </w:pPr>
            <w:r w:rsidRPr="00702EE3">
              <w:rPr>
                <w:rFonts w:ascii="Calibri" w:eastAsia="Calibri" w:hAnsi="Calibri"/>
                <w:b/>
                <w:bCs/>
                <w:sz w:val="22"/>
                <w:szCs w:val="22"/>
                <w:lang w:val="ro-RO"/>
              </w:rPr>
              <w:t>Existenta documentului, daca este semnat, daca are toate rubricile completate pt.CF,daca se respecta valabilitatea conform legislatiei in vigoare sau precizarilor din Ghid</w:t>
            </w:r>
          </w:p>
        </w:tc>
        <w:tc>
          <w:tcPr>
            <w:tcW w:w="794" w:type="pct"/>
            <w:shd w:val="clear" w:color="auto" w:fill="EAF1DD"/>
          </w:tcPr>
          <w:p w14:paraId="1623161F" w14:textId="77777777" w:rsidR="0093796B" w:rsidRPr="00702EE3" w:rsidRDefault="0093796B" w:rsidP="004237F5">
            <w:pPr>
              <w:spacing w:line="276" w:lineRule="auto"/>
              <w:ind w:left="-100"/>
              <w:jc w:val="center"/>
              <w:rPr>
                <w:rFonts w:ascii="Calibri" w:hAnsi="Calibri"/>
                <w:b/>
                <w:noProof/>
                <w:sz w:val="22"/>
                <w:szCs w:val="22"/>
                <w:lang w:val="ro-RO" w:eastAsia="ro-RO"/>
              </w:rPr>
            </w:pPr>
            <w:r w:rsidRPr="00702EE3">
              <w:rPr>
                <w:rFonts w:ascii="Calibri" w:eastAsia="Calibri" w:hAnsi="Calibri"/>
                <w:b/>
                <w:bCs/>
                <w:sz w:val="22"/>
                <w:szCs w:val="22"/>
                <w:lang w:val="ro-RO"/>
              </w:rPr>
              <w:t>Concordanţă copie cu originalul</w:t>
            </w:r>
          </w:p>
        </w:tc>
      </w:tr>
      <w:tr w:rsidR="0093796B" w:rsidRPr="00702EE3" w14:paraId="6F441EE3" w14:textId="77777777" w:rsidTr="004237F5">
        <w:trPr>
          <w:jc w:val="center"/>
        </w:trPr>
        <w:tc>
          <w:tcPr>
            <w:tcW w:w="404" w:type="pct"/>
            <w:vMerge/>
            <w:shd w:val="clear" w:color="auto" w:fill="EAF1DD"/>
          </w:tcPr>
          <w:p w14:paraId="3A7232BE" w14:textId="77777777" w:rsidR="0093796B" w:rsidRPr="00702EE3" w:rsidRDefault="0093796B" w:rsidP="004237F5">
            <w:pPr>
              <w:spacing w:line="276" w:lineRule="auto"/>
              <w:ind w:left="-100"/>
              <w:jc w:val="center"/>
              <w:rPr>
                <w:rFonts w:ascii="Calibri" w:hAnsi="Calibri"/>
                <w:b/>
                <w:noProof/>
                <w:sz w:val="22"/>
                <w:szCs w:val="22"/>
                <w:lang w:val="ro-RO" w:eastAsia="ro-RO"/>
              </w:rPr>
            </w:pPr>
          </w:p>
        </w:tc>
        <w:tc>
          <w:tcPr>
            <w:tcW w:w="1893" w:type="pct"/>
            <w:vMerge/>
            <w:shd w:val="clear" w:color="auto" w:fill="EAF1DD"/>
          </w:tcPr>
          <w:p w14:paraId="4A116808" w14:textId="77777777" w:rsidR="0093796B" w:rsidRPr="00702EE3" w:rsidRDefault="0093796B" w:rsidP="004237F5">
            <w:pPr>
              <w:spacing w:line="276" w:lineRule="auto"/>
              <w:ind w:left="-100"/>
              <w:jc w:val="center"/>
              <w:rPr>
                <w:rFonts w:ascii="Calibri" w:hAnsi="Calibri"/>
                <w:b/>
                <w:noProof/>
                <w:sz w:val="22"/>
                <w:szCs w:val="22"/>
                <w:lang w:val="ro-RO" w:eastAsia="ro-RO"/>
              </w:rPr>
            </w:pPr>
          </w:p>
        </w:tc>
        <w:tc>
          <w:tcPr>
            <w:tcW w:w="716" w:type="pct"/>
            <w:shd w:val="clear" w:color="auto" w:fill="EAF1DD"/>
          </w:tcPr>
          <w:p w14:paraId="18D0DFEA" w14:textId="77777777" w:rsidR="0093796B" w:rsidRPr="00702EE3" w:rsidRDefault="0093796B" w:rsidP="004237F5">
            <w:pPr>
              <w:spacing w:line="276" w:lineRule="auto"/>
              <w:ind w:left="-100"/>
              <w:jc w:val="center"/>
              <w:rPr>
                <w:rFonts w:ascii="Calibri" w:hAnsi="Calibri"/>
                <w:b/>
                <w:bCs/>
                <w:noProof/>
                <w:sz w:val="22"/>
                <w:szCs w:val="22"/>
                <w:lang w:val="ro-RO" w:eastAsia="ro-RO"/>
              </w:rPr>
            </w:pPr>
            <w:r w:rsidRPr="00702EE3">
              <w:rPr>
                <w:rFonts w:ascii="Calibri" w:hAnsi="Calibri"/>
                <w:b/>
                <w:bCs/>
                <w:noProof/>
                <w:sz w:val="22"/>
                <w:szCs w:val="22"/>
                <w:lang w:val="ro-RO" w:eastAsia="ro-RO"/>
              </w:rPr>
              <w:t>DA</w:t>
            </w:r>
          </w:p>
        </w:tc>
        <w:tc>
          <w:tcPr>
            <w:tcW w:w="636" w:type="pct"/>
            <w:shd w:val="clear" w:color="auto" w:fill="EAF1DD"/>
          </w:tcPr>
          <w:p w14:paraId="202AC1CB" w14:textId="77777777" w:rsidR="0093796B" w:rsidRPr="00702EE3" w:rsidRDefault="0093796B" w:rsidP="004237F5">
            <w:pPr>
              <w:spacing w:line="276" w:lineRule="auto"/>
              <w:ind w:left="-100"/>
              <w:jc w:val="center"/>
              <w:rPr>
                <w:rFonts w:ascii="Calibri" w:hAnsi="Calibri"/>
                <w:b/>
                <w:bCs/>
                <w:noProof/>
                <w:sz w:val="22"/>
                <w:szCs w:val="22"/>
                <w:lang w:val="ro-RO" w:eastAsia="ro-RO"/>
              </w:rPr>
            </w:pPr>
            <w:r w:rsidRPr="00702EE3">
              <w:rPr>
                <w:rFonts w:ascii="Calibri" w:hAnsi="Calibri"/>
                <w:b/>
                <w:bCs/>
                <w:noProof/>
                <w:sz w:val="22"/>
                <w:szCs w:val="22"/>
                <w:lang w:val="ro-RO" w:eastAsia="ro-RO"/>
              </w:rPr>
              <w:t>NU</w:t>
            </w:r>
          </w:p>
        </w:tc>
        <w:tc>
          <w:tcPr>
            <w:tcW w:w="557" w:type="pct"/>
            <w:shd w:val="clear" w:color="auto" w:fill="EAF1DD"/>
          </w:tcPr>
          <w:p w14:paraId="23593B8D" w14:textId="77777777" w:rsidR="0093796B" w:rsidRPr="00702EE3" w:rsidRDefault="0093796B" w:rsidP="004237F5">
            <w:pPr>
              <w:spacing w:line="276" w:lineRule="auto"/>
              <w:ind w:left="-100"/>
              <w:jc w:val="center"/>
              <w:rPr>
                <w:rFonts w:ascii="Calibri" w:hAnsi="Calibri"/>
                <w:b/>
                <w:bCs/>
                <w:noProof/>
                <w:sz w:val="22"/>
                <w:szCs w:val="22"/>
                <w:lang w:val="ro-RO" w:eastAsia="ro-RO"/>
              </w:rPr>
            </w:pPr>
            <w:r w:rsidRPr="00702EE3">
              <w:rPr>
                <w:rFonts w:ascii="Calibri" w:hAnsi="Calibri"/>
                <w:b/>
                <w:bCs/>
                <w:noProof/>
                <w:sz w:val="22"/>
                <w:szCs w:val="22"/>
                <w:lang w:val="ro-RO" w:eastAsia="ro-RO"/>
              </w:rPr>
              <w:t>NU ESTE</w:t>
            </w:r>
          </w:p>
          <w:p w14:paraId="314E498B" w14:textId="77777777" w:rsidR="0093796B" w:rsidRPr="00702EE3" w:rsidRDefault="0093796B" w:rsidP="004237F5">
            <w:pPr>
              <w:spacing w:line="276" w:lineRule="auto"/>
              <w:ind w:left="-100"/>
              <w:jc w:val="center"/>
              <w:rPr>
                <w:rFonts w:ascii="Calibri" w:hAnsi="Calibri"/>
                <w:b/>
                <w:bCs/>
                <w:noProof/>
                <w:sz w:val="22"/>
                <w:szCs w:val="22"/>
                <w:lang w:val="ro-RO" w:eastAsia="ro-RO"/>
              </w:rPr>
            </w:pPr>
            <w:r w:rsidRPr="00702EE3">
              <w:rPr>
                <w:rFonts w:ascii="Calibri" w:hAnsi="Calibri"/>
                <w:b/>
                <w:bCs/>
                <w:noProof/>
                <w:sz w:val="22"/>
                <w:szCs w:val="22"/>
                <w:lang w:val="ro-RO" w:eastAsia="ro-RO"/>
              </w:rPr>
              <w:t>CAZUL</w:t>
            </w:r>
          </w:p>
        </w:tc>
        <w:tc>
          <w:tcPr>
            <w:tcW w:w="794" w:type="pct"/>
            <w:shd w:val="clear" w:color="auto" w:fill="EAF1DD"/>
          </w:tcPr>
          <w:p w14:paraId="2368319D" w14:textId="77777777" w:rsidR="0093796B" w:rsidRPr="00702EE3" w:rsidRDefault="0093796B" w:rsidP="004237F5">
            <w:pPr>
              <w:spacing w:line="276" w:lineRule="auto"/>
              <w:ind w:left="-100"/>
              <w:jc w:val="center"/>
              <w:rPr>
                <w:rFonts w:ascii="Calibri" w:hAnsi="Calibri"/>
                <w:b/>
                <w:bCs/>
                <w:noProof/>
                <w:sz w:val="22"/>
                <w:szCs w:val="22"/>
                <w:lang w:val="ro-RO" w:eastAsia="ro-RO"/>
              </w:rPr>
            </w:pPr>
          </w:p>
        </w:tc>
      </w:tr>
      <w:tr w:rsidR="0093796B" w:rsidRPr="00702EE3" w14:paraId="4B4896AD" w14:textId="77777777" w:rsidTr="004237F5">
        <w:trPr>
          <w:jc w:val="center"/>
        </w:trPr>
        <w:tc>
          <w:tcPr>
            <w:tcW w:w="404" w:type="pct"/>
            <w:shd w:val="clear" w:color="auto" w:fill="EAF1DD"/>
          </w:tcPr>
          <w:p w14:paraId="2361D5EA" w14:textId="619BE9FD" w:rsidR="0093796B" w:rsidRPr="00702EE3" w:rsidRDefault="0093796B" w:rsidP="004237F5">
            <w:pPr>
              <w:spacing w:line="276" w:lineRule="auto"/>
              <w:ind w:left="-100"/>
              <w:jc w:val="center"/>
              <w:rPr>
                <w:rFonts w:ascii="Calibri" w:hAnsi="Calibri"/>
                <w:noProof/>
                <w:sz w:val="22"/>
                <w:szCs w:val="22"/>
                <w:lang w:val="ro-RO" w:eastAsia="ro-RO"/>
              </w:rPr>
            </w:pPr>
          </w:p>
        </w:tc>
        <w:tc>
          <w:tcPr>
            <w:tcW w:w="1893" w:type="pct"/>
            <w:shd w:val="clear" w:color="auto" w:fill="EAF1DD"/>
          </w:tcPr>
          <w:p w14:paraId="7B5837C3" w14:textId="356C70B1" w:rsidR="0093796B" w:rsidRPr="00702EE3" w:rsidRDefault="0093796B" w:rsidP="004237F5">
            <w:pPr>
              <w:ind w:left="-100"/>
              <w:jc w:val="center"/>
              <w:rPr>
                <w:rFonts w:asciiTheme="minorHAnsi" w:hAnsiTheme="minorHAnsi" w:cstheme="minorHAnsi"/>
                <w:b/>
                <w:noProof/>
                <w:sz w:val="22"/>
                <w:szCs w:val="22"/>
                <w:lang w:eastAsia="ro-RO"/>
              </w:rPr>
            </w:pPr>
          </w:p>
        </w:tc>
        <w:tc>
          <w:tcPr>
            <w:tcW w:w="716" w:type="pct"/>
            <w:shd w:val="clear" w:color="auto" w:fill="EAF1DD"/>
          </w:tcPr>
          <w:p w14:paraId="0260382B" w14:textId="77777777" w:rsidR="0093796B" w:rsidRPr="00702EE3" w:rsidRDefault="0093796B" w:rsidP="004237F5">
            <w:pPr>
              <w:spacing w:line="276" w:lineRule="auto"/>
              <w:ind w:left="-100"/>
              <w:jc w:val="center"/>
              <w:rPr>
                <w:rFonts w:ascii="Calibri" w:hAnsi="Calibri"/>
                <w:b/>
                <w:bCs/>
                <w:noProof/>
                <w:sz w:val="22"/>
                <w:szCs w:val="22"/>
                <w:lang w:val="ro-RO" w:eastAsia="ro-RO"/>
              </w:rPr>
            </w:pPr>
            <w:r w:rsidRPr="00702EE3">
              <w:rPr>
                <w:rFonts w:ascii="Calibri" w:hAnsi="Calibri"/>
                <w:b/>
                <w:noProof/>
                <w:sz w:val="22"/>
                <w:szCs w:val="22"/>
                <w:lang w:val="ro-RO" w:eastAsia="ro-RO"/>
              </w:rPr>
              <w:sym w:font="Wingdings" w:char="F06F"/>
            </w:r>
          </w:p>
        </w:tc>
        <w:tc>
          <w:tcPr>
            <w:tcW w:w="636" w:type="pct"/>
            <w:shd w:val="clear" w:color="auto" w:fill="EAF1DD"/>
          </w:tcPr>
          <w:p w14:paraId="405774B5" w14:textId="77777777" w:rsidR="0093796B" w:rsidRPr="00702EE3" w:rsidRDefault="0093796B" w:rsidP="004237F5">
            <w:pPr>
              <w:spacing w:line="276" w:lineRule="auto"/>
              <w:ind w:left="-100"/>
              <w:jc w:val="center"/>
              <w:rPr>
                <w:rFonts w:ascii="Calibri" w:hAnsi="Calibri"/>
                <w:b/>
                <w:bCs/>
                <w:noProof/>
                <w:sz w:val="22"/>
                <w:szCs w:val="22"/>
                <w:lang w:val="ro-RO" w:eastAsia="ro-RO"/>
              </w:rPr>
            </w:pPr>
            <w:r w:rsidRPr="00702EE3">
              <w:rPr>
                <w:rFonts w:ascii="Calibri" w:hAnsi="Calibri"/>
                <w:b/>
                <w:noProof/>
                <w:sz w:val="22"/>
                <w:szCs w:val="22"/>
                <w:lang w:val="ro-RO" w:eastAsia="ro-RO"/>
              </w:rPr>
              <w:sym w:font="Wingdings" w:char="F06F"/>
            </w:r>
          </w:p>
        </w:tc>
        <w:tc>
          <w:tcPr>
            <w:tcW w:w="557" w:type="pct"/>
            <w:shd w:val="clear" w:color="auto" w:fill="EAF1DD"/>
          </w:tcPr>
          <w:p w14:paraId="7625083D" w14:textId="77777777" w:rsidR="0093796B" w:rsidRPr="00702EE3" w:rsidRDefault="0093796B" w:rsidP="004237F5">
            <w:pPr>
              <w:spacing w:line="276" w:lineRule="auto"/>
              <w:ind w:left="-100"/>
              <w:jc w:val="center"/>
              <w:rPr>
                <w:rFonts w:ascii="Calibri" w:hAnsi="Calibri"/>
                <w:b/>
                <w:bCs/>
                <w:noProof/>
                <w:sz w:val="22"/>
                <w:szCs w:val="22"/>
                <w:lang w:val="ro-RO" w:eastAsia="ro-RO"/>
              </w:rPr>
            </w:pPr>
            <w:r w:rsidRPr="00702EE3">
              <w:rPr>
                <w:rFonts w:ascii="Calibri" w:hAnsi="Calibri"/>
                <w:b/>
                <w:noProof/>
                <w:sz w:val="22"/>
                <w:szCs w:val="22"/>
                <w:lang w:val="ro-RO" w:eastAsia="ro-RO"/>
              </w:rPr>
              <w:sym w:font="Wingdings" w:char="F06F"/>
            </w:r>
          </w:p>
        </w:tc>
        <w:tc>
          <w:tcPr>
            <w:tcW w:w="794" w:type="pct"/>
            <w:shd w:val="clear" w:color="auto" w:fill="EAF1DD"/>
          </w:tcPr>
          <w:p w14:paraId="05B9FDC1" w14:textId="77777777" w:rsidR="0093796B" w:rsidRPr="00702EE3" w:rsidRDefault="0093796B" w:rsidP="004237F5">
            <w:pPr>
              <w:spacing w:line="276" w:lineRule="auto"/>
              <w:ind w:left="-100"/>
              <w:jc w:val="center"/>
              <w:rPr>
                <w:rFonts w:ascii="Calibri" w:hAnsi="Calibri"/>
                <w:b/>
                <w:bCs/>
                <w:noProof/>
                <w:sz w:val="22"/>
                <w:szCs w:val="22"/>
                <w:lang w:val="ro-RO" w:eastAsia="ro-RO"/>
              </w:rPr>
            </w:pPr>
            <w:r w:rsidRPr="00702EE3">
              <w:rPr>
                <w:rFonts w:ascii="Calibri" w:hAnsi="Calibri"/>
                <w:b/>
                <w:noProof/>
                <w:sz w:val="22"/>
                <w:szCs w:val="22"/>
                <w:lang w:val="ro-RO" w:eastAsia="ro-RO"/>
              </w:rPr>
              <w:sym w:font="Wingdings" w:char="F06F"/>
            </w:r>
          </w:p>
        </w:tc>
      </w:tr>
      <w:tr w:rsidR="0093796B" w:rsidRPr="00702EE3" w14:paraId="76A6ED98" w14:textId="77777777" w:rsidTr="004237F5">
        <w:trPr>
          <w:trHeight w:val="2980"/>
          <w:jc w:val="center"/>
        </w:trPr>
        <w:tc>
          <w:tcPr>
            <w:tcW w:w="404" w:type="pct"/>
          </w:tcPr>
          <w:p w14:paraId="3AC94237" w14:textId="1C2C11B7" w:rsidR="0093796B" w:rsidRPr="00702EE3" w:rsidRDefault="00B03870" w:rsidP="004237F5">
            <w:pPr>
              <w:spacing w:line="276" w:lineRule="auto"/>
              <w:ind w:left="-100"/>
              <w:jc w:val="center"/>
              <w:rPr>
                <w:rFonts w:ascii="Calibri" w:hAnsi="Calibri"/>
                <w:noProof/>
                <w:sz w:val="22"/>
                <w:szCs w:val="22"/>
                <w:lang w:val="ro-RO" w:eastAsia="ro-RO"/>
              </w:rPr>
            </w:pPr>
            <w:r w:rsidRPr="00702EE3">
              <w:rPr>
                <w:rFonts w:ascii="Calibri" w:hAnsi="Calibri"/>
                <w:noProof/>
                <w:sz w:val="22"/>
                <w:szCs w:val="22"/>
                <w:lang w:val="ro-RO" w:eastAsia="ro-RO"/>
              </w:rPr>
              <w:t>1</w:t>
            </w:r>
          </w:p>
        </w:tc>
        <w:tc>
          <w:tcPr>
            <w:tcW w:w="1893" w:type="pct"/>
          </w:tcPr>
          <w:p w14:paraId="239FD562" w14:textId="3FD7CE70" w:rsidR="0093796B" w:rsidRPr="00702EE3" w:rsidRDefault="00B03870" w:rsidP="004237F5">
            <w:pPr>
              <w:ind w:left="-100"/>
              <w:jc w:val="both"/>
              <w:rPr>
                <w:rFonts w:ascii="Calibri" w:hAnsi="Calibri" w:cs="Calibri"/>
                <w:noProof/>
                <w:lang w:eastAsia="ro-RO"/>
              </w:rPr>
            </w:pPr>
            <w:r w:rsidRPr="00702EE3">
              <w:rPr>
                <w:rFonts w:ascii="Calibri" w:hAnsi="Calibri" w:cs="Calibri"/>
                <w:noProof/>
                <w:lang w:eastAsia="ro-RO"/>
              </w:rPr>
              <w:t>1</w:t>
            </w:r>
            <w:r w:rsidR="00240362" w:rsidRPr="00702EE3">
              <w:rPr>
                <w:rFonts w:ascii="Calibri" w:hAnsi="Calibri" w:cs="Calibri"/>
                <w:noProof/>
                <w:lang w:eastAsia="ro-RO"/>
              </w:rPr>
              <w:t>a</w:t>
            </w:r>
            <w:r w:rsidR="005A0311" w:rsidRPr="00702EE3">
              <w:rPr>
                <w:rFonts w:ascii="Calibri" w:hAnsi="Calibri" w:cs="Calibri"/>
                <w:noProof/>
                <w:lang w:eastAsia="ro-RO"/>
              </w:rPr>
              <w:t>)</w:t>
            </w:r>
            <w:r w:rsidR="0093796B" w:rsidRPr="00702EE3">
              <w:rPr>
                <w:rFonts w:ascii="Calibri" w:hAnsi="Calibri" w:cs="Calibri"/>
                <w:noProof/>
                <w:lang w:eastAsia="ro-RO"/>
              </w:rPr>
              <w:t>Anexa C pentru solicitanții PFA, II sau IF</w:t>
            </w:r>
          </w:p>
          <w:p w14:paraId="45C9D7C9" w14:textId="77777777" w:rsidR="0093796B" w:rsidRPr="00702EE3" w:rsidRDefault="0093796B" w:rsidP="004237F5">
            <w:pPr>
              <w:ind w:left="-100"/>
              <w:rPr>
                <w:rFonts w:ascii="Calibri" w:hAnsi="Calibri" w:cs="Calibri"/>
                <w:lang w:eastAsia="ro-RO"/>
              </w:rPr>
            </w:pPr>
          </w:p>
          <w:p w14:paraId="6B6819ED" w14:textId="453E8037" w:rsidR="0093796B" w:rsidRPr="00702EE3" w:rsidRDefault="00B03870" w:rsidP="004237F5">
            <w:pPr>
              <w:ind w:left="-100"/>
              <w:rPr>
                <w:rFonts w:asciiTheme="minorHAnsi" w:hAnsiTheme="minorHAnsi" w:cstheme="minorHAnsi"/>
                <w:sz w:val="22"/>
                <w:szCs w:val="22"/>
                <w:lang w:eastAsia="ro-RO"/>
              </w:rPr>
            </w:pPr>
            <w:r w:rsidRPr="00702EE3">
              <w:rPr>
                <w:rFonts w:ascii="Calibri" w:hAnsi="Calibri" w:cs="Calibri"/>
                <w:noProof/>
                <w:lang w:eastAsia="ro-RO"/>
              </w:rPr>
              <w:t>1</w:t>
            </w:r>
            <w:r w:rsidR="00240362" w:rsidRPr="00702EE3">
              <w:rPr>
                <w:rFonts w:ascii="Calibri" w:hAnsi="Calibri" w:cs="Calibri"/>
                <w:noProof/>
                <w:lang w:eastAsia="ro-RO"/>
              </w:rPr>
              <w:t>b</w:t>
            </w:r>
            <w:r w:rsidR="0093796B" w:rsidRPr="00702EE3">
              <w:rPr>
                <w:rFonts w:ascii="Calibri" w:hAnsi="Calibri" w:cs="Calibri"/>
                <w:noProof/>
                <w:lang w:eastAsia="ro-RO"/>
              </w:rPr>
              <w:t>)Anexa B pentru solicitanții persoane juridice</w:t>
            </w:r>
          </w:p>
        </w:tc>
        <w:tc>
          <w:tcPr>
            <w:tcW w:w="716" w:type="pct"/>
          </w:tcPr>
          <w:p w14:paraId="3996F9BE" w14:textId="77777777" w:rsidR="0093796B" w:rsidRPr="00702EE3" w:rsidRDefault="0093796B" w:rsidP="004237F5">
            <w:pPr>
              <w:ind w:left="-100"/>
              <w:jc w:val="center"/>
              <w:rPr>
                <w:rFonts w:ascii="Calibri" w:hAnsi="Calibri"/>
                <w:b/>
                <w:noProof/>
                <w:sz w:val="22"/>
                <w:szCs w:val="22"/>
                <w:lang w:val="ro-RO" w:eastAsia="ro-RO"/>
              </w:rPr>
            </w:pPr>
            <w:r w:rsidRPr="00702EE3">
              <w:rPr>
                <w:rFonts w:ascii="Calibri" w:hAnsi="Calibri"/>
                <w:b/>
                <w:noProof/>
                <w:sz w:val="22"/>
                <w:szCs w:val="22"/>
                <w:lang w:val="ro-RO" w:eastAsia="ro-RO"/>
              </w:rPr>
              <w:sym w:font="Wingdings" w:char="F06F"/>
            </w:r>
          </w:p>
          <w:p w14:paraId="6FF7C1F1" w14:textId="77777777" w:rsidR="0093796B" w:rsidRPr="00702EE3" w:rsidRDefault="0093796B" w:rsidP="004237F5">
            <w:pPr>
              <w:ind w:left="-100"/>
              <w:jc w:val="center"/>
              <w:rPr>
                <w:rFonts w:ascii="Calibri" w:hAnsi="Calibri"/>
                <w:b/>
                <w:noProof/>
                <w:sz w:val="22"/>
                <w:szCs w:val="22"/>
                <w:lang w:val="ro-RO" w:eastAsia="ro-RO"/>
              </w:rPr>
            </w:pPr>
          </w:p>
          <w:p w14:paraId="0ED8252D" w14:textId="77777777" w:rsidR="0093796B" w:rsidRPr="00702EE3" w:rsidRDefault="0093796B" w:rsidP="004237F5">
            <w:pPr>
              <w:ind w:left="-100"/>
              <w:jc w:val="center"/>
              <w:rPr>
                <w:rFonts w:ascii="Calibri" w:hAnsi="Calibri"/>
                <w:b/>
                <w:noProof/>
                <w:sz w:val="22"/>
                <w:szCs w:val="22"/>
                <w:lang w:val="ro-RO" w:eastAsia="ro-RO"/>
              </w:rPr>
            </w:pPr>
          </w:p>
          <w:p w14:paraId="1516F51C" w14:textId="77777777" w:rsidR="0093796B" w:rsidRPr="00702EE3" w:rsidRDefault="0093796B" w:rsidP="004237F5">
            <w:pPr>
              <w:ind w:left="-100"/>
              <w:jc w:val="center"/>
              <w:rPr>
                <w:rFonts w:ascii="Calibri" w:hAnsi="Calibri"/>
                <w:b/>
                <w:noProof/>
                <w:sz w:val="22"/>
                <w:szCs w:val="22"/>
                <w:lang w:val="ro-RO" w:eastAsia="ro-RO"/>
              </w:rPr>
            </w:pPr>
          </w:p>
          <w:p w14:paraId="2CC5EAC5" w14:textId="77777777" w:rsidR="0093796B" w:rsidRPr="00702EE3" w:rsidRDefault="0093796B" w:rsidP="004237F5">
            <w:pPr>
              <w:ind w:left="-100"/>
              <w:jc w:val="center"/>
              <w:rPr>
                <w:rFonts w:ascii="Calibri" w:hAnsi="Calibri"/>
                <w:sz w:val="22"/>
                <w:szCs w:val="22"/>
                <w:lang w:val="ro-RO" w:eastAsia="ro-RO"/>
              </w:rPr>
            </w:pPr>
            <w:r w:rsidRPr="00702EE3">
              <w:rPr>
                <w:rFonts w:ascii="Calibri" w:hAnsi="Calibri"/>
                <w:b/>
                <w:noProof/>
                <w:sz w:val="22"/>
                <w:szCs w:val="22"/>
                <w:lang w:val="ro-RO" w:eastAsia="ro-RO"/>
              </w:rPr>
              <w:sym w:font="Wingdings" w:char="F06F"/>
            </w:r>
          </w:p>
        </w:tc>
        <w:tc>
          <w:tcPr>
            <w:tcW w:w="636" w:type="pct"/>
          </w:tcPr>
          <w:p w14:paraId="521E3DE1" w14:textId="77777777" w:rsidR="0093796B" w:rsidRPr="00702EE3" w:rsidRDefault="0093796B" w:rsidP="004237F5">
            <w:pPr>
              <w:ind w:left="-100"/>
              <w:jc w:val="center"/>
              <w:rPr>
                <w:rFonts w:ascii="Calibri" w:hAnsi="Calibri"/>
                <w:b/>
                <w:noProof/>
                <w:sz w:val="22"/>
                <w:szCs w:val="22"/>
                <w:lang w:val="ro-RO" w:eastAsia="ro-RO"/>
              </w:rPr>
            </w:pPr>
            <w:r w:rsidRPr="00702EE3">
              <w:rPr>
                <w:rFonts w:ascii="Calibri" w:hAnsi="Calibri"/>
                <w:b/>
                <w:noProof/>
                <w:sz w:val="22"/>
                <w:szCs w:val="22"/>
                <w:lang w:val="ro-RO" w:eastAsia="ro-RO"/>
              </w:rPr>
              <w:sym w:font="Wingdings" w:char="F06F"/>
            </w:r>
          </w:p>
          <w:p w14:paraId="6D38CC8F" w14:textId="77777777" w:rsidR="0093796B" w:rsidRPr="00702EE3" w:rsidRDefault="0093796B" w:rsidP="004237F5">
            <w:pPr>
              <w:ind w:left="-100"/>
              <w:jc w:val="center"/>
              <w:rPr>
                <w:rFonts w:ascii="Calibri" w:hAnsi="Calibri"/>
                <w:b/>
                <w:noProof/>
                <w:sz w:val="22"/>
                <w:szCs w:val="22"/>
                <w:lang w:val="ro-RO" w:eastAsia="ro-RO"/>
              </w:rPr>
            </w:pPr>
          </w:p>
          <w:p w14:paraId="370C7266" w14:textId="77777777" w:rsidR="0093796B" w:rsidRPr="00702EE3" w:rsidRDefault="0093796B" w:rsidP="004237F5">
            <w:pPr>
              <w:ind w:left="-100"/>
              <w:jc w:val="center"/>
              <w:rPr>
                <w:rFonts w:ascii="Calibri" w:hAnsi="Calibri"/>
                <w:b/>
                <w:noProof/>
                <w:sz w:val="22"/>
                <w:szCs w:val="22"/>
                <w:lang w:val="ro-RO" w:eastAsia="ro-RO"/>
              </w:rPr>
            </w:pPr>
          </w:p>
          <w:p w14:paraId="738D94FC" w14:textId="77777777" w:rsidR="0093796B" w:rsidRPr="00702EE3" w:rsidRDefault="0093796B" w:rsidP="004237F5">
            <w:pPr>
              <w:ind w:left="-100"/>
              <w:jc w:val="center"/>
              <w:rPr>
                <w:rFonts w:ascii="Calibri" w:hAnsi="Calibri"/>
                <w:b/>
                <w:noProof/>
                <w:sz w:val="22"/>
                <w:szCs w:val="22"/>
                <w:lang w:val="ro-RO" w:eastAsia="ro-RO"/>
              </w:rPr>
            </w:pPr>
          </w:p>
          <w:p w14:paraId="199970E6" w14:textId="77777777" w:rsidR="0093796B" w:rsidRPr="00702EE3" w:rsidRDefault="0093796B" w:rsidP="004237F5">
            <w:pPr>
              <w:ind w:left="-100"/>
              <w:jc w:val="center"/>
              <w:rPr>
                <w:rFonts w:ascii="Calibri" w:hAnsi="Calibri"/>
                <w:sz w:val="22"/>
                <w:szCs w:val="22"/>
                <w:lang w:val="ro-RO" w:eastAsia="ro-RO"/>
              </w:rPr>
            </w:pPr>
            <w:r w:rsidRPr="00702EE3">
              <w:rPr>
                <w:rFonts w:ascii="Calibri" w:hAnsi="Calibri"/>
                <w:b/>
                <w:noProof/>
                <w:sz w:val="22"/>
                <w:szCs w:val="22"/>
                <w:lang w:val="ro-RO" w:eastAsia="ro-RO"/>
              </w:rPr>
              <w:sym w:font="Wingdings" w:char="F06F"/>
            </w:r>
          </w:p>
        </w:tc>
        <w:tc>
          <w:tcPr>
            <w:tcW w:w="557" w:type="pct"/>
          </w:tcPr>
          <w:p w14:paraId="0269830B" w14:textId="77777777" w:rsidR="0093796B" w:rsidRPr="00702EE3" w:rsidRDefault="0093796B" w:rsidP="004237F5">
            <w:pPr>
              <w:ind w:left="-100"/>
              <w:jc w:val="center"/>
              <w:rPr>
                <w:rFonts w:ascii="Calibri" w:hAnsi="Calibri"/>
                <w:b/>
                <w:noProof/>
                <w:sz w:val="22"/>
                <w:szCs w:val="22"/>
                <w:lang w:val="ro-RO" w:eastAsia="ro-RO"/>
              </w:rPr>
            </w:pPr>
            <w:r w:rsidRPr="00702EE3">
              <w:rPr>
                <w:rFonts w:ascii="Calibri" w:hAnsi="Calibri"/>
                <w:b/>
                <w:noProof/>
                <w:sz w:val="22"/>
                <w:szCs w:val="22"/>
                <w:lang w:val="ro-RO" w:eastAsia="ro-RO"/>
              </w:rPr>
              <w:sym w:font="Wingdings" w:char="F06F"/>
            </w:r>
          </w:p>
          <w:p w14:paraId="24D4EEFA" w14:textId="77777777" w:rsidR="0093796B" w:rsidRPr="00702EE3" w:rsidRDefault="0093796B" w:rsidP="004237F5">
            <w:pPr>
              <w:ind w:left="-100"/>
              <w:jc w:val="center"/>
              <w:rPr>
                <w:rFonts w:ascii="Calibri" w:hAnsi="Calibri"/>
                <w:b/>
                <w:noProof/>
                <w:sz w:val="22"/>
                <w:szCs w:val="22"/>
                <w:lang w:val="ro-RO" w:eastAsia="ro-RO"/>
              </w:rPr>
            </w:pPr>
          </w:p>
          <w:p w14:paraId="17E0A638" w14:textId="77777777" w:rsidR="0093796B" w:rsidRPr="00702EE3" w:rsidRDefault="0093796B" w:rsidP="004237F5">
            <w:pPr>
              <w:ind w:left="-100"/>
              <w:jc w:val="center"/>
              <w:rPr>
                <w:rFonts w:ascii="Calibri" w:hAnsi="Calibri"/>
                <w:b/>
                <w:noProof/>
                <w:sz w:val="22"/>
                <w:szCs w:val="22"/>
                <w:lang w:val="ro-RO" w:eastAsia="ro-RO"/>
              </w:rPr>
            </w:pPr>
          </w:p>
          <w:p w14:paraId="20558212" w14:textId="77777777" w:rsidR="0093796B" w:rsidRPr="00702EE3" w:rsidRDefault="0093796B" w:rsidP="004237F5">
            <w:pPr>
              <w:ind w:left="-100"/>
              <w:jc w:val="center"/>
              <w:rPr>
                <w:rFonts w:ascii="Calibri" w:hAnsi="Calibri"/>
                <w:b/>
                <w:noProof/>
                <w:sz w:val="22"/>
                <w:szCs w:val="22"/>
                <w:lang w:val="ro-RO" w:eastAsia="ro-RO"/>
              </w:rPr>
            </w:pPr>
          </w:p>
          <w:p w14:paraId="0B6BAA35" w14:textId="77777777" w:rsidR="0093796B" w:rsidRPr="00702EE3" w:rsidRDefault="0093796B" w:rsidP="004237F5">
            <w:pPr>
              <w:ind w:left="-100"/>
              <w:jc w:val="center"/>
              <w:rPr>
                <w:rFonts w:ascii="Calibri" w:hAnsi="Calibri"/>
                <w:sz w:val="22"/>
                <w:szCs w:val="22"/>
                <w:lang w:val="ro-RO" w:eastAsia="ro-RO"/>
              </w:rPr>
            </w:pPr>
            <w:r w:rsidRPr="00702EE3">
              <w:rPr>
                <w:rFonts w:ascii="Calibri" w:hAnsi="Calibri"/>
                <w:b/>
                <w:noProof/>
                <w:sz w:val="22"/>
                <w:szCs w:val="22"/>
                <w:lang w:val="ro-RO" w:eastAsia="ro-RO"/>
              </w:rPr>
              <w:sym w:font="Wingdings" w:char="F06F"/>
            </w:r>
          </w:p>
        </w:tc>
        <w:tc>
          <w:tcPr>
            <w:tcW w:w="794" w:type="pct"/>
          </w:tcPr>
          <w:p w14:paraId="755F9577" w14:textId="77777777" w:rsidR="0093796B" w:rsidRPr="00702EE3" w:rsidRDefault="0093796B" w:rsidP="004237F5">
            <w:pPr>
              <w:ind w:left="-100"/>
              <w:jc w:val="center"/>
              <w:rPr>
                <w:rFonts w:ascii="Calibri" w:hAnsi="Calibri"/>
                <w:b/>
                <w:noProof/>
                <w:sz w:val="22"/>
                <w:szCs w:val="22"/>
                <w:lang w:val="ro-RO" w:eastAsia="ro-RO"/>
              </w:rPr>
            </w:pPr>
            <w:r w:rsidRPr="00702EE3">
              <w:rPr>
                <w:rFonts w:ascii="Calibri" w:hAnsi="Calibri"/>
                <w:b/>
                <w:noProof/>
                <w:sz w:val="22"/>
                <w:szCs w:val="22"/>
                <w:lang w:val="ro-RO" w:eastAsia="ro-RO"/>
              </w:rPr>
              <w:sym w:font="Wingdings" w:char="F06F"/>
            </w:r>
          </w:p>
          <w:p w14:paraId="6EF5F05C" w14:textId="77777777" w:rsidR="0093796B" w:rsidRPr="00702EE3" w:rsidRDefault="0093796B" w:rsidP="004237F5">
            <w:pPr>
              <w:ind w:left="-100"/>
              <w:jc w:val="center"/>
              <w:rPr>
                <w:rFonts w:ascii="Calibri" w:hAnsi="Calibri"/>
                <w:b/>
                <w:noProof/>
                <w:sz w:val="22"/>
                <w:szCs w:val="22"/>
                <w:lang w:val="ro-RO" w:eastAsia="ro-RO"/>
              </w:rPr>
            </w:pPr>
          </w:p>
          <w:p w14:paraId="6C12FC9E" w14:textId="77777777" w:rsidR="0093796B" w:rsidRPr="00702EE3" w:rsidRDefault="0093796B" w:rsidP="004237F5">
            <w:pPr>
              <w:ind w:left="-100"/>
              <w:jc w:val="center"/>
              <w:rPr>
                <w:rFonts w:ascii="Calibri" w:hAnsi="Calibri"/>
                <w:b/>
                <w:noProof/>
                <w:sz w:val="22"/>
                <w:szCs w:val="22"/>
                <w:lang w:val="ro-RO" w:eastAsia="ro-RO"/>
              </w:rPr>
            </w:pPr>
          </w:p>
          <w:p w14:paraId="2F723BB3" w14:textId="77777777" w:rsidR="0093796B" w:rsidRPr="00702EE3" w:rsidRDefault="0093796B" w:rsidP="004237F5">
            <w:pPr>
              <w:ind w:left="-100"/>
              <w:jc w:val="center"/>
              <w:rPr>
                <w:rFonts w:ascii="Calibri" w:hAnsi="Calibri"/>
                <w:b/>
                <w:noProof/>
                <w:sz w:val="22"/>
                <w:szCs w:val="22"/>
                <w:lang w:val="ro-RO" w:eastAsia="ro-RO"/>
              </w:rPr>
            </w:pPr>
          </w:p>
          <w:p w14:paraId="4C691712" w14:textId="77777777" w:rsidR="0093796B" w:rsidRPr="00702EE3" w:rsidRDefault="0093796B" w:rsidP="004237F5">
            <w:pPr>
              <w:ind w:left="-100"/>
              <w:jc w:val="center"/>
              <w:rPr>
                <w:rFonts w:ascii="SIVECO Office" w:hAnsi="SIVECO Office"/>
                <w:sz w:val="22"/>
                <w:szCs w:val="22"/>
                <w:lang w:val="ro-RO" w:eastAsia="ro-RO"/>
              </w:rPr>
            </w:pPr>
            <w:r w:rsidRPr="00702EE3">
              <w:rPr>
                <w:rFonts w:ascii="Calibri" w:hAnsi="Calibri"/>
                <w:b/>
                <w:noProof/>
                <w:sz w:val="22"/>
                <w:szCs w:val="22"/>
                <w:lang w:val="ro-RO" w:eastAsia="ro-RO"/>
              </w:rPr>
              <w:sym w:font="Wingdings" w:char="F06F"/>
            </w:r>
          </w:p>
        </w:tc>
      </w:tr>
      <w:tr w:rsidR="0093796B" w:rsidRPr="00702EE3" w14:paraId="3F76EDE8" w14:textId="77777777" w:rsidTr="004237F5">
        <w:trPr>
          <w:trHeight w:val="10093"/>
          <w:jc w:val="center"/>
        </w:trPr>
        <w:tc>
          <w:tcPr>
            <w:tcW w:w="404" w:type="pct"/>
            <w:tcBorders>
              <w:bottom w:val="single" w:sz="4" w:space="0" w:color="auto"/>
            </w:tcBorders>
          </w:tcPr>
          <w:p w14:paraId="7CF5DB2C" w14:textId="534CDE03" w:rsidR="0093796B" w:rsidRPr="00702EE3" w:rsidRDefault="00B03870" w:rsidP="004237F5">
            <w:pPr>
              <w:spacing w:line="276" w:lineRule="auto"/>
              <w:ind w:left="-100"/>
              <w:jc w:val="center"/>
              <w:rPr>
                <w:rFonts w:ascii="Calibri" w:hAnsi="Calibri"/>
                <w:noProof/>
                <w:sz w:val="22"/>
                <w:szCs w:val="22"/>
                <w:lang w:val="ro-RO" w:eastAsia="ro-RO"/>
              </w:rPr>
            </w:pPr>
            <w:r w:rsidRPr="00702EE3">
              <w:rPr>
                <w:rFonts w:ascii="Calibri" w:hAnsi="Calibri"/>
                <w:noProof/>
                <w:sz w:val="22"/>
                <w:szCs w:val="22"/>
                <w:lang w:val="ro-RO" w:eastAsia="ro-RO"/>
              </w:rPr>
              <w:lastRenderedPageBreak/>
              <w:t>2</w:t>
            </w:r>
          </w:p>
          <w:p w14:paraId="7EE62A08" w14:textId="77777777" w:rsidR="0093796B" w:rsidRPr="00702EE3" w:rsidRDefault="0093796B" w:rsidP="004237F5">
            <w:pPr>
              <w:ind w:left="-100"/>
              <w:jc w:val="center"/>
              <w:rPr>
                <w:rFonts w:ascii="Calibri" w:hAnsi="Calibri"/>
                <w:noProof/>
                <w:sz w:val="22"/>
                <w:szCs w:val="22"/>
                <w:lang w:val="ro-RO" w:eastAsia="ro-RO"/>
              </w:rPr>
            </w:pPr>
          </w:p>
        </w:tc>
        <w:tc>
          <w:tcPr>
            <w:tcW w:w="1893" w:type="pct"/>
            <w:tcBorders>
              <w:bottom w:val="single" w:sz="4" w:space="0" w:color="auto"/>
            </w:tcBorders>
          </w:tcPr>
          <w:p w14:paraId="5EE76945" w14:textId="77777777" w:rsidR="0093796B" w:rsidRPr="00702EE3" w:rsidRDefault="0093796B" w:rsidP="004237F5">
            <w:pPr>
              <w:tabs>
                <w:tab w:val="left" w:pos="720"/>
                <w:tab w:val="center" w:pos="4536"/>
                <w:tab w:val="right" w:pos="9072"/>
              </w:tabs>
              <w:jc w:val="both"/>
              <w:rPr>
                <w:rFonts w:ascii="Calibri" w:hAnsi="Calibri" w:cs="Calibri"/>
                <w:noProof/>
                <w:lang w:eastAsia="ro-RO"/>
              </w:rPr>
            </w:pPr>
            <w:r w:rsidRPr="00702EE3">
              <w:rPr>
                <w:rFonts w:ascii="Calibri" w:hAnsi="Calibri" w:cs="Calibri"/>
                <w:b/>
                <w:noProof/>
                <w:lang w:eastAsia="ro-RO"/>
              </w:rPr>
              <w:t xml:space="preserve">Situaţiile financiare (bilant </w:t>
            </w:r>
            <w:r w:rsidRPr="00702EE3">
              <w:rPr>
                <w:rFonts w:ascii="Calibri" w:hAnsi="Calibri" w:cs="Calibri"/>
                <w:noProof/>
                <w:lang w:eastAsia="ro-RO"/>
              </w:rPr>
              <w:t>–formularul 10</w:t>
            </w:r>
            <w:r w:rsidRPr="00702EE3">
              <w:rPr>
                <w:rFonts w:ascii="Calibri" w:hAnsi="Calibri" w:cs="Calibri"/>
                <w:b/>
                <w:noProof/>
                <w:lang w:eastAsia="ro-RO"/>
              </w:rPr>
              <w:t xml:space="preserve">, cont de profit și </w:t>
            </w:r>
            <w:r w:rsidRPr="00702EE3">
              <w:rPr>
                <w:rFonts w:ascii="Calibri" w:hAnsi="Calibri" w:cs="Calibri"/>
                <w:noProof/>
                <w:lang w:eastAsia="ro-RO"/>
              </w:rPr>
              <w:t>pierderi – formularul 20</w:t>
            </w:r>
            <w:r w:rsidRPr="00702EE3">
              <w:rPr>
                <w:rFonts w:ascii="Calibri" w:hAnsi="Calibri" w:cs="Calibri"/>
                <w:b/>
                <w:noProof/>
                <w:lang w:eastAsia="ro-RO"/>
              </w:rPr>
              <w:t xml:space="preserve">, formularele 30 și 40) </w:t>
            </w:r>
            <w:r w:rsidRPr="00702EE3">
              <w:rPr>
                <w:rFonts w:ascii="Calibri" w:hAnsi="Calibri" w:cs="Calibri"/>
                <w:noProof/>
                <w:lang w:eastAsia="ro-RO"/>
              </w:rPr>
              <w:t xml:space="preserve">precedente anului depunerii proiectului inregistrate la Administratia Financiară. </w:t>
            </w:r>
          </w:p>
          <w:p w14:paraId="6EBE5959" w14:textId="77777777" w:rsidR="0093796B" w:rsidRPr="00702EE3" w:rsidRDefault="0093796B" w:rsidP="004237F5">
            <w:pPr>
              <w:spacing w:line="276" w:lineRule="auto"/>
              <w:ind w:left="-100"/>
              <w:jc w:val="both"/>
              <w:rPr>
                <w:rFonts w:ascii="Calibri" w:hAnsi="Calibri"/>
                <w:noProof/>
                <w:lang w:val="ro-RO" w:eastAsia="ro-RO"/>
              </w:rPr>
            </w:pPr>
            <w:r w:rsidRPr="00702EE3">
              <w:rPr>
                <w:rFonts w:ascii="Calibri" w:hAnsi="Calibri"/>
                <w:noProof/>
                <w:lang w:val="ro-RO" w:eastAsia="ro-RO"/>
              </w:rPr>
              <w:t>Declarația de inactivitate înregistrată la Administrația Financiară, în cazul solicitanților care nu au desfășurat activitate anterior depunerii proiectului</w:t>
            </w:r>
          </w:p>
          <w:p w14:paraId="1776B102" w14:textId="77777777" w:rsidR="0093796B" w:rsidRPr="00702EE3" w:rsidRDefault="0093796B" w:rsidP="004237F5">
            <w:pPr>
              <w:tabs>
                <w:tab w:val="left" w:pos="720"/>
                <w:tab w:val="center" w:pos="4536"/>
                <w:tab w:val="right" w:pos="9072"/>
              </w:tabs>
              <w:spacing w:line="276" w:lineRule="auto"/>
              <w:ind w:left="-100"/>
              <w:jc w:val="both"/>
              <w:rPr>
                <w:rFonts w:ascii="Calibri" w:hAnsi="Calibri"/>
                <w:noProof/>
                <w:sz w:val="22"/>
                <w:szCs w:val="22"/>
                <w:lang w:val="ro-RO" w:eastAsia="ro-RO"/>
              </w:rPr>
            </w:pPr>
          </w:p>
          <w:p w14:paraId="3F714F00" w14:textId="77777777" w:rsidR="0093796B" w:rsidRPr="00702EE3" w:rsidRDefault="0093796B" w:rsidP="004237F5">
            <w:pPr>
              <w:spacing w:line="276" w:lineRule="auto"/>
              <w:ind w:left="-100"/>
              <w:jc w:val="both"/>
              <w:rPr>
                <w:rFonts w:ascii="Calibri" w:hAnsi="Calibri"/>
                <w:noProof/>
                <w:lang w:val="ro-RO" w:eastAsia="ro-RO"/>
              </w:rPr>
            </w:pPr>
            <w:r w:rsidRPr="00702EE3">
              <w:rPr>
                <w:rFonts w:ascii="Calibri" w:hAnsi="Calibri"/>
                <w:noProof/>
                <w:lang w:val="ro-RO" w:eastAsia="ro-RO"/>
              </w:rPr>
              <w:t xml:space="preserve">Declarație  privind veniturile realizate în anul precedent depunerii proiectului  inregistrata la Administratia Financiara </w:t>
            </w:r>
          </w:p>
          <w:p w14:paraId="78F09275" w14:textId="77777777" w:rsidR="0093796B" w:rsidRPr="00702EE3" w:rsidRDefault="0093796B" w:rsidP="004237F5">
            <w:pPr>
              <w:spacing w:line="276" w:lineRule="auto"/>
              <w:ind w:left="-100"/>
              <w:jc w:val="both"/>
              <w:rPr>
                <w:rFonts w:ascii="Calibri" w:hAnsi="Calibri"/>
                <w:noProof/>
                <w:sz w:val="22"/>
                <w:szCs w:val="22"/>
                <w:lang w:val="ro-RO" w:eastAsia="ro-RO"/>
              </w:rPr>
            </w:pPr>
          </w:p>
          <w:p w14:paraId="402F7C14" w14:textId="699816B2" w:rsidR="0093796B" w:rsidRPr="00702EE3" w:rsidRDefault="0093796B" w:rsidP="004237F5">
            <w:pPr>
              <w:spacing w:line="276" w:lineRule="auto"/>
              <w:ind w:left="-100"/>
              <w:jc w:val="both"/>
              <w:rPr>
                <w:rFonts w:ascii="Calibri" w:hAnsi="Calibri"/>
                <w:b/>
                <w:noProof/>
                <w:sz w:val="22"/>
                <w:szCs w:val="22"/>
                <w:lang w:val="ro-RO" w:eastAsia="ro-RO"/>
              </w:rPr>
            </w:pPr>
            <w:r w:rsidRPr="00702EE3">
              <w:rPr>
                <w:rFonts w:ascii="Calibri" w:hAnsi="Calibri"/>
                <w:i/>
                <w:noProof/>
                <w:sz w:val="22"/>
                <w:szCs w:val="22"/>
                <w:lang w:val="ro-RO" w:eastAsia="ro-RO"/>
              </w:rPr>
              <w:t xml:space="preserve">- </w:t>
            </w:r>
            <w:r w:rsidRPr="00702EE3">
              <w:rPr>
                <w:rFonts w:ascii="Calibri" w:hAnsi="Calibri"/>
                <w:noProof/>
                <w:lang w:val="ro-RO" w:eastAsia="ro-RO" w:bidi="ar-BH"/>
              </w:rPr>
              <w:t>Documente pentru anii calamitați</w:t>
            </w:r>
            <w:r w:rsidR="00803AEF" w:rsidRPr="00702EE3">
              <w:rPr>
                <w:rFonts w:ascii="Calibri" w:hAnsi="Calibri"/>
                <w:i/>
                <w:noProof/>
                <w:sz w:val="22"/>
                <w:szCs w:val="22"/>
                <w:lang w:val="ro-RO" w:eastAsia="ro-RO" w:bidi="ar-BH"/>
              </w:rPr>
              <w:t xml:space="preserve">  </w:t>
            </w:r>
          </w:p>
        </w:tc>
        <w:tc>
          <w:tcPr>
            <w:tcW w:w="716" w:type="pct"/>
            <w:tcBorders>
              <w:bottom w:val="single" w:sz="4" w:space="0" w:color="auto"/>
            </w:tcBorders>
          </w:tcPr>
          <w:p w14:paraId="78B7E28E" w14:textId="77777777" w:rsidR="0093796B" w:rsidRPr="00702EE3" w:rsidRDefault="0093796B" w:rsidP="004237F5">
            <w:pPr>
              <w:ind w:left="-100"/>
              <w:jc w:val="center"/>
              <w:rPr>
                <w:rFonts w:ascii="Calibri" w:hAnsi="Calibri"/>
                <w:b/>
                <w:noProof/>
                <w:sz w:val="22"/>
                <w:szCs w:val="22"/>
                <w:lang w:val="ro-RO" w:eastAsia="ro-RO"/>
              </w:rPr>
            </w:pPr>
          </w:p>
          <w:p w14:paraId="417B52E1" w14:textId="77777777" w:rsidR="0093796B" w:rsidRPr="00702EE3" w:rsidRDefault="0093796B" w:rsidP="004237F5">
            <w:pPr>
              <w:ind w:left="-100"/>
              <w:jc w:val="center"/>
              <w:rPr>
                <w:rFonts w:ascii="Calibri" w:hAnsi="Calibri"/>
                <w:sz w:val="22"/>
                <w:szCs w:val="22"/>
                <w:lang w:val="ro-RO" w:eastAsia="ro-RO"/>
              </w:rPr>
            </w:pPr>
            <w:r w:rsidRPr="00702EE3">
              <w:rPr>
                <w:rFonts w:ascii="Calibri" w:hAnsi="Calibri"/>
                <w:b/>
                <w:noProof/>
                <w:sz w:val="22"/>
                <w:szCs w:val="22"/>
                <w:lang w:val="ro-RO" w:eastAsia="ro-RO"/>
              </w:rPr>
              <w:sym w:font="Wingdings" w:char="F06F"/>
            </w:r>
          </w:p>
          <w:p w14:paraId="33274DCB" w14:textId="77777777" w:rsidR="0093796B" w:rsidRPr="00702EE3" w:rsidRDefault="0093796B" w:rsidP="004237F5">
            <w:pPr>
              <w:ind w:left="-100"/>
              <w:jc w:val="center"/>
              <w:rPr>
                <w:rFonts w:ascii="Calibri" w:hAnsi="Calibri"/>
                <w:sz w:val="22"/>
                <w:szCs w:val="22"/>
                <w:lang w:val="ro-RO" w:eastAsia="ro-RO"/>
              </w:rPr>
            </w:pPr>
          </w:p>
          <w:p w14:paraId="05E0263D" w14:textId="77777777" w:rsidR="0093796B" w:rsidRPr="00702EE3" w:rsidRDefault="0093796B" w:rsidP="004237F5">
            <w:pPr>
              <w:ind w:left="-100"/>
              <w:jc w:val="center"/>
              <w:rPr>
                <w:rFonts w:ascii="Calibri" w:hAnsi="Calibri"/>
                <w:sz w:val="22"/>
                <w:szCs w:val="22"/>
                <w:lang w:val="ro-RO" w:eastAsia="ro-RO"/>
              </w:rPr>
            </w:pPr>
          </w:p>
          <w:p w14:paraId="03279C33" w14:textId="77777777" w:rsidR="0093796B" w:rsidRPr="00702EE3" w:rsidRDefault="0093796B" w:rsidP="004237F5">
            <w:pPr>
              <w:ind w:left="-100"/>
              <w:jc w:val="center"/>
              <w:rPr>
                <w:rFonts w:ascii="Calibri" w:hAnsi="Calibri"/>
                <w:sz w:val="22"/>
                <w:szCs w:val="22"/>
                <w:lang w:val="ro-RO" w:eastAsia="ro-RO"/>
              </w:rPr>
            </w:pPr>
          </w:p>
          <w:p w14:paraId="21A0002F" w14:textId="77777777" w:rsidR="0093796B" w:rsidRPr="00702EE3" w:rsidRDefault="0093796B" w:rsidP="004237F5">
            <w:pPr>
              <w:ind w:left="-100"/>
              <w:jc w:val="center"/>
              <w:rPr>
                <w:rFonts w:ascii="Calibri" w:hAnsi="Calibri"/>
                <w:sz w:val="22"/>
                <w:szCs w:val="22"/>
                <w:lang w:val="ro-RO" w:eastAsia="ro-RO"/>
              </w:rPr>
            </w:pPr>
          </w:p>
          <w:p w14:paraId="1233D2A3" w14:textId="77777777" w:rsidR="0093796B" w:rsidRPr="00702EE3" w:rsidRDefault="0093796B" w:rsidP="004237F5">
            <w:pPr>
              <w:ind w:left="-100"/>
              <w:jc w:val="center"/>
              <w:rPr>
                <w:rFonts w:ascii="Calibri" w:hAnsi="Calibri"/>
                <w:sz w:val="22"/>
                <w:szCs w:val="22"/>
                <w:lang w:val="ro-RO" w:eastAsia="ro-RO"/>
              </w:rPr>
            </w:pPr>
          </w:p>
          <w:p w14:paraId="69246D3C" w14:textId="77777777" w:rsidR="0093796B" w:rsidRPr="00702EE3" w:rsidRDefault="0093796B" w:rsidP="004237F5">
            <w:pPr>
              <w:ind w:left="-100"/>
              <w:jc w:val="center"/>
              <w:rPr>
                <w:rFonts w:ascii="Calibri" w:hAnsi="Calibri"/>
                <w:sz w:val="22"/>
                <w:szCs w:val="22"/>
                <w:lang w:val="ro-RO" w:eastAsia="ro-RO"/>
              </w:rPr>
            </w:pPr>
          </w:p>
          <w:p w14:paraId="357F9594" w14:textId="77777777" w:rsidR="0093796B" w:rsidRPr="00702EE3" w:rsidRDefault="0093796B" w:rsidP="004237F5">
            <w:pPr>
              <w:ind w:left="-100"/>
              <w:jc w:val="center"/>
              <w:rPr>
                <w:rFonts w:ascii="Calibri" w:hAnsi="Calibri"/>
                <w:sz w:val="22"/>
                <w:szCs w:val="22"/>
                <w:lang w:val="ro-RO" w:eastAsia="ro-RO"/>
              </w:rPr>
            </w:pPr>
          </w:p>
          <w:p w14:paraId="7A9A0F20" w14:textId="77777777" w:rsidR="0093796B" w:rsidRPr="00702EE3" w:rsidRDefault="0093796B" w:rsidP="004237F5">
            <w:pPr>
              <w:ind w:left="-100"/>
              <w:jc w:val="center"/>
              <w:rPr>
                <w:rFonts w:ascii="Calibri" w:hAnsi="Calibri"/>
                <w:sz w:val="22"/>
                <w:szCs w:val="22"/>
                <w:lang w:val="ro-RO" w:eastAsia="ro-RO"/>
              </w:rPr>
            </w:pPr>
          </w:p>
          <w:p w14:paraId="03433FF5" w14:textId="77777777" w:rsidR="0093796B" w:rsidRPr="00702EE3" w:rsidRDefault="0093796B" w:rsidP="004237F5">
            <w:pPr>
              <w:ind w:left="-100"/>
              <w:jc w:val="center"/>
              <w:rPr>
                <w:rFonts w:ascii="Calibri" w:hAnsi="Calibri"/>
                <w:sz w:val="22"/>
                <w:szCs w:val="22"/>
                <w:lang w:val="ro-RO" w:eastAsia="ro-RO"/>
              </w:rPr>
            </w:pPr>
          </w:p>
          <w:p w14:paraId="45F93AE6" w14:textId="02A83BEF" w:rsidR="0093796B" w:rsidRPr="00702EE3" w:rsidRDefault="0093796B" w:rsidP="004237F5">
            <w:pPr>
              <w:ind w:left="-100"/>
              <w:jc w:val="center"/>
              <w:rPr>
                <w:rFonts w:ascii="Calibri" w:hAnsi="Calibri"/>
                <w:sz w:val="22"/>
                <w:szCs w:val="22"/>
                <w:lang w:val="ro-RO" w:eastAsia="ro-RO"/>
              </w:rPr>
            </w:pPr>
          </w:p>
          <w:p w14:paraId="0B0FECDC" w14:textId="77777777" w:rsidR="009471A1" w:rsidRPr="00702EE3" w:rsidRDefault="009471A1" w:rsidP="004237F5">
            <w:pPr>
              <w:ind w:left="-100"/>
              <w:jc w:val="center"/>
              <w:rPr>
                <w:rFonts w:ascii="Calibri" w:hAnsi="Calibri"/>
                <w:sz w:val="22"/>
                <w:szCs w:val="22"/>
                <w:lang w:val="ro-RO" w:eastAsia="ro-RO"/>
              </w:rPr>
            </w:pPr>
          </w:p>
          <w:p w14:paraId="0555596F" w14:textId="77777777" w:rsidR="0093796B" w:rsidRPr="00702EE3" w:rsidRDefault="0093796B" w:rsidP="004237F5">
            <w:pPr>
              <w:ind w:left="-100"/>
              <w:jc w:val="center"/>
              <w:rPr>
                <w:rFonts w:ascii="Calibri" w:hAnsi="Calibri"/>
                <w:sz w:val="22"/>
                <w:szCs w:val="22"/>
                <w:lang w:val="ro-RO" w:eastAsia="ro-RO"/>
              </w:rPr>
            </w:pPr>
          </w:p>
          <w:p w14:paraId="5689660A" w14:textId="77777777" w:rsidR="0093796B" w:rsidRPr="00702EE3" w:rsidRDefault="0093796B" w:rsidP="004237F5">
            <w:pPr>
              <w:ind w:left="-100"/>
              <w:jc w:val="center"/>
              <w:rPr>
                <w:rFonts w:ascii="Calibri" w:hAnsi="Calibri"/>
                <w:sz w:val="22"/>
                <w:szCs w:val="22"/>
                <w:lang w:val="ro-RO" w:eastAsia="ro-RO"/>
              </w:rPr>
            </w:pPr>
          </w:p>
          <w:p w14:paraId="701C6153" w14:textId="77777777" w:rsidR="0093796B" w:rsidRPr="00702EE3" w:rsidRDefault="0093796B" w:rsidP="004237F5">
            <w:pPr>
              <w:ind w:left="-100"/>
              <w:jc w:val="center"/>
              <w:rPr>
                <w:rFonts w:ascii="Calibri" w:hAnsi="Calibri"/>
                <w:sz w:val="22"/>
                <w:szCs w:val="22"/>
                <w:lang w:val="ro-RO" w:eastAsia="ro-RO"/>
              </w:rPr>
            </w:pPr>
          </w:p>
          <w:p w14:paraId="0BCEA93D" w14:textId="77777777" w:rsidR="0093796B" w:rsidRPr="00702EE3" w:rsidRDefault="0093796B" w:rsidP="004237F5">
            <w:pPr>
              <w:ind w:left="-100"/>
              <w:jc w:val="center"/>
              <w:rPr>
                <w:rFonts w:ascii="Calibri" w:hAnsi="Calibri"/>
                <w:sz w:val="22"/>
                <w:szCs w:val="22"/>
                <w:lang w:val="ro-RO" w:eastAsia="ro-RO"/>
              </w:rPr>
            </w:pPr>
            <w:r w:rsidRPr="00702EE3">
              <w:rPr>
                <w:rFonts w:ascii="Calibri" w:hAnsi="Calibri"/>
                <w:b/>
                <w:noProof/>
                <w:sz w:val="22"/>
                <w:szCs w:val="22"/>
                <w:lang w:val="ro-RO" w:eastAsia="ro-RO"/>
              </w:rPr>
              <w:sym w:font="Wingdings" w:char="F06F"/>
            </w:r>
          </w:p>
          <w:p w14:paraId="123F34D9" w14:textId="77777777" w:rsidR="0093796B" w:rsidRPr="00702EE3" w:rsidRDefault="0093796B" w:rsidP="004237F5">
            <w:pPr>
              <w:ind w:left="-100"/>
              <w:jc w:val="center"/>
              <w:rPr>
                <w:rFonts w:ascii="Calibri" w:hAnsi="Calibri"/>
                <w:sz w:val="22"/>
                <w:szCs w:val="22"/>
                <w:lang w:val="ro-RO" w:eastAsia="ro-RO"/>
              </w:rPr>
            </w:pPr>
          </w:p>
          <w:p w14:paraId="1DDB1857" w14:textId="77777777" w:rsidR="0093796B" w:rsidRPr="00702EE3" w:rsidRDefault="0093796B" w:rsidP="004237F5">
            <w:pPr>
              <w:ind w:left="-100"/>
              <w:jc w:val="center"/>
              <w:rPr>
                <w:rFonts w:ascii="Calibri" w:hAnsi="Calibri"/>
                <w:sz w:val="22"/>
                <w:szCs w:val="22"/>
                <w:lang w:val="ro-RO" w:eastAsia="ro-RO"/>
              </w:rPr>
            </w:pPr>
          </w:p>
          <w:p w14:paraId="79417B39" w14:textId="77777777" w:rsidR="0093796B" w:rsidRPr="00702EE3" w:rsidRDefault="0093796B" w:rsidP="004237F5">
            <w:pPr>
              <w:ind w:left="-100"/>
              <w:jc w:val="center"/>
              <w:rPr>
                <w:rFonts w:ascii="Calibri" w:hAnsi="Calibri"/>
                <w:sz w:val="22"/>
                <w:szCs w:val="22"/>
                <w:lang w:val="ro-RO" w:eastAsia="ro-RO"/>
              </w:rPr>
            </w:pPr>
          </w:p>
          <w:p w14:paraId="054F68CC" w14:textId="6EF0F8A1" w:rsidR="0093796B" w:rsidRPr="00702EE3" w:rsidRDefault="0093796B" w:rsidP="00AB50D1">
            <w:pPr>
              <w:rPr>
                <w:rFonts w:ascii="Calibri" w:hAnsi="Calibri"/>
                <w:sz w:val="22"/>
                <w:szCs w:val="22"/>
                <w:lang w:val="ro-RO" w:eastAsia="ro-RO"/>
              </w:rPr>
            </w:pPr>
          </w:p>
          <w:p w14:paraId="2D7F2C7B" w14:textId="77777777" w:rsidR="00F43447" w:rsidRPr="00702EE3" w:rsidRDefault="00F43447" w:rsidP="00AB50D1">
            <w:pPr>
              <w:rPr>
                <w:rFonts w:ascii="Calibri" w:hAnsi="Calibri"/>
                <w:sz w:val="22"/>
                <w:szCs w:val="22"/>
                <w:lang w:val="ro-RO" w:eastAsia="ro-RO"/>
              </w:rPr>
            </w:pPr>
          </w:p>
          <w:p w14:paraId="63CAC102" w14:textId="77777777" w:rsidR="00AB50D1" w:rsidRPr="00702EE3" w:rsidRDefault="00AB50D1" w:rsidP="00AB50D1">
            <w:pPr>
              <w:rPr>
                <w:rFonts w:ascii="Calibri" w:hAnsi="Calibri"/>
                <w:b/>
                <w:noProof/>
                <w:sz w:val="22"/>
                <w:szCs w:val="22"/>
                <w:lang w:val="ro-RO" w:eastAsia="ro-RO"/>
              </w:rPr>
            </w:pPr>
          </w:p>
          <w:p w14:paraId="654025E7" w14:textId="0ED35136" w:rsidR="0093796B" w:rsidRPr="00702EE3" w:rsidRDefault="0093796B" w:rsidP="004237F5">
            <w:pPr>
              <w:ind w:left="-100"/>
              <w:jc w:val="center"/>
              <w:rPr>
                <w:rFonts w:ascii="Calibri" w:hAnsi="Calibri"/>
                <w:b/>
                <w:noProof/>
                <w:sz w:val="22"/>
                <w:szCs w:val="22"/>
                <w:lang w:val="ro-RO" w:eastAsia="ro-RO"/>
              </w:rPr>
            </w:pPr>
            <w:r w:rsidRPr="00702EE3">
              <w:rPr>
                <w:rFonts w:ascii="Calibri" w:hAnsi="Calibri"/>
                <w:b/>
                <w:noProof/>
                <w:sz w:val="22"/>
                <w:szCs w:val="22"/>
                <w:lang w:val="ro-RO" w:eastAsia="ro-RO"/>
              </w:rPr>
              <w:sym w:font="Wingdings" w:char="F06F"/>
            </w:r>
          </w:p>
          <w:p w14:paraId="68FAF92A" w14:textId="77777777" w:rsidR="0093796B" w:rsidRPr="00702EE3" w:rsidRDefault="0093796B" w:rsidP="004237F5">
            <w:pPr>
              <w:ind w:left="-100"/>
              <w:jc w:val="center"/>
              <w:rPr>
                <w:rFonts w:ascii="Calibri" w:hAnsi="Calibri"/>
                <w:b/>
                <w:noProof/>
                <w:sz w:val="22"/>
                <w:szCs w:val="22"/>
                <w:lang w:val="ro-RO" w:eastAsia="ro-RO"/>
              </w:rPr>
            </w:pPr>
          </w:p>
          <w:p w14:paraId="7F35AFD3" w14:textId="0B16F9CE" w:rsidR="0093796B" w:rsidRPr="00702EE3" w:rsidRDefault="0093796B" w:rsidP="004237F5">
            <w:pPr>
              <w:ind w:left="-100"/>
              <w:jc w:val="center"/>
              <w:rPr>
                <w:rFonts w:ascii="Calibri" w:hAnsi="Calibri"/>
                <w:sz w:val="22"/>
                <w:szCs w:val="22"/>
                <w:lang w:val="ro-RO" w:eastAsia="ro-RO"/>
              </w:rPr>
            </w:pPr>
          </w:p>
          <w:p w14:paraId="35EB251E" w14:textId="77777777" w:rsidR="0093796B" w:rsidRPr="00702EE3" w:rsidRDefault="0093796B" w:rsidP="004237F5">
            <w:pPr>
              <w:rPr>
                <w:rFonts w:ascii="Calibri" w:hAnsi="Calibri"/>
                <w:b/>
                <w:noProof/>
                <w:sz w:val="22"/>
                <w:szCs w:val="22"/>
                <w:lang w:val="ro-RO" w:eastAsia="ro-RO"/>
              </w:rPr>
            </w:pPr>
          </w:p>
        </w:tc>
        <w:tc>
          <w:tcPr>
            <w:tcW w:w="636" w:type="pct"/>
            <w:tcBorders>
              <w:bottom w:val="single" w:sz="4" w:space="0" w:color="auto"/>
            </w:tcBorders>
          </w:tcPr>
          <w:p w14:paraId="18FBC505" w14:textId="77777777" w:rsidR="0093796B" w:rsidRPr="00702EE3" w:rsidRDefault="0093796B" w:rsidP="004237F5">
            <w:pPr>
              <w:ind w:left="-100"/>
              <w:jc w:val="center"/>
              <w:rPr>
                <w:rFonts w:ascii="Calibri" w:hAnsi="Calibri"/>
                <w:b/>
                <w:noProof/>
                <w:sz w:val="22"/>
                <w:szCs w:val="22"/>
                <w:lang w:val="ro-RO" w:eastAsia="ro-RO"/>
              </w:rPr>
            </w:pPr>
          </w:p>
          <w:p w14:paraId="0DC2117C" w14:textId="77777777" w:rsidR="0093796B" w:rsidRPr="00702EE3" w:rsidRDefault="0093796B" w:rsidP="004237F5">
            <w:pPr>
              <w:ind w:left="-100"/>
              <w:jc w:val="center"/>
              <w:rPr>
                <w:rFonts w:ascii="Calibri" w:hAnsi="Calibri"/>
                <w:sz w:val="22"/>
                <w:szCs w:val="22"/>
                <w:lang w:val="ro-RO" w:eastAsia="ro-RO"/>
              </w:rPr>
            </w:pPr>
            <w:r w:rsidRPr="00702EE3">
              <w:rPr>
                <w:rFonts w:ascii="Calibri" w:hAnsi="Calibri"/>
                <w:b/>
                <w:noProof/>
                <w:sz w:val="22"/>
                <w:szCs w:val="22"/>
                <w:lang w:val="ro-RO" w:eastAsia="ro-RO"/>
              </w:rPr>
              <w:sym w:font="Wingdings" w:char="F06F"/>
            </w:r>
          </w:p>
          <w:p w14:paraId="69256C28" w14:textId="77777777" w:rsidR="0093796B" w:rsidRPr="00702EE3" w:rsidRDefault="0093796B" w:rsidP="004237F5">
            <w:pPr>
              <w:ind w:left="-100"/>
              <w:jc w:val="center"/>
              <w:rPr>
                <w:rFonts w:ascii="Calibri" w:hAnsi="Calibri"/>
                <w:sz w:val="22"/>
                <w:szCs w:val="22"/>
                <w:lang w:val="ro-RO" w:eastAsia="ro-RO"/>
              </w:rPr>
            </w:pPr>
          </w:p>
          <w:p w14:paraId="5BB31784" w14:textId="77777777" w:rsidR="0093796B" w:rsidRPr="00702EE3" w:rsidRDefault="0093796B" w:rsidP="004237F5">
            <w:pPr>
              <w:ind w:left="-100"/>
              <w:jc w:val="center"/>
              <w:rPr>
                <w:rFonts w:ascii="Calibri" w:hAnsi="Calibri"/>
                <w:sz w:val="22"/>
                <w:szCs w:val="22"/>
                <w:lang w:val="ro-RO" w:eastAsia="ro-RO"/>
              </w:rPr>
            </w:pPr>
          </w:p>
          <w:p w14:paraId="009A0CC2" w14:textId="77777777" w:rsidR="0093796B" w:rsidRPr="00702EE3" w:rsidRDefault="0093796B" w:rsidP="004237F5">
            <w:pPr>
              <w:ind w:left="-100"/>
              <w:jc w:val="center"/>
              <w:rPr>
                <w:rFonts w:ascii="Calibri" w:hAnsi="Calibri"/>
                <w:sz w:val="22"/>
                <w:szCs w:val="22"/>
                <w:lang w:val="ro-RO" w:eastAsia="ro-RO"/>
              </w:rPr>
            </w:pPr>
          </w:p>
          <w:p w14:paraId="30E80DDF" w14:textId="77777777" w:rsidR="0093796B" w:rsidRPr="00702EE3" w:rsidRDefault="0093796B" w:rsidP="004237F5">
            <w:pPr>
              <w:ind w:left="-100"/>
              <w:jc w:val="center"/>
              <w:rPr>
                <w:rFonts w:ascii="Calibri" w:hAnsi="Calibri"/>
                <w:sz w:val="22"/>
                <w:szCs w:val="22"/>
                <w:lang w:val="ro-RO" w:eastAsia="ro-RO"/>
              </w:rPr>
            </w:pPr>
          </w:p>
          <w:p w14:paraId="516901F9" w14:textId="77777777" w:rsidR="0093796B" w:rsidRPr="00702EE3" w:rsidRDefault="0093796B" w:rsidP="004237F5">
            <w:pPr>
              <w:ind w:left="-100"/>
              <w:jc w:val="center"/>
              <w:rPr>
                <w:rFonts w:ascii="Calibri" w:hAnsi="Calibri"/>
                <w:sz w:val="22"/>
                <w:szCs w:val="22"/>
                <w:lang w:val="ro-RO" w:eastAsia="ro-RO"/>
              </w:rPr>
            </w:pPr>
          </w:p>
          <w:p w14:paraId="447D8A41" w14:textId="77777777" w:rsidR="0093796B" w:rsidRPr="00702EE3" w:rsidRDefault="0093796B" w:rsidP="004237F5">
            <w:pPr>
              <w:ind w:left="-100"/>
              <w:jc w:val="center"/>
              <w:rPr>
                <w:rFonts w:ascii="Calibri" w:hAnsi="Calibri"/>
                <w:sz w:val="22"/>
                <w:szCs w:val="22"/>
                <w:lang w:val="ro-RO" w:eastAsia="ro-RO"/>
              </w:rPr>
            </w:pPr>
          </w:p>
          <w:p w14:paraId="1F2DCB36" w14:textId="77777777" w:rsidR="0093796B" w:rsidRPr="00702EE3" w:rsidRDefault="0093796B" w:rsidP="004237F5">
            <w:pPr>
              <w:ind w:left="-100"/>
              <w:jc w:val="center"/>
              <w:rPr>
                <w:rFonts w:ascii="Calibri" w:hAnsi="Calibri"/>
                <w:sz w:val="22"/>
                <w:szCs w:val="22"/>
                <w:lang w:val="ro-RO" w:eastAsia="ro-RO"/>
              </w:rPr>
            </w:pPr>
          </w:p>
          <w:p w14:paraId="3AD9AA2A" w14:textId="77777777" w:rsidR="0093796B" w:rsidRPr="00702EE3" w:rsidRDefault="0093796B" w:rsidP="004237F5">
            <w:pPr>
              <w:ind w:left="-100"/>
              <w:jc w:val="center"/>
              <w:rPr>
                <w:rFonts w:ascii="Calibri" w:hAnsi="Calibri"/>
                <w:sz w:val="22"/>
                <w:szCs w:val="22"/>
                <w:lang w:val="ro-RO" w:eastAsia="ro-RO"/>
              </w:rPr>
            </w:pPr>
          </w:p>
          <w:p w14:paraId="4B61D50A" w14:textId="77777777" w:rsidR="0093796B" w:rsidRPr="00702EE3" w:rsidRDefault="0093796B" w:rsidP="004237F5">
            <w:pPr>
              <w:ind w:left="-100"/>
              <w:jc w:val="center"/>
              <w:rPr>
                <w:rFonts w:ascii="Calibri" w:hAnsi="Calibri"/>
                <w:sz w:val="22"/>
                <w:szCs w:val="22"/>
                <w:lang w:val="ro-RO" w:eastAsia="ro-RO"/>
              </w:rPr>
            </w:pPr>
          </w:p>
          <w:p w14:paraId="0336BAED" w14:textId="77777777" w:rsidR="0093796B" w:rsidRPr="00702EE3" w:rsidRDefault="0093796B" w:rsidP="004237F5">
            <w:pPr>
              <w:ind w:left="-100"/>
              <w:jc w:val="center"/>
              <w:rPr>
                <w:rFonts w:ascii="Calibri" w:hAnsi="Calibri"/>
                <w:sz w:val="22"/>
                <w:szCs w:val="22"/>
                <w:lang w:val="ro-RO" w:eastAsia="ro-RO"/>
              </w:rPr>
            </w:pPr>
          </w:p>
          <w:p w14:paraId="65ADC4DA" w14:textId="77777777" w:rsidR="0093796B" w:rsidRPr="00702EE3" w:rsidRDefault="0093796B" w:rsidP="004237F5">
            <w:pPr>
              <w:ind w:left="-100"/>
              <w:jc w:val="center"/>
              <w:rPr>
                <w:rFonts w:ascii="Calibri" w:hAnsi="Calibri"/>
                <w:sz w:val="22"/>
                <w:szCs w:val="22"/>
                <w:lang w:val="ro-RO" w:eastAsia="ro-RO"/>
              </w:rPr>
            </w:pPr>
          </w:p>
          <w:p w14:paraId="5665C639" w14:textId="77777777" w:rsidR="0093796B" w:rsidRPr="00702EE3" w:rsidRDefault="0093796B" w:rsidP="004237F5">
            <w:pPr>
              <w:ind w:left="-100"/>
              <w:jc w:val="center"/>
              <w:rPr>
                <w:rFonts w:ascii="Calibri" w:hAnsi="Calibri"/>
                <w:sz w:val="22"/>
                <w:szCs w:val="22"/>
                <w:lang w:val="ro-RO" w:eastAsia="ro-RO"/>
              </w:rPr>
            </w:pPr>
          </w:p>
          <w:p w14:paraId="700C00E5" w14:textId="792489FA" w:rsidR="0093796B" w:rsidRPr="00702EE3" w:rsidRDefault="0093796B" w:rsidP="004237F5">
            <w:pPr>
              <w:ind w:left="-100"/>
              <w:jc w:val="center"/>
              <w:rPr>
                <w:rFonts w:ascii="Calibri" w:hAnsi="Calibri"/>
                <w:sz w:val="22"/>
                <w:szCs w:val="22"/>
                <w:lang w:val="ro-RO" w:eastAsia="ro-RO"/>
              </w:rPr>
            </w:pPr>
          </w:p>
          <w:p w14:paraId="09CE3A87" w14:textId="77777777" w:rsidR="009471A1" w:rsidRPr="00702EE3" w:rsidRDefault="009471A1" w:rsidP="004237F5">
            <w:pPr>
              <w:ind w:left="-100"/>
              <w:jc w:val="center"/>
              <w:rPr>
                <w:rFonts w:ascii="Calibri" w:hAnsi="Calibri"/>
                <w:sz w:val="22"/>
                <w:szCs w:val="22"/>
                <w:lang w:val="ro-RO" w:eastAsia="ro-RO"/>
              </w:rPr>
            </w:pPr>
          </w:p>
          <w:p w14:paraId="178B3D3E" w14:textId="77777777" w:rsidR="0093796B" w:rsidRPr="00702EE3" w:rsidRDefault="0093796B" w:rsidP="004237F5">
            <w:pPr>
              <w:ind w:left="-100"/>
              <w:jc w:val="center"/>
              <w:rPr>
                <w:rFonts w:ascii="Calibri" w:hAnsi="Calibri"/>
                <w:sz w:val="22"/>
                <w:szCs w:val="22"/>
                <w:lang w:val="ro-RO" w:eastAsia="ro-RO"/>
              </w:rPr>
            </w:pPr>
            <w:r w:rsidRPr="00702EE3">
              <w:rPr>
                <w:rFonts w:ascii="Calibri" w:hAnsi="Calibri"/>
                <w:b/>
                <w:noProof/>
                <w:sz w:val="22"/>
                <w:szCs w:val="22"/>
                <w:lang w:val="ro-RO" w:eastAsia="ro-RO"/>
              </w:rPr>
              <w:sym w:font="Wingdings" w:char="F06F"/>
            </w:r>
          </w:p>
          <w:p w14:paraId="53B9244D" w14:textId="77777777" w:rsidR="0093796B" w:rsidRPr="00702EE3" w:rsidRDefault="0093796B" w:rsidP="004237F5">
            <w:pPr>
              <w:ind w:left="-100"/>
              <w:jc w:val="center"/>
              <w:rPr>
                <w:rFonts w:ascii="Calibri" w:hAnsi="Calibri"/>
                <w:sz w:val="22"/>
                <w:szCs w:val="22"/>
                <w:lang w:val="ro-RO" w:eastAsia="ro-RO"/>
              </w:rPr>
            </w:pPr>
          </w:p>
          <w:p w14:paraId="00B28155" w14:textId="77777777" w:rsidR="0093796B" w:rsidRPr="00702EE3" w:rsidRDefault="0093796B" w:rsidP="004237F5">
            <w:pPr>
              <w:ind w:left="-100"/>
              <w:jc w:val="center"/>
              <w:rPr>
                <w:rFonts w:ascii="Calibri" w:hAnsi="Calibri"/>
                <w:sz w:val="22"/>
                <w:szCs w:val="22"/>
                <w:lang w:val="ro-RO" w:eastAsia="ro-RO"/>
              </w:rPr>
            </w:pPr>
          </w:p>
          <w:p w14:paraId="5B1847CF" w14:textId="77777777" w:rsidR="0093796B" w:rsidRPr="00702EE3" w:rsidRDefault="0093796B" w:rsidP="004237F5">
            <w:pPr>
              <w:ind w:left="-100"/>
              <w:jc w:val="center"/>
              <w:rPr>
                <w:rFonts w:ascii="Calibri" w:hAnsi="Calibri"/>
                <w:sz w:val="22"/>
                <w:szCs w:val="22"/>
                <w:lang w:val="ro-RO" w:eastAsia="ro-RO"/>
              </w:rPr>
            </w:pPr>
          </w:p>
          <w:p w14:paraId="4D87B74D" w14:textId="55A1F0CC" w:rsidR="0093796B" w:rsidRPr="00702EE3" w:rsidRDefault="0093796B" w:rsidP="004237F5">
            <w:pPr>
              <w:ind w:left="-100"/>
              <w:jc w:val="center"/>
              <w:rPr>
                <w:rFonts w:ascii="Calibri" w:hAnsi="Calibri"/>
                <w:sz w:val="22"/>
                <w:szCs w:val="22"/>
                <w:lang w:val="ro-RO" w:eastAsia="ro-RO"/>
              </w:rPr>
            </w:pPr>
          </w:p>
          <w:p w14:paraId="409FA790" w14:textId="77777777" w:rsidR="00F43447" w:rsidRPr="00702EE3" w:rsidRDefault="00F43447" w:rsidP="004237F5">
            <w:pPr>
              <w:ind w:left="-100"/>
              <w:jc w:val="center"/>
              <w:rPr>
                <w:rFonts w:ascii="Calibri" w:hAnsi="Calibri"/>
                <w:sz w:val="22"/>
                <w:szCs w:val="22"/>
                <w:lang w:val="ro-RO" w:eastAsia="ro-RO"/>
              </w:rPr>
            </w:pPr>
          </w:p>
          <w:p w14:paraId="27C79D40" w14:textId="1391565D" w:rsidR="0093796B" w:rsidRPr="00702EE3" w:rsidRDefault="0093796B" w:rsidP="00AB50D1">
            <w:pPr>
              <w:rPr>
                <w:rFonts w:ascii="Calibri" w:hAnsi="Calibri"/>
                <w:b/>
                <w:noProof/>
                <w:sz w:val="22"/>
                <w:szCs w:val="22"/>
                <w:lang w:val="ro-RO" w:eastAsia="ro-RO"/>
              </w:rPr>
            </w:pPr>
          </w:p>
          <w:p w14:paraId="147D45C4" w14:textId="1EAB548E" w:rsidR="0093796B" w:rsidRPr="00702EE3" w:rsidRDefault="0093796B" w:rsidP="004237F5">
            <w:pPr>
              <w:ind w:left="-100"/>
              <w:jc w:val="center"/>
              <w:rPr>
                <w:rFonts w:ascii="Calibri" w:hAnsi="Calibri"/>
                <w:sz w:val="22"/>
                <w:szCs w:val="22"/>
                <w:lang w:val="ro-RO" w:eastAsia="ro-RO"/>
              </w:rPr>
            </w:pPr>
            <w:r w:rsidRPr="00702EE3">
              <w:rPr>
                <w:rFonts w:ascii="Calibri" w:hAnsi="Calibri"/>
                <w:b/>
                <w:noProof/>
                <w:sz w:val="22"/>
                <w:szCs w:val="22"/>
                <w:lang w:val="ro-RO" w:eastAsia="ro-RO"/>
              </w:rPr>
              <w:sym w:font="Wingdings" w:char="F06F"/>
            </w:r>
          </w:p>
          <w:p w14:paraId="24EA2FE5" w14:textId="77777777" w:rsidR="0093796B" w:rsidRPr="00702EE3" w:rsidRDefault="0093796B" w:rsidP="004237F5">
            <w:pPr>
              <w:ind w:left="-100"/>
              <w:jc w:val="center"/>
              <w:rPr>
                <w:rFonts w:ascii="Calibri" w:hAnsi="Calibri"/>
                <w:sz w:val="22"/>
                <w:szCs w:val="22"/>
                <w:lang w:val="ro-RO" w:eastAsia="ro-RO"/>
              </w:rPr>
            </w:pPr>
          </w:p>
          <w:p w14:paraId="07403A18" w14:textId="3D61082B" w:rsidR="0093796B" w:rsidRPr="00702EE3" w:rsidRDefault="0093796B" w:rsidP="004237F5">
            <w:pPr>
              <w:ind w:left="-100"/>
              <w:jc w:val="center"/>
              <w:rPr>
                <w:rFonts w:ascii="Calibri" w:hAnsi="Calibri"/>
                <w:sz w:val="22"/>
                <w:szCs w:val="22"/>
                <w:lang w:val="ro-RO" w:eastAsia="ro-RO"/>
              </w:rPr>
            </w:pPr>
          </w:p>
          <w:p w14:paraId="46014D09" w14:textId="77777777" w:rsidR="0093796B" w:rsidRPr="00702EE3" w:rsidRDefault="0093796B" w:rsidP="004237F5">
            <w:pPr>
              <w:ind w:left="-100"/>
              <w:jc w:val="center"/>
              <w:rPr>
                <w:rFonts w:ascii="Calibri" w:hAnsi="Calibri"/>
                <w:sz w:val="22"/>
                <w:szCs w:val="22"/>
                <w:lang w:val="ro-RO" w:eastAsia="ro-RO"/>
              </w:rPr>
            </w:pPr>
          </w:p>
          <w:p w14:paraId="3AF53374" w14:textId="77777777" w:rsidR="0093796B" w:rsidRPr="00702EE3" w:rsidRDefault="0093796B" w:rsidP="004237F5">
            <w:pPr>
              <w:rPr>
                <w:rFonts w:ascii="Calibri" w:hAnsi="Calibri"/>
                <w:sz w:val="22"/>
                <w:szCs w:val="22"/>
                <w:lang w:val="ro-RO" w:eastAsia="ro-RO"/>
              </w:rPr>
            </w:pPr>
          </w:p>
        </w:tc>
        <w:tc>
          <w:tcPr>
            <w:tcW w:w="557" w:type="pct"/>
            <w:tcBorders>
              <w:bottom w:val="single" w:sz="4" w:space="0" w:color="auto"/>
            </w:tcBorders>
          </w:tcPr>
          <w:p w14:paraId="6BC3B32B" w14:textId="77777777" w:rsidR="0093796B" w:rsidRPr="00702EE3" w:rsidRDefault="0093796B" w:rsidP="004237F5">
            <w:pPr>
              <w:ind w:left="-100"/>
              <w:jc w:val="center"/>
              <w:rPr>
                <w:rFonts w:ascii="Calibri" w:hAnsi="Calibri"/>
                <w:b/>
                <w:noProof/>
                <w:sz w:val="22"/>
                <w:szCs w:val="22"/>
                <w:lang w:val="ro-RO" w:eastAsia="ro-RO"/>
              </w:rPr>
            </w:pPr>
          </w:p>
          <w:p w14:paraId="4DBD6425" w14:textId="77777777" w:rsidR="0093796B" w:rsidRPr="00702EE3" w:rsidRDefault="0093796B" w:rsidP="004237F5">
            <w:pPr>
              <w:ind w:left="-100"/>
              <w:jc w:val="center"/>
              <w:rPr>
                <w:rFonts w:ascii="Calibri" w:hAnsi="Calibri"/>
                <w:sz w:val="22"/>
                <w:szCs w:val="22"/>
                <w:lang w:val="ro-RO" w:eastAsia="ro-RO"/>
              </w:rPr>
            </w:pPr>
            <w:r w:rsidRPr="00702EE3">
              <w:rPr>
                <w:rFonts w:ascii="Calibri" w:hAnsi="Calibri"/>
                <w:b/>
                <w:noProof/>
                <w:sz w:val="22"/>
                <w:szCs w:val="22"/>
                <w:lang w:val="ro-RO" w:eastAsia="ro-RO"/>
              </w:rPr>
              <w:sym w:font="Wingdings" w:char="F06F"/>
            </w:r>
          </w:p>
          <w:p w14:paraId="75B7AC17" w14:textId="77777777" w:rsidR="0093796B" w:rsidRPr="00702EE3" w:rsidRDefault="0093796B" w:rsidP="004237F5">
            <w:pPr>
              <w:ind w:left="-100"/>
              <w:jc w:val="center"/>
              <w:rPr>
                <w:rFonts w:ascii="Calibri" w:hAnsi="Calibri"/>
                <w:sz w:val="22"/>
                <w:szCs w:val="22"/>
                <w:lang w:val="ro-RO" w:eastAsia="ro-RO"/>
              </w:rPr>
            </w:pPr>
          </w:p>
          <w:p w14:paraId="2251E797" w14:textId="77777777" w:rsidR="0093796B" w:rsidRPr="00702EE3" w:rsidRDefault="0093796B" w:rsidP="004237F5">
            <w:pPr>
              <w:ind w:left="-100"/>
              <w:jc w:val="center"/>
              <w:rPr>
                <w:rFonts w:ascii="Calibri" w:hAnsi="Calibri"/>
                <w:sz w:val="22"/>
                <w:szCs w:val="22"/>
                <w:lang w:val="ro-RO" w:eastAsia="ro-RO"/>
              </w:rPr>
            </w:pPr>
          </w:p>
          <w:p w14:paraId="3B2E61CD" w14:textId="77777777" w:rsidR="0093796B" w:rsidRPr="00702EE3" w:rsidRDefault="0093796B" w:rsidP="004237F5">
            <w:pPr>
              <w:ind w:left="-100"/>
              <w:jc w:val="center"/>
              <w:rPr>
                <w:rFonts w:ascii="Calibri" w:hAnsi="Calibri"/>
                <w:sz w:val="22"/>
                <w:szCs w:val="22"/>
                <w:lang w:val="ro-RO" w:eastAsia="ro-RO"/>
              </w:rPr>
            </w:pPr>
          </w:p>
          <w:p w14:paraId="7D6AB60F" w14:textId="77777777" w:rsidR="0093796B" w:rsidRPr="00702EE3" w:rsidRDefault="0093796B" w:rsidP="004237F5">
            <w:pPr>
              <w:ind w:left="-100"/>
              <w:jc w:val="center"/>
              <w:rPr>
                <w:rFonts w:ascii="Calibri" w:hAnsi="Calibri"/>
                <w:sz w:val="22"/>
                <w:szCs w:val="22"/>
                <w:lang w:val="ro-RO" w:eastAsia="ro-RO"/>
              </w:rPr>
            </w:pPr>
          </w:p>
          <w:p w14:paraId="01D74D52" w14:textId="77777777" w:rsidR="0093796B" w:rsidRPr="00702EE3" w:rsidRDefault="0093796B" w:rsidP="004237F5">
            <w:pPr>
              <w:ind w:left="-100"/>
              <w:jc w:val="center"/>
              <w:rPr>
                <w:rFonts w:ascii="Calibri" w:hAnsi="Calibri"/>
                <w:sz w:val="22"/>
                <w:szCs w:val="22"/>
                <w:lang w:val="ro-RO" w:eastAsia="ro-RO"/>
              </w:rPr>
            </w:pPr>
          </w:p>
          <w:p w14:paraId="3BBDFD9C" w14:textId="77777777" w:rsidR="0093796B" w:rsidRPr="00702EE3" w:rsidRDefault="0093796B" w:rsidP="004237F5">
            <w:pPr>
              <w:ind w:left="-100"/>
              <w:jc w:val="center"/>
              <w:rPr>
                <w:rFonts w:ascii="Calibri" w:hAnsi="Calibri"/>
                <w:sz w:val="22"/>
                <w:szCs w:val="22"/>
                <w:lang w:val="ro-RO" w:eastAsia="ro-RO"/>
              </w:rPr>
            </w:pPr>
          </w:p>
          <w:p w14:paraId="02B713B5" w14:textId="77777777" w:rsidR="0093796B" w:rsidRPr="00702EE3" w:rsidRDefault="0093796B" w:rsidP="004237F5">
            <w:pPr>
              <w:ind w:left="-100"/>
              <w:jc w:val="center"/>
              <w:rPr>
                <w:rFonts w:ascii="Calibri" w:hAnsi="Calibri"/>
                <w:sz w:val="22"/>
                <w:szCs w:val="22"/>
                <w:lang w:val="ro-RO" w:eastAsia="ro-RO"/>
              </w:rPr>
            </w:pPr>
          </w:p>
          <w:p w14:paraId="447BBC8D" w14:textId="77777777" w:rsidR="0093796B" w:rsidRPr="00702EE3" w:rsidRDefault="0093796B" w:rsidP="004237F5">
            <w:pPr>
              <w:ind w:left="-100"/>
              <w:jc w:val="center"/>
              <w:rPr>
                <w:rFonts w:ascii="Calibri" w:hAnsi="Calibri"/>
                <w:sz w:val="22"/>
                <w:szCs w:val="22"/>
                <w:lang w:val="ro-RO" w:eastAsia="ro-RO"/>
              </w:rPr>
            </w:pPr>
          </w:p>
          <w:p w14:paraId="59FD5719" w14:textId="77777777" w:rsidR="0093796B" w:rsidRPr="00702EE3" w:rsidRDefault="0093796B" w:rsidP="004237F5">
            <w:pPr>
              <w:ind w:left="-100"/>
              <w:jc w:val="center"/>
              <w:rPr>
                <w:rFonts w:ascii="Calibri" w:hAnsi="Calibri"/>
                <w:sz w:val="22"/>
                <w:szCs w:val="22"/>
                <w:lang w:val="ro-RO" w:eastAsia="ro-RO"/>
              </w:rPr>
            </w:pPr>
          </w:p>
          <w:p w14:paraId="67033DCF" w14:textId="77777777" w:rsidR="0093796B" w:rsidRPr="00702EE3" w:rsidRDefault="0093796B" w:rsidP="004237F5">
            <w:pPr>
              <w:ind w:left="-100"/>
              <w:jc w:val="center"/>
              <w:rPr>
                <w:rFonts w:ascii="Calibri" w:hAnsi="Calibri"/>
                <w:sz w:val="22"/>
                <w:szCs w:val="22"/>
                <w:lang w:val="ro-RO" w:eastAsia="ro-RO"/>
              </w:rPr>
            </w:pPr>
          </w:p>
          <w:p w14:paraId="02672557" w14:textId="77777777" w:rsidR="0093796B" w:rsidRPr="00702EE3" w:rsidRDefault="0093796B" w:rsidP="004237F5">
            <w:pPr>
              <w:ind w:left="-100"/>
              <w:jc w:val="center"/>
              <w:rPr>
                <w:rFonts w:ascii="Calibri" w:hAnsi="Calibri"/>
                <w:sz w:val="22"/>
                <w:szCs w:val="22"/>
                <w:lang w:val="ro-RO" w:eastAsia="ro-RO"/>
              </w:rPr>
            </w:pPr>
          </w:p>
          <w:p w14:paraId="4A1026BD" w14:textId="54681377" w:rsidR="0093796B" w:rsidRPr="00702EE3" w:rsidRDefault="0093796B" w:rsidP="004237F5">
            <w:pPr>
              <w:ind w:left="-100"/>
              <w:jc w:val="center"/>
              <w:rPr>
                <w:rFonts w:ascii="Calibri" w:hAnsi="Calibri"/>
                <w:sz w:val="22"/>
                <w:szCs w:val="22"/>
                <w:lang w:val="ro-RO" w:eastAsia="ro-RO"/>
              </w:rPr>
            </w:pPr>
          </w:p>
          <w:p w14:paraId="37BFAB0D" w14:textId="77777777" w:rsidR="009471A1" w:rsidRPr="00702EE3" w:rsidRDefault="009471A1" w:rsidP="004237F5">
            <w:pPr>
              <w:ind w:left="-100"/>
              <w:jc w:val="center"/>
              <w:rPr>
                <w:rFonts w:ascii="Calibri" w:hAnsi="Calibri"/>
                <w:sz w:val="22"/>
                <w:szCs w:val="22"/>
                <w:lang w:val="ro-RO" w:eastAsia="ro-RO"/>
              </w:rPr>
            </w:pPr>
          </w:p>
          <w:p w14:paraId="68AAF9FA" w14:textId="77777777" w:rsidR="0093796B" w:rsidRPr="00702EE3" w:rsidRDefault="0093796B" w:rsidP="004237F5">
            <w:pPr>
              <w:ind w:left="-100"/>
              <w:jc w:val="center"/>
              <w:rPr>
                <w:rFonts w:ascii="Calibri" w:hAnsi="Calibri"/>
                <w:sz w:val="22"/>
                <w:szCs w:val="22"/>
                <w:lang w:val="ro-RO" w:eastAsia="ro-RO"/>
              </w:rPr>
            </w:pPr>
          </w:p>
          <w:p w14:paraId="1412EB1F" w14:textId="77777777" w:rsidR="0093796B" w:rsidRPr="00702EE3" w:rsidRDefault="0093796B" w:rsidP="004237F5">
            <w:pPr>
              <w:ind w:left="-100"/>
              <w:jc w:val="center"/>
              <w:rPr>
                <w:rFonts w:ascii="Calibri" w:hAnsi="Calibri"/>
                <w:sz w:val="22"/>
                <w:szCs w:val="22"/>
                <w:lang w:val="ro-RO" w:eastAsia="ro-RO"/>
              </w:rPr>
            </w:pPr>
            <w:r w:rsidRPr="00702EE3">
              <w:rPr>
                <w:rFonts w:ascii="Calibri" w:hAnsi="Calibri"/>
                <w:b/>
                <w:noProof/>
                <w:sz w:val="22"/>
                <w:szCs w:val="22"/>
                <w:lang w:val="ro-RO" w:eastAsia="ro-RO"/>
              </w:rPr>
              <w:sym w:font="Wingdings" w:char="F06F"/>
            </w:r>
          </w:p>
          <w:p w14:paraId="34D2B2DE" w14:textId="77777777" w:rsidR="0093796B" w:rsidRPr="00702EE3" w:rsidRDefault="0093796B" w:rsidP="004237F5">
            <w:pPr>
              <w:ind w:left="-100"/>
              <w:jc w:val="center"/>
              <w:rPr>
                <w:rFonts w:ascii="Calibri" w:hAnsi="Calibri"/>
                <w:sz w:val="22"/>
                <w:szCs w:val="22"/>
                <w:lang w:val="ro-RO" w:eastAsia="ro-RO"/>
              </w:rPr>
            </w:pPr>
          </w:p>
          <w:p w14:paraId="1224C7BE" w14:textId="77777777" w:rsidR="0093796B" w:rsidRPr="00702EE3" w:rsidRDefault="0093796B" w:rsidP="004237F5">
            <w:pPr>
              <w:ind w:left="-100"/>
              <w:jc w:val="center"/>
              <w:rPr>
                <w:rFonts w:ascii="Calibri" w:hAnsi="Calibri"/>
                <w:sz w:val="22"/>
                <w:szCs w:val="22"/>
                <w:lang w:val="ro-RO" w:eastAsia="ro-RO"/>
              </w:rPr>
            </w:pPr>
          </w:p>
          <w:p w14:paraId="280F7661" w14:textId="77777777" w:rsidR="0093796B" w:rsidRPr="00702EE3" w:rsidRDefault="0093796B" w:rsidP="004237F5">
            <w:pPr>
              <w:ind w:left="-100"/>
              <w:jc w:val="center"/>
              <w:rPr>
                <w:rFonts w:ascii="Calibri" w:hAnsi="Calibri"/>
                <w:sz w:val="22"/>
                <w:szCs w:val="22"/>
                <w:lang w:val="ro-RO" w:eastAsia="ro-RO"/>
              </w:rPr>
            </w:pPr>
          </w:p>
          <w:p w14:paraId="5223D402" w14:textId="1FA03713" w:rsidR="0093796B" w:rsidRPr="00702EE3" w:rsidRDefault="0093796B" w:rsidP="00AB50D1">
            <w:pPr>
              <w:rPr>
                <w:rFonts w:ascii="Calibri" w:hAnsi="Calibri"/>
                <w:sz w:val="22"/>
                <w:szCs w:val="22"/>
                <w:lang w:val="ro-RO" w:eastAsia="ro-RO"/>
              </w:rPr>
            </w:pPr>
          </w:p>
          <w:p w14:paraId="606D95B0" w14:textId="77777777" w:rsidR="00F43447" w:rsidRPr="00702EE3" w:rsidRDefault="00F43447" w:rsidP="00AB50D1">
            <w:pPr>
              <w:rPr>
                <w:rFonts w:ascii="Calibri" w:hAnsi="Calibri"/>
                <w:sz w:val="22"/>
                <w:szCs w:val="22"/>
                <w:lang w:val="ro-RO" w:eastAsia="ro-RO"/>
              </w:rPr>
            </w:pPr>
          </w:p>
          <w:p w14:paraId="4389440B" w14:textId="77777777" w:rsidR="0093796B" w:rsidRPr="00702EE3" w:rsidRDefault="0093796B" w:rsidP="004237F5">
            <w:pPr>
              <w:ind w:left="-100"/>
              <w:jc w:val="center"/>
              <w:rPr>
                <w:rFonts w:ascii="Calibri" w:hAnsi="Calibri"/>
                <w:b/>
                <w:noProof/>
                <w:sz w:val="22"/>
                <w:szCs w:val="22"/>
                <w:lang w:val="ro-RO" w:eastAsia="ro-RO"/>
              </w:rPr>
            </w:pPr>
          </w:p>
          <w:p w14:paraId="04042261" w14:textId="77777777" w:rsidR="0093796B" w:rsidRPr="00702EE3" w:rsidRDefault="0093796B" w:rsidP="004237F5">
            <w:pPr>
              <w:ind w:left="-100"/>
              <w:jc w:val="center"/>
              <w:rPr>
                <w:rFonts w:ascii="Calibri" w:hAnsi="Calibri"/>
                <w:sz w:val="22"/>
                <w:szCs w:val="22"/>
                <w:lang w:val="ro-RO" w:eastAsia="ro-RO"/>
              </w:rPr>
            </w:pPr>
            <w:r w:rsidRPr="00702EE3">
              <w:rPr>
                <w:rFonts w:ascii="Calibri" w:hAnsi="Calibri"/>
                <w:b/>
                <w:noProof/>
                <w:sz w:val="22"/>
                <w:szCs w:val="22"/>
                <w:lang w:val="ro-RO" w:eastAsia="ro-RO"/>
              </w:rPr>
              <w:sym w:font="Wingdings" w:char="F06F"/>
            </w:r>
          </w:p>
          <w:p w14:paraId="23B132FE" w14:textId="77777777" w:rsidR="0093796B" w:rsidRPr="00702EE3" w:rsidRDefault="0093796B" w:rsidP="004237F5">
            <w:pPr>
              <w:rPr>
                <w:rFonts w:ascii="Calibri" w:hAnsi="Calibri"/>
                <w:sz w:val="22"/>
                <w:szCs w:val="22"/>
                <w:lang w:val="ro-RO" w:eastAsia="ro-RO"/>
              </w:rPr>
            </w:pPr>
          </w:p>
        </w:tc>
        <w:tc>
          <w:tcPr>
            <w:tcW w:w="794" w:type="pct"/>
            <w:tcBorders>
              <w:bottom w:val="single" w:sz="4" w:space="0" w:color="auto"/>
            </w:tcBorders>
          </w:tcPr>
          <w:p w14:paraId="5FFE10AA" w14:textId="77777777" w:rsidR="0093796B" w:rsidRPr="00702EE3" w:rsidRDefault="0093796B" w:rsidP="004237F5">
            <w:pPr>
              <w:ind w:left="-100"/>
              <w:jc w:val="center"/>
              <w:rPr>
                <w:rFonts w:ascii="Calibri" w:hAnsi="Calibri"/>
                <w:b/>
                <w:noProof/>
                <w:sz w:val="22"/>
                <w:szCs w:val="22"/>
                <w:lang w:val="ro-RO" w:eastAsia="ro-RO"/>
              </w:rPr>
            </w:pPr>
          </w:p>
          <w:p w14:paraId="30D23428" w14:textId="77777777" w:rsidR="0093796B" w:rsidRPr="00702EE3" w:rsidRDefault="0093796B" w:rsidP="004237F5">
            <w:pPr>
              <w:ind w:left="-100"/>
              <w:jc w:val="center"/>
              <w:rPr>
                <w:rFonts w:ascii="SIVECO Office" w:hAnsi="SIVECO Office"/>
                <w:sz w:val="22"/>
                <w:szCs w:val="22"/>
                <w:lang w:val="ro-RO" w:eastAsia="ro-RO"/>
              </w:rPr>
            </w:pPr>
            <w:r w:rsidRPr="00702EE3">
              <w:rPr>
                <w:rFonts w:ascii="Calibri" w:hAnsi="Calibri"/>
                <w:b/>
                <w:noProof/>
                <w:sz w:val="22"/>
                <w:szCs w:val="22"/>
                <w:lang w:val="ro-RO" w:eastAsia="ro-RO"/>
              </w:rPr>
              <w:sym w:font="Wingdings" w:char="F06F"/>
            </w:r>
          </w:p>
          <w:p w14:paraId="0B27B9AD" w14:textId="77777777" w:rsidR="0093796B" w:rsidRPr="00702EE3" w:rsidRDefault="0093796B" w:rsidP="004237F5">
            <w:pPr>
              <w:ind w:left="-100"/>
              <w:jc w:val="center"/>
              <w:rPr>
                <w:rFonts w:ascii="SIVECO Office" w:hAnsi="SIVECO Office"/>
                <w:sz w:val="22"/>
                <w:szCs w:val="22"/>
                <w:lang w:val="ro-RO" w:eastAsia="ro-RO"/>
              </w:rPr>
            </w:pPr>
          </w:p>
          <w:p w14:paraId="0E0ADED8" w14:textId="77777777" w:rsidR="0093796B" w:rsidRPr="00702EE3" w:rsidRDefault="0093796B" w:rsidP="004237F5">
            <w:pPr>
              <w:ind w:left="-100"/>
              <w:jc w:val="center"/>
              <w:rPr>
                <w:rFonts w:ascii="SIVECO Office" w:hAnsi="SIVECO Office"/>
                <w:sz w:val="22"/>
                <w:szCs w:val="22"/>
                <w:lang w:val="ro-RO" w:eastAsia="ro-RO"/>
              </w:rPr>
            </w:pPr>
          </w:p>
          <w:p w14:paraId="5213B266" w14:textId="77777777" w:rsidR="0093796B" w:rsidRPr="00702EE3" w:rsidRDefault="0093796B" w:rsidP="004237F5">
            <w:pPr>
              <w:ind w:left="-100"/>
              <w:jc w:val="center"/>
              <w:rPr>
                <w:rFonts w:ascii="SIVECO Office" w:hAnsi="SIVECO Office"/>
                <w:sz w:val="22"/>
                <w:szCs w:val="22"/>
                <w:lang w:val="ro-RO" w:eastAsia="ro-RO"/>
              </w:rPr>
            </w:pPr>
          </w:p>
          <w:p w14:paraId="58AFDA28" w14:textId="77777777" w:rsidR="0093796B" w:rsidRPr="00702EE3" w:rsidRDefault="0093796B" w:rsidP="004237F5">
            <w:pPr>
              <w:ind w:left="-100"/>
              <w:jc w:val="center"/>
              <w:rPr>
                <w:rFonts w:ascii="SIVECO Office" w:hAnsi="SIVECO Office"/>
                <w:sz w:val="22"/>
                <w:szCs w:val="22"/>
                <w:lang w:val="ro-RO" w:eastAsia="ro-RO"/>
              </w:rPr>
            </w:pPr>
          </w:p>
          <w:p w14:paraId="6D5107F8" w14:textId="77777777" w:rsidR="0093796B" w:rsidRPr="00702EE3" w:rsidRDefault="0093796B" w:rsidP="004237F5">
            <w:pPr>
              <w:ind w:left="-100"/>
              <w:jc w:val="center"/>
              <w:rPr>
                <w:rFonts w:ascii="SIVECO Office" w:hAnsi="SIVECO Office"/>
                <w:sz w:val="22"/>
                <w:szCs w:val="22"/>
                <w:lang w:val="ro-RO" w:eastAsia="ro-RO"/>
              </w:rPr>
            </w:pPr>
          </w:p>
          <w:p w14:paraId="58ABB452" w14:textId="77777777" w:rsidR="0093796B" w:rsidRPr="00702EE3" w:rsidRDefault="0093796B" w:rsidP="004237F5">
            <w:pPr>
              <w:ind w:left="-100"/>
              <w:jc w:val="center"/>
              <w:rPr>
                <w:rFonts w:ascii="SIVECO Office" w:hAnsi="SIVECO Office"/>
                <w:sz w:val="22"/>
                <w:szCs w:val="22"/>
                <w:lang w:val="ro-RO" w:eastAsia="ro-RO"/>
              </w:rPr>
            </w:pPr>
          </w:p>
          <w:p w14:paraId="4E31981D" w14:textId="77777777" w:rsidR="0093796B" w:rsidRPr="00702EE3" w:rsidRDefault="0093796B" w:rsidP="004237F5">
            <w:pPr>
              <w:ind w:left="-100"/>
              <w:jc w:val="center"/>
              <w:rPr>
                <w:rFonts w:ascii="SIVECO Office" w:hAnsi="SIVECO Office"/>
                <w:sz w:val="22"/>
                <w:szCs w:val="22"/>
                <w:lang w:val="ro-RO" w:eastAsia="ro-RO"/>
              </w:rPr>
            </w:pPr>
          </w:p>
          <w:p w14:paraId="5FA560B5" w14:textId="77777777" w:rsidR="0093796B" w:rsidRPr="00702EE3" w:rsidRDefault="0093796B" w:rsidP="004237F5">
            <w:pPr>
              <w:ind w:left="-100"/>
              <w:jc w:val="center"/>
              <w:rPr>
                <w:rFonts w:ascii="SIVECO Office" w:hAnsi="SIVECO Office"/>
                <w:sz w:val="22"/>
                <w:szCs w:val="22"/>
                <w:lang w:val="ro-RO" w:eastAsia="ro-RO"/>
              </w:rPr>
            </w:pPr>
          </w:p>
          <w:p w14:paraId="667BE73A" w14:textId="77777777" w:rsidR="0093796B" w:rsidRPr="00702EE3" w:rsidRDefault="0093796B" w:rsidP="004237F5">
            <w:pPr>
              <w:ind w:left="-100"/>
              <w:jc w:val="center"/>
              <w:rPr>
                <w:rFonts w:ascii="SIVECO Office" w:hAnsi="SIVECO Office"/>
                <w:sz w:val="22"/>
                <w:szCs w:val="22"/>
                <w:lang w:val="ro-RO" w:eastAsia="ro-RO"/>
              </w:rPr>
            </w:pPr>
          </w:p>
          <w:p w14:paraId="3A62965B" w14:textId="77777777" w:rsidR="0093796B" w:rsidRPr="00702EE3" w:rsidRDefault="0093796B" w:rsidP="004237F5">
            <w:pPr>
              <w:ind w:left="-100"/>
              <w:jc w:val="center"/>
              <w:rPr>
                <w:rFonts w:ascii="SIVECO Office" w:hAnsi="SIVECO Office"/>
                <w:sz w:val="22"/>
                <w:szCs w:val="22"/>
                <w:lang w:val="ro-RO" w:eastAsia="ro-RO"/>
              </w:rPr>
            </w:pPr>
          </w:p>
          <w:p w14:paraId="732EE551" w14:textId="77777777" w:rsidR="0093796B" w:rsidRPr="00702EE3" w:rsidRDefault="0093796B" w:rsidP="004237F5">
            <w:pPr>
              <w:ind w:left="-100"/>
              <w:jc w:val="center"/>
              <w:rPr>
                <w:rFonts w:ascii="SIVECO Office" w:hAnsi="SIVECO Office"/>
                <w:sz w:val="22"/>
                <w:szCs w:val="22"/>
                <w:lang w:val="ro-RO" w:eastAsia="ro-RO"/>
              </w:rPr>
            </w:pPr>
          </w:p>
          <w:p w14:paraId="69204078" w14:textId="77777777" w:rsidR="0093796B" w:rsidRPr="00702EE3" w:rsidRDefault="0093796B" w:rsidP="004237F5">
            <w:pPr>
              <w:ind w:left="-100"/>
              <w:jc w:val="center"/>
              <w:rPr>
                <w:rFonts w:ascii="SIVECO Office" w:hAnsi="SIVECO Office"/>
                <w:sz w:val="22"/>
                <w:szCs w:val="22"/>
                <w:lang w:val="ro-RO" w:eastAsia="ro-RO"/>
              </w:rPr>
            </w:pPr>
          </w:p>
          <w:p w14:paraId="1556391A" w14:textId="7E84F1F9" w:rsidR="0093796B" w:rsidRPr="00702EE3" w:rsidRDefault="0093796B" w:rsidP="004237F5">
            <w:pPr>
              <w:ind w:left="-100"/>
              <w:jc w:val="center"/>
              <w:rPr>
                <w:rFonts w:ascii="SIVECO Office" w:hAnsi="SIVECO Office"/>
                <w:sz w:val="22"/>
                <w:szCs w:val="22"/>
                <w:lang w:val="ro-RO" w:eastAsia="ro-RO"/>
              </w:rPr>
            </w:pPr>
          </w:p>
          <w:p w14:paraId="4D43E933" w14:textId="77777777" w:rsidR="009471A1" w:rsidRPr="00702EE3" w:rsidRDefault="009471A1" w:rsidP="004237F5">
            <w:pPr>
              <w:ind w:left="-100"/>
              <w:jc w:val="center"/>
              <w:rPr>
                <w:rFonts w:ascii="SIVECO Office" w:hAnsi="SIVECO Office"/>
                <w:sz w:val="22"/>
                <w:szCs w:val="22"/>
                <w:lang w:val="ro-RO" w:eastAsia="ro-RO"/>
              </w:rPr>
            </w:pPr>
          </w:p>
          <w:p w14:paraId="01FC7F4A" w14:textId="77777777" w:rsidR="0093796B" w:rsidRPr="00702EE3" w:rsidRDefault="0093796B" w:rsidP="004237F5">
            <w:pPr>
              <w:ind w:left="-100"/>
              <w:jc w:val="center"/>
              <w:rPr>
                <w:rFonts w:ascii="SIVECO Office" w:hAnsi="SIVECO Office"/>
                <w:sz w:val="22"/>
                <w:szCs w:val="22"/>
                <w:lang w:val="ro-RO" w:eastAsia="ro-RO"/>
              </w:rPr>
            </w:pPr>
          </w:p>
          <w:p w14:paraId="4EABEAF6" w14:textId="77777777" w:rsidR="0093796B" w:rsidRPr="00702EE3" w:rsidRDefault="0093796B" w:rsidP="004237F5">
            <w:pPr>
              <w:ind w:left="-100"/>
              <w:jc w:val="center"/>
              <w:rPr>
                <w:rFonts w:ascii="Calibri" w:hAnsi="Calibri"/>
                <w:b/>
                <w:noProof/>
                <w:sz w:val="22"/>
                <w:szCs w:val="22"/>
                <w:lang w:val="ro-RO" w:eastAsia="ro-RO"/>
              </w:rPr>
            </w:pPr>
            <w:r w:rsidRPr="00702EE3">
              <w:rPr>
                <w:rFonts w:ascii="Calibri" w:hAnsi="Calibri"/>
                <w:b/>
                <w:noProof/>
                <w:sz w:val="22"/>
                <w:szCs w:val="22"/>
                <w:lang w:val="ro-RO" w:eastAsia="ro-RO"/>
              </w:rPr>
              <w:sym w:font="Wingdings" w:char="F06F"/>
            </w:r>
          </w:p>
          <w:p w14:paraId="3461B83C" w14:textId="77777777" w:rsidR="0093796B" w:rsidRPr="00702EE3" w:rsidRDefault="0093796B" w:rsidP="004237F5">
            <w:pPr>
              <w:ind w:left="-100"/>
              <w:jc w:val="center"/>
              <w:rPr>
                <w:rFonts w:ascii="SIVECO Office" w:hAnsi="SIVECO Office"/>
                <w:sz w:val="22"/>
                <w:szCs w:val="22"/>
                <w:lang w:val="ro-RO" w:eastAsia="ro-RO"/>
              </w:rPr>
            </w:pPr>
          </w:p>
          <w:p w14:paraId="23E5B09D" w14:textId="77777777" w:rsidR="0093796B" w:rsidRPr="00702EE3" w:rsidRDefault="0093796B" w:rsidP="004237F5">
            <w:pPr>
              <w:ind w:left="-100"/>
              <w:jc w:val="center"/>
              <w:rPr>
                <w:rFonts w:ascii="SIVECO Office" w:hAnsi="SIVECO Office"/>
                <w:sz w:val="22"/>
                <w:szCs w:val="22"/>
                <w:lang w:val="ro-RO" w:eastAsia="ro-RO"/>
              </w:rPr>
            </w:pPr>
          </w:p>
          <w:p w14:paraId="3DB53035" w14:textId="77777777" w:rsidR="0093796B" w:rsidRPr="00702EE3" w:rsidRDefault="0093796B" w:rsidP="004237F5">
            <w:pPr>
              <w:ind w:left="-100"/>
              <w:jc w:val="center"/>
              <w:rPr>
                <w:rFonts w:ascii="SIVECO Office" w:hAnsi="SIVECO Office"/>
                <w:sz w:val="22"/>
                <w:szCs w:val="22"/>
                <w:lang w:val="ro-RO" w:eastAsia="ro-RO"/>
              </w:rPr>
            </w:pPr>
          </w:p>
          <w:p w14:paraId="6B072B6E" w14:textId="7C33CE79" w:rsidR="0093796B" w:rsidRPr="00702EE3" w:rsidRDefault="0093796B" w:rsidP="004237F5">
            <w:pPr>
              <w:ind w:left="-100"/>
              <w:jc w:val="center"/>
              <w:rPr>
                <w:rFonts w:ascii="SIVECO Office" w:hAnsi="SIVECO Office"/>
                <w:sz w:val="22"/>
                <w:szCs w:val="22"/>
                <w:lang w:val="ro-RO" w:eastAsia="ro-RO"/>
              </w:rPr>
            </w:pPr>
          </w:p>
          <w:p w14:paraId="6A84FBAE" w14:textId="77777777" w:rsidR="00F43447" w:rsidRPr="00702EE3" w:rsidRDefault="00F43447" w:rsidP="004237F5">
            <w:pPr>
              <w:ind w:left="-100"/>
              <w:jc w:val="center"/>
              <w:rPr>
                <w:rFonts w:ascii="SIVECO Office" w:hAnsi="SIVECO Office"/>
                <w:sz w:val="22"/>
                <w:szCs w:val="22"/>
                <w:lang w:val="ro-RO" w:eastAsia="ro-RO"/>
              </w:rPr>
            </w:pPr>
          </w:p>
          <w:p w14:paraId="415E846D" w14:textId="70799E82" w:rsidR="0093796B" w:rsidRPr="00702EE3" w:rsidRDefault="0093796B" w:rsidP="00AB50D1">
            <w:pPr>
              <w:rPr>
                <w:rFonts w:ascii="Calibri" w:hAnsi="Calibri"/>
                <w:b/>
                <w:noProof/>
                <w:sz w:val="22"/>
                <w:szCs w:val="22"/>
                <w:lang w:val="ro-RO" w:eastAsia="ro-RO"/>
              </w:rPr>
            </w:pPr>
          </w:p>
          <w:p w14:paraId="620B32CC" w14:textId="77777777" w:rsidR="0093796B" w:rsidRPr="00702EE3" w:rsidRDefault="0093796B" w:rsidP="004237F5">
            <w:pPr>
              <w:ind w:left="-100"/>
              <w:jc w:val="center"/>
              <w:rPr>
                <w:rFonts w:ascii="Calibri" w:hAnsi="Calibri"/>
                <w:b/>
                <w:noProof/>
                <w:sz w:val="22"/>
                <w:szCs w:val="22"/>
                <w:lang w:val="ro-RO" w:eastAsia="ro-RO"/>
              </w:rPr>
            </w:pPr>
            <w:r w:rsidRPr="00702EE3">
              <w:rPr>
                <w:rFonts w:ascii="Calibri" w:hAnsi="Calibri"/>
                <w:b/>
                <w:noProof/>
                <w:sz w:val="22"/>
                <w:szCs w:val="22"/>
                <w:lang w:val="ro-RO" w:eastAsia="ro-RO"/>
              </w:rPr>
              <w:sym w:font="Wingdings" w:char="F06F"/>
            </w:r>
          </w:p>
          <w:p w14:paraId="0D80A65C" w14:textId="77777777" w:rsidR="0093796B" w:rsidRPr="00702EE3" w:rsidRDefault="0093796B" w:rsidP="00130042">
            <w:pPr>
              <w:rPr>
                <w:rFonts w:ascii="Calibri" w:hAnsi="Calibri"/>
                <w:b/>
                <w:noProof/>
                <w:sz w:val="22"/>
                <w:szCs w:val="22"/>
                <w:lang w:val="ro-RO" w:eastAsia="ro-RO"/>
              </w:rPr>
            </w:pPr>
          </w:p>
          <w:p w14:paraId="7C17FDF7" w14:textId="77777777" w:rsidR="0093796B" w:rsidRPr="00702EE3" w:rsidRDefault="0093796B" w:rsidP="004237F5">
            <w:pPr>
              <w:rPr>
                <w:rFonts w:ascii="SIVECO Office" w:hAnsi="SIVECO Office"/>
                <w:sz w:val="22"/>
                <w:szCs w:val="22"/>
                <w:lang w:val="ro-RO" w:eastAsia="ro-RO"/>
              </w:rPr>
            </w:pPr>
          </w:p>
        </w:tc>
      </w:tr>
      <w:tr w:rsidR="0093796B" w:rsidRPr="00702EE3" w14:paraId="451390CD" w14:textId="77777777" w:rsidTr="00130042">
        <w:trPr>
          <w:trHeight w:val="1894"/>
          <w:jc w:val="center"/>
        </w:trPr>
        <w:tc>
          <w:tcPr>
            <w:tcW w:w="404" w:type="pct"/>
          </w:tcPr>
          <w:p w14:paraId="5091BCD0" w14:textId="77777777" w:rsidR="0093796B" w:rsidRPr="00702EE3" w:rsidRDefault="0093796B" w:rsidP="004237F5">
            <w:pPr>
              <w:spacing w:line="276" w:lineRule="auto"/>
              <w:ind w:left="-100"/>
              <w:jc w:val="center"/>
              <w:rPr>
                <w:rFonts w:ascii="Calibri" w:hAnsi="Calibri"/>
                <w:noProof/>
                <w:sz w:val="22"/>
                <w:szCs w:val="22"/>
                <w:lang w:val="ro-RO" w:eastAsia="ro-RO"/>
              </w:rPr>
            </w:pPr>
          </w:p>
          <w:p w14:paraId="0205681C" w14:textId="2DD79205" w:rsidR="0093796B" w:rsidRPr="00702EE3" w:rsidRDefault="00B03870" w:rsidP="004237F5">
            <w:pPr>
              <w:ind w:left="-100"/>
              <w:jc w:val="center"/>
              <w:rPr>
                <w:rFonts w:ascii="Calibri" w:hAnsi="Calibri"/>
                <w:noProof/>
                <w:sz w:val="22"/>
                <w:szCs w:val="22"/>
                <w:lang w:val="ro-RO" w:eastAsia="ro-RO"/>
              </w:rPr>
            </w:pPr>
            <w:r w:rsidRPr="00702EE3">
              <w:rPr>
                <w:rFonts w:ascii="Calibri" w:hAnsi="Calibri"/>
                <w:noProof/>
                <w:sz w:val="22"/>
                <w:szCs w:val="22"/>
                <w:lang w:val="ro-RO" w:eastAsia="ro-RO"/>
              </w:rPr>
              <w:t>3</w:t>
            </w:r>
          </w:p>
          <w:p w14:paraId="2477A6E8" w14:textId="77777777" w:rsidR="0093796B" w:rsidRPr="00702EE3" w:rsidRDefault="0093796B" w:rsidP="004237F5">
            <w:pPr>
              <w:ind w:left="-100"/>
              <w:jc w:val="center"/>
              <w:rPr>
                <w:rFonts w:ascii="Calibri" w:hAnsi="Calibri"/>
                <w:noProof/>
                <w:sz w:val="22"/>
                <w:szCs w:val="22"/>
                <w:lang w:val="ro-RO" w:eastAsia="ro-RO"/>
              </w:rPr>
            </w:pPr>
          </w:p>
        </w:tc>
        <w:tc>
          <w:tcPr>
            <w:tcW w:w="1893" w:type="pct"/>
          </w:tcPr>
          <w:p w14:paraId="4429460C" w14:textId="3AF4FA3D" w:rsidR="00B03870" w:rsidRPr="00702EE3" w:rsidRDefault="00E17958" w:rsidP="005A0311">
            <w:pPr>
              <w:jc w:val="both"/>
              <w:rPr>
                <w:rFonts w:ascii="Calibri" w:hAnsi="Calibri" w:cs="Calibri"/>
                <w:noProof/>
              </w:rPr>
            </w:pPr>
            <w:r w:rsidRPr="00702EE3">
              <w:rPr>
                <w:rFonts w:ascii="Calibri" w:hAnsi="Calibri"/>
                <w:b/>
                <w:noProof/>
                <w:sz w:val="22"/>
                <w:szCs w:val="22"/>
                <w:lang w:val="ro-RO" w:eastAsia="ro-RO"/>
              </w:rPr>
              <w:t>3.</w:t>
            </w:r>
            <w:r w:rsidR="0093796B" w:rsidRPr="00702EE3">
              <w:rPr>
                <w:rFonts w:ascii="Calibri" w:hAnsi="Calibri"/>
                <w:b/>
                <w:noProof/>
                <w:sz w:val="22"/>
                <w:szCs w:val="22"/>
                <w:lang w:val="ro-RO" w:eastAsia="ro-RO"/>
              </w:rPr>
              <w:t xml:space="preserve"> </w:t>
            </w:r>
            <w:r w:rsidR="00B03870" w:rsidRPr="00702EE3">
              <w:rPr>
                <w:rFonts w:ascii="Calibri" w:hAnsi="Calibri" w:cs="Calibri"/>
                <w:b/>
                <w:noProof/>
              </w:rPr>
              <w:t>DOCUMENT PENTRU EFECTIVUL DE ANIMALE DEŢINUT ÎN PROPRIETATE</w:t>
            </w:r>
            <w:r w:rsidR="00B03870" w:rsidRPr="00702EE3">
              <w:rPr>
                <w:rFonts w:ascii="Calibri" w:hAnsi="Calibri" w:cs="Calibri"/>
                <w:noProof/>
              </w:rPr>
              <w:t>:</w:t>
            </w:r>
          </w:p>
          <w:p w14:paraId="662871AC" w14:textId="77777777" w:rsidR="00F43447" w:rsidRPr="00702EE3" w:rsidRDefault="00F43447" w:rsidP="004237F5">
            <w:pPr>
              <w:ind w:left="-100"/>
              <w:jc w:val="both"/>
              <w:rPr>
                <w:rFonts w:ascii="Calibri" w:hAnsi="Calibri" w:cs="Calibri"/>
                <w:noProof/>
              </w:rPr>
            </w:pPr>
          </w:p>
          <w:p w14:paraId="05BBA355" w14:textId="77777777" w:rsidR="00F43447" w:rsidRPr="00702EE3" w:rsidRDefault="00F43447" w:rsidP="004237F5">
            <w:pPr>
              <w:ind w:left="-100"/>
              <w:jc w:val="both"/>
              <w:rPr>
                <w:rFonts w:ascii="Calibri" w:hAnsi="Calibri" w:cs="Calibri"/>
                <w:noProof/>
              </w:rPr>
            </w:pPr>
          </w:p>
          <w:p w14:paraId="6A97E8BA" w14:textId="01C5362A" w:rsidR="0093796B" w:rsidRPr="00702EE3" w:rsidRDefault="00B03870" w:rsidP="004237F5">
            <w:pPr>
              <w:ind w:left="-100"/>
              <w:jc w:val="both"/>
              <w:rPr>
                <w:rFonts w:asciiTheme="minorHAnsi" w:hAnsiTheme="minorHAnsi" w:cstheme="minorHAnsi"/>
                <w:sz w:val="22"/>
                <w:szCs w:val="22"/>
              </w:rPr>
            </w:pPr>
            <w:r w:rsidRPr="00702EE3">
              <w:rPr>
                <w:rFonts w:ascii="Calibri" w:hAnsi="Calibri" w:cs="Calibri"/>
                <w:noProof/>
              </w:rPr>
              <w:t>1.</w:t>
            </w:r>
            <w:r w:rsidR="0093796B" w:rsidRPr="00702EE3">
              <w:rPr>
                <w:rFonts w:asciiTheme="minorHAnsi" w:hAnsiTheme="minorHAnsi" w:cstheme="minorHAnsi"/>
                <w:b/>
                <w:sz w:val="22"/>
                <w:szCs w:val="22"/>
              </w:rPr>
              <w:t>Extras din Registrul Exploatatiei emis de ANSVSA/DSVSA</w:t>
            </w:r>
            <w:r w:rsidR="0093796B" w:rsidRPr="00702EE3">
              <w:rPr>
                <w:rFonts w:asciiTheme="minorHAnsi" w:hAnsiTheme="minorHAnsi" w:cstheme="minorHAnsi"/>
                <w:sz w:val="22"/>
                <w:szCs w:val="22"/>
              </w:rPr>
              <w:t xml:space="preserve"> cu cel mult 30 de zile înainte de data depunerii CF,  însoţit de </w:t>
            </w:r>
            <w:r w:rsidR="0093796B" w:rsidRPr="00702EE3">
              <w:rPr>
                <w:rFonts w:asciiTheme="minorHAnsi" w:hAnsiTheme="minorHAnsi" w:cstheme="minorHAnsi"/>
                <w:b/>
                <w:sz w:val="22"/>
                <w:szCs w:val="22"/>
              </w:rPr>
              <w:t>formular de mişcare ANSVSA/DSVSA</w:t>
            </w:r>
            <w:r w:rsidR="0093796B" w:rsidRPr="00702EE3">
              <w:rPr>
                <w:rFonts w:asciiTheme="minorHAnsi" w:hAnsiTheme="minorHAnsi" w:cstheme="minorHAnsi"/>
                <w:sz w:val="22"/>
                <w:szCs w:val="22"/>
              </w:rPr>
              <w:t xml:space="preserve">; </w:t>
            </w:r>
          </w:p>
          <w:p w14:paraId="67F15945" w14:textId="072DCC30" w:rsidR="0093796B" w:rsidRPr="00702EE3" w:rsidRDefault="0093796B" w:rsidP="00130042">
            <w:pPr>
              <w:jc w:val="both"/>
              <w:rPr>
                <w:rFonts w:asciiTheme="minorHAnsi" w:hAnsiTheme="minorHAnsi" w:cstheme="minorHAnsi"/>
                <w:sz w:val="22"/>
                <w:szCs w:val="22"/>
              </w:rPr>
            </w:pPr>
            <w:r w:rsidRPr="00702EE3">
              <w:rPr>
                <w:rFonts w:asciiTheme="minorHAnsi" w:hAnsiTheme="minorHAnsi" w:cstheme="minorHAnsi"/>
                <w:b/>
                <w:sz w:val="22"/>
                <w:szCs w:val="22"/>
              </w:rPr>
              <w:t>Adeverinţă eliberată de medi</w:t>
            </w:r>
            <w:r w:rsidR="00AB50D1" w:rsidRPr="00702EE3">
              <w:rPr>
                <w:rFonts w:asciiTheme="minorHAnsi" w:hAnsiTheme="minorHAnsi" w:cstheme="minorHAnsi"/>
                <w:b/>
                <w:sz w:val="22"/>
                <w:szCs w:val="22"/>
              </w:rPr>
              <w:t>cul veterinar de circumscripţie</w:t>
            </w:r>
            <w:r w:rsidRPr="00702EE3">
              <w:rPr>
                <w:rFonts w:asciiTheme="minorHAnsi" w:hAnsiTheme="minorHAnsi" w:cstheme="minorHAnsi"/>
                <w:sz w:val="22"/>
                <w:szCs w:val="22"/>
              </w:rPr>
              <w:t xml:space="preserve"> </w:t>
            </w:r>
          </w:p>
          <w:p w14:paraId="77DBDD6B" w14:textId="3A151435" w:rsidR="00B03870" w:rsidRPr="00702EE3" w:rsidRDefault="00B03870" w:rsidP="00130042">
            <w:pPr>
              <w:jc w:val="both"/>
              <w:rPr>
                <w:rFonts w:ascii="Calibri" w:hAnsi="Calibri"/>
                <w:sz w:val="22"/>
                <w:szCs w:val="22"/>
                <w:lang w:val="ro-RO"/>
              </w:rPr>
            </w:pPr>
            <w:r w:rsidRPr="00702EE3">
              <w:rPr>
                <w:rFonts w:asciiTheme="minorHAnsi" w:hAnsiTheme="minorHAnsi" w:cstheme="minorHAnsi"/>
                <w:sz w:val="22"/>
                <w:szCs w:val="22"/>
              </w:rPr>
              <w:lastRenderedPageBreak/>
              <w:t xml:space="preserve">2. </w:t>
            </w:r>
            <w:r w:rsidRPr="00702EE3">
              <w:rPr>
                <w:rFonts w:ascii="Calibri" w:hAnsi="Calibri" w:cs="Calibri"/>
                <w:b/>
                <w:noProof/>
              </w:rPr>
              <w:t>PAŞAPORTUL emis de ANZ pentru ecvideele cu rasă şi origine.</w:t>
            </w:r>
          </w:p>
        </w:tc>
        <w:tc>
          <w:tcPr>
            <w:tcW w:w="716" w:type="pct"/>
          </w:tcPr>
          <w:p w14:paraId="48CA5CF0" w14:textId="77777777" w:rsidR="0093796B" w:rsidRPr="00702EE3" w:rsidRDefault="0093796B" w:rsidP="004237F5">
            <w:pPr>
              <w:tabs>
                <w:tab w:val="left" w:pos="720"/>
                <w:tab w:val="center" w:pos="4536"/>
                <w:tab w:val="right" w:pos="9072"/>
              </w:tabs>
              <w:spacing w:line="276" w:lineRule="auto"/>
              <w:ind w:left="-100"/>
              <w:jc w:val="center"/>
              <w:rPr>
                <w:rFonts w:ascii="Calibri" w:hAnsi="Calibri"/>
                <w:b/>
                <w:noProof/>
                <w:sz w:val="22"/>
                <w:szCs w:val="22"/>
                <w:lang w:val="ro-RO" w:eastAsia="ro-RO"/>
              </w:rPr>
            </w:pPr>
          </w:p>
          <w:p w14:paraId="6E55038C" w14:textId="77777777" w:rsidR="005A0311" w:rsidRPr="00702EE3" w:rsidRDefault="005A0311" w:rsidP="005A0311">
            <w:pPr>
              <w:rPr>
                <w:rFonts w:ascii="Calibri" w:hAnsi="Calibri"/>
                <w:b/>
                <w:noProof/>
                <w:sz w:val="22"/>
                <w:szCs w:val="22"/>
                <w:lang w:val="ro-RO" w:eastAsia="ro-RO"/>
              </w:rPr>
            </w:pPr>
          </w:p>
          <w:p w14:paraId="4E7610CA" w14:textId="77777777" w:rsidR="005A0311" w:rsidRPr="00702EE3" w:rsidRDefault="005A0311" w:rsidP="005A0311">
            <w:pPr>
              <w:ind w:left="-100"/>
              <w:jc w:val="center"/>
              <w:rPr>
                <w:rFonts w:ascii="Calibri" w:hAnsi="Calibri"/>
                <w:b/>
                <w:noProof/>
                <w:sz w:val="22"/>
                <w:szCs w:val="22"/>
                <w:lang w:val="ro-RO" w:eastAsia="ro-RO"/>
              </w:rPr>
            </w:pPr>
            <w:r w:rsidRPr="00702EE3">
              <w:rPr>
                <w:rFonts w:ascii="Calibri" w:hAnsi="Calibri"/>
                <w:b/>
                <w:noProof/>
                <w:sz w:val="22"/>
                <w:szCs w:val="22"/>
                <w:lang w:val="ro-RO" w:eastAsia="ro-RO"/>
              </w:rPr>
              <w:sym w:font="Wingdings" w:char="F06F"/>
            </w:r>
          </w:p>
          <w:p w14:paraId="165C41D3" w14:textId="77777777" w:rsidR="0093796B" w:rsidRPr="00702EE3" w:rsidRDefault="0093796B" w:rsidP="004237F5">
            <w:pPr>
              <w:tabs>
                <w:tab w:val="left" w:pos="720"/>
                <w:tab w:val="center" w:pos="4536"/>
                <w:tab w:val="right" w:pos="9072"/>
              </w:tabs>
              <w:spacing w:line="276" w:lineRule="auto"/>
              <w:ind w:left="-100"/>
              <w:jc w:val="center"/>
              <w:rPr>
                <w:rFonts w:ascii="Calibri" w:hAnsi="Calibri"/>
                <w:b/>
                <w:noProof/>
                <w:sz w:val="22"/>
                <w:szCs w:val="22"/>
                <w:lang w:val="ro-RO" w:eastAsia="ro-RO"/>
              </w:rPr>
            </w:pPr>
          </w:p>
          <w:p w14:paraId="6C55FEF0" w14:textId="77777777" w:rsidR="0093796B" w:rsidRPr="00702EE3" w:rsidRDefault="0093796B" w:rsidP="004237F5">
            <w:pPr>
              <w:tabs>
                <w:tab w:val="left" w:pos="720"/>
                <w:tab w:val="center" w:pos="4536"/>
                <w:tab w:val="right" w:pos="9072"/>
              </w:tabs>
              <w:spacing w:line="276" w:lineRule="auto"/>
              <w:ind w:left="-100"/>
              <w:jc w:val="center"/>
              <w:rPr>
                <w:rFonts w:ascii="Calibri" w:hAnsi="Calibri"/>
                <w:b/>
                <w:noProof/>
                <w:sz w:val="22"/>
                <w:szCs w:val="22"/>
                <w:lang w:val="ro-RO" w:eastAsia="ro-RO"/>
              </w:rPr>
            </w:pPr>
          </w:p>
          <w:p w14:paraId="3DC4EC19" w14:textId="77777777" w:rsidR="0093796B" w:rsidRPr="00702EE3" w:rsidRDefault="0093796B" w:rsidP="004237F5">
            <w:pPr>
              <w:tabs>
                <w:tab w:val="left" w:pos="720"/>
                <w:tab w:val="center" w:pos="4536"/>
                <w:tab w:val="right" w:pos="9072"/>
              </w:tabs>
              <w:spacing w:line="276" w:lineRule="auto"/>
              <w:ind w:left="-100"/>
              <w:rPr>
                <w:rFonts w:ascii="Calibri" w:hAnsi="Calibri"/>
                <w:b/>
                <w:noProof/>
                <w:sz w:val="22"/>
                <w:szCs w:val="22"/>
                <w:lang w:val="ro-RO" w:eastAsia="ro-RO"/>
              </w:rPr>
            </w:pPr>
          </w:p>
          <w:p w14:paraId="0DF35EF2" w14:textId="77777777" w:rsidR="005A0311" w:rsidRPr="00702EE3" w:rsidRDefault="005A0311" w:rsidP="005A0311">
            <w:pPr>
              <w:rPr>
                <w:rFonts w:ascii="Calibri" w:hAnsi="Calibri"/>
                <w:b/>
                <w:noProof/>
                <w:sz w:val="22"/>
                <w:szCs w:val="22"/>
                <w:lang w:val="ro-RO" w:eastAsia="ro-RO"/>
              </w:rPr>
            </w:pPr>
          </w:p>
          <w:p w14:paraId="4C8E33A5" w14:textId="77777777" w:rsidR="005A0311" w:rsidRPr="00702EE3" w:rsidRDefault="005A0311" w:rsidP="005A0311">
            <w:pPr>
              <w:ind w:left="-100"/>
              <w:jc w:val="center"/>
              <w:rPr>
                <w:rFonts w:ascii="Calibri" w:hAnsi="Calibri"/>
                <w:b/>
                <w:noProof/>
                <w:sz w:val="22"/>
                <w:szCs w:val="22"/>
                <w:lang w:val="ro-RO" w:eastAsia="ro-RO"/>
              </w:rPr>
            </w:pPr>
            <w:r w:rsidRPr="00702EE3">
              <w:rPr>
                <w:rFonts w:ascii="Calibri" w:hAnsi="Calibri"/>
                <w:b/>
                <w:noProof/>
                <w:sz w:val="22"/>
                <w:szCs w:val="22"/>
                <w:lang w:val="ro-RO" w:eastAsia="ro-RO"/>
              </w:rPr>
              <w:sym w:font="Wingdings" w:char="F06F"/>
            </w:r>
          </w:p>
          <w:p w14:paraId="5E8F1D29" w14:textId="02FF00EB" w:rsidR="0093796B" w:rsidRPr="00702EE3" w:rsidRDefault="0093796B" w:rsidP="004237F5">
            <w:pPr>
              <w:tabs>
                <w:tab w:val="left" w:pos="720"/>
                <w:tab w:val="center" w:pos="4536"/>
                <w:tab w:val="right" w:pos="9072"/>
              </w:tabs>
              <w:spacing w:line="276" w:lineRule="auto"/>
              <w:ind w:left="-100"/>
              <w:jc w:val="center"/>
              <w:rPr>
                <w:rFonts w:ascii="Calibri" w:hAnsi="Calibri"/>
                <w:b/>
                <w:noProof/>
                <w:sz w:val="22"/>
                <w:szCs w:val="22"/>
                <w:lang w:val="ro-RO" w:eastAsia="ro-RO"/>
              </w:rPr>
            </w:pPr>
          </w:p>
          <w:p w14:paraId="335E9B5E" w14:textId="77777777" w:rsidR="0093796B" w:rsidRPr="00702EE3" w:rsidRDefault="0093796B" w:rsidP="004237F5">
            <w:pPr>
              <w:tabs>
                <w:tab w:val="left" w:pos="720"/>
                <w:tab w:val="center" w:pos="4536"/>
                <w:tab w:val="right" w:pos="9072"/>
              </w:tabs>
              <w:spacing w:line="276" w:lineRule="auto"/>
              <w:ind w:left="-100"/>
              <w:jc w:val="center"/>
              <w:rPr>
                <w:rFonts w:ascii="Calibri" w:hAnsi="Calibri"/>
                <w:b/>
                <w:noProof/>
                <w:sz w:val="22"/>
                <w:szCs w:val="22"/>
                <w:lang w:val="ro-RO" w:eastAsia="ro-RO"/>
              </w:rPr>
            </w:pPr>
          </w:p>
          <w:p w14:paraId="4F7B2716" w14:textId="77777777" w:rsidR="0093796B" w:rsidRPr="00702EE3" w:rsidRDefault="0093796B" w:rsidP="004237F5">
            <w:pPr>
              <w:tabs>
                <w:tab w:val="left" w:pos="720"/>
                <w:tab w:val="center" w:pos="4536"/>
                <w:tab w:val="right" w:pos="9072"/>
              </w:tabs>
              <w:spacing w:line="276" w:lineRule="auto"/>
              <w:ind w:left="-100"/>
              <w:jc w:val="center"/>
              <w:rPr>
                <w:rFonts w:ascii="Calibri" w:hAnsi="Calibri"/>
                <w:b/>
                <w:noProof/>
                <w:sz w:val="22"/>
                <w:szCs w:val="22"/>
                <w:lang w:val="ro-RO" w:eastAsia="ro-RO"/>
              </w:rPr>
            </w:pPr>
          </w:p>
          <w:p w14:paraId="42974AD6" w14:textId="77777777" w:rsidR="0093796B" w:rsidRPr="00702EE3" w:rsidRDefault="0093796B" w:rsidP="004237F5">
            <w:pPr>
              <w:tabs>
                <w:tab w:val="left" w:pos="720"/>
                <w:tab w:val="center" w:pos="4536"/>
                <w:tab w:val="right" w:pos="9072"/>
              </w:tabs>
              <w:spacing w:line="276" w:lineRule="auto"/>
              <w:ind w:left="-100"/>
              <w:jc w:val="center"/>
              <w:rPr>
                <w:rFonts w:ascii="Calibri" w:hAnsi="Calibri"/>
                <w:b/>
                <w:noProof/>
                <w:sz w:val="22"/>
                <w:szCs w:val="22"/>
                <w:lang w:val="ro-RO" w:eastAsia="ro-RO"/>
              </w:rPr>
            </w:pPr>
          </w:p>
          <w:p w14:paraId="411ED766" w14:textId="77777777" w:rsidR="0093796B" w:rsidRPr="00702EE3" w:rsidRDefault="0093796B" w:rsidP="004237F5">
            <w:pPr>
              <w:tabs>
                <w:tab w:val="left" w:pos="720"/>
                <w:tab w:val="center" w:pos="4536"/>
                <w:tab w:val="right" w:pos="9072"/>
              </w:tabs>
              <w:spacing w:line="276" w:lineRule="auto"/>
              <w:ind w:left="-100"/>
              <w:jc w:val="center"/>
              <w:rPr>
                <w:rFonts w:ascii="Calibri" w:hAnsi="Calibri"/>
                <w:b/>
                <w:noProof/>
                <w:sz w:val="22"/>
                <w:szCs w:val="22"/>
                <w:lang w:val="ro-RO" w:eastAsia="ro-RO"/>
              </w:rPr>
            </w:pPr>
          </w:p>
          <w:p w14:paraId="2848D357" w14:textId="77777777" w:rsidR="00D41577" w:rsidRPr="00702EE3" w:rsidRDefault="00D41577" w:rsidP="00D41577">
            <w:pPr>
              <w:rPr>
                <w:rFonts w:ascii="Calibri" w:hAnsi="Calibri"/>
                <w:b/>
                <w:noProof/>
                <w:sz w:val="22"/>
                <w:szCs w:val="22"/>
                <w:lang w:val="ro-RO" w:eastAsia="ro-RO"/>
              </w:rPr>
            </w:pPr>
          </w:p>
          <w:p w14:paraId="2B476A20" w14:textId="24A541A4" w:rsidR="00F43447" w:rsidRPr="00702EE3" w:rsidRDefault="00D41577" w:rsidP="00D41577">
            <w:pPr>
              <w:ind w:left="-100"/>
              <w:jc w:val="center"/>
              <w:rPr>
                <w:rFonts w:ascii="Calibri" w:hAnsi="Calibri"/>
                <w:b/>
                <w:noProof/>
                <w:sz w:val="22"/>
                <w:szCs w:val="22"/>
                <w:lang w:val="ro-RO" w:eastAsia="ro-RO"/>
              </w:rPr>
            </w:pPr>
            <w:r w:rsidRPr="00702EE3">
              <w:rPr>
                <w:rFonts w:ascii="Calibri" w:hAnsi="Calibri"/>
                <w:b/>
                <w:noProof/>
                <w:sz w:val="22"/>
                <w:szCs w:val="22"/>
                <w:lang w:val="ro-RO" w:eastAsia="ro-RO"/>
              </w:rPr>
              <w:lastRenderedPageBreak/>
              <w:sym w:font="Wingdings" w:char="F06F"/>
            </w:r>
          </w:p>
        </w:tc>
        <w:tc>
          <w:tcPr>
            <w:tcW w:w="636" w:type="pct"/>
          </w:tcPr>
          <w:p w14:paraId="6DBF19AD" w14:textId="77777777" w:rsidR="0093796B" w:rsidRPr="00702EE3" w:rsidRDefault="0093796B" w:rsidP="004237F5">
            <w:pPr>
              <w:tabs>
                <w:tab w:val="left" w:pos="720"/>
                <w:tab w:val="center" w:pos="4536"/>
                <w:tab w:val="right" w:pos="9072"/>
              </w:tabs>
              <w:spacing w:line="276" w:lineRule="auto"/>
              <w:ind w:left="-100"/>
              <w:jc w:val="center"/>
              <w:rPr>
                <w:rFonts w:ascii="Calibri" w:hAnsi="Calibri"/>
                <w:b/>
                <w:noProof/>
                <w:sz w:val="22"/>
                <w:szCs w:val="22"/>
                <w:lang w:val="ro-RO" w:eastAsia="ro-RO"/>
              </w:rPr>
            </w:pPr>
          </w:p>
          <w:p w14:paraId="0E39BC19" w14:textId="77777777" w:rsidR="005A0311" w:rsidRPr="00702EE3" w:rsidRDefault="005A0311" w:rsidP="005A0311">
            <w:pPr>
              <w:rPr>
                <w:rFonts w:ascii="Calibri" w:hAnsi="Calibri"/>
                <w:b/>
                <w:noProof/>
                <w:sz w:val="22"/>
                <w:szCs w:val="22"/>
                <w:lang w:val="ro-RO" w:eastAsia="ro-RO"/>
              </w:rPr>
            </w:pPr>
          </w:p>
          <w:p w14:paraId="57F1B2CB" w14:textId="77777777" w:rsidR="005A0311" w:rsidRPr="00702EE3" w:rsidRDefault="005A0311" w:rsidP="005A0311">
            <w:pPr>
              <w:ind w:left="-100"/>
              <w:jc w:val="center"/>
              <w:rPr>
                <w:rFonts w:ascii="Calibri" w:hAnsi="Calibri"/>
                <w:b/>
                <w:noProof/>
                <w:sz w:val="22"/>
                <w:szCs w:val="22"/>
                <w:lang w:val="ro-RO" w:eastAsia="ro-RO"/>
              </w:rPr>
            </w:pPr>
            <w:r w:rsidRPr="00702EE3">
              <w:rPr>
                <w:rFonts w:ascii="Calibri" w:hAnsi="Calibri"/>
                <w:b/>
                <w:noProof/>
                <w:sz w:val="22"/>
                <w:szCs w:val="22"/>
                <w:lang w:val="ro-RO" w:eastAsia="ro-RO"/>
              </w:rPr>
              <w:sym w:font="Wingdings" w:char="F06F"/>
            </w:r>
          </w:p>
          <w:p w14:paraId="5748E9B2" w14:textId="77777777" w:rsidR="0093796B" w:rsidRPr="00702EE3" w:rsidRDefault="0093796B" w:rsidP="004237F5">
            <w:pPr>
              <w:tabs>
                <w:tab w:val="left" w:pos="720"/>
                <w:tab w:val="center" w:pos="4536"/>
                <w:tab w:val="right" w:pos="9072"/>
              </w:tabs>
              <w:spacing w:line="276" w:lineRule="auto"/>
              <w:ind w:left="-100"/>
              <w:jc w:val="center"/>
              <w:rPr>
                <w:rFonts w:ascii="Calibri" w:hAnsi="Calibri"/>
                <w:b/>
                <w:noProof/>
                <w:sz w:val="22"/>
                <w:szCs w:val="22"/>
                <w:lang w:val="ro-RO" w:eastAsia="ro-RO"/>
              </w:rPr>
            </w:pPr>
          </w:p>
          <w:p w14:paraId="233A4894" w14:textId="77777777" w:rsidR="0093796B" w:rsidRPr="00702EE3" w:rsidRDefault="0093796B" w:rsidP="004237F5">
            <w:pPr>
              <w:tabs>
                <w:tab w:val="left" w:pos="720"/>
                <w:tab w:val="center" w:pos="4536"/>
                <w:tab w:val="right" w:pos="9072"/>
              </w:tabs>
              <w:spacing w:line="276" w:lineRule="auto"/>
              <w:ind w:left="-100"/>
              <w:jc w:val="center"/>
              <w:rPr>
                <w:rFonts w:ascii="Calibri" w:hAnsi="Calibri"/>
                <w:b/>
                <w:noProof/>
                <w:sz w:val="22"/>
                <w:szCs w:val="22"/>
                <w:lang w:val="ro-RO" w:eastAsia="ro-RO"/>
              </w:rPr>
            </w:pPr>
          </w:p>
          <w:p w14:paraId="0DFF135C" w14:textId="77777777" w:rsidR="0093796B" w:rsidRPr="00702EE3" w:rsidRDefault="0093796B" w:rsidP="004237F5">
            <w:pPr>
              <w:tabs>
                <w:tab w:val="left" w:pos="720"/>
                <w:tab w:val="center" w:pos="4536"/>
                <w:tab w:val="right" w:pos="9072"/>
              </w:tabs>
              <w:spacing w:line="276" w:lineRule="auto"/>
              <w:ind w:left="-100"/>
              <w:jc w:val="center"/>
              <w:rPr>
                <w:rFonts w:ascii="Calibri" w:hAnsi="Calibri"/>
                <w:b/>
                <w:noProof/>
                <w:sz w:val="22"/>
                <w:szCs w:val="22"/>
                <w:lang w:val="ro-RO" w:eastAsia="ro-RO"/>
              </w:rPr>
            </w:pPr>
          </w:p>
          <w:p w14:paraId="660DD017" w14:textId="77777777" w:rsidR="005A0311" w:rsidRPr="00702EE3" w:rsidRDefault="005A0311" w:rsidP="005A0311">
            <w:pPr>
              <w:rPr>
                <w:rFonts w:ascii="Calibri" w:hAnsi="Calibri"/>
                <w:b/>
                <w:noProof/>
                <w:sz w:val="22"/>
                <w:szCs w:val="22"/>
                <w:lang w:val="ro-RO" w:eastAsia="ro-RO"/>
              </w:rPr>
            </w:pPr>
          </w:p>
          <w:p w14:paraId="5F496BCB" w14:textId="5DB824E0" w:rsidR="0093796B" w:rsidRPr="00702EE3" w:rsidRDefault="005A0311" w:rsidP="005A0311">
            <w:pPr>
              <w:ind w:left="-100"/>
              <w:jc w:val="center"/>
              <w:rPr>
                <w:rFonts w:ascii="Calibri" w:hAnsi="Calibri"/>
                <w:b/>
                <w:noProof/>
                <w:sz w:val="22"/>
                <w:szCs w:val="22"/>
                <w:lang w:val="ro-RO" w:eastAsia="ro-RO"/>
              </w:rPr>
            </w:pPr>
            <w:r w:rsidRPr="00702EE3">
              <w:rPr>
                <w:rFonts w:ascii="Calibri" w:hAnsi="Calibri"/>
                <w:b/>
                <w:noProof/>
                <w:sz w:val="22"/>
                <w:szCs w:val="22"/>
                <w:lang w:val="ro-RO" w:eastAsia="ro-RO"/>
              </w:rPr>
              <w:sym w:font="Wingdings" w:char="F06F"/>
            </w:r>
          </w:p>
          <w:p w14:paraId="1EB92530" w14:textId="77777777" w:rsidR="0093796B" w:rsidRPr="00702EE3" w:rsidRDefault="0093796B" w:rsidP="004237F5">
            <w:pPr>
              <w:tabs>
                <w:tab w:val="left" w:pos="720"/>
                <w:tab w:val="center" w:pos="4536"/>
                <w:tab w:val="right" w:pos="9072"/>
              </w:tabs>
              <w:spacing w:line="276" w:lineRule="auto"/>
              <w:ind w:left="-100"/>
              <w:jc w:val="center"/>
              <w:rPr>
                <w:rFonts w:ascii="Calibri" w:hAnsi="Calibri"/>
                <w:b/>
                <w:noProof/>
                <w:sz w:val="22"/>
                <w:szCs w:val="22"/>
                <w:lang w:val="ro-RO" w:eastAsia="ro-RO"/>
              </w:rPr>
            </w:pPr>
          </w:p>
          <w:p w14:paraId="3FD45F21" w14:textId="77777777" w:rsidR="0093796B" w:rsidRPr="00702EE3" w:rsidRDefault="0093796B" w:rsidP="004237F5">
            <w:pPr>
              <w:tabs>
                <w:tab w:val="left" w:pos="720"/>
                <w:tab w:val="center" w:pos="4536"/>
                <w:tab w:val="right" w:pos="9072"/>
              </w:tabs>
              <w:spacing w:line="276" w:lineRule="auto"/>
              <w:ind w:left="-100"/>
              <w:jc w:val="center"/>
              <w:rPr>
                <w:rFonts w:ascii="Calibri" w:hAnsi="Calibri"/>
                <w:b/>
                <w:noProof/>
                <w:sz w:val="22"/>
                <w:szCs w:val="22"/>
                <w:lang w:val="ro-RO" w:eastAsia="ro-RO"/>
              </w:rPr>
            </w:pPr>
          </w:p>
          <w:p w14:paraId="515253C6" w14:textId="77777777" w:rsidR="0093796B" w:rsidRPr="00702EE3" w:rsidRDefault="0093796B" w:rsidP="004237F5">
            <w:pPr>
              <w:tabs>
                <w:tab w:val="left" w:pos="720"/>
                <w:tab w:val="center" w:pos="4536"/>
                <w:tab w:val="right" w:pos="9072"/>
              </w:tabs>
              <w:spacing w:line="276" w:lineRule="auto"/>
              <w:ind w:left="-100"/>
              <w:jc w:val="center"/>
              <w:rPr>
                <w:rFonts w:ascii="Calibri" w:hAnsi="Calibri"/>
                <w:b/>
                <w:noProof/>
                <w:sz w:val="22"/>
                <w:szCs w:val="22"/>
                <w:lang w:val="ro-RO" w:eastAsia="ro-RO"/>
              </w:rPr>
            </w:pPr>
          </w:p>
          <w:p w14:paraId="5E64A427" w14:textId="77777777" w:rsidR="0093796B" w:rsidRPr="00702EE3" w:rsidRDefault="0093796B" w:rsidP="004237F5">
            <w:pPr>
              <w:tabs>
                <w:tab w:val="left" w:pos="720"/>
                <w:tab w:val="center" w:pos="4536"/>
                <w:tab w:val="right" w:pos="9072"/>
              </w:tabs>
              <w:spacing w:line="276" w:lineRule="auto"/>
              <w:ind w:left="-100"/>
              <w:jc w:val="center"/>
              <w:rPr>
                <w:rFonts w:ascii="Calibri" w:hAnsi="Calibri"/>
                <w:b/>
                <w:noProof/>
                <w:sz w:val="22"/>
                <w:szCs w:val="22"/>
                <w:lang w:val="ro-RO" w:eastAsia="ro-RO"/>
              </w:rPr>
            </w:pPr>
          </w:p>
          <w:p w14:paraId="55FA421C" w14:textId="77777777" w:rsidR="0093796B" w:rsidRPr="00702EE3" w:rsidRDefault="0093796B" w:rsidP="004237F5">
            <w:pPr>
              <w:tabs>
                <w:tab w:val="left" w:pos="720"/>
                <w:tab w:val="center" w:pos="4536"/>
                <w:tab w:val="right" w:pos="9072"/>
              </w:tabs>
              <w:spacing w:line="276" w:lineRule="auto"/>
              <w:ind w:left="-100"/>
              <w:jc w:val="center"/>
              <w:rPr>
                <w:rFonts w:ascii="Calibri" w:hAnsi="Calibri"/>
                <w:b/>
                <w:noProof/>
                <w:sz w:val="22"/>
                <w:szCs w:val="22"/>
                <w:lang w:val="ro-RO" w:eastAsia="ro-RO"/>
              </w:rPr>
            </w:pPr>
          </w:p>
          <w:p w14:paraId="7E302001" w14:textId="77777777" w:rsidR="00D41577" w:rsidRPr="00702EE3" w:rsidRDefault="00D41577" w:rsidP="00D41577">
            <w:pPr>
              <w:rPr>
                <w:rFonts w:ascii="Calibri" w:hAnsi="Calibri"/>
                <w:b/>
                <w:noProof/>
                <w:sz w:val="22"/>
                <w:szCs w:val="22"/>
                <w:lang w:val="ro-RO" w:eastAsia="ro-RO"/>
              </w:rPr>
            </w:pPr>
          </w:p>
          <w:p w14:paraId="565A86FB" w14:textId="6CB8B6EB" w:rsidR="00F43447" w:rsidRPr="00702EE3" w:rsidRDefault="00D41577" w:rsidP="00D41577">
            <w:pPr>
              <w:ind w:left="-100"/>
              <w:jc w:val="center"/>
              <w:rPr>
                <w:rFonts w:ascii="Calibri" w:hAnsi="Calibri"/>
                <w:b/>
                <w:noProof/>
                <w:sz w:val="22"/>
                <w:szCs w:val="22"/>
                <w:lang w:val="ro-RO" w:eastAsia="ro-RO"/>
              </w:rPr>
            </w:pPr>
            <w:r w:rsidRPr="00702EE3">
              <w:rPr>
                <w:rFonts w:ascii="Calibri" w:hAnsi="Calibri"/>
                <w:b/>
                <w:noProof/>
                <w:sz w:val="22"/>
                <w:szCs w:val="22"/>
                <w:lang w:val="ro-RO" w:eastAsia="ro-RO"/>
              </w:rPr>
              <w:lastRenderedPageBreak/>
              <w:sym w:font="Wingdings" w:char="F06F"/>
            </w:r>
          </w:p>
          <w:p w14:paraId="47FFC222" w14:textId="5F6EFB6C" w:rsidR="0093796B" w:rsidRPr="00702EE3" w:rsidRDefault="0093796B" w:rsidP="00D41577">
            <w:pPr>
              <w:rPr>
                <w:rFonts w:ascii="Calibri" w:hAnsi="Calibri"/>
                <w:sz w:val="22"/>
                <w:szCs w:val="22"/>
                <w:lang w:val="ro-RO" w:eastAsia="ro-RO"/>
              </w:rPr>
            </w:pPr>
          </w:p>
        </w:tc>
        <w:tc>
          <w:tcPr>
            <w:tcW w:w="557" w:type="pct"/>
          </w:tcPr>
          <w:p w14:paraId="39C765BF" w14:textId="77777777" w:rsidR="0093796B" w:rsidRPr="00702EE3" w:rsidRDefault="0093796B" w:rsidP="004237F5">
            <w:pPr>
              <w:tabs>
                <w:tab w:val="left" w:pos="720"/>
                <w:tab w:val="center" w:pos="4536"/>
                <w:tab w:val="right" w:pos="9072"/>
              </w:tabs>
              <w:spacing w:line="276" w:lineRule="auto"/>
              <w:ind w:left="-100"/>
              <w:jc w:val="center"/>
              <w:rPr>
                <w:rFonts w:ascii="Calibri" w:hAnsi="Calibri"/>
                <w:b/>
                <w:noProof/>
                <w:sz w:val="22"/>
                <w:szCs w:val="22"/>
                <w:lang w:val="ro-RO" w:eastAsia="ro-RO"/>
              </w:rPr>
            </w:pPr>
          </w:p>
          <w:p w14:paraId="31973099" w14:textId="77777777" w:rsidR="0093796B" w:rsidRPr="00702EE3" w:rsidRDefault="0093796B" w:rsidP="004237F5">
            <w:pPr>
              <w:tabs>
                <w:tab w:val="left" w:pos="720"/>
                <w:tab w:val="center" w:pos="4536"/>
                <w:tab w:val="right" w:pos="9072"/>
              </w:tabs>
              <w:spacing w:line="276" w:lineRule="auto"/>
              <w:ind w:left="-100"/>
              <w:jc w:val="center"/>
              <w:rPr>
                <w:rFonts w:ascii="Calibri" w:hAnsi="Calibri"/>
                <w:b/>
                <w:noProof/>
                <w:sz w:val="22"/>
                <w:szCs w:val="22"/>
                <w:lang w:val="ro-RO" w:eastAsia="ro-RO"/>
              </w:rPr>
            </w:pPr>
          </w:p>
          <w:p w14:paraId="23BF9D9E" w14:textId="77777777" w:rsidR="005A0311" w:rsidRPr="00702EE3" w:rsidRDefault="005A0311" w:rsidP="005A0311">
            <w:pPr>
              <w:ind w:left="-100"/>
              <w:jc w:val="center"/>
              <w:rPr>
                <w:rFonts w:ascii="Calibri" w:hAnsi="Calibri"/>
                <w:b/>
                <w:noProof/>
                <w:sz w:val="22"/>
                <w:szCs w:val="22"/>
                <w:lang w:val="ro-RO" w:eastAsia="ro-RO"/>
              </w:rPr>
            </w:pPr>
            <w:r w:rsidRPr="00702EE3">
              <w:rPr>
                <w:rFonts w:ascii="Calibri" w:hAnsi="Calibri"/>
                <w:b/>
                <w:noProof/>
                <w:sz w:val="22"/>
                <w:szCs w:val="22"/>
                <w:lang w:val="ro-RO" w:eastAsia="ro-RO"/>
              </w:rPr>
              <w:sym w:font="Wingdings" w:char="F06F"/>
            </w:r>
          </w:p>
          <w:p w14:paraId="103019C1" w14:textId="77777777" w:rsidR="0093796B" w:rsidRPr="00702EE3" w:rsidRDefault="0093796B" w:rsidP="004237F5">
            <w:pPr>
              <w:tabs>
                <w:tab w:val="left" w:pos="720"/>
                <w:tab w:val="center" w:pos="4536"/>
                <w:tab w:val="right" w:pos="9072"/>
              </w:tabs>
              <w:spacing w:line="276" w:lineRule="auto"/>
              <w:ind w:left="-100"/>
              <w:jc w:val="center"/>
              <w:rPr>
                <w:rFonts w:ascii="Calibri" w:hAnsi="Calibri"/>
                <w:b/>
                <w:noProof/>
                <w:sz w:val="22"/>
                <w:szCs w:val="22"/>
                <w:lang w:val="ro-RO" w:eastAsia="ro-RO"/>
              </w:rPr>
            </w:pPr>
          </w:p>
          <w:p w14:paraId="2058AF1F" w14:textId="77777777" w:rsidR="0093796B" w:rsidRPr="00702EE3" w:rsidRDefault="0093796B" w:rsidP="004237F5">
            <w:pPr>
              <w:tabs>
                <w:tab w:val="left" w:pos="720"/>
                <w:tab w:val="center" w:pos="4536"/>
                <w:tab w:val="right" w:pos="9072"/>
              </w:tabs>
              <w:spacing w:line="276" w:lineRule="auto"/>
              <w:ind w:left="-100"/>
              <w:jc w:val="center"/>
              <w:rPr>
                <w:rFonts w:ascii="Calibri" w:hAnsi="Calibri"/>
                <w:b/>
                <w:noProof/>
                <w:sz w:val="22"/>
                <w:szCs w:val="22"/>
                <w:lang w:val="ro-RO" w:eastAsia="ro-RO"/>
              </w:rPr>
            </w:pPr>
          </w:p>
          <w:p w14:paraId="0542FFF9" w14:textId="77777777" w:rsidR="0093796B" w:rsidRPr="00702EE3" w:rsidRDefault="0093796B" w:rsidP="004237F5">
            <w:pPr>
              <w:tabs>
                <w:tab w:val="left" w:pos="720"/>
                <w:tab w:val="center" w:pos="4536"/>
                <w:tab w:val="right" w:pos="9072"/>
              </w:tabs>
              <w:spacing w:line="276" w:lineRule="auto"/>
              <w:ind w:left="-100"/>
              <w:jc w:val="center"/>
              <w:rPr>
                <w:rFonts w:ascii="Calibri" w:hAnsi="Calibri"/>
                <w:b/>
                <w:noProof/>
                <w:sz w:val="22"/>
                <w:szCs w:val="22"/>
                <w:lang w:val="ro-RO" w:eastAsia="ro-RO"/>
              </w:rPr>
            </w:pPr>
          </w:p>
          <w:p w14:paraId="7662A069" w14:textId="7408EC0F" w:rsidR="0093796B" w:rsidRPr="00702EE3" w:rsidRDefault="0093796B" w:rsidP="004237F5">
            <w:pPr>
              <w:tabs>
                <w:tab w:val="left" w:pos="720"/>
                <w:tab w:val="center" w:pos="4536"/>
                <w:tab w:val="right" w:pos="9072"/>
              </w:tabs>
              <w:spacing w:line="276" w:lineRule="auto"/>
              <w:ind w:left="-100"/>
              <w:jc w:val="center"/>
              <w:rPr>
                <w:rFonts w:ascii="Calibri" w:hAnsi="Calibri"/>
                <w:b/>
                <w:noProof/>
                <w:sz w:val="22"/>
                <w:szCs w:val="22"/>
                <w:lang w:val="ro-RO" w:eastAsia="ro-RO"/>
              </w:rPr>
            </w:pPr>
          </w:p>
          <w:p w14:paraId="076C8A8F" w14:textId="77777777" w:rsidR="005A0311" w:rsidRPr="00702EE3" w:rsidRDefault="005A0311" w:rsidP="005A0311">
            <w:pPr>
              <w:ind w:left="-100"/>
              <w:jc w:val="center"/>
              <w:rPr>
                <w:rFonts w:ascii="Calibri" w:hAnsi="Calibri"/>
                <w:b/>
                <w:noProof/>
                <w:sz w:val="22"/>
                <w:szCs w:val="22"/>
                <w:lang w:val="ro-RO" w:eastAsia="ro-RO"/>
              </w:rPr>
            </w:pPr>
            <w:r w:rsidRPr="00702EE3">
              <w:rPr>
                <w:rFonts w:ascii="Calibri" w:hAnsi="Calibri"/>
                <w:b/>
                <w:noProof/>
                <w:sz w:val="22"/>
                <w:szCs w:val="22"/>
                <w:lang w:val="ro-RO" w:eastAsia="ro-RO"/>
              </w:rPr>
              <w:sym w:font="Wingdings" w:char="F06F"/>
            </w:r>
          </w:p>
          <w:p w14:paraId="40B0DBBF" w14:textId="77777777" w:rsidR="0093796B" w:rsidRPr="00702EE3" w:rsidRDefault="0093796B" w:rsidP="004237F5">
            <w:pPr>
              <w:tabs>
                <w:tab w:val="left" w:pos="720"/>
                <w:tab w:val="center" w:pos="4536"/>
                <w:tab w:val="right" w:pos="9072"/>
              </w:tabs>
              <w:spacing w:line="276" w:lineRule="auto"/>
              <w:ind w:left="-100"/>
              <w:jc w:val="center"/>
              <w:rPr>
                <w:rFonts w:ascii="Calibri" w:hAnsi="Calibri"/>
                <w:b/>
                <w:noProof/>
                <w:sz w:val="22"/>
                <w:szCs w:val="22"/>
                <w:lang w:val="ro-RO" w:eastAsia="ro-RO"/>
              </w:rPr>
            </w:pPr>
          </w:p>
          <w:p w14:paraId="5BEB151D" w14:textId="77777777" w:rsidR="0093796B" w:rsidRPr="00702EE3" w:rsidRDefault="0093796B" w:rsidP="004237F5">
            <w:pPr>
              <w:tabs>
                <w:tab w:val="left" w:pos="720"/>
                <w:tab w:val="center" w:pos="4536"/>
                <w:tab w:val="right" w:pos="9072"/>
              </w:tabs>
              <w:spacing w:line="276" w:lineRule="auto"/>
              <w:ind w:left="-100"/>
              <w:jc w:val="center"/>
              <w:rPr>
                <w:rFonts w:ascii="Calibri" w:hAnsi="Calibri"/>
                <w:b/>
                <w:noProof/>
                <w:sz w:val="22"/>
                <w:szCs w:val="22"/>
                <w:lang w:val="ro-RO" w:eastAsia="ro-RO"/>
              </w:rPr>
            </w:pPr>
          </w:p>
          <w:p w14:paraId="6495D47F" w14:textId="77777777" w:rsidR="0093796B" w:rsidRPr="00702EE3" w:rsidRDefault="0093796B" w:rsidP="004237F5">
            <w:pPr>
              <w:tabs>
                <w:tab w:val="left" w:pos="720"/>
                <w:tab w:val="center" w:pos="4536"/>
                <w:tab w:val="right" w:pos="9072"/>
              </w:tabs>
              <w:spacing w:line="276" w:lineRule="auto"/>
              <w:ind w:left="-100"/>
              <w:jc w:val="center"/>
              <w:rPr>
                <w:rFonts w:ascii="Calibri" w:hAnsi="Calibri"/>
                <w:b/>
                <w:noProof/>
                <w:sz w:val="22"/>
                <w:szCs w:val="22"/>
                <w:lang w:val="ro-RO" w:eastAsia="ro-RO"/>
              </w:rPr>
            </w:pPr>
          </w:p>
          <w:p w14:paraId="6305F99B" w14:textId="77777777" w:rsidR="0093796B" w:rsidRPr="00702EE3" w:rsidRDefault="0093796B" w:rsidP="004237F5">
            <w:pPr>
              <w:tabs>
                <w:tab w:val="left" w:pos="720"/>
                <w:tab w:val="center" w:pos="4536"/>
                <w:tab w:val="right" w:pos="9072"/>
              </w:tabs>
              <w:spacing w:line="276" w:lineRule="auto"/>
              <w:ind w:left="-100"/>
              <w:jc w:val="center"/>
              <w:rPr>
                <w:rFonts w:ascii="Calibri" w:hAnsi="Calibri"/>
                <w:b/>
                <w:noProof/>
                <w:sz w:val="22"/>
                <w:szCs w:val="22"/>
                <w:lang w:val="ro-RO" w:eastAsia="ro-RO"/>
              </w:rPr>
            </w:pPr>
          </w:p>
          <w:p w14:paraId="7745979B" w14:textId="77777777" w:rsidR="0093796B" w:rsidRPr="00702EE3" w:rsidRDefault="0093796B" w:rsidP="004237F5">
            <w:pPr>
              <w:tabs>
                <w:tab w:val="left" w:pos="720"/>
                <w:tab w:val="center" w:pos="4536"/>
                <w:tab w:val="right" w:pos="9072"/>
              </w:tabs>
              <w:spacing w:line="276" w:lineRule="auto"/>
              <w:ind w:left="-100"/>
              <w:jc w:val="center"/>
              <w:rPr>
                <w:rFonts w:ascii="Calibri" w:hAnsi="Calibri"/>
                <w:b/>
                <w:noProof/>
                <w:sz w:val="22"/>
                <w:szCs w:val="22"/>
                <w:lang w:val="ro-RO" w:eastAsia="ro-RO"/>
              </w:rPr>
            </w:pPr>
          </w:p>
          <w:p w14:paraId="43D60F84" w14:textId="77777777" w:rsidR="0093796B" w:rsidRPr="00702EE3" w:rsidRDefault="0093796B" w:rsidP="004237F5">
            <w:pPr>
              <w:tabs>
                <w:tab w:val="left" w:pos="720"/>
                <w:tab w:val="center" w:pos="4536"/>
                <w:tab w:val="right" w:pos="9072"/>
              </w:tabs>
              <w:spacing w:line="276" w:lineRule="auto"/>
              <w:ind w:left="-100"/>
              <w:jc w:val="center"/>
              <w:rPr>
                <w:rFonts w:ascii="Calibri" w:hAnsi="Calibri"/>
                <w:b/>
                <w:noProof/>
                <w:sz w:val="22"/>
                <w:szCs w:val="22"/>
                <w:lang w:val="ro-RO" w:eastAsia="ro-RO"/>
              </w:rPr>
            </w:pPr>
          </w:p>
          <w:p w14:paraId="467121E7" w14:textId="4AC07924" w:rsidR="0093796B" w:rsidRPr="00702EE3" w:rsidRDefault="00D41577" w:rsidP="00D41577">
            <w:pPr>
              <w:ind w:left="-100"/>
              <w:jc w:val="center"/>
              <w:rPr>
                <w:rFonts w:ascii="Calibri" w:hAnsi="Calibri"/>
                <w:sz w:val="22"/>
                <w:szCs w:val="22"/>
                <w:lang w:val="ro-RO" w:eastAsia="ro-RO"/>
              </w:rPr>
            </w:pPr>
            <w:r w:rsidRPr="00702EE3">
              <w:rPr>
                <w:rFonts w:ascii="Calibri" w:hAnsi="Calibri"/>
                <w:b/>
                <w:noProof/>
                <w:sz w:val="22"/>
                <w:szCs w:val="22"/>
                <w:lang w:val="ro-RO" w:eastAsia="ro-RO"/>
              </w:rPr>
              <w:lastRenderedPageBreak/>
              <w:sym w:font="Wingdings" w:char="F06F"/>
            </w:r>
          </w:p>
          <w:p w14:paraId="676C0D63" w14:textId="05A6247A" w:rsidR="0093796B" w:rsidRPr="00702EE3" w:rsidRDefault="0093796B" w:rsidP="00AB50D1">
            <w:pPr>
              <w:rPr>
                <w:rFonts w:ascii="Calibri" w:hAnsi="Calibri"/>
                <w:b/>
                <w:noProof/>
                <w:sz w:val="22"/>
                <w:szCs w:val="22"/>
                <w:lang w:val="ro-RO" w:eastAsia="ro-RO"/>
              </w:rPr>
            </w:pPr>
          </w:p>
        </w:tc>
        <w:tc>
          <w:tcPr>
            <w:tcW w:w="794" w:type="pct"/>
          </w:tcPr>
          <w:p w14:paraId="374A8F2B" w14:textId="77777777" w:rsidR="0093796B" w:rsidRPr="00702EE3" w:rsidRDefault="0093796B" w:rsidP="004237F5">
            <w:pPr>
              <w:ind w:left="-100"/>
              <w:jc w:val="center"/>
              <w:rPr>
                <w:rFonts w:ascii="Calibri" w:hAnsi="Calibri"/>
                <w:sz w:val="22"/>
                <w:szCs w:val="22"/>
                <w:lang w:val="ro-RO" w:eastAsia="ro-RO"/>
              </w:rPr>
            </w:pPr>
          </w:p>
          <w:p w14:paraId="4263364B" w14:textId="77777777" w:rsidR="0093796B" w:rsidRPr="00702EE3" w:rsidRDefault="0093796B" w:rsidP="004237F5">
            <w:pPr>
              <w:ind w:left="-100"/>
              <w:jc w:val="center"/>
              <w:rPr>
                <w:rFonts w:ascii="Calibri" w:hAnsi="Calibri"/>
                <w:b/>
                <w:noProof/>
                <w:sz w:val="22"/>
                <w:szCs w:val="22"/>
                <w:lang w:val="ro-RO" w:eastAsia="ro-RO"/>
              </w:rPr>
            </w:pPr>
          </w:p>
          <w:p w14:paraId="73A9C019" w14:textId="77777777" w:rsidR="005A0311" w:rsidRPr="00702EE3" w:rsidRDefault="005A0311" w:rsidP="005A0311">
            <w:pPr>
              <w:ind w:left="-100"/>
              <w:jc w:val="center"/>
              <w:rPr>
                <w:rFonts w:ascii="Calibri" w:hAnsi="Calibri"/>
                <w:b/>
                <w:noProof/>
                <w:sz w:val="22"/>
                <w:szCs w:val="22"/>
                <w:lang w:val="ro-RO" w:eastAsia="ro-RO"/>
              </w:rPr>
            </w:pPr>
            <w:r w:rsidRPr="00702EE3">
              <w:rPr>
                <w:rFonts w:ascii="Calibri" w:hAnsi="Calibri"/>
                <w:b/>
                <w:noProof/>
                <w:sz w:val="22"/>
                <w:szCs w:val="22"/>
                <w:lang w:val="ro-RO" w:eastAsia="ro-RO"/>
              </w:rPr>
              <w:sym w:font="Wingdings" w:char="F06F"/>
            </w:r>
          </w:p>
          <w:p w14:paraId="7326B4A2" w14:textId="77777777" w:rsidR="0093796B" w:rsidRPr="00702EE3" w:rsidRDefault="0093796B" w:rsidP="004237F5">
            <w:pPr>
              <w:ind w:left="-100"/>
              <w:jc w:val="center"/>
              <w:rPr>
                <w:rFonts w:ascii="Calibri" w:hAnsi="Calibri"/>
                <w:b/>
                <w:noProof/>
                <w:sz w:val="22"/>
                <w:szCs w:val="22"/>
                <w:lang w:val="ro-RO" w:eastAsia="ro-RO"/>
              </w:rPr>
            </w:pPr>
          </w:p>
          <w:p w14:paraId="2EEC9F71" w14:textId="77777777" w:rsidR="0093796B" w:rsidRPr="00702EE3" w:rsidRDefault="0093796B" w:rsidP="004237F5">
            <w:pPr>
              <w:ind w:left="-100"/>
              <w:jc w:val="center"/>
              <w:rPr>
                <w:rFonts w:ascii="Calibri" w:hAnsi="Calibri"/>
                <w:b/>
                <w:noProof/>
                <w:sz w:val="22"/>
                <w:szCs w:val="22"/>
                <w:lang w:val="ro-RO" w:eastAsia="ro-RO"/>
              </w:rPr>
            </w:pPr>
          </w:p>
          <w:p w14:paraId="46AD7DCE" w14:textId="77777777" w:rsidR="0093796B" w:rsidRPr="00702EE3" w:rsidRDefault="0093796B" w:rsidP="004237F5">
            <w:pPr>
              <w:ind w:left="-100"/>
              <w:jc w:val="center"/>
              <w:rPr>
                <w:rFonts w:ascii="Calibri" w:hAnsi="Calibri"/>
                <w:b/>
                <w:noProof/>
                <w:sz w:val="22"/>
                <w:szCs w:val="22"/>
                <w:lang w:val="ro-RO" w:eastAsia="ro-RO"/>
              </w:rPr>
            </w:pPr>
          </w:p>
          <w:p w14:paraId="08C013D1" w14:textId="77777777" w:rsidR="0093796B" w:rsidRPr="00702EE3" w:rsidRDefault="0093796B" w:rsidP="004237F5">
            <w:pPr>
              <w:ind w:left="-100"/>
              <w:jc w:val="center"/>
              <w:rPr>
                <w:rFonts w:ascii="Calibri" w:hAnsi="Calibri"/>
                <w:b/>
                <w:noProof/>
                <w:sz w:val="22"/>
                <w:szCs w:val="22"/>
                <w:lang w:val="ro-RO" w:eastAsia="ro-RO"/>
              </w:rPr>
            </w:pPr>
          </w:p>
          <w:p w14:paraId="4BC4F372" w14:textId="1487D1E4" w:rsidR="0093796B" w:rsidRPr="00702EE3" w:rsidRDefault="0093796B" w:rsidP="004237F5">
            <w:pPr>
              <w:ind w:left="-100"/>
              <w:jc w:val="center"/>
              <w:rPr>
                <w:rFonts w:ascii="Calibri" w:hAnsi="Calibri"/>
                <w:sz w:val="22"/>
                <w:szCs w:val="22"/>
                <w:lang w:val="ro-RO" w:eastAsia="ro-RO"/>
              </w:rPr>
            </w:pPr>
          </w:p>
          <w:p w14:paraId="0979576A" w14:textId="77777777" w:rsidR="005A0311" w:rsidRPr="00702EE3" w:rsidRDefault="005A0311" w:rsidP="005A0311">
            <w:pPr>
              <w:ind w:left="-100"/>
              <w:jc w:val="center"/>
              <w:rPr>
                <w:rFonts w:ascii="Calibri" w:hAnsi="Calibri"/>
                <w:b/>
                <w:noProof/>
                <w:sz w:val="22"/>
                <w:szCs w:val="22"/>
                <w:lang w:val="ro-RO" w:eastAsia="ro-RO"/>
              </w:rPr>
            </w:pPr>
            <w:r w:rsidRPr="00702EE3">
              <w:rPr>
                <w:rFonts w:ascii="Calibri" w:hAnsi="Calibri"/>
                <w:b/>
                <w:noProof/>
                <w:sz w:val="22"/>
                <w:szCs w:val="22"/>
                <w:lang w:val="ro-RO" w:eastAsia="ro-RO"/>
              </w:rPr>
              <w:sym w:font="Wingdings" w:char="F06F"/>
            </w:r>
          </w:p>
          <w:p w14:paraId="5DBC30EF" w14:textId="77777777" w:rsidR="0093796B" w:rsidRPr="00702EE3" w:rsidRDefault="0093796B" w:rsidP="004237F5">
            <w:pPr>
              <w:ind w:left="-100"/>
              <w:jc w:val="center"/>
              <w:rPr>
                <w:rFonts w:ascii="Calibri" w:hAnsi="Calibri"/>
                <w:sz w:val="22"/>
                <w:szCs w:val="22"/>
                <w:lang w:val="ro-RO" w:eastAsia="ro-RO"/>
              </w:rPr>
            </w:pPr>
          </w:p>
          <w:p w14:paraId="17AE1678" w14:textId="77777777" w:rsidR="0093796B" w:rsidRPr="00702EE3" w:rsidRDefault="0093796B" w:rsidP="004237F5">
            <w:pPr>
              <w:ind w:left="-100"/>
              <w:jc w:val="center"/>
              <w:rPr>
                <w:rFonts w:ascii="Calibri" w:hAnsi="Calibri"/>
                <w:sz w:val="22"/>
                <w:szCs w:val="22"/>
                <w:lang w:val="ro-RO" w:eastAsia="ro-RO"/>
              </w:rPr>
            </w:pPr>
          </w:p>
          <w:p w14:paraId="0CA0C4AD" w14:textId="77777777" w:rsidR="0093796B" w:rsidRPr="00702EE3" w:rsidRDefault="0093796B" w:rsidP="004237F5">
            <w:pPr>
              <w:ind w:left="-100"/>
              <w:jc w:val="center"/>
              <w:rPr>
                <w:rFonts w:ascii="Calibri" w:hAnsi="Calibri"/>
                <w:sz w:val="22"/>
                <w:szCs w:val="22"/>
                <w:lang w:val="ro-RO" w:eastAsia="ro-RO"/>
              </w:rPr>
            </w:pPr>
          </w:p>
          <w:p w14:paraId="0EA5D47A" w14:textId="77777777" w:rsidR="0093796B" w:rsidRPr="00702EE3" w:rsidRDefault="0093796B" w:rsidP="004237F5">
            <w:pPr>
              <w:ind w:left="-100"/>
              <w:jc w:val="center"/>
              <w:rPr>
                <w:rFonts w:ascii="Calibri" w:hAnsi="Calibri"/>
                <w:sz w:val="22"/>
                <w:szCs w:val="22"/>
                <w:lang w:val="ro-RO" w:eastAsia="ro-RO"/>
              </w:rPr>
            </w:pPr>
          </w:p>
          <w:p w14:paraId="0AD50592" w14:textId="77777777" w:rsidR="0093796B" w:rsidRPr="00702EE3" w:rsidRDefault="0093796B" w:rsidP="004237F5">
            <w:pPr>
              <w:ind w:left="-100"/>
              <w:jc w:val="center"/>
              <w:rPr>
                <w:rFonts w:ascii="Calibri" w:hAnsi="Calibri"/>
                <w:sz w:val="22"/>
                <w:szCs w:val="22"/>
                <w:lang w:val="ro-RO" w:eastAsia="ro-RO"/>
              </w:rPr>
            </w:pPr>
          </w:p>
          <w:p w14:paraId="29435CD3" w14:textId="77777777" w:rsidR="0093796B" w:rsidRPr="00702EE3" w:rsidRDefault="0093796B" w:rsidP="004237F5">
            <w:pPr>
              <w:ind w:left="-100"/>
              <w:jc w:val="center"/>
              <w:rPr>
                <w:rFonts w:ascii="Calibri" w:hAnsi="Calibri"/>
                <w:sz w:val="22"/>
                <w:szCs w:val="22"/>
                <w:lang w:val="ro-RO" w:eastAsia="ro-RO"/>
              </w:rPr>
            </w:pPr>
          </w:p>
          <w:p w14:paraId="2F7D296A" w14:textId="77777777" w:rsidR="00D41577" w:rsidRPr="00702EE3" w:rsidRDefault="00D41577" w:rsidP="00D41577">
            <w:pPr>
              <w:rPr>
                <w:rFonts w:ascii="Calibri" w:hAnsi="Calibri"/>
                <w:b/>
                <w:noProof/>
                <w:sz w:val="22"/>
                <w:szCs w:val="22"/>
                <w:lang w:val="ro-RO" w:eastAsia="ro-RO"/>
              </w:rPr>
            </w:pPr>
          </w:p>
          <w:p w14:paraId="0E8FFD40" w14:textId="195C3D7D" w:rsidR="0093796B" w:rsidRPr="00702EE3" w:rsidRDefault="00D41577" w:rsidP="00D41577">
            <w:pPr>
              <w:ind w:left="-100"/>
              <w:jc w:val="center"/>
              <w:rPr>
                <w:rFonts w:ascii="Calibri" w:hAnsi="Calibri"/>
                <w:sz w:val="22"/>
                <w:szCs w:val="22"/>
                <w:lang w:val="ro-RO" w:eastAsia="ro-RO"/>
              </w:rPr>
            </w:pPr>
            <w:r w:rsidRPr="00702EE3">
              <w:rPr>
                <w:rFonts w:ascii="Calibri" w:hAnsi="Calibri"/>
                <w:b/>
                <w:noProof/>
                <w:sz w:val="22"/>
                <w:szCs w:val="22"/>
                <w:lang w:val="ro-RO" w:eastAsia="ro-RO"/>
              </w:rPr>
              <w:sym w:font="Wingdings" w:char="F06F"/>
            </w:r>
          </w:p>
          <w:p w14:paraId="58335A14" w14:textId="40A6E736" w:rsidR="0093796B" w:rsidRPr="00702EE3" w:rsidRDefault="0093796B" w:rsidP="00130042">
            <w:pPr>
              <w:rPr>
                <w:rFonts w:ascii="Calibri" w:hAnsi="Calibri"/>
                <w:b/>
                <w:noProof/>
                <w:sz w:val="22"/>
                <w:szCs w:val="22"/>
                <w:lang w:val="ro-RO" w:eastAsia="ro-RO"/>
              </w:rPr>
            </w:pPr>
          </w:p>
        </w:tc>
      </w:tr>
      <w:tr w:rsidR="0093796B" w:rsidRPr="00702EE3" w14:paraId="359F41C7" w14:textId="77777777" w:rsidTr="004237F5">
        <w:trPr>
          <w:trHeight w:val="332"/>
          <w:jc w:val="center"/>
        </w:trPr>
        <w:tc>
          <w:tcPr>
            <w:tcW w:w="404" w:type="pct"/>
          </w:tcPr>
          <w:p w14:paraId="1AA6D2A7" w14:textId="234166E7" w:rsidR="0093796B" w:rsidRPr="00702EE3" w:rsidRDefault="0093796B" w:rsidP="004237F5">
            <w:pPr>
              <w:spacing w:line="276" w:lineRule="auto"/>
              <w:ind w:left="-100"/>
              <w:jc w:val="center"/>
              <w:rPr>
                <w:rFonts w:ascii="Calibri" w:hAnsi="Calibri"/>
                <w:noProof/>
                <w:sz w:val="22"/>
                <w:szCs w:val="22"/>
                <w:lang w:val="ro-RO" w:eastAsia="ro-RO"/>
              </w:rPr>
            </w:pPr>
          </w:p>
        </w:tc>
        <w:tc>
          <w:tcPr>
            <w:tcW w:w="1893" w:type="pct"/>
          </w:tcPr>
          <w:p w14:paraId="0CEC23C4" w14:textId="167D0361" w:rsidR="0093796B" w:rsidRPr="00702EE3" w:rsidRDefault="0093796B" w:rsidP="004237F5">
            <w:pPr>
              <w:spacing w:line="276" w:lineRule="auto"/>
              <w:ind w:left="-100"/>
              <w:jc w:val="both"/>
              <w:rPr>
                <w:rFonts w:ascii="Calibri" w:hAnsi="Calibri"/>
                <w:noProof/>
                <w:lang w:val="ro-RO" w:eastAsia="ro-RO"/>
              </w:rPr>
            </w:pPr>
          </w:p>
        </w:tc>
        <w:tc>
          <w:tcPr>
            <w:tcW w:w="716" w:type="pct"/>
          </w:tcPr>
          <w:p w14:paraId="5A24DA89" w14:textId="54F74C38" w:rsidR="0093796B" w:rsidRPr="00702EE3" w:rsidRDefault="0093796B" w:rsidP="004237F5">
            <w:pPr>
              <w:ind w:left="-100"/>
              <w:jc w:val="center"/>
              <w:rPr>
                <w:rFonts w:ascii="Calibri" w:hAnsi="Calibri"/>
                <w:sz w:val="22"/>
                <w:szCs w:val="22"/>
                <w:lang w:val="ro-RO" w:eastAsia="ro-RO"/>
              </w:rPr>
            </w:pPr>
          </w:p>
        </w:tc>
        <w:tc>
          <w:tcPr>
            <w:tcW w:w="636" w:type="pct"/>
          </w:tcPr>
          <w:p w14:paraId="52E0ACC9" w14:textId="2E33F216" w:rsidR="0093796B" w:rsidRPr="00702EE3" w:rsidRDefault="0093796B" w:rsidP="004237F5">
            <w:pPr>
              <w:ind w:left="-100"/>
              <w:jc w:val="center"/>
              <w:rPr>
                <w:rFonts w:ascii="Calibri" w:hAnsi="Calibri"/>
                <w:sz w:val="22"/>
                <w:szCs w:val="22"/>
                <w:lang w:val="ro-RO" w:eastAsia="ro-RO"/>
              </w:rPr>
            </w:pPr>
          </w:p>
        </w:tc>
        <w:tc>
          <w:tcPr>
            <w:tcW w:w="557" w:type="pct"/>
          </w:tcPr>
          <w:p w14:paraId="10516DE5" w14:textId="19DB057E" w:rsidR="0093796B" w:rsidRPr="00702EE3" w:rsidRDefault="0093796B" w:rsidP="004237F5">
            <w:pPr>
              <w:ind w:left="-100"/>
              <w:jc w:val="center"/>
              <w:rPr>
                <w:rFonts w:ascii="Calibri" w:hAnsi="Calibri"/>
                <w:sz w:val="22"/>
                <w:szCs w:val="22"/>
                <w:lang w:val="ro-RO" w:eastAsia="ro-RO"/>
              </w:rPr>
            </w:pPr>
          </w:p>
        </w:tc>
        <w:tc>
          <w:tcPr>
            <w:tcW w:w="794" w:type="pct"/>
          </w:tcPr>
          <w:p w14:paraId="1EF199A0" w14:textId="026E81E7" w:rsidR="0093796B" w:rsidRPr="00702EE3" w:rsidRDefault="0093796B" w:rsidP="004237F5">
            <w:pPr>
              <w:ind w:left="-100"/>
              <w:jc w:val="center"/>
              <w:rPr>
                <w:rFonts w:ascii="SIVECO Office" w:hAnsi="SIVECO Office"/>
                <w:sz w:val="22"/>
                <w:szCs w:val="22"/>
                <w:lang w:val="ro-RO" w:eastAsia="ro-RO"/>
              </w:rPr>
            </w:pPr>
          </w:p>
        </w:tc>
      </w:tr>
      <w:tr w:rsidR="00AC27EA" w:rsidRPr="00702EE3" w14:paraId="663717C5" w14:textId="77777777" w:rsidTr="004237F5">
        <w:trPr>
          <w:trHeight w:val="332"/>
          <w:jc w:val="center"/>
        </w:trPr>
        <w:tc>
          <w:tcPr>
            <w:tcW w:w="404" w:type="pct"/>
          </w:tcPr>
          <w:p w14:paraId="5ADADF0D" w14:textId="04BCDA34" w:rsidR="00AC27EA" w:rsidRPr="00702EE3" w:rsidDel="00E17958" w:rsidRDefault="00AC27EA" w:rsidP="004237F5">
            <w:pPr>
              <w:spacing w:line="276" w:lineRule="auto"/>
              <w:ind w:left="-100"/>
              <w:jc w:val="center"/>
              <w:rPr>
                <w:rFonts w:ascii="Calibri" w:hAnsi="Calibri"/>
                <w:noProof/>
                <w:sz w:val="22"/>
                <w:szCs w:val="22"/>
                <w:lang w:val="ro-RO" w:eastAsia="ro-RO"/>
              </w:rPr>
            </w:pPr>
            <w:r w:rsidRPr="00702EE3">
              <w:rPr>
                <w:rFonts w:ascii="Calibri" w:hAnsi="Calibri"/>
                <w:noProof/>
                <w:sz w:val="22"/>
                <w:szCs w:val="22"/>
                <w:lang w:val="ro-RO" w:eastAsia="ro-RO"/>
              </w:rPr>
              <w:t>4.</w:t>
            </w:r>
          </w:p>
        </w:tc>
        <w:tc>
          <w:tcPr>
            <w:tcW w:w="1893" w:type="pct"/>
          </w:tcPr>
          <w:p w14:paraId="19ABE8BE" w14:textId="53893129" w:rsidR="00AC27EA" w:rsidRPr="00702EE3" w:rsidDel="00345D36" w:rsidRDefault="00AC27EA" w:rsidP="004237F5">
            <w:pPr>
              <w:spacing w:line="276" w:lineRule="auto"/>
              <w:ind w:left="-100"/>
              <w:jc w:val="both"/>
              <w:rPr>
                <w:rFonts w:ascii="Calibri" w:hAnsi="Calibri"/>
                <w:b/>
                <w:noProof/>
                <w:lang w:val="ro-RO" w:eastAsia="ro-RO"/>
              </w:rPr>
            </w:pPr>
            <w:r w:rsidRPr="00702EE3">
              <w:rPr>
                <w:rFonts w:ascii="Calibri" w:hAnsi="Calibri"/>
                <w:b/>
                <w:noProof/>
                <w:sz w:val="22"/>
                <w:lang w:val="ro-RO" w:eastAsia="ro-RO"/>
              </w:rPr>
              <w:t>4.1 DOVADA DEPUNERII DOCUMENTAȚIEI LA  AUTORITATEA COMPETENTĂ DE MEDIU</w:t>
            </w:r>
          </w:p>
        </w:tc>
        <w:tc>
          <w:tcPr>
            <w:tcW w:w="716" w:type="pct"/>
          </w:tcPr>
          <w:p w14:paraId="583037B3" w14:textId="77777777" w:rsidR="00F43447" w:rsidRPr="00702EE3" w:rsidRDefault="00F43447" w:rsidP="00F43447">
            <w:pPr>
              <w:tabs>
                <w:tab w:val="left" w:pos="720"/>
                <w:tab w:val="center" w:pos="4536"/>
                <w:tab w:val="right" w:pos="9072"/>
              </w:tabs>
              <w:spacing w:line="276" w:lineRule="auto"/>
              <w:ind w:left="-100"/>
              <w:jc w:val="center"/>
              <w:rPr>
                <w:rFonts w:ascii="Calibri" w:hAnsi="Calibri"/>
                <w:b/>
                <w:noProof/>
                <w:sz w:val="22"/>
                <w:szCs w:val="22"/>
                <w:lang w:val="ro-RO" w:eastAsia="ro-RO"/>
              </w:rPr>
            </w:pPr>
            <w:r w:rsidRPr="00702EE3">
              <w:rPr>
                <w:rFonts w:ascii="Calibri" w:hAnsi="Calibri"/>
                <w:b/>
                <w:noProof/>
                <w:sz w:val="22"/>
                <w:szCs w:val="22"/>
                <w:lang w:val="ro-RO" w:eastAsia="ro-RO"/>
              </w:rPr>
              <w:sym w:font="Wingdings" w:char="F06F"/>
            </w:r>
          </w:p>
          <w:p w14:paraId="730C6D87" w14:textId="77777777" w:rsidR="00AC27EA" w:rsidRPr="00702EE3" w:rsidDel="00345D36" w:rsidRDefault="00AC27EA" w:rsidP="004237F5">
            <w:pPr>
              <w:ind w:left="-100"/>
              <w:jc w:val="center"/>
              <w:rPr>
                <w:rFonts w:ascii="Calibri" w:hAnsi="Calibri"/>
                <w:b/>
                <w:noProof/>
                <w:sz w:val="22"/>
                <w:szCs w:val="22"/>
                <w:lang w:val="ro-RO" w:eastAsia="ro-RO"/>
              </w:rPr>
            </w:pPr>
          </w:p>
        </w:tc>
        <w:tc>
          <w:tcPr>
            <w:tcW w:w="636" w:type="pct"/>
          </w:tcPr>
          <w:p w14:paraId="6E78E232" w14:textId="77777777" w:rsidR="00F43447" w:rsidRPr="00702EE3" w:rsidRDefault="00F43447" w:rsidP="00F43447">
            <w:pPr>
              <w:tabs>
                <w:tab w:val="left" w:pos="720"/>
                <w:tab w:val="center" w:pos="4536"/>
                <w:tab w:val="right" w:pos="9072"/>
              </w:tabs>
              <w:spacing w:line="276" w:lineRule="auto"/>
              <w:ind w:left="-100"/>
              <w:jc w:val="center"/>
              <w:rPr>
                <w:rFonts w:ascii="Calibri" w:hAnsi="Calibri"/>
                <w:b/>
                <w:noProof/>
                <w:sz w:val="22"/>
                <w:szCs w:val="22"/>
                <w:lang w:val="ro-RO" w:eastAsia="ro-RO"/>
              </w:rPr>
            </w:pPr>
            <w:r w:rsidRPr="00702EE3">
              <w:rPr>
                <w:rFonts w:ascii="Calibri" w:hAnsi="Calibri"/>
                <w:b/>
                <w:noProof/>
                <w:sz w:val="22"/>
                <w:szCs w:val="22"/>
                <w:lang w:val="ro-RO" w:eastAsia="ro-RO"/>
              </w:rPr>
              <w:sym w:font="Wingdings" w:char="F06F"/>
            </w:r>
          </w:p>
          <w:p w14:paraId="3ED2D033" w14:textId="77777777" w:rsidR="00AC27EA" w:rsidRPr="00702EE3" w:rsidDel="00345D36" w:rsidRDefault="00AC27EA" w:rsidP="004237F5">
            <w:pPr>
              <w:ind w:left="-100"/>
              <w:jc w:val="center"/>
              <w:rPr>
                <w:rFonts w:ascii="Calibri" w:hAnsi="Calibri"/>
                <w:b/>
                <w:noProof/>
                <w:sz w:val="22"/>
                <w:szCs w:val="22"/>
                <w:lang w:val="ro-RO" w:eastAsia="ro-RO"/>
              </w:rPr>
            </w:pPr>
          </w:p>
        </w:tc>
        <w:tc>
          <w:tcPr>
            <w:tcW w:w="557" w:type="pct"/>
          </w:tcPr>
          <w:p w14:paraId="1D287678" w14:textId="77777777" w:rsidR="00F43447" w:rsidRPr="00702EE3" w:rsidRDefault="00F43447" w:rsidP="00F43447">
            <w:pPr>
              <w:tabs>
                <w:tab w:val="left" w:pos="720"/>
                <w:tab w:val="center" w:pos="4536"/>
                <w:tab w:val="right" w:pos="9072"/>
              </w:tabs>
              <w:spacing w:line="276" w:lineRule="auto"/>
              <w:ind w:left="-100"/>
              <w:jc w:val="center"/>
              <w:rPr>
                <w:rFonts w:ascii="Calibri" w:hAnsi="Calibri"/>
                <w:b/>
                <w:noProof/>
                <w:sz w:val="22"/>
                <w:szCs w:val="22"/>
                <w:lang w:val="ro-RO" w:eastAsia="ro-RO"/>
              </w:rPr>
            </w:pPr>
            <w:r w:rsidRPr="00702EE3">
              <w:rPr>
                <w:rFonts w:ascii="Calibri" w:hAnsi="Calibri"/>
                <w:b/>
                <w:noProof/>
                <w:sz w:val="22"/>
                <w:szCs w:val="22"/>
                <w:lang w:val="ro-RO" w:eastAsia="ro-RO"/>
              </w:rPr>
              <w:sym w:font="Wingdings" w:char="F06F"/>
            </w:r>
          </w:p>
          <w:p w14:paraId="388A0D9E" w14:textId="77777777" w:rsidR="00AC27EA" w:rsidRPr="00702EE3" w:rsidDel="00345D36" w:rsidRDefault="00AC27EA" w:rsidP="004237F5">
            <w:pPr>
              <w:ind w:left="-100"/>
              <w:jc w:val="center"/>
              <w:rPr>
                <w:rFonts w:ascii="Calibri" w:hAnsi="Calibri"/>
                <w:b/>
                <w:noProof/>
                <w:sz w:val="22"/>
                <w:szCs w:val="22"/>
                <w:lang w:val="ro-RO" w:eastAsia="ro-RO"/>
              </w:rPr>
            </w:pPr>
          </w:p>
        </w:tc>
        <w:tc>
          <w:tcPr>
            <w:tcW w:w="794" w:type="pct"/>
          </w:tcPr>
          <w:p w14:paraId="2B47E51B" w14:textId="77777777" w:rsidR="00F43447" w:rsidRPr="00702EE3" w:rsidRDefault="00F43447" w:rsidP="00F43447">
            <w:pPr>
              <w:tabs>
                <w:tab w:val="left" w:pos="720"/>
                <w:tab w:val="center" w:pos="4536"/>
                <w:tab w:val="right" w:pos="9072"/>
              </w:tabs>
              <w:spacing w:line="276" w:lineRule="auto"/>
              <w:ind w:left="-100"/>
              <w:jc w:val="center"/>
              <w:rPr>
                <w:rFonts w:ascii="Calibri" w:hAnsi="Calibri"/>
                <w:b/>
                <w:noProof/>
                <w:sz w:val="22"/>
                <w:szCs w:val="22"/>
                <w:lang w:val="ro-RO" w:eastAsia="ro-RO"/>
              </w:rPr>
            </w:pPr>
            <w:r w:rsidRPr="00702EE3">
              <w:rPr>
                <w:rFonts w:ascii="Calibri" w:hAnsi="Calibri"/>
                <w:b/>
                <w:noProof/>
                <w:sz w:val="22"/>
                <w:szCs w:val="22"/>
                <w:lang w:val="ro-RO" w:eastAsia="ro-RO"/>
              </w:rPr>
              <w:sym w:font="Wingdings" w:char="F06F"/>
            </w:r>
          </w:p>
          <w:p w14:paraId="23393F1E" w14:textId="77777777" w:rsidR="00AC27EA" w:rsidRPr="00702EE3" w:rsidDel="00345D36" w:rsidRDefault="00AC27EA" w:rsidP="004237F5">
            <w:pPr>
              <w:ind w:left="-100"/>
              <w:jc w:val="center"/>
              <w:rPr>
                <w:rFonts w:ascii="Calibri" w:hAnsi="Calibri"/>
                <w:b/>
                <w:noProof/>
                <w:sz w:val="22"/>
                <w:szCs w:val="22"/>
                <w:lang w:val="ro-RO" w:eastAsia="ro-RO"/>
              </w:rPr>
            </w:pPr>
          </w:p>
        </w:tc>
      </w:tr>
      <w:tr w:rsidR="0093796B" w:rsidRPr="00702EE3" w14:paraId="262E0C17" w14:textId="77777777" w:rsidTr="004237F5">
        <w:trPr>
          <w:trHeight w:val="332"/>
          <w:jc w:val="center"/>
        </w:trPr>
        <w:tc>
          <w:tcPr>
            <w:tcW w:w="404" w:type="pct"/>
          </w:tcPr>
          <w:p w14:paraId="39AB410A" w14:textId="647A2733" w:rsidR="0093796B" w:rsidRPr="00702EE3" w:rsidRDefault="0093796B" w:rsidP="004237F5">
            <w:pPr>
              <w:spacing w:line="276" w:lineRule="auto"/>
              <w:ind w:left="-100"/>
              <w:jc w:val="center"/>
              <w:rPr>
                <w:rFonts w:ascii="Calibri" w:hAnsi="Calibri"/>
                <w:noProof/>
                <w:sz w:val="22"/>
                <w:szCs w:val="22"/>
                <w:lang w:val="ro-RO" w:eastAsia="ro-RO"/>
              </w:rPr>
            </w:pPr>
          </w:p>
        </w:tc>
        <w:tc>
          <w:tcPr>
            <w:tcW w:w="1893" w:type="pct"/>
          </w:tcPr>
          <w:p w14:paraId="79EAFCFD" w14:textId="00E27069" w:rsidR="0093796B" w:rsidRPr="00702EE3" w:rsidRDefault="00CD298A" w:rsidP="00240362">
            <w:pPr>
              <w:spacing w:line="276" w:lineRule="auto"/>
              <w:ind w:left="-100"/>
              <w:jc w:val="both"/>
              <w:rPr>
                <w:rFonts w:ascii="Calibri" w:hAnsi="Calibri"/>
                <w:b/>
                <w:noProof/>
                <w:lang w:val="ro-RO" w:eastAsia="ro-RO"/>
              </w:rPr>
            </w:pPr>
            <w:r w:rsidRPr="00702EE3">
              <w:rPr>
                <w:rFonts w:ascii="Calibri" w:hAnsi="Calibri" w:cs="Calibri"/>
                <w:b/>
                <w:bCs/>
                <w:lang w:val="en-GB" w:eastAsia="en-GB"/>
              </w:rPr>
              <w:t>4.</w:t>
            </w:r>
            <w:r w:rsidR="00AC27EA" w:rsidRPr="00702EE3">
              <w:rPr>
                <w:rFonts w:ascii="Calibri" w:hAnsi="Calibri" w:cs="Calibri"/>
                <w:b/>
                <w:bCs/>
                <w:lang w:val="en-GB" w:eastAsia="en-GB"/>
              </w:rPr>
              <w:t xml:space="preserve">2 </w:t>
            </w:r>
            <w:r w:rsidR="0093796B" w:rsidRPr="00702EE3">
              <w:rPr>
                <w:rFonts w:ascii="Calibri" w:hAnsi="Calibri" w:cs="Calibri"/>
                <w:b/>
                <w:bCs/>
                <w:lang w:val="en-GB" w:eastAsia="en-GB"/>
              </w:rPr>
              <w:t>Clasarea notificării</w:t>
            </w:r>
            <w:r w:rsidR="00DE1F68" w:rsidRPr="00702EE3">
              <w:rPr>
                <w:rFonts w:ascii="Calibri" w:hAnsi="Calibri" w:cs="Calibri"/>
                <w:b/>
                <w:bCs/>
                <w:lang w:val="en-GB" w:eastAsia="en-GB"/>
              </w:rPr>
              <w:t>/</w:t>
            </w:r>
            <w:r w:rsidR="0047040E" w:rsidRPr="00702EE3">
              <w:rPr>
                <w:rFonts w:ascii="Calibri" w:hAnsi="Calibri" w:cs="Calibri"/>
                <w:b/>
                <w:bCs/>
                <w:lang w:eastAsia="en-GB"/>
              </w:rPr>
              <w:t xml:space="preserve"> </w:t>
            </w:r>
          </w:p>
        </w:tc>
        <w:tc>
          <w:tcPr>
            <w:tcW w:w="716" w:type="pct"/>
          </w:tcPr>
          <w:p w14:paraId="46F86661" w14:textId="77777777" w:rsidR="0093796B" w:rsidRPr="00702EE3" w:rsidRDefault="0093796B" w:rsidP="004237F5">
            <w:pPr>
              <w:ind w:left="-100"/>
              <w:jc w:val="center"/>
              <w:rPr>
                <w:rFonts w:ascii="Calibri" w:hAnsi="Calibri"/>
                <w:b/>
                <w:noProof/>
                <w:sz w:val="22"/>
                <w:szCs w:val="22"/>
                <w:lang w:val="ro-RO" w:eastAsia="ro-RO"/>
              </w:rPr>
            </w:pPr>
            <w:r w:rsidRPr="00702EE3">
              <w:rPr>
                <w:rFonts w:ascii="Calibri" w:hAnsi="Calibri"/>
                <w:b/>
                <w:noProof/>
                <w:sz w:val="22"/>
                <w:szCs w:val="22"/>
                <w:lang w:val="ro-RO" w:eastAsia="ro-RO"/>
              </w:rPr>
              <w:sym w:font="Wingdings" w:char="F06F"/>
            </w:r>
          </w:p>
        </w:tc>
        <w:tc>
          <w:tcPr>
            <w:tcW w:w="636" w:type="pct"/>
          </w:tcPr>
          <w:p w14:paraId="427C6371" w14:textId="77777777" w:rsidR="0093796B" w:rsidRPr="00702EE3" w:rsidRDefault="0093796B" w:rsidP="004237F5">
            <w:pPr>
              <w:ind w:left="-100"/>
              <w:jc w:val="center"/>
              <w:rPr>
                <w:rFonts w:ascii="Calibri" w:hAnsi="Calibri"/>
                <w:b/>
                <w:noProof/>
                <w:sz w:val="22"/>
                <w:szCs w:val="22"/>
                <w:lang w:val="ro-RO" w:eastAsia="ro-RO"/>
              </w:rPr>
            </w:pPr>
            <w:r w:rsidRPr="00702EE3">
              <w:rPr>
                <w:rFonts w:ascii="Calibri" w:hAnsi="Calibri"/>
                <w:b/>
                <w:noProof/>
                <w:sz w:val="22"/>
                <w:szCs w:val="22"/>
                <w:lang w:val="ro-RO" w:eastAsia="ro-RO"/>
              </w:rPr>
              <w:sym w:font="Wingdings" w:char="F06F"/>
            </w:r>
          </w:p>
        </w:tc>
        <w:tc>
          <w:tcPr>
            <w:tcW w:w="557" w:type="pct"/>
          </w:tcPr>
          <w:p w14:paraId="38FFB57A" w14:textId="0A641E1D" w:rsidR="0093796B" w:rsidRPr="00702EE3" w:rsidRDefault="00F43447" w:rsidP="00130042">
            <w:pPr>
              <w:tabs>
                <w:tab w:val="left" w:pos="720"/>
                <w:tab w:val="center" w:pos="4536"/>
                <w:tab w:val="right" w:pos="9072"/>
              </w:tabs>
              <w:spacing w:line="276" w:lineRule="auto"/>
              <w:ind w:left="-100"/>
              <w:jc w:val="center"/>
              <w:rPr>
                <w:rFonts w:ascii="Calibri" w:hAnsi="Calibri"/>
                <w:b/>
                <w:noProof/>
                <w:sz w:val="22"/>
                <w:szCs w:val="22"/>
                <w:lang w:val="ro-RO" w:eastAsia="ro-RO"/>
              </w:rPr>
            </w:pPr>
            <w:r w:rsidRPr="00702EE3">
              <w:rPr>
                <w:rFonts w:ascii="Calibri" w:hAnsi="Calibri"/>
                <w:b/>
                <w:noProof/>
                <w:sz w:val="22"/>
                <w:szCs w:val="22"/>
                <w:lang w:val="ro-RO" w:eastAsia="ro-RO"/>
              </w:rPr>
              <w:sym w:font="Wingdings" w:char="F06F"/>
            </w:r>
          </w:p>
        </w:tc>
        <w:tc>
          <w:tcPr>
            <w:tcW w:w="794" w:type="pct"/>
          </w:tcPr>
          <w:p w14:paraId="44E1D17A" w14:textId="77777777" w:rsidR="0093796B" w:rsidRPr="00702EE3" w:rsidRDefault="0093796B" w:rsidP="004237F5">
            <w:pPr>
              <w:ind w:left="-100"/>
              <w:jc w:val="center"/>
              <w:rPr>
                <w:rFonts w:ascii="Calibri" w:hAnsi="Calibri"/>
                <w:b/>
                <w:noProof/>
                <w:sz w:val="22"/>
                <w:szCs w:val="22"/>
                <w:lang w:val="ro-RO" w:eastAsia="ro-RO"/>
              </w:rPr>
            </w:pPr>
            <w:r w:rsidRPr="00702EE3">
              <w:rPr>
                <w:rFonts w:ascii="Calibri" w:hAnsi="Calibri"/>
                <w:b/>
                <w:noProof/>
                <w:sz w:val="22"/>
                <w:szCs w:val="22"/>
                <w:lang w:val="ro-RO" w:eastAsia="ro-RO"/>
              </w:rPr>
              <w:sym w:font="Wingdings" w:char="F06F"/>
            </w:r>
          </w:p>
        </w:tc>
      </w:tr>
      <w:tr w:rsidR="0093796B" w:rsidRPr="00702EE3" w14:paraId="2EEF34B4" w14:textId="55F48181" w:rsidTr="004237F5">
        <w:trPr>
          <w:trHeight w:val="332"/>
          <w:jc w:val="center"/>
        </w:trPr>
        <w:tc>
          <w:tcPr>
            <w:tcW w:w="404" w:type="pct"/>
          </w:tcPr>
          <w:p w14:paraId="4F928EDE" w14:textId="352E9689" w:rsidR="0093796B" w:rsidRPr="00702EE3" w:rsidRDefault="0093796B" w:rsidP="004237F5">
            <w:pPr>
              <w:spacing w:line="276" w:lineRule="auto"/>
              <w:ind w:left="-100"/>
              <w:jc w:val="center"/>
              <w:rPr>
                <w:rFonts w:ascii="Calibri" w:hAnsi="Calibri"/>
                <w:noProof/>
                <w:sz w:val="22"/>
                <w:szCs w:val="22"/>
                <w:lang w:val="ro-RO" w:eastAsia="ro-RO"/>
              </w:rPr>
            </w:pPr>
          </w:p>
        </w:tc>
        <w:tc>
          <w:tcPr>
            <w:tcW w:w="1893" w:type="pct"/>
          </w:tcPr>
          <w:p w14:paraId="447FC38C" w14:textId="7724FE29" w:rsidR="0093796B" w:rsidRPr="00702EE3" w:rsidRDefault="00CD298A" w:rsidP="00240362">
            <w:pPr>
              <w:spacing w:line="276" w:lineRule="auto"/>
              <w:ind w:left="-100"/>
              <w:jc w:val="both"/>
              <w:rPr>
                <w:rFonts w:ascii="Calibri" w:hAnsi="Calibri" w:cs="Calibri"/>
                <w:b/>
                <w:bCs/>
                <w:lang w:val="en-GB" w:eastAsia="en-GB"/>
              </w:rPr>
            </w:pPr>
            <w:r w:rsidRPr="00702EE3">
              <w:rPr>
                <w:rFonts w:ascii="Calibri" w:hAnsi="Calibri" w:cs="Calibri"/>
                <w:b/>
                <w:bCs/>
                <w:color w:val="000000"/>
                <w:lang w:val="en-GB" w:eastAsia="en-GB"/>
              </w:rPr>
              <w:t>4.</w:t>
            </w:r>
            <w:r w:rsidR="00AC27EA" w:rsidRPr="00702EE3">
              <w:rPr>
                <w:rFonts w:ascii="Calibri" w:hAnsi="Calibri" w:cs="Calibri"/>
                <w:b/>
                <w:bCs/>
                <w:color w:val="000000"/>
                <w:lang w:val="en-GB" w:eastAsia="en-GB"/>
              </w:rPr>
              <w:t>3</w:t>
            </w:r>
            <w:r w:rsidR="0093796B" w:rsidRPr="00702EE3">
              <w:rPr>
                <w:rFonts w:ascii="Calibri" w:hAnsi="Calibri" w:cs="Calibri"/>
                <w:b/>
                <w:bCs/>
                <w:color w:val="000000"/>
                <w:lang w:val="en-GB" w:eastAsia="en-GB"/>
              </w:rPr>
              <w:t>Decizia etapei de încadrare/Acord de Mediu</w:t>
            </w:r>
            <w:r w:rsidRPr="00702EE3">
              <w:rPr>
                <w:rFonts w:ascii="Calibri" w:hAnsi="Calibri" w:cs="Calibri"/>
                <w:b/>
                <w:bCs/>
                <w:color w:val="000000"/>
                <w:lang w:val="en-GB" w:eastAsia="en-GB"/>
              </w:rPr>
              <w:t xml:space="preserve"> </w:t>
            </w:r>
            <w:r w:rsidR="00B54767" w:rsidRPr="00702EE3">
              <w:rPr>
                <w:rFonts w:ascii="Calibri" w:hAnsi="Calibri" w:cs="Calibri"/>
                <w:b/>
                <w:bCs/>
                <w:color w:val="000000"/>
                <w:lang w:val="en-GB" w:eastAsia="en-GB"/>
              </w:rPr>
              <w:t xml:space="preserve"> emis de Autoritatea Competenta de mediu</w:t>
            </w:r>
          </w:p>
        </w:tc>
        <w:tc>
          <w:tcPr>
            <w:tcW w:w="716" w:type="pct"/>
          </w:tcPr>
          <w:p w14:paraId="747DB716" w14:textId="658F7DB8" w:rsidR="0093796B" w:rsidRPr="00702EE3" w:rsidRDefault="0093796B" w:rsidP="004237F5">
            <w:pPr>
              <w:ind w:left="-100"/>
              <w:jc w:val="center"/>
              <w:rPr>
                <w:rFonts w:ascii="Calibri" w:hAnsi="Calibri"/>
                <w:b/>
                <w:noProof/>
                <w:sz w:val="22"/>
                <w:szCs w:val="22"/>
                <w:lang w:val="ro-RO" w:eastAsia="ro-RO"/>
              </w:rPr>
            </w:pPr>
            <w:r w:rsidRPr="00702EE3">
              <w:rPr>
                <w:rFonts w:ascii="Calibri" w:hAnsi="Calibri"/>
                <w:b/>
                <w:noProof/>
                <w:sz w:val="22"/>
                <w:szCs w:val="22"/>
                <w:lang w:val="ro-RO" w:eastAsia="ro-RO"/>
              </w:rPr>
              <w:sym w:font="Wingdings" w:char="F06F"/>
            </w:r>
          </w:p>
        </w:tc>
        <w:tc>
          <w:tcPr>
            <w:tcW w:w="636" w:type="pct"/>
          </w:tcPr>
          <w:p w14:paraId="15E5B00B" w14:textId="6BF26829" w:rsidR="0093796B" w:rsidRPr="00702EE3" w:rsidRDefault="0093796B" w:rsidP="004237F5">
            <w:pPr>
              <w:ind w:left="-100"/>
              <w:jc w:val="center"/>
              <w:rPr>
                <w:rFonts w:ascii="Calibri" w:hAnsi="Calibri"/>
                <w:b/>
                <w:noProof/>
                <w:sz w:val="22"/>
                <w:szCs w:val="22"/>
                <w:lang w:val="ro-RO" w:eastAsia="ro-RO"/>
              </w:rPr>
            </w:pPr>
            <w:r w:rsidRPr="00702EE3">
              <w:rPr>
                <w:rFonts w:ascii="Calibri" w:hAnsi="Calibri"/>
                <w:b/>
                <w:noProof/>
                <w:sz w:val="22"/>
                <w:szCs w:val="22"/>
                <w:lang w:val="ro-RO" w:eastAsia="ro-RO"/>
              </w:rPr>
              <w:sym w:font="Wingdings" w:char="F06F"/>
            </w:r>
          </w:p>
        </w:tc>
        <w:tc>
          <w:tcPr>
            <w:tcW w:w="557" w:type="pct"/>
          </w:tcPr>
          <w:p w14:paraId="279F62F3" w14:textId="18B88898" w:rsidR="0093796B" w:rsidRPr="00702EE3" w:rsidRDefault="0093796B" w:rsidP="004237F5">
            <w:pPr>
              <w:ind w:left="-100"/>
              <w:jc w:val="center"/>
              <w:rPr>
                <w:rFonts w:ascii="Calibri" w:hAnsi="Calibri"/>
                <w:b/>
                <w:noProof/>
                <w:sz w:val="22"/>
                <w:szCs w:val="22"/>
                <w:lang w:val="ro-RO" w:eastAsia="ro-RO"/>
              </w:rPr>
            </w:pPr>
            <w:r w:rsidRPr="00702EE3">
              <w:rPr>
                <w:rFonts w:ascii="Calibri" w:hAnsi="Calibri"/>
                <w:b/>
                <w:noProof/>
                <w:sz w:val="22"/>
                <w:szCs w:val="22"/>
                <w:lang w:val="ro-RO" w:eastAsia="ro-RO"/>
              </w:rPr>
              <w:sym w:font="Wingdings" w:char="F06F"/>
            </w:r>
          </w:p>
        </w:tc>
        <w:tc>
          <w:tcPr>
            <w:tcW w:w="794" w:type="pct"/>
          </w:tcPr>
          <w:p w14:paraId="28A3CCA9" w14:textId="589136EA" w:rsidR="0093796B" w:rsidRPr="00702EE3" w:rsidRDefault="0093796B" w:rsidP="004237F5">
            <w:pPr>
              <w:ind w:left="-100"/>
              <w:jc w:val="center"/>
              <w:rPr>
                <w:rFonts w:ascii="Calibri" w:hAnsi="Calibri"/>
                <w:b/>
                <w:noProof/>
                <w:sz w:val="22"/>
                <w:szCs w:val="22"/>
                <w:lang w:val="ro-RO" w:eastAsia="ro-RO"/>
              </w:rPr>
            </w:pPr>
            <w:r w:rsidRPr="00702EE3">
              <w:rPr>
                <w:rFonts w:ascii="Calibri" w:hAnsi="Calibri"/>
                <w:b/>
                <w:noProof/>
                <w:sz w:val="22"/>
                <w:szCs w:val="22"/>
                <w:lang w:val="ro-RO" w:eastAsia="ro-RO"/>
              </w:rPr>
              <w:sym w:font="Wingdings" w:char="F06F"/>
            </w:r>
          </w:p>
        </w:tc>
      </w:tr>
      <w:tr w:rsidR="00587F97" w:rsidRPr="00702EE3" w:rsidDel="0047040E" w14:paraId="03EEB966" w14:textId="77777777" w:rsidTr="004237F5">
        <w:trPr>
          <w:jc w:val="center"/>
        </w:trPr>
        <w:tc>
          <w:tcPr>
            <w:tcW w:w="404" w:type="pct"/>
          </w:tcPr>
          <w:p w14:paraId="74C76071" w14:textId="6336F3C5" w:rsidR="00587F97" w:rsidRPr="00702EE3" w:rsidRDefault="00587F97" w:rsidP="004237F5">
            <w:pPr>
              <w:ind w:left="-100"/>
              <w:jc w:val="center"/>
              <w:rPr>
                <w:rFonts w:ascii="Calibri" w:hAnsi="Calibri"/>
                <w:noProof/>
                <w:sz w:val="22"/>
                <w:szCs w:val="22"/>
                <w:lang w:val="ro-RO" w:eastAsia="ro-RO"/>
              </w:rPr>
            </w:pPr>
            <w:r w:rsidRPr="00702EE3">
              <w:rPr>
                <w:rFonts w:ascii="Calibri" w:hAnsi="Calibri"/>
                <w:noProof/>
                <w:sz w:val="22"/>
                <w:szCs w:val="22"/>
                <w:lang w:val="ro-RO" w:eastAsia="ro-RO"/>
              </w:rPr>
              <w:t>7</w:t>
            </w:r>
          </w:p>
        </w:tc>
        <w:tc>
          <w:tcPr>
            <w:tcW w:w="1893" w:type="pct"/>
          </w:tcPr>
          <w:p w14:paraId="1FCBC42A" w14:textId="37BE64E8" w:rsidR="00587F97" w:rsidRPr="00702EE3" w:rsidRDefault="00587F97" w:rsidP="00587F97">
            <w:pPr>
              <w:spacing w:line="276" w:lineRule="auto"/>
              <w:ind w:left="-100"/>
              <w:jc w:val="both"/>
              <w:rPr>
                <w:rFonts w:ascii="Calibri" w:hAnsi="Calibri" w:cs="Calibri"/>
                <w:b/>
                <w:noProof/>
              </w:rPr>
            </w:pPr>
            <w:r w:rsidRPr="00702EE3">
              <w:rPr>
                <w:rFonts w:ascii="Calibri" w:hAnsi="Calibri" w:cs="Calibri"/>
                <w:b/>
                <w:noProof/>
              </w:rPr>
              <w:t>7.1</w:t>
            </w:r>
            <w:r w:rsidR="006912B1" w:rsidRPr="00702EE3">
              <w:rPr>
                <w:rFonts w:ascii="Calibri" w:hAnsi="Calibri" w:cs="Calibri"/>
                <w:b/>
                <w:noProof/>
              </w:rPr>
              <w:t xml:space="preserve"> </w:t>
            </w:r>
            <w:r w:rsidRPr="00702EE3">
              <w:rPr>
                <w:rFonts w:ascii="Calibri" w:hAnsi="Calibri" w:cs="Calibri"/>
                <w:b/>
                <w:noProof/>
              </w:rPr>
              <w:t>AUTORIZAŢIE SANITARĂ/NOTIFICARE de constatare a conformităţii cu legislaţia sanitară emisă pentru unitățile care se autorizează/avizează conform legislației în vigoare</w:t>
            </w:r>
          </w:p>
        </w:tc>
        <w:tc>
          <w:tcPr>
            <w:tcW w:w="716" w:type="pct"/>
          </w:tcPr>
          <w:p w14:paraId="2A5E9C80" w14:textId="77777777" w:rsidR="00587F97" w:rsidRPr="00702EE3" w:rsidRDefault="00587F97" w:rsidP="00587F97">
            <w:pPr>
              <w:ind w:left="-100"/>
              <w:jc w:val="center"/>
              <w:rPr>
                <w:rFonts w:ascii="Calibri" w:hAnsi="Calibri"/>
                <w:sz w:val="22"/>
                <w:szCs w:val="22"/>
                <w:lang w:val="ro-RO" w:eastAsia="ro-RO"/>
              </w:rPr>
            </w:pPr>
            <w:r w:rsidRPr="00702EE3">
              <w:rPr>
                <w:rFonts w:ascii="Calibri" w:hAnsi="Calibri"/>
                <w:b/>
                <w:noProof/>
                <w:sz w:val="22"/>
                <w:szCs w:val="22"/>
                <w:lang w:val="ro-RO" w:eastAsia="ro-RO"/>
              </w:rPr>
              <w:sym w:font="Wingdings" w:char="F06F"/>
            </w:r>
          </w:p>
          <w:p w14:paraId="67315580" w14:textId="77777777" w:rsidR="00587F97" w:rsidRPr="00702EE3" w:rsidRDefault="00587F97" w:rsidP="00FA6784">
            <w:pPr>
              <w:ind w:left="-100"/>
              <w:jc w:val="center"/>
              <w:rPr>
                <w:rFonts w:ascii="Calibri" w:hAnsi="Calibri"/>
                <w:b/>
                <w:noProof/>
                <w:sz w:val="22"/>
                <w:szCs w:val="22"/>
                <w:lang w:val="ro-RO" w:eastAsia="ro-RO"/>
              </w:rPr>
            </w:pPr>
          </w:p>
        </w:tc>
        <w:tc>
          <w:tcPr>
            <w:tcW w:w="636" w:type="pct"/>
          </w:tcPr>
          <w:p w14:paraId="7FE30B80" w14:textId="77777777" w:rsidR="00587F97" w:rsidRPr="00702EE3" w:rsidRDefault="00587F97" w:rsidP="00587F97">
            <w:pPr>
              <w:ind w:left="-100"/>
              <w:jc w:val="center"/>
              <w:rPr>
                <w:rFonts w:ascii="Calibri" w:hAnsi="Calibri"/>
                <w:sz w:val="22"/>
                <w:szCs w:val="22"/>
                <w:lang w:val="ro-RO" w:eastAsia="ro-RO"/>
              </w:rPr>
            </w:pPr>
            <w:r w:rsidRPr="00702EE3">
              <w:rPr>
                <w:rFonts w:ascii="Calibri" w:hAnsi="Calibri"/>
                <w:b/>
                <w:noProof/>
                <w:sz w:val="22"/>
                <w:szCs w:val="22"/>
                <w:lang w:val="ro-RO" w:eastAsia="ro-RO"/>
              </w:rPr>
              <w:sym w:font="Wingdings" w:char="F06F"/>
            </w:r>
          </w:p>
          <w:p w14:paraId="6AA9EBF6" w14:textId="77777777" w:rsidR="00587F97" w:rsidRPr="00702EE3" w:rsidRDefault="00587F97" w:rsidP="00FA6784">
            <w:pPr>
              <w:ind w:left="-100"/>
              <w:jc w:val="center"/>
              <w:rPr>
                <w:rFonts w:ascii="Calibri" w:hAnsi="Calibri"/>
                <w:b/>
                <w:noProof/>
                <w:sz w:val="22"/>
                <w:szCs w:val="22"/>
                <w:lang w:val="ro-RO" w:eastAsia="ro-RO"/>
              </w:rPr>
            </w:pPr>
          </w:p>
        </w:tc>
        <w:tc>
          <w:tcPr>
            <w:tcW w:w="557" w:type="pct"/>
          </w:tcPr>
          <w:p w14:paraId="1969D427" w14:textId="77777777" w:rsidR="00587F97" w:rsidRPr="00702EE3" w:rsidRDefault="00587F97" w:rsidP="00587F97">
            <w:pPr>
              <w:ind w:left="-100"/>
              <w:jc w:val="center"/>
              <w:rPr>
                <w:rFonts w:ascii="Calibri" w:hAnsi="Calibri"/>
                <w:sz w:val="22"/>
                <w:szCs w:val="22"/>
                <w:lang w:val="ro-RO" w:eastAsia="ro-RO"/>
              </w:rPr>
            </w:pPr>
            <w:r w:rsidRPr="00702EE3">
              <w:rPr>
                <w:rFonts w:ascii="Calibri" w:hAnsi="Calibri"/>
                <w:b/>
                <w:noProof/>
                <w:sz w:val="22"/>
                <w:szCs w:val="22"/>
                <w:lang w:val="ro-RO" w:eastAsia="ro-RO"/>
              </w:rPr>
              <w:sym w:font="Wingdings" w:char="F06F"/>
            </w:r>
          </w:p>
          <w:p w14:paraId="13CE1BC1" w14:textId="77777777" w:rsidR="00587F97" w:rsidRPr="00702EE3" w:rsidRDefault="00587F97" w:rsidP="00FA6784">
            <w:pPr>
              <w:ind w:left="-100"/>
              <w:jc w:val="center"/>
              <w:rPr>
                <w:rFonts w:ascii="Calibri" w:hAnsi="Calibri"/>
                <w:b/>
                <w:noProof/>
                <w:sz w:val="22"/>
                <w:szCs w:val="22"/>
                <w:lang w:val="ro-RO" w:eastAsia="ro-RO"/>
              </w:rPr>
            </w:pPr>
          </w:p>
        </w:tc>
        <w:tc>
          <w:tcPr>
            <w:tcW w:w="794" w:type="pct"/>
          </w:tcPr>
          <w:p w14:paraId="038AFDA2" w14:textId="77777777" w:rsidR="00587F97" w:rsidRPr="00702EE3" w:rsidRDefault="00587F97" w:rsidP="00587F97">
            <w:pPr>
              <w:ind w:left="-100"/>
              <w:jc w:val="center"/>
              <w:rPr>
                <w:rFonts w:ascii="Calibri" w:hAnsi="Calibri"/>
                <w:sz w:val="22"/>
                <w:szCs w:val="22"/>
                <w:lang w:val="ro-RO" w:eastAsia="ro-RO"/>
              </w:rPr>
            </w:pPr>
            <w:r w:rsidRPr="00702EE3">
              <w:rPr>
                <w:rFonts w:ascii="Calibri" w:hAnsi="Calibri"/>
                <w:b/>
                <w:noProof/>
                <w:sz w:val="22"/>
                <w:szCs w:val="22"/>
                <w:lang w:val="ro-RO" w:eastAsia="ro-RO"/>
              </w:rPr>
              <w:sym w:font="Wingdings" w:char="F06F"/>
            </w:r>
          </w:p>
          <w:p w14:paraId="650B775B" w14:textId="77777777" w:rsidR="00587F97" w:rsidRPr="00702EE3" w:rsidRDefault="00587F97" w:rsidP="00FA6784">
            <w:pPr>
              <w:ind w:left="-100"/>
              <w:jc w:val="center"/>
              <w:rPr>
                <w:rFonts w:ascii="Calibri" w:hAnsi="Calibri"/>
                <w:b/>
                <w:noProof/>
                <w:sz w:val="22"/>
                <w:szCs w:val="22"/>
                <w:lang w:val="ro-RO" w:eastAsia="ro-RO"/>
              </w:rPr>
            </w:pPr>
          </w:p>
        </w:tc>
      </w:tr>
      <w:tr w:rsidR="00587F97" w:rsidRPr="00702EE3" w:rsidDel="0047040E" w14:paraId="047A757B" w14:textId="77777777" w:rsidTr="004237F5">
        <w:trPr>
          <w:jc w:val="center"/>
        </w:trPr>
        <w:tc>
          <w:tcPr>
            <w:tcW w:w="404" w:type="pct"/>
          </w:tcPr>
          <w:p w14:paraId="17E5C071" w14:textId="77777777" w:rsidR="00587F97" w:rsidRPr="00702EE3" w:rsidRDefault="00587F97" w:rsidP="004237F5">
            <w:pPr>
              <w:ind w:left="-100"/>
              <w:jc w:val="center"/>
              <w:rPr>
                <w:rFonts w:ascii="Calibri" w:hAnsi="Calibri"/>
                <w:noProof/>
                <w:sz w:val="22"/>
                <w:szCs w:val="22"/>
                <w:lang w:val="ro-RO" w:eastAsia="ro-RO"/>
              </w:rPr>
            </w:pPr>
          </w:p>
        </w:tc>
        <w:tc>
          <w:tcPr>
            <w:tcW w:w="1893" w:type="pct"/>
          </w:tcPr>
          <w:p w14:paraId="18F39867" w14:textId="77777777" w:rsidR="00426626" w:rsidRPr="00702EE3" w:rsidRDefault="00587F97" w:rsidP="00426626">
            <w:pPr>
              <w:pStyle w:val="NoSpacing"/>
              <w:shd w:val="clear" w:color="auto" w:fill="FFFFFF"/>
              <w:spacing w:line="276" w:lineRule="auto"/>
              <w:jc w:val="both"/>
              <w:rPr>
                <w:rFonts w:asciiTheme="minorHAnsi" w:hAnsiTheme="minorHAnsi" w:cstheme="minorHAnsi"/>
                <w:noProof/>
                <w:sz w:val="22"/>
                <w:szCs w:val="24"/>
              </w:rPr>
            </w:pPr>
            <w:r w:rsidRPr="00702EE3">
              <w:rPr>
                <w:rFonts w:ascii="Calibri" w:hAnsi="Calibri" w:cs="Calibri"/>
                <w:b/>
                <w:noProof/>
                <w:sz w:val="22"/>
              </w:rPr>
              <w:t xml:space="preserve">7.2 </w:t>
            </w:r>
            <w:r w:rsidR="00426626" w:rsidRPr="00702EE3">
              <w:rPr>
                <w:rFonts w:asciiTheme="minorHAnsi" w:hAnsiTheme="minorHAnsi" w:cstheme="minorHAnsi"/>
                <w:b/>
                <w:noProof/>
                <w:sz w:val="22"/>
                <w:szCs w:val="24"/>
              </w:rPr>
              <w:t xml:space="preserve">AUTORIZAȚIE DE MEDIU/ </w:t>
            </w:r>
            <w:r w:rsidR="00426626" w:rsidRPr="00702EE3">
              <w:rPr>
                <w:rFonts w:asciiTheme="minorHAnsi" w:hAnsiTheme="minorHAnsi" w:cstheme="minorHAnsi"/>
                <w:noProof/>
                <w:sz w:val="22"/>
                <w:szCs w:val="24"/>
              </w:rPr>
              <w:t xml:space="preserve"> </w:t>
            </w:r>
            <w:r w:rsidR="00426626" w:rsidRPr="00702EE3">
              <w:rPr>
                <w:rFonts w:asciiTheme="minorHAnsi" w:hAnsiTheme="minorHAnsi" w:cstheme="minorHAnsi"/>
                <w:b/>
                <w:noProof/>
                <w:sz w:val="22"/>
                <w:szCs w:val="24"/>
              </w:rPr>
              <w:t>Negație</w:t>
            </w:r>
            <w:r w:rsidR="00426626" w:rsidRPr="00702EE3">
              <w:rPr>
                <w:rFonts w:asciiTheme="minorHAnsi" w:hAnsiTheme="minorHAnsi" w:cstheme="minorHAnsi"/>
                <w:noProof/>
                <w:sz w:val="22"/>
                <w:szCs w:val="24"/>
              </w:rPr>
              <w:t xml:space="preserve"> emisă de  autoritatea competentă de mediu</w:t>
            </w:r>
          </w:p>
          <w:p w14:paraId="64146BBE" w14:textId="3CB8CF40" w:rsidR="00587F97" w:rsidRPr="00702EE3" w:rsidRDefault="00587F97" w:rsidP="004237F5">
            <w:pPr>
              <w:spacing w:line="276" w:lineRule="auto"/>
              <w:ind w:left="-100"/>
              <w:jc w:val="both"/>
              <w:rPr>
                <w:rFonts w:ascii="Calibri" w:hAnsi="Calibri" w:cs="Calibri"/>
                <w:b/>
                <w:noProof/>
                <w:sz w:val="22"/>
              </w:rPr>
            </w:pPr>
          </w:p>
        </w:tc>
        <w:tc>
          <w:tcPr>
            <w:tcW w:w="716" w:type="pct"/>
          </w:tcPr>
          <w:p w14:paraId="5F84761A" w14:textId="77777777" w:rsidR="00587F97" w:rsidRPr="00702EE3" w:rsidRDefault="00587F97" w:rsidP="00587F97">
            <w:pPr>
              <w:ind w:left="-100"/>
              <w:jc w:val="center"/>
              <w:rPr>
                <w:rFonts w:ascii="Calibri" w:hAnsi="Calibri"/>
                <w:sz w:val="22"/>
                <w:szCs w:val="22"/>
                <w:lang w:val="ro-RO" w:eastAsia="ro-RO"/>
              </w:rPr>
            </w:pPr>
            <w:r w:rsidRPr="00702EE3">
              <w:rPr>
                <w:rFonts w:ascii="Calibri" w:hAnsi="Calibri"/>
                <w:b/>
                <w:noProof/>
                <w:sz w:val="22"/>
                <w:szCs w:val="22"/>
                <w:lang w:val="ro-RO" w:eastAsia="ro-RO"/>
              </w:rPr>
              <w:sym w:font="Wingdings" w:char="F06F"/>
            </w:r>
          </w:p>
          <w:p w14:paraId="7E7636CE" w14:textId="77777777" w:rsidR="00587F97" w:rsidRPr="00702EE3" w:rsidRDefault="00587F97" w:rsidP="00FA6784">
            <w:pPr>
              <w:ind w:left="-100"/>
              <w:jc w:val="center"/>
              <w:rPr>
                <w:rFonts w:ascii="Calibri" w:hAnsi="Calibri"/>
                <w:b/>
                <w:noProof/>
                <w:sz w:val="22"/>
                <w:szCs w:val="22"/>
                <w:lang w:val="ro-RO" w:eastAsia="ro-RO"/>
              </w:rPr>
            </w:pPr>
          </w:p>
        </w:tc>
        <w:tc>
          <w:tcPr>
            <w:tcW w:w="636" w:type="pct"/>
          </w:tcPr>
          <w:p w14:paraId="0EB2CA27" w14:textId="77777777" w:rsidR="00587F97" w:rsidRPr="00702EE3" w:rsidRDefault="00587F97" w:rsidP="00587F97">
            <w:pPr>
              <w:ind w:left="-100"/>
              <w:jc w:val="center"/>
              <w:rPr>
                <w:rFonts w:ascii="Calibri" w:hAnsi="Calibri"/>
                <w:sz w:val="22"/>
                <w:szCs w:val="22"/>
                <w:lang w:val="ro-RO" w:eastAsia="ro-RO"/>
              </w:rPr>
            </w:pPr>
            <w:r w:rsidRPr="00702EE3">
              <w:rPr>
                <w:rFonts w:ascii="Calibri" w:hAnsi="Calibri"/>
                <w:b/>
                <w:noProof/>
                <w:sz w:val="22"/>
                <w:szCs w:val="22"/>
                <w:lang w:val="ro-RO" w:eastAsia="ro-RO"/>
              </w:rPr>
              <w:sym w:font="Wingdings" w:char="F06F"/>
            </w:r>
          </w:p>
          <w:p w14:paraId="1821746D" w14:textId="77777777" w:rsidR="00587F97" w:rsidRPr="00702EE3" w:rsidRDefault="00587F97" w:rsidP="00FA6784">
            <w:pPr>
              <w:ind w:left="-100"/>
              <w:jc w:val="center"/>
              <w:rPr>
                <w:rFonts w:ascii="Calibri" w:hAnsi="Calibri"/>
                <w:b/>
                <w:noProof/>
                <w:sz w:val="22"/>
                <w:szCs w:val="22"/>
                <w:lang w:val="ro-RO" w:eastAsia="ro-RO"/>
              </w:rPr>
            </w:pPr>
          </w:p>
        </w:tc>
        <w:tc>
          <w:tcPr>
            <w:tcW w:w="557" w:type="pct"/>
          </w:tcPr>
          <w:p w14:paraId="5B2557D2" w14:textId="77777777" w:rsidR="00587F97" w:rsidRPr="00702EE3" w:rsidRDefault="00587F97" w:rsidP="00587F97">
            <w:pPr>
              <w:ind w:left="-100"/>
              <w:jc w:val="center"/>
              <w:rPr>
                <w:rFonts w:ascii="Calibri" w:hAnsi="Calibri"/>
                <w:sz w:val="22"/>
                <w:szCs w:val="22"/>
                <w:lang w:val="ro-RO" w:eastAsia="ro-RO"/>
              </w:rPr>
            </w:pPr>
            <w:r w:rsidRPr="00702EE3">
              <w:rPr>
                <w:rFonts w:ascii="Calibri" w:hAnsi="Calibri"/>
                <w:b/>
                <w:noProof/>
                <w:sz w:val="22"/>
                <w:szCs w:val="22"/>
                <w:lang w:val="ro-RO" w:eastAsia="ro-RO"/>
              </w:rPr>
              <w:sym w:font="Wingdings" w:char="F06F"/>
            </w:r>
          </w:p>
          <w:p w14:paraId="567C292D" w14:textId="77777777" w:rsidR="00587F97" w:rsidRPr="00702EE3" w:rsidRDefault="00587F97" w:rsidP="00FA6784">
            <w:pPr>
              <w:ind w:left="-100"/>
              <w:jc w:val="center"/>
              <w:rPr>
                <w:rFonts w:ascii="Calibri" w:hAnsi="Calibri"/>
                <w:b/>
                <w:noProof/>
                <w:sz w:val="22"/>
                <w:szCs w:val="22"/>
                <w:lang w:val="ro-RO" w:eastAsia="ro-RO"/>
              </w:rPr>
            </w:pPr>
          </w:p>
        </w:tc>
        <w:tc>
          <w:tcPr>
            <w:tcW w:w="794" w:type="pct"/>
          </w:tcPr>
          <w:p w14:paraId="22756EBB" w14:textId="77777777" w:rsidR="00587F97" w:rsidRPr="00702EE3" w:rsidRDefault="00587F97" w:rsidP="00587F97">
            <w:pPr>
              <w:ind w:left="-100"/>
              <w:jc w:val="center"/>
              <w:rPr>
                <w:rFonts w:ascii="Calibri" w:hAnsi="Calibri"/>
                <w:sz w:val="22"/>
                <w:szCs w:val="22"/>
                <w:lang w:val="ro-RO" w:eastAsia="ro-RO"/>
              </w:rPr>
            </w:pPr>
            <w:r w:rsidRPr="00702EE3">
              <w:rPr>
                <w:rFonts w:ascii="Calibri" w:hAnsi="Calibri"/>
                <w:b/>
                <w:noProof/>
                <w:sz w:val="22"/>
                <w:szCs w:val="22"/>
                <w:lang w:val="ro-RO" w:eastAsia="ro-RO"/>
              </w:rPr>
              <w:sym w:font="Wingdings" w:char="F06F"/>
            </w:r>
          </w:p>
          <w:p w14:paraId="74448A4C" w14:textId="77777777" w:rsidR="00587F97" w:rsidRPr="00702EE3" w:rsidRDefault="00587F97" w:rsidP="00FA6784">
            <w:pPr>
              <w:ind w:left="-100"/>
              <w:jc w:val="center"/>
              <w:rPr>
                <w:rFonts w:ascii="Calibri" w:hAnsi="Calibri"/>
                <w:b/>
                <w:noProof/>
                <w:sz w:val="22"/>
                <w:szCs w:val="22"/>
                <w:lang w:val="ro-RO" w:eastAsia="ro-RO"/>
              </w:rPr>
            </w:pPr>
          </w:p>
        </w:tc>
      </w:tr>
      <w:tr w:rsidR="0093796B" w:rsidRPr="00702EE3" w14:paraId="2B5DA29A" w14:textId="77777777" w:rsidTr="004237F5">
        <w:trPr>
          <w:trHeight w:val="1453"/>
          <w:jc w:val="center"/>
        </w:trPr>
        <w:tc>
          <w:tcPr>
            <w:tcW w:w="404" w:type="pct"/>
          </w:tcPr>
          <w:p w14:paraId="7896D5D3" w14:textId="09FF0B2B" w:rsidR="0093796B" w:rsidRPr="00702EE3" w:rsidRDefault="00AF3388" w:rsidP="004237F5">
            <w:pPr>
              <w:ind w:left="-100"/>
              <w:jc w:val="center"/>
              <w:rPr>
                <w:rFonts w:ascii="Calibri" w:hAnsi="Calibri"/>
                <w:noProof/>
                <w:sz w:val="22"/>
                <w:szCs w:val="22"/>
                <w:lang w:val="ro-RO" w:eastAsia="ro-RO"/>
              </w:rPr>
            </w:pPr>
            <w:r w:rsidRPr="00702EE3">
              <w:rPr>
                <w:rFonts w:ascii="Calibri" w:hAnsi="Calibri"/>
                <w:noProof/>
                <w:sz w:val="22"/>
                <w:szCs w:val="22"/>
                <w:lang w:val="ro-RO" w:eastAsia="ro-RO"/>
              </w:rPr>
              <w:t>8</w:t>
            </w:r>
            <w:r w:rsidR="0093796B" w:rsidRPr="00702EE3">
              <w:rPr>
                <w:rFonts w:ascii="Calibri" w:hAnsi="Calibri"/>
                <w:noProof/>
                <w:sz w:val="22"/>
                <w:szCs w:val="22"/>
                <w:lang w:val="ro-RO" w:eastAsia="ro-RO"/>
              </w:rPr>
              <w:t xml:space="preserve">. </w:t>
            </w:r>
          </w:p>
        </w:tc>
        <w:tc>
          <w:tcPr>
            <w:tcW w:w="1893" w:type="pct"/>
          </w:tcPr>
          <w:p w14:paraId="4D95F391" w14:textId="77777777" w:rsidR="0093796B" w:rsidRPr="00702EE3" w:rsidRDefault="0093796B" w:rsidP="004237F5">
            <w:pPr>
              <w:spacing w:after="120" w:line="276" w:lineRule="auto"/>
              <w:ind w:left="-100"/>
              <w:jc w:val="both"/>
              <w:rPr>
                <w:rFonts w:ascii="Calibri" w:hAnsi="Calibri"/>
                <w:b/>
                <w:bCs/>
                <w:noProof/>
                <w:lang w:val="ro-RO" w:eastAsia="ro-RO"/>
              </w:rPr>
            </w:pPr>
            <w:r w:rsidRPr="00702EE3">
              <w:rPr>
                <w:rFonts w:ascii="Calibri" w:hAnsi="Calibri"/>
                <w:b/>
                <w:noProof/>
                <w:lang w:val="ro-RO" w:eastAsia="ro-RO"/>
              </w:rPr>
              <w:t>a</w:t>
            </w:r>
            <w:r w:rsidRPr="00702EE3">
              <w:rPr>
                <w:rFonts w:ascii="Calibri" w:hAnsi="Calibri"/>
                <w:noProof/>
                <w:lang w:val="ro-RO" w:eastAsia="ro-RO"/>
              </w:rPr>
              <w:t xml:space="preserve">) </w:t>
            </w:r>
            <w:r w:rsidRPr="00702EE3">
              <w:rPr>
                <w:rFonts w:ascii="Calibri" w:hAnsi="Calibri"/>
                <w:b/>
                <w:noProof/>
                <w:lang w:val="ro-RO" w:eastAsia="ro-RO"/>
              </w:rPr>
              <w:t>Hotărâre judecătorească definitivă</w:t>
            </w:r>
            <w:r w:rsidRPr="00702EE3">
              <w:rPr>
                <w:rFonts w:ascii="Calibri" w:hAnsi="Calibri"/>
                <w:noProof/>
                <w:lang w:val="ro-RO" w:eastAsia="ro-RO"/>
              </w:rPr>
              <w:t xml:space="preserve"> pronunţată pe baza actului de constituire și a statutului propriu  în cazul Societăţilor agricole, însoțită de </w:t>
            </w:r>
            <w:r w:rsidRPr="00702EE3">
              <w:rPr>
                <w:rFonts w:ascii="Calibri" w:hAnsi="Calibri"/>
                <w:b/>
                <w:noProof/>
                <w:lang w:val="ro-RO" w:eastAsia="ro-RO"/>
              </w:rPr>
              <w:t>Statutul Societății agricole</w:t>
            </w:r>
          </w:p>
          <w:p w14:paraId="0CADDB85" w14:textId="77777777" w:rsidR="0093796B" w:rsidRPr="00702EE3" w:rsidRDefault="0093796B" w:rsidP="004237F5">
            <w:pPr>
              <w:spacing w:after="120" w:line="276" w:lineRule="auto"/>
              <w:ind w:left="-100"/>
              <w:jc w:val="both"/>
              <w:rPr>
                <w:rFonts w:ascii="Calibri" w:hAnsi="Calibri"/>
                <w:b/>
                <w:bCs/>
                <w:noProof/>
                <w:lang w:val="ro-RO" w:eastAsia="ro-RO"/>
              </w:rPr>
            </w:pPr>
            <w:r w:rsidRPr="00702EE3">
              <w:rPr>
                <w:rFonts w:ascii="Calibri" w:hAnsi="Calibri"/>
                <w:b/>
                <w:noProof/>
                <w:lang w:val="ro-RO" w:eastAsia="ro-RO"/>
              </w:rPr>
              <w:t>b)  Statut</w:t>
            </w:r>
            <w:r w:rsidRPr="00702EE3">
              <w:rPr>
                <w:rFonts w:ascii="Calibri" w:hAnsi="Calibri"/>
                <w:noProof/>
                <w:lang w:val="ro-RO" w:eastAsia="ro-RO"/>
              </w:rPr>
              <w:t xml:space="preserve"> pentru Societatea cooperativă agricolă (</w:t>
            </w:r>
            <w:r w:rsidRPr="00702EE3">
              <w:rPr>
                <w:rFonts w:ascii="Calibri" w:hAnsi="Calibri"/>
                <w:i/>
                <w:noProof/>
                <w:lang w:val="ro-RO" w:eastAsia="ro-RO"/>
              </w:rPr>
              <w:t xml:space="preserve">înfiinţată în baza Legii nr. </w:t>
            </w:r>
            <w:r w:rsidRPr="00702EE3">
              <w:rPr>
                <w:rFonts w:ascii="Calibri" w:hAnsi="Calibri"/>
                <w:noProof/>
                <w:lang w:val="ro-RO" w:eastAsia="ro-RO"/>
              </w:rPr>
              <w:t>1/ 2005),Cooperativa agricolă (</w:t>
            </w:r>
            <w:r w:rsidRPr="00702EE3">
              <w:rPr>
                <w:rFonts w:ascii="Calibri" w:hAnsi="Calibri"/>
                <w:i/>
                <w:noProof/>
                <w:lang w:val="ro-RO" w:eastAsia="ro-RO"/>
              </w:rPr>
              <w:t>înfiinţată în baza Legii nr. 566/ 2004)</w:t>
            </w:r>
            <w:r w:rsidRPr="00702EE3">
              <w:rPr>
                <w:rFonts w:ascii="Calibri" w:hAnsi="Calibri"/>
                <w:noProof/>
                <w:lang w:val="ro-RO" w:eastAsia="ro-RO"/>
              </w:rPr>
              <w:t xml:space="preserve"> </w:t>
            </w:r>
            <w:r w:rsidRPr="00702EE3">
              <w:rPr>
                <w:rFonts w:ascii="Calibri" w:hAnsi="Calibri" w:cs="Calibri"/>
                <w:noProof/>
              </w:rPr>
              <w:t xml:space="preserve">și Composesoratele, obștile și alte forme asociative de proprietate asupra terenurilor (menţionate în </w:t>
            </w:r>
            <w:r w:rsidRPr="00702EE3">
              <w:rPr>
                <w:rFonts w:ascii="Calibri" w:hAnsi="Calibri" w:cs="Calibri"/>
                <w:i/>
                <w:noProof/>
              </w:rPr>
              <w:lastRenderedPageBreak/>
              <w:t>Legea nr. 1/2000 pentru reconstituirea dreptului de proprietate asupra terenurilor agricole şi celor forestiere</w:t>
            </w:r>
            <w:r w:rsidRPr="00702EE3">
              <w:rPr>
                <w:rFonts w:ascii="Calibri" w:hAnsi="Calibri" w:cs="Calibri"/>
                <w:noProof/>
              </w:rPr>
              <w:t xml:space="preserve">, </w:t>
            </w:r>
            <w:r w:rsidRPr="00702EE3">
              <w:rPr>
                <w:rFonts w:ascii="Calibri" w:hAnsi="Calibri"/>
                <w:noProof/>
                <w:lang w:val="ro-RO" w:eastAsia="ro-RO"/>
              </w:rPr>
              <w:t xml:space="preserve">cu modificările și completările ulterioare, </w:t>
            </w:r>
          </w:p>
          <w:p w14:paraId="04CB28A1" w14:textId="77777777" w:rsidR="0093796B" w:rsidRPr="00702EE3" w:rsidRDefault="0093796B" w:rsidP="004237F5">
            <w:pPr>
              <w:tabs>
                <w:tab w:val="left" w:pos="426"/>
              </w:tabs>
              <w:spacing w:line="276" w:lineRule="auto"/>
              <w:ind w:left="-100"/>
              <w:jc w:val="both"/>
              <w:rPr>
                <w:rFonts w:ascii="Calibri" w:hAnsi="Calibri"/>
                <w:b/>
                <w:bCs/>
                <w:noProof/>
                <w:lang w:val="ro-RO" w:eastAsia="ro-RO"/>
              </w:rPr>
            </w:pPr>
            <w:r w:rsidRPr="00702EE3">
              <w:rPr>
                <w:rFonts w:ascii="Calibri" w:hAnsi="Calibri"/>
                <w:b/>
                <w:noProof/>
                <w:lang w:val="ro-RO"/>
              </w:rPr>
              <w:t>c)Document de înfiinţare</w:t>
            </w:r>
            <w:r w:rsidRPr="00702EE3">
              <w:rPr>
                <w:rFonts w:ascii="Calibri" w:hAnsi="Calibri"/>
                <w:noProof/>
                <w:lang w:val="ro-RO"/>
              </w:rPr>
              <w:t xml:space="preserve"> a Institutelor de cercetare, – dezvoltare, precum și a centrelor, staţiunilor şi unităților de cercetare-dezvoltare  şi didactice </w:t>
            </w:r>
            <w:r w:rsidRPr="00702EE3">
              <w:rPr>
                <w:rFonts w:ascii="Calibri" w:hAnsi="Calibri"/>
                <w:lang w:val="ro-RO"/>
              </w:rPr>
              <w:t>din domeniul agricol</w:t>
            </w:r>
          </w:p>
        </w:tc>
        <w:tc>
          <w:tcPr>
            <w:tcW w:w="716" w:type="pct"/>
          </w:tcPr>
          <w:p w14:paraId="00E25B85" w14:textId="77777777" w:rsidR="0093796B" w:rsidRPr="00702EE3" w:rsidRDefault="0093796B" w:rsidP="004237F5">
            <w:pPr>
              <w:ind w:left="-100"/>
              <w:jc w:val="center"/>
              <w:rPr>
                <w:rFonts w:ascii="Calibri" w:hAnsi="Calibri"/>
                <w:sz w:val="22"/>
                <w:szCs w:val="22"/>
                <w:lang w:val="ro-RO" w:eastAsia="ro-RO"/>
              </w:rPr>
            </w:pPr>
            <w:r w:rsidRPr="00702EE3">
              <w:rPr>
                <w:rFonts w:ascii="Calibri" w:hAnsi="Calibri"/>
                <w:b/>
                <w:noProof/>
                <w:sz w:val="22"/>
                <w:szCs w:val="22"/>
                <w:lang w:val="ro-RO" w:eastAsia="ro-RO"/>
              </w:rPr>
              <w:lastRenderedPageBreak/>
              <w:sym w:font="Wingdings" w:char="F06F"/>
            </w:r>
          </w:p>
          <w:p w14:paraId="06DDA52F" w14:textId="77777777" w:rsidR="0093796B" w:rsidRPr="00702EE3" w:rsidRDefault="0093796B" w:rsidP="004237F5">
            <w:pPr>
              <w:ind w:left="-100"/>
              <w:jc w:val="center"/>
              <w:rPr>
                <w:rFonts w:ascii="Calibri" w:hAnsi="Calibri"/>
                <w:b/>
                <w:noProof/>
                <w:sz w:val="22"/>
                <w:szCs w:val="22"/>
                <w:lang w:val="ro-RO" w:eastAsia="ro-RO"/>
              </w:rPr>
            </w:pPr>
          </w:p>
          <w:p w14:paraId="0016A178" w14:textId="77777777" w:rsidR="0093796B" w:rsidRPr="00702EE3" w:rsidRDefault="0093796B" w:rsidP="004237F5">
            <w:pPr>
              <w:ind w:left="-100"/>
              <w:jc w:val="center"/>
              <w:rPr>
                <w:rFonts w:ascii="Calibri" w:hAnsi="Calibri"/>
                <w:b/>
                <w:noProof/>
                <w:sz w:val="22"/>
                <w:szCs w:val="22"/>
                <w:lang w:val="ro-RO" w:eastAsia="ro-RO"/>
              </w:rPr>
            </w:pPr>
          </w:p>
          <w:p w14:paraId="7F3D29B5" w14:textId="77777777" w:rsidR="0093796B" w:rsidRPr="00702EE3" w:rsidRDefault="0093796B" w:rsidP="004237F5">
            <w:pPr>
              <w:ind w:left="-100"/>
              <w:jc w:val="center"/>
              <w:rPr>
                <w:rFonts w:ascii="Calibri" w:hAnsi="Calibri"/>
                <w:b/>
                <w:noProof/>
                <w:sz w:val="22"/>
                <w:szCs w:val="22"/>
                <w:lang w:val="ro-RO" w:eastAsia="ro-RO"/>
              </w:rPr>
            </w:pPr>
          </w:p>
          <w:p w14:paraId="6875F449" w14:textId="77777777" w:rsidR="0093796B" w:rsidRPr="00702EE3" w:rsidRDefault="0093796B" w:rsidP="004237F5">
            <w:pPr>
              <w:ind w:left="-100"/>
              <w:jc w:val="center"/>
              <w:rPr>
                <w:rFonts w:ascii="Calibri" w:hAnsi="Calibri"/>
                <w:b/>
                <w:noProof/>
                <w:sz w:val="22"/>
                <w:szCs w:val="22"/>
                <w:lang w:val="ro-RO" w:eastAsia="ro-RO"/>
              </w:rPr>
            </w:pPr>
          </w:p>
          <w:p w14:paraId="10297734" w14:textId="77777777" w:rsidR="0093796B" w:rsidRPr="00702EE3" w:rsidRDefault="0093796B" w:rsidP="004237F5">
            <w:pPr>
              <w:ind w:left="-100"/>
              <w:jc w:val="center"/>
              <w:rPr>
                <w:rFonts w:ascii="Calibri" w:hAnsi="Calibri"/>
                <w:b/>
                <w:noProof/>
                <w:sz w:val="22"/>
                <w:szCs w:val="22"/>
                <w:lang w:val="ro-RO" w:eastAsia="ro-RO"/>
              </w:rPr>
            </w:pPr>
          </w:p>
          <w:p w14:paraId="21CEC1D6" w14:textId="1CCFF57A" w:rsidR="0093796B" w:rsidRPr="00702EE3" w:rsidRDefault="0093796B" w:rsidP="004237F5">
            <w:pPr>
              <w:ind w:left="-100"/>
              <w:jc w:val="center"/>
              <w:rPr>
                <w:rFonts w:ascii="Calibri" w:hAnsi="Calibri"/>
                <w:b/>
                <w:noProof/>
                <w:sz w:val="22"/>
                <w:szCs w:val="22"/>
                <w:lang w:val="ro-RO" w:eastAsia="ro-RO"/>
              </w:rPr>
            </w:pPr>
          </w:p>
          <w:p w14:paraId="7109154C" w14:textId="238920D6" w:rsidR="00002FF7" w:rsidRPr="00702EE3" w:rsidRDefault="00002FF7" w:rsidP="004237F5">
            <w:pPr>
              <w:ind w:left="-100"/>
              <w:jc w:val="center"/>
              <w:rPr>
                <w:rFonts w:ascii="Calibri" w:hAnsi="Calibri"/>
                <w:b/>
                <w:noProof/>
                <w:sz w:val="22"/>
                <w:szCs w:val="22"/>
                <w:lang w:val="ro-RO" w:eastAsia="ro-RO"/>
              </w:rPr>
            </w:pPr>
          </w:p>
          <w:p w14:paraId="5EBD71CE" w14:textId="77777777" w:rsidR="00002FF7" w:rsidRPr="00702EE3" w:rsidRDefault="00002FF7" w:rsidP="004237F5">
            <w:pPr>
              <w:ind w:left="-100"/>
              <w:jc w:val="center"/>
              <w:rPr>
                <w:rFonts w:ascii="Calibri" w:hAnsi="Calibri"/>
                <w:b/>
                <w:noProof/>
                <w:sz w:val="22"/>
                <w:szCs w:val="22"/>
                <w:lang w:val="ro-RO" w:eastAsia="ro-RO"/>
              </w:rPr>
            </w:pPr>
          </w:p>
          <w:p w14:paraId="13EEEE36" w14:textId="77777777" w:rsidR="0093796B" w:rsidRPr="00702EE3" w:rsidRDefault="0093796B" w:rsidP="004237F5">
            <w:pPr>
              <w:ind w:left="-100"/>
              <w:jc w:val="center"/>
              <w:rPr>
                <w:rFonts w:ascii="Calibri" w:hAnsi="Calibri"/>
                <w:b/>
                <w:noProof/>
                <w:sz w:val="22"/>
                <w:szCs w:val="22"/>
                <w:lang w:val="ro-RO" w:eastAsia="ro-RO"/>
              </w:rPr>
            </w:pPr>
          </w:p>
          <w:p w14:paraId="50353B53" w14:textId="77777777" w:rsidR="0093796B" w:rsidRPr="00702EE3" w:rsidRDefault="0093796B" w:rsidP="004237F5">
            <w:pPr>
              <w:ind w:left="-100"/>
              <w:jc w:val="center"/>
              <w:rPr>
                <w:rFonts w:ascii="Calibri" w:hAnsi="Calibri"/>
                <w:sz w:val="22"/>
                <w:szCs w:val="22"/>
                <w:lang w:val="ro-RO" w:eastAsia="ro-RO"/>
              </w:rPr>
            </w:pPr>
            <w:r w:rsidRPr="00702EE3">
              <w:rPr>
                <w:rFonts w:ascii="Calibri" w:hAnsi="Calibri"/>
                <w:b/>
                <w:noProof/>
                <w:sz w:val="22"/>
                <w:szCs w:val="22"/>
                <w:lang w:val="ro-RO" w:eastAsia="ro-RO"/>
              </w:rPr>
              <w:sym w:font="Wingdings" w:char="F06F"/>
            </w:r>
          </w:p>
          <w:p w14:paraId="2531B15A" w14:textId="77777777" w:rsidR="0093796B" w:rsidRPr="00702EE3" w:rsidRDefault="0093796B" w:rsidP="004237F5">
            <w:pPr>
              <w:ind w:left="-100"/>
              <w:jc w:val="center"/>
              <w:rPr>
                <w:rFonts w:ascii="Calibri" w:hAnsi="Calibri"/>
                <w:b/>
                <w:noProof/>
                <w:sz w:val="22"/>
                <w:szCs w:val="22"/>
                <w:lang w:val="ro-RO" w:eastAsia="ro-RO"/>
              </w:rPr>
            </w:pPr>
          </w:p>
          <w:p w14:paraId="7E6D8722" w14:textId="69366447" w:rsidR="0093796B" w:rsidRPr="00702EE3" w:rsidRDefault="0093796B" w:rsidP="004237F5">
            <w:pPr>
              <w:ind w:left="-100"/>
              <w:jc w:val="center"/>
              <w:rPr>
                <w:rFonts w:ascii="Calibri" w:hAnsi="Calibri"/>
                <w:b/>
                <w:noProof/>
                <w:sz w:val="22"/>
                <w:szCs w:val="22"/>
                <w:lang w:val="ro-RO" w:eastAsia="ro-RO"/>
              </w:rPr>
            </w:pPr>
          </w:p>
          <w:p w14:paraId="66B1F260" w14:textId="0AC4F765" w:rsidR="00DA4BC1" w:rsidRPr="00702EE3" w:rsidRDefault="00DA4BC1" w:rsidP="004237F5">
            <w:pPr>
              <w:ind w:left="-100"/>
              <w:jc w:val="center"/>
              <w:rPr>
                <w:rFonts w:ascii="Calibri" w:hAnsi="Calibri"/>
                <w:b/>
                <w:noProof/>
                <w:sz w:val="22"/>
                <w:szCs w:val="22"/>
                <w:lang w:val="ro-RO" w:eastAsia="ro-RO"/>
              </w:rPr>
            </w:pPr>
          </w:p>
          <w:p w14:paraId="415393F1" w14:textId="21FA7372" w:rsidR="00DA4BC1" w:rsidRPr="00702EE3" w:rsidRDefault="00DA4BC1" w:rsidP="004237F5">
            <w:pPr>
              <w:ind w:left="-100"/>
              <w:jc w:val="center"/>
              <w:rPr>
                <w:rFonts w:ascii="Calibri" w:hAnsi="Calibri"/>
                <w:b/>
                <w:noProof/>
                <w:sz w:val="22"/>
                <w:szCs w:val="22"/>
                <w:lang w:val="ro-RO" w:eastAsia="ro-RO"/>
              </w:rPr>
            </w:pPr>
          </w:p>
          <w:p w14:paraId="202BA3E6" w14:textId="336D62B7" w:rsidR="00DA4BC1" w:rsidRPr="00702EE3" w:rsidRDefault="00DA4BC1" w:rsidP="004237F5">
            <w:pPr>
              <w:ind w:left="-100"/>
              <w:jc w:val="center"/>
              <w:rPr>
                <w:rFonts w:ascii="Calibri" w:hAnsi="Calibri"/>
                <w:b/>
                <w:noProof/>
                <w:sz w:val="22"/>
                <w:szCs w:val="22"/>
                <w:lang w:val="ro-RO" w:eastAsia="ro-RO"/>
              </w:rPr>
            </w:pPr>
          </w:p>
          <w:p w14:paraId="0670DE86" w14:textId="4A80329F" w:rsidR="00DA4BC1" w:rsidRPr="00702EE3" w:rsidRDefault="00DA4BC1" w:rsidP="004237F5">
            <w:pPr>
              <w:ind w:left="-100"/>
              <w:jc w:val="center"/>
              <w:rPr>
                <w:rFonts w:ascii="Calibri" w:hAnsi="Calibri"/>
                <w:b/>
                <w:noProof/>
                <w:sz w:val="22"/>
                <w:szCs w:val="22"/>
                <w:lang w:val="ro-RO" w:eastAsia="ro-RO"/>
              </w:rPr>
            </w:pPr>
          </w:p>
          <w:p w14:paraId="3322DEDF" w14:textId="7BF7DB0A" w:rsidR="00DA4BC1" w:rsidRPr="00702EE3" w:rsidRDefault="00DA4BC1" w:rsidP="004237F5">
            <w:pPr>
              <w:ind w:left="-100"/>
              <w:jc w:val="center"/>
              <w:rPr>
                <w:rFonts w:ascii="Calibri" w:hAnsi="Calibri"/>
                <w:b/>
                <w:noProof/>
                <w:sz w:val="22"/>
                <w:szCs w:val="22"/>
                <w:lang w:val="ro-RO" w:eastAsia="ro-RO"/>
              </w:rPr>
            </w:pPr>
          </w:p>
          <w:p w14:paraId="6E9AFD26" w14:textId="5D076FE8" w:rsidR="00DA4BC1" w:rsidRPr="00702EE3" w:rsidRDefault="00DA4BC1" w:rsidP="004237F5">
            <w:pPr>
              <w:ind w:left="-100"/>
              <w:jc w:val="center"/>
              <w:rPr>
                <w:rFonts w:ascii="Calibri" w:hAnsi="Calibri"/>
                <w:b/>
                <w:noProof/>
                <w:sz w:val="22"/>
                <w:szCs w:val="22"/>
                <w:lang w:val="ro-RO" w:eastAsia="ro-RO"/>
              </w:rPr>
            </w:pPr>
          </w:p>
          <w:p w14:paraId="015CEF53" w14:textId="4DA34FAF" w:rsidR="00DA4BC1" w:rsidRPr="00702EE3" w:rsidRDefault="00DA4BC1" w:rsidP="004237F5">
            <w:pPr>
              <w:ind w:left="-100"/>
              <w:jc w:val="center"/>
              <w:rPr>
                <w:rFonts w:ascii="Calibri" w:hAnsi="Calibri"/>
                <w:b/>
                <w:noProof/>
                <w:sz w:val="22"/>
                <w:szCs w:val="22"/>
                <w:lang w:val="ro-RO" w:eastAsia="ro-RO"/>
              </w:rPr>
            </w:pPr>
          </w:p>
          <w:p w14:paraId="0D34C73E" w14:textId="6D4F45F8" w:rsidR="00DA4BC1" w:rsidRPr="00702EE3" w:rsidRDefault="00DA4BC1" w:rsidP="004237F5">
            <w:pPr>
              <w:ind w:left="-100"/>
              <w:jc w:val="center"/>
              <w:rPr>
                <w:rFonts w:ascii="Calibri" w:hAnsi="Calibri"/>
                <w:b/>
                <w:noProof/>
                <w:sz w:val="22"/>
                <w:szCs w:val="22"/>
                <w:lang w:val="ro-RO" w:eastAsia="ro-RO"/>
              </w:rPr>
            </w:pPr>
          </w:p>
          <w:p w14:paraId="153C317C" w14:textId="2E68B0D0" w:rsidR="00DA4BC1" w:rsidRPr="00702EE3" w:rsidRDefault="00DA4BC1" w:rsidP="004237F5">
            <w:pPr>
              <w:ind w:left="-100"/>
              <w:jc w:val="center"/>
              <w:rPr>
                <w:rFonts w:ascii="Calibri" w:hAnsi="Calibri"/>
                <w:b/>
                <w:noProof/>
                <w:sz w:val="22"/>
                <w:szCs w:val="22"/>
                <w:lang w:val="ro-RO" w:eastAsia="ro-RO"/>
              </w:rPr>
            </w:pPr>
          </w:p>
          <w:p w14:paraId="0153F003" w14:textId="6CB2BC13" w:rsidR="00DA4BC1" w:rsidRPr="00702EE3" w:rsidRDefault="00DA4BC1" w:rsidP="004237F5">
            <w:pPr>
              <w:ind w:left="-100"/>
              <w:jc w:val="center"/>
              <w:rPr>
                <w:rFonts w:ascii="Calibri" w:hAnsi="Calibri"/>
                <w:b/>
                <w:noProof/>
                <w:sz w:val="22"/>
                <w:szCs w:val="22"/>
                <w:lang w:val="ro-RO" w:eastAsia="ro-RO"/>
              </w:rPr>
            </w:pPr>
          </w:p>
          <w:p w14:paraId="1FE6264E" w14:textId="55266C68" w:rsidR="00DA4BC1" w:rsidRPr="00702EE3" w:rsidRDefault="00DA4BC1" w:rsidP="004237F5">
            <w:pPr>
              <w:ind w:left="-100"/>
              <w:jc w:val="center"/>
              <w:rPr>
                <w:rFonts w:ascii="Calibri" w:hAnsi="Calibri"/>
                <w:b/>
                <w:noProof/>
                <w:sz w:val="22"/>
                <w:szCs w:val="22"/>
                <w:lang w:val="ro-RO" w:eastAsia="ro-RO"/>
              </w:rPr>
            </w:pPr>
          </w:p>
          <w:p w14:paraId="3E19A46D" w14:textId="481B86FE" w:rsidR="00DA4BC1" w:rsidRPr="00702EE3" w:rsidRDefault="00DA4BC1" w:rsidP="004237F5">
            <w:pPr>
              <w:ind w:left="-100"/>
              <w:jc w:val="center"/>
              <w:rPr>
                <w:rFonts w:ascii="Calibri" w:hAnsi="Calibri"/>
                <w:b/>
                <w:noProof/>
                <w:sz w:val="22"/>
                <w:szCs w:val="22"/>
                <w:lang w:val="ro-RO" w:eastAsia="ro-RO"/>
              </w:rPr>
            </w:pPr>
          </w:p>
          <w:p w14:paraId="63169830" w14:textId="5E48AE23" w:rsidR="00DA4BC1" w:rsidRPr="00702EE3" w:rsidRDefault="00DA4BC1" w:rsidP="004237F5">
            <w:pPr>
              <w:ind w:left="-100"/>
              <w:jc w:val="center"/>
              <w:rPr>
                <w:rFonts w:ascii="Calibri" w:hAnsi="Calibri"/>
                <w:b/>
                <w:noProof/>
                <w:sz w:val="22"/>
                <w:szCs w:val="22"/>
                <w:lang w:val="ro-RO" w:eastAsia="ro-RO"/>
              </w:rPr>
            </w:pPr>
          </w:p>
          <w:p w14:paraId="254D6AE1" w14:textId="77777777" w:rsidR="00DA4BC1" w:rsidRPr="00702EE3" w:rsidRDefault="00DA4BC1" w:rsidP="004237F5">
            <w:pPr>
              <w:ind w:left="-100"/>
              <w:jc w:val="center"/>
              <w:rPr>
                <w:rFonts w:ascii="Calibri" w:hAnsi="Calibri"/>
                <w:b/>
                <w:noProof/>
                <w:sz w:val="22"/>
                <w:szCs w:val="22"/>
                <w:lang w:val="ro-RO" w:eastAsia="ro-RO"/>
              </w:rPr>
            </w:pPr>
          </w:p>
          <w:p w14:paraId="4AE62175" w14:textId="77777777" w:rsidR="0093796B" w:rsidRPr="00702EE3" w:rsidRDefault="0093796B" w:rsidP="004237F5">
            <w:pPr>
              <w:ind w:left="-100"/>
              <w:jc w:val="center"/>
              <w:rPr>
                <w:rFonts w:ascii="Calibri" w:hAnsi="Calibri"/>
                <w:b/>
                <w:noProof/>
                <w:sz w:val="22"/>
                <w:szCs w:val="22"/>
                <w:lang w:val="ro-RO" w:eastAsia="ro-RO"/>
              </w:rPr>
            </w:pPr>
          </w:p>
          <w:p w14:paraId="799E53F3" w14:textId="77777777" w:rsidR="0093796B" w:rsidRPr="00702EE3" w:rsidRDefault="0093796B" w:rsidP="004237F5">
            <w:pPr>
              <w:ind w:left="-100"/>
              <w:jc w:val="center"/>
              <w:rPr>
                <w:rFonts w:ascii="Calibri" w:hAnsi="Calibri"/>
                <w:sz w:val="22"/>
                <w:szCs w:val="22"/>
                <w:lang w:val="ro-RO" w:eastAsia="ro-RO"/>
              </w:rPr>
            </w:pPr>
            <w:r w:rsidRPr="00702EE3">
              <w:rPr>
                <w:rFonts w:ascii="Calibri" w:hAnsi="Calibri"/>
                <w:b/>
                <w:noProof/>
                <w:sz w:val="22"/>
                <w:szCs w:val="22"/>
                <w:lang w:val="ro-RO" w:eastAsia="ro-RO"/>
              </w:rPr>
              <w:sym w:font="Wingdings" w:char="F06F"/>
            </w:r>
          </w:p>
        </w:tc>
        <w:tc>
          <w:tcPr>
            <w:tcW w:w="636" w:type="pct"/>
          </w:tcPr>
          <w:p w14:paraId="4A07984C" w14:textId="77777777" w:rsidR="0093796B" w:rsidRPr="00702EE3" w:rsidRDefault="0093796B" w:rsidP="004237F5">
            <w:pPr>
              <w:ind w:left="-100"/>
              <w:jc w:val="center"/>
              <w:rPr>
                <w:rFonts w:ascii="Calibri" w:hAnsi="Calibri"/>
                <w:sz w:val="22"/>
                <w:szCs w:val="22"/>
                <w:lang w:val="ro-RO" w:eastAsia="ro-RO"/>
              </w:rPr>
            </w:pPr>
            <w:r w:rsidRPr="00702EE3">
              <w:rPr>
                <w:rFonts w:ascii="Calibri" w:hAnsi="Calibri"/>
                <w:b/>
                <w:noProof/>
                <w:sz w:val="22"/>
                <w:szCs w:val="22"/>
                <w:lang w:val="ro-RO" w:eastAsia="ro-RO"/>
              </w:rPr>
              <w:lastRenderedPageBreak/>
              <w:sym w:font="Wingdings" w:char="F06F"/>
            </w:r>
          </w:p>
          <w:p w14:paraId="206A81BD" w14:textId="77777777" w:rsidR="0093796B" w:rsidRPr="00702EE3" w:rsidRDefault="0093796B" w:rsidP="004237F5">
            <w:pPr>
              <w:ind w:left="-100"/>
              <w:jc w:val="center"/>
              <w:rPr>
                <w:rFonts w:ascii="Calibri" w:hAnsi="Calibri"/>
                <w:b/>
                <w:noProof/>
                <w:sz w:val="22"/>
                <w:szCs w:val="22"/>
                <w:lang w:val="ro-RO" w:eastAsia="ro-RO"/>
              </w:rPr>
            </w:pPr>
          </w:p>
          <w:p w14:paraId="30FFF93E" w14:textId="77777777" w:rsidR="0093796B" w:rsidRPr="00702EE3" w:rsidRDefault="0093796B" w:rsidP="004237F5">
            <w:pPr>
              <w:ind w:left="-100"/>
              <w:jc w:val="center"/>
              <w:rPr>
                <w:rFonts w:ascii="Calibri" w:hAnsi="Calibri"/>
                <w:b/>
                <w:noProof/>
                <w:sz w:val="22"/>
                <w:szCs w:val="22"/>
                <w:lang w:val="ro-RO" w:eastAsia="ro-RO"/>
              </w:rPr>
            </w:pPr>
          </w:p>
          <w:p w14:paraId="6709813C" w14:textId="77777777" w:rsidR="0093796B" w:rsidRPr="00702EE3" w:rsidRDefault="0093796B" w:rsidP="004237F5">
            <w:pPr>
              <w:ind w:left="-100"/>
              <w:jc w:val="center"/>
              <w:rPr>
                <w:rFonts w:ascii="Calibri" w:hAnsi="Calibri"/>
                <w:b/>
                <w:noProof/>
                <w:sz w:val="22"/>
                <w:szCs w:val="22"/>
                <w:lang w:val="ro-RO" w:eastAsia="ro-RO"/>
              </w:rPr>
            </w:pPr>
          </w:p>
          <w:p w14:paraId="72AFC019" w14:textId="77777777" w:rsidR="0093796B" w:rsidRPr="00702EE3" w:rsidRDefault="0093796B" w:rsidP="004237F5">
            <w:pPr>
              <w:ind w:left="-100"/>
              <w:jc w:val="center"/>
              <w:rPr>
                <w:rFonts w:ascii="Calibri" w:hAnsi="Calibri"/>
                <w:b/>
                <w:noProof/>
                <w:sz w:val="22"/>
                <w:szCs w:val="22"/>
                <w:lang w:val="ro-RO" w:eastAsia="ro-RO"/>
              </w:rPr>
            </w:pPr>
          </w:p>
          <w:p w14:paraId="5B696F19" w14:textId="77777777" w:rsidR="0093796B" w:rsidRPr="00702EE3" w:rsidRDefault="0093796B" w:rsidP="004237F5">
            <w:pPr>
              <w:ind w:left="-100"/>
              <w:jc w:val="center"/>
              <w:rPr>
                <w:rFonts w:ascii="Calibri" w:hAnsi="Calibri"/>
                <w:b/>
                <w:noProof/>
                <w:sz w:val="22"/>
                <w:szCs w:val="22"/>
                <w:lang w:val="ro-RO" w:eastAsia="ro-RO"/>
              </w:rPr>
            </w:pPr>
          </w:p>
          <w:p w14:paraId="76D80133" w14:textId="77777777" w:rsidR="0093796B" w:rsidRPr="00702EE3" w:rsidRDefault="0093796B" w:rsidP="004237F5">
            <w:pPr>
              <w:ind w:left="-100"/>
              <w:jc w:val="center"/>
              <w:rPr>
                <w:rFonts w:ascii="Calibri" w:hAnsi="Calibri"/>
                <w:b/>
                <w:noProof/>
                <w:sz w:val="22"/>
                <w:szCs w:val="22"/>
                <w:lang w:val="ro-RO" w:eastAsia="ro-RO"/>
              </w:rPr>
            </w:pPr>
          </w:p>
          <w:p w14:paraId="57B2E9AD" w14:textId="742ABEC3" w:rsidR="0093796B" w:rsidRPr="00702EE3" w:rsidRDefault="0093796B" w:rsidP="004237F5">
            <w:pPr>
              <w:ind w:left="-100"/>
              <w:jc w:val="center"/>
              <w:rPr>
                <w:rFonts w:ascii="Calibri" w:hAnsi="Calibri"/>
                <w:b/>
                <w:noProof/>
                <w:sz w:val="22"/>
                <w:szCs w:val="22"/>
                <w:lang w:val="ro-RO" w:eastAsia="ro-RO"/>
              </w:rPr>
            </w:pPr>
          </w:p>
          <w:p w14:paraId="26E53BAC" w14:textId="6F9FE1C9" w:rsidR="00002FF7" w:rsidRPr="00702EE3" w:rsidRDefault="00002FF7" w:rsidP="004237F5">
            <w:pPr>
              <w:ind w:left="-100"/>
              <w:jc w:val="center"/>
              <w:rPr>
                <w:rFonts w:ascii="Calibri" w:hAnsi="Calibri"/>
                <w:b/>
                <w:noProof/>
                <w:sz w:val="22"/>
                <w:szCs w:val="22"/>
                <w:lang w:val="ro-RO" w:eastAsia="ro-RO"/>
              </w:rPr>
            </w:pPr>
          </w:p>
          <w:p w14:paraId="63A5D04E" w14:textId="77777777" w:rsidR="00002FF7" w:rsidRPr="00702EE3" w:rsidRDefault="00002FF7" w:rsidP="004237F5">
            <w:pPr>
              <w:ind w:left="-100"/>
              <w:jc w:val="center"/>
              <w:rPr>
                <w:rFonts w:ascii="Calibri" w:hAnsi="Calibri"/>
                <w:b/>
                <w:noProof/>
                <w:sz w:val="22"/>
                <w:szCs w:val="22"/>
                <w:lang w:val="ro-RO" w:eastAsia="ro-RO"/>
              </w:rPr>
            </w:pPr>
          </w:p>
          <w:p w14:paraId="05BB7E46" w14:textId="77777777" w:rsidR="0093796B" w:rsidRPr="00702EE3" w:rsidRDefault="0093796B" w:rsidP="004237F5">
            <w:pPr>
              <w:ind w:left="-100"/>
              <w:jc w:val="center"/>
              <w:rPr>
                <w:rFonts w:ascii="Calibri" w:hAnsi="Calibri"/>
                <w:sz w:val="22"/>
                <w:szCs w:val="22"/>
                <w:lang w:val="ro-RO" w:eastAsia="ro-RO"/>
              </w:rPr>
            </w:pPr>
            <w:r w:rsidRPr="00702EE3">
              <w:rPr>
                <w:rFonts w:ascii="Calibri" w:hAnsi="Calibri"/>
                <w:b/>
                <w:noProof/>
                <w:sz w:val="22"/>
                <w:szCs w:val="22"/>
                <w:lang w:val="ro-RO" w:eastAsia="ro-RO"/>
              </w:rPr>
              <w:sym w:font="Wingdings" w:char="F06F"/>
            </w:r>
          </w:p>
          <w:p w14:paraId="04E7F08A" w14:textId="77777777" w:rsidR="0093796B" w:rsidRPr="00702EE3" w:rsidRDefault="0093796B" w:rsidP="004237F5">
            <w:pPr>
              <w:ind w:left="-100"/>
              <w:jc w:val="center"/>
              <w:rPr>
                <w:rFonts w:ascii="Calibri" w:hAnsi="Calibri"/>
                <w:b/>
                <w:noProof/>
                <w:sz w:val="22"/>
                <w:szCs w:val="22"/>
                <w:lang w:val="ro-RO" w:eastAsia="ro-RO"/>
              </w:rPr>
            </w:pPr>
          </w:p>
          <w:p w14:paraId="51039EF2" w14:textId="4E7CAFDB" w:rsidR="0093796B" w:rsidRPr="00702EE3" w:rsidRDefault="0093796B" w:rsidP="004237F5">
            <w:pPr>
              <w:ind w:left="-100"/>
              <w:jc w:val="center"/>
              <w:rPr>
                <w:rFonts w:ascii="Calibri" w:hAnsi="Calibri"/>
                <w:b/>
                <w:noProof/>
                <w:sz w:val="22"/>
                <w:szCs w:val="22"/>
                <w:lang w:val="ro-RO" w:eastAsia="ro-RO"/>
              </w:rPr>
            </w:pPr>
          </w:p>
          <w:p w14:paraId="20734F2F" w14:textId="6BC19C4E" w:rsidR="00DA4BC1" w:rsidRPr="00702EE3" w:rsidRDefault="00DA4BC1" w:rsidP="004237F5">
            <w:pPr>
              <w:ind w:left="-100"/>
              <w:jc w:val="center"/>
              <w:rPr>
                <w:rFonts w:ascii="Calibri" w:hAnsi="Calibri"/>
                <w:b/>
                <w:noProof/>
                <w:sz w:val="22"/>
                <w:szCs w:val="22"/>
                <w:lang w:val="ro-RO" w:eastAsia="ro-RO"/>
              </w:rPr>
            </w:pPr>
          </w:p>
          <w:p w14:paraId="7D965ABD" w14:textId="4B7B0DCB" w:rsidR="00DA4BC1" w:rsidRPr="00702EE3" w:rsidRDefault="00DA4BC1" w:rsidP="004237F5">
            <w:pPr>
              <w:ind w:left="-100"/>
              <w:jc w:val="center"/>
              <w:rPr>
                <w:rFonts w:ascii="Calibri" w:hAnsi="Calibri"/>
                <w:b/>
                <w:noProof/>
                <w:sz w:val="22"/>
                <w:szCs w:val="22"/>
                <w:lang w:val="ro-RO" w:eastAsia="ro-RO"/>
              </w:rPr>
            </w:pPr>
          </w:p>
          <w:p w14:paraId="4ACD0EB2" w14:textId="4E708324" w:rsidR="00DA4BC1" w:rsidRPr="00702EE3" w:rsidRDefault="00DA4BC1" w:rsidP="004237F5">
            <w:pPr>
              <w:ind w:left="-100"/>
              <w:jc w:val="center"/>
              <w:rPr>
                <w:rFonts w:ascii="Calibri" w:hAnsi="Calibri"/>
                <w:b/>
                <w:noProof/>
                <w:sz w:val="22"/>
                <w:szCs w:val="22"/>
                <w:lang w:val="ro-RO" w:eastAsia="ro-RO"/>
              </w:rPr>
            </w:pPr>
          </w:p>
          <w:p w14:paraId="4D63E86D" w14:textId="475DAEC1" w:rsidR="00DA4BC1" w:rsidRPr="00702EE3" w:rsidRDefault="00DA4BC1" w:rsidP="004237F5">
            <w:pPr>
              <w:ind w:left="-100"/>
              <w:jc w:val="center"/>
              <w:rPr>
                <w:rFonts w:ascii="Calibri" w:hAnsi="Calibri"/>
                <w:b/>
                <w:noProof/>
                <w:sz w:val="22"/>
                <w:szCs w:val="22"/>
                <w:lang w:val="ro-RO" w:eastAsia="ro-RO"/>
              </w:rPr>
            </w:pPr>
          </w:p>
          <w:p w14:paraId="70060F82" w14:textId="54843BDA" w:rsidR="00DA4BC1" w:rsidRPr="00702EE3" w:rsidRDefault="00DA4BC1" w:rsidP="004237F5">
            <w:pPr>
              <w:ind w:left="-100"/>
              <w:jc w:val="center"/>
              <w:rPr>
                <w:rFonts w:ascii="Calibri" w:hAnsi="Calibri"/>
                <w:b/>
                <w:noProof/>
                <w:sz w:val="22"/>
                <w:szCs w:val="22"/>
                <w:lang w:val="ro-RO" w:eastAsia="ro-RO"/>
              </w:rPr>
            </w:pPr>
          </w:p>
          <w:p w14:paraId="6FF90231" w14:textId="680E327A" w:rsidR="00DA4BC1" w:rsidRPr="00702EE3" w:rsidRDefault="00DA4BC1" w:rsidP="004237F5">
            <w:pPr>
              <w:ind w:left="-100"/>
              <w:jc w:val="center"/>
              <w:rPr>
                <w:rFonts w:ascii="Calibri" w:hAnsi="Calibri"/>
                <w:b/>
                <w:noProof/>
                <w:sz w:val="22"/>
                <w:szCs w:val="22"/>
                <w:lang w:val="ro-RO" w:eastAsia="ro-RO"/>
              </w:rPr>
            </w:pPr>
          </w:p>
          <w:p w14:paraId="03B36CFB" w14:textId="1941F0D8" w:rsidR="00DA4BC1" w:rsidRPr="00702EE3" w:rsidRDefault="00DA4BC1" w:rsidP="004237F5">
            <w:pPr>
              <w:ind w:left="-100"/>
              <w:jc w:val="center"/>
              <w:rPr>
                <w:rFonts w:ascii="Calibri" w:hAnsi="Calibri"/>
                <w:b/>
                <w:noProof/>
                <w:sz w:val="22"/>
                <w:szCs w:val="22"/>
                <w:lang w:val="ro-RO" w:eastAsia="ro-RO"/>
              </w:rPr>
            </w:pPr>
          </w:p>
          <w:p w14:paraId="11C14A57" w14:textId="008ED1B0" w:rsidR="00DA4BC1" w:rsidRPr="00702EE3" w:rsidRDefault="00DA4BC1" w:rsidP="004237F5">
            <w:pPr>
              <w:ind w:left="-100"/>
              <w:jc w:val="center"/>
              <w:rPr>
                <w:rFonts w:ascii="Calibri" w:hAnsi="Calibri"/>
                <w:b/>
                <w:noProof/>
                <w:sz w:val="22"/>
                <w:szCs w:val="22"/>
                <w:lang w:val="ro-RO" w:eastAsia="ro-RO"/>
              </w:rPr>
            </w:pPr>
          </w:p>
          <w:p w14:paraId="020F019E" w14:textId="15F16878" w:rsidR="00DA4BC1" w:rsidRPr="00702EE3" w:rsidRDefault="00DA4BC1" w:rsidP="004237F5">
            <w:pPr>
              <w:ind w:left="-100"/>
              <w:jc w:val="center"/>
              <w:rPr>
                <w:rFonts w:ascii="Calibri" w:hAnsi="Calibri"/>
                <w:b/>
                <w:noProof/>
                <w:sz w:val="22"/>
                <w:szCs w:val="22"/>
                <w:lang w:val="ro-RO" w:eastAsia="ro-RO"/>
              </w:rPr>
            </w:pPr>
          </w:p>
          <w:p w14:paraId="69418C92" w14:textId="3FDEB9CD" w:rsidR="00DA4BC1" w:rsidRPr="00702EE3" w:rsidRDefault="00DA4BC1" w:rsidP="004237F5">
            <w:pPr>
              <w:ind w:left="-100"/>
              <w:jc w:val="center"/>
              <w:rPr>
                <w:rFonts w:ascii="Calibri" w:hAnsi="Calibri"/>
                <w:b/>
                <w:noProof/>
                <w:sz w:val="22"/>
                <w:szCs w:val="22"/>
                <w:lang w:val="ro-RO" w:eastAsia="ro-RO"/>
              </w:rPr>
            </w:pPr>
          </w:p>
          <w:p w14:paraId="5E8AD58C" w14:textId="50877E5D" w:rsidR="00DA4BC1" w:rsidRPr="00702EE3" w:rsidRDefault="00DA4BC1" w:rsidP="004237F5">
            <w:pPr>
              <w:ind w:left="-100"/>
              <w:jc w:val="center"/>
              <w:rPr>
                <w:rFonts w:ascii="Calibri" w:hAnsi="Calibri"/>
                <w:b/>
                <w:noProof/>
                <w:sz w:val="22"/>
                <w:szCs w:val="22"/>
                <w:lang w:val="ro-RO" w:eastAsia="ro-RO"/>
              </w:rPr>
            </w:pPr>
          </w:p>
          <w:p w14:paraId="79079491" w14:textId="1D92227D" w:rsidR="00DA4BC1" w:rsidRPr="00702EE3" w:rsidRDefault="00DA4BC1" w:rsidP="004237F5">
            <w:pPr>
              <w:ind w:left="-100"/>
              <w:jc w:val="center"/>
              <w:rPr>
                <w:rFonts w:ascii="Calibri" w:hAnsi="Calibri"/>
                <w:b/>
                <w:noProof/>
                <w:sz w:val="22"/>
                <w:szCs w:val="22"/>
                <w:lang w:val="ro-RO" w:eastAsia="ro-RO"/>
              </w:rPr>
            </w:pPr>
          </w:p>
          <w:p w14:paraId="0A41E3CA" w14:textId="11E49BB5" w:rsidR="00DA4BC1" w:rsidRPr="00702EE3" w:rsidRDefault="00DA4BC1" w:rsidP="004237F5">
            <w:pPr>
              <w:ind w:left="-100"/>
              <w:jc w:val="center"/>
              <w:rPr>
                <w:rFonts w:ascii="Calibri" w:hAnsi="Calibri"/>
                <w:b/>
                <w:noProof/>
                <w:sz w:val="22"/>
                <w:szCs w:val="22"/>
                <w:lang w:val="ro-RO" w:eastAsia="ro-RO"/>
              </w:rPr>
            </w:pPr>
          </w:p>
          <w:p w14:paraId="0A36339E" w14:textId="77777777" w:rsidR="00DA4BC1" w:rsidRPr="00702EE3" w:rsidRDefault="00DA4BC1" w:rsidP="004237F5">
            <w:pPr>
              <w:ind w:left="-100"/>
              <w:jc w:val="center"/>
              <w:rPr>
                <w:rFonts w:ascii="Calibri" w:hAnsi="Calibri"/>
                <w:b/>
                <w:noProof/>
                <w:sz w:val="22"/>
                <w:szCs w:val="22"/>
                <w:lang w:val="ro-RO" w:eastAsia="ro-RO"/>
              </w:rPr>
            </w:pPr>
          </w:p>
          <w:p w14:paraId="12F58854" w14:textId="77777777" w:rsidR="0093796B" w:rsidRPr="00702EE3" w:rsidRDefault="0093796B" w:rsidP="004237F5">
            <w:pPr>
              <w:ind w:left="-100"/>
              <w:jc w:val="center"/>
              <w:rPr>
                <w:rFonts w:ascii="Calibri" w:hAnsi="Calibri"/>
                <w:b/>
                <w:noProof/>
                <w:sz w:val="22"/>
                <w:szCs w:val="22"/>
                <w:lang w:val="ro-RO" w:eastAsia="ro-RO"/>
              </w:rPr>
            </w:pPr>
          </w:p>
          <w:p w14:paraId="707BACE5" w14:textId="77777777" w:rsidR="0093796B" w:rsidRPr="00702EE3" w:rsidRDefault="0093796B" w:rsidP="004237F5">
            <w:pPr>
              <w:ind w:left="-100"/>
              <w:jc w:val="center"/>
              <w:rPr>
                <w:rFonts w:ascii="Calibri" w:hAnsi="Calibri"/>
                <w:sz w:val="22"/>
                <w:szCs w:val="22"/>
                <w:lang w:val="ro-RO" w:eastAsia="ro-RO"/>
              </w:rPr>
            </w:pPr>
            <w:r w:rsidRPr="00702EE3">
              <w:rPr>
                <w:rFonts w:ascii="Calibri" w:hAnsi="Calibri"/>
                <w:b/>
                <w:noProof/>
                <w:sz w:val="22"/>
                <w:szCs w:val="22"/>
                <w:lang w:val="ro-RO" w:eastAsia="ro-RO"/>
              </w:rPr>
              <w:sym w:font="Wingdings" w:char="F06F"/>
            </w:r>
          </w:p>
        </w:tc>
        <w:tc>
          <w:tcPr>
            <w:tcW w:w="557" w:type="pct"/>
          </w:tcPr>
          <w:p w14:paraId="53A4B7BD" w14:textId="77777777" w:rsidR="0093796B" w:rsidRPr="00702EE3" w:rsidRDefault="0093796B" w:rsidP="004237F5">
            <w:pPr>
              <w:ind w:left="-100"/>
              <w:jc w:val="center"/>
              <w:rPr>
                <w:rFonts w:ascii="Calibri" w:hAnsi="Calibri"/>
                <w:sz w:val="22"/>
                <w:szCs w:val="22"/>
                <w:lang w:val="ro-RO" w:eastAsia="ro-RO"/>
              </w:rPr>
            </w:pPr>
            <w:r w:rsidRPr="00702EE3">
              <w:rPr>
                <w:rFonts w:ascii="Calibri" w:hAnsi="Calibri"/>
                <w:b/>
                <w:noProof/>
                <w:sz w:val="22"/>
                <w:szCs w:val="22"/>
                <w:lang w:val="ro-RO" w:eastAsia="ro-RO"/>
              </w:rPr>
              <w:lastRenderedPageBreak/>
              <w:sym w:font="Wingdings" w:char="F06F"/>
            </w:r>
          </w:p>
          <w:p w14:paraId="7129B2E3" w14:textId="77777777" w:rsidR="0093796B" w:rsidRPr="00702EE3" w:rsidRDefault="0093796B" w:rsidP="004237F5">
            <w:pPr>
              <w:ind w:left="-100"/>
              <w:jc w:val="center"/>
              <w:rPr>
                <w:rFonts w:ascii="Calibri" w:hAnsi="Calibri"/>
                <w:b/>
                <w:noProof/>
                <w:sz w:val="22"/>
                <w:szCs w:val="22"/>
                <w:lang w:val="ro-RO" w:eastAsia="ro-RO"/>
              </w:rPr>
            </w:pPr>
          </w:p>
          <w:p w14:paraId="67C09783" w14:textId="77777777" w:rsidR="0093796B" w:rsidRPr="00702EE3" w:rsidRDefault="0093796B" w:rsidP="004237F5">
            <w:pPr>
              <w:ind w:left="-100"/>
              <w:jc w:val="center"/>
              <w:rPr>
                <w:rFonts w:ascii="Calibri" w:hAnsi="Calibri"/>
                <w:b/>
                <w:noProof/>
                <w:sz w:val="22"/>
                <w:szCs w:val="22"/>
                <w:lang w:val="ro-RO" w:eastAsia="ro-RO"/>
              </w:rPr>
            </w:pPr>
          </w:p>
          <w:p w14:paraId="62816FE7" w14:textId="77777777" w:rsidR="0093796B" w:rsidRPr="00702EE3" w:rsidRDefault="0093796B" w:rsidP="004237F5">
            <w:pPr>
              <w:ind w:left="-100"/>
              <w:jc w:val="center"/>
              <w:rPr>
                <w:rFonts w:ascii="Calibri" w:hAnsi="Calibri"/>
                <w:b/>
                <w:noProof/>
                <w:sz w:val="22"/>
                <w:szCs w:val="22"/>
                <w:lang w:val="ro-RO" w:eastAsia="ro-RO"/>
              </w:rPr>
            </w:pPr>
          </w:p>
          <w:p w14:paraId="1AAEDFAA" w14:textId="77777777" w:rsidR="0093796B" w:rsidRPr="00702EE3" w:rsidRDefault="0093796B" w:rsidP="004237F5">
            <w:pPr>
              <w:ind w:left="-100"/>
              <w:jc w:val="center"/>
              <w:rPr>
                <w:rFonts w:ascii="Calibri" w:hAnsi="Calibri"/>
                <w:b/>
                <w:noProof/>
                <w:sz w:val="22"/>
                <w:szCs w:val="22"/>
                <w:lang w:val="ro-RO" w:eastAsia="ro-RO"/>
              </w:rPr>
            </w:pPr>
          </w:p>
          <w:p w14:paraId="41C74211" w14:textId="77777777" w:rsidR="0093796B" w:rsidRPr="00702EE3" w:rsidRDefault="0093796B" w:rsidP="004237F5">
            <w:pPr>
              <w:ind w:left="-100"/>
              <w:jc w:val="center"/>
              <w:rPr>
                <w:rFonts w:ascii="Calibri" w:hAnsi="Calibri"/>
                <w:b/>
                <w:noProof/>
                <w:sz w:val="22"/>
                <w:szCs w:val="22"/>
                <w:lang w:val="ro-RO" w:eastAsia="ro-RO"/>
              </w:rPr>
            </w:pPr>
          </w:p>
          <w:p w14:paraId="143E60B1" w14:textId="77777777" w:rsidR="0093796B" w:rsidRPr="00702EE3" w:rsidRDefault="0093796B" w:rsidP="004237F5">
            <w:pPr>
              <w:ind w:left="-100"/>
              <w:jc w:val="center"/>
              <w:rPr>
                <w:rFonts w:ascii="Calibri" w:hAnsi="Calibri"/>
                <w:b/>
                <w:noProof/>
                <w:sz w:val="22"/>
                <w:szCs w:val="22"/>
                <w:lang w:val="ro-RO" w:eastAsia="ro-RO"/>
              </w:rPr>
            </w:pPr>
          </w:p>
          <w:p w14:paraId="381029F6" w14:textId="77777777" w:rsidR="0093796B" w:rsidRPr="00702EE3" w:rsidRDefault="0093796B" w:rsidP="004237F5">
            <w:pPr>
              <w:ind w:left="-100"/>
              <w:jc w:val="center"/>
              <w:rPr>
                <w:rFonts w:ascii="Calibri" w:hAnsi="Calibri"/>
                <w:b/>
                <w:noProof/>
                <w:sz w:val="22"/>
                <w:szCs w:val="22"/>
                <w:lang w:val="ro-RO" w:eastAsia="ro-RO"/>
              </w:rPr>
            </w:pPr>
          </w:p>
          <w:p w14:paraId="63576BD6" w14:textId="77777777" w:rsidR="00002FF7" w:rsidRPr="00702EE3" w:rsidRDefault="00002FF7" w:rsidP="004237F5">
            <w:pPr>
              <w:ind w:left="-100"/>
              <w:jc w:val="center"/>
              <w:rPr>
                <w:rFonts w:ascii="Calibri" w:hAnsi="Calibri"/>
                <w:b/>
                <w:noProof/>
                <w:sz w:val="22"/>
                <w:szCs w:val="22"/>
                <w:lang w:val="ro-RO" w:eastAsia="ro-RO"/>
              </w:rPr>
            </w:pPr>
          </w:p>
          <w:p w14:paraId="232C19D4" w14:textId="77777777" w:rsidR="00002FF7" w:rsidRPr="00702EE3" w:rsidRDefault="00002FF7" w:rsidP="004237F5">
            <w:pPr>
              <w:ind w:left="-100"/>
              <w:jc w:val="center"/>
              <w:rPr>
                <w:rFonts w:ascii="Calibri" w:hAnsi="Calibri"/>
                <w:b/>
                <w:noProof/>
                <w:sz w:val="22"/>
                <w:szCs w:val="22"/>
                <w:lang w:val="ro-RO" w:eastAsia="ro-RO"/>
              </w:rPr>
            </w:pPr>
          </w:p>
          <w:p w14:paraId="5F269D07" w14:textId="74F62D13" w:rsidR="0093796B" w:rsidRPr="00702EE3" w:rsidRDefault="0093796B" w:rsidP="004237F5">
            <w:pPr>
              <w:ind w:left="-100"/>
              <w:jc w:val="center"/>
              <w:rPr>
                <w:rFonts w:ascii="Calibri" w:hAnsi="Calibri"/>
                <w:sz w:val="22"/>
                <w:szCs w:val="22"/>
                <w:lang w:val="ro-RO" w:eastAsia="ro-RO"/>
              </w:rPr>
            </w:pPr>
            <w:r w:rsidRPr="00702EE3">
              <w:rPr>
                <w:rFonts w:ascii="Calibri" w:hAnsi="Calibri"/>
                <w:b/>
                <w:noProof/>
                <w:sz w:val="22"/>
                <w:szCs w:val="22"/>
                <w:lang w:val="ro-RO" w:eastAsia="ro-RO"/>
              </w:rPr>
              <w:sym w:font="Wingdings" w:char="F06F"/>
            </w:r>
          </w:p>
          <w:p w14:paraId="67630D80" w14:textId="77777777" w:rsidR="0093796B" w:rsidRPr="00702EE3" w:rsidRDefault="0093796B" w:rsidP="004237F5">
            <w:pPr>
              <w:ind w:left="-100"/>
              <w:jc w:val="center"/>
              <w:rPr>
                <w:rFonts w:ascii="Calibri" w:hAnsi="Calibri"/>
                <w:b/>
                <w:noProof/>
                <w:sz w:val="22"/>
                <w:szCs w:val="22"/>
                <w:lang w:val="ro-RO" w:eastAsia="ro-RO"/>
              </w:rPr>
            </w:pPr>
          </w:p>
          <w:p w14:paraId="5E09E048" w14:textId="60D02E2D" w:rsidR="0093796B" w:rsidRPr="00702EE3" w:rsidRDefault="0093796B" w:rsidP="004237F5">
            <w:pPr>
              <w:ind w:left="-100"/>
              <w:jc w:val="center"/>
              <w:rPr>
                <w:rFonts w:ascii="Calibri" w:hAnsi="Calibri"/>
                <w:b/>
                <w:noProof/>
                <w:sz w:val="22"/>
                <w:szCs w:val="22"/>
                <w:lang w:val="ro-RO" w:eastAsia="ro-RO"/>
              </w:rPr>
            </w:pPr>
          </w:p>
          <w:p w14:paraId="2D885382" w14:textId="5A682335" w:rsidR="00DA4BC1" w:rsidRPr="00702EE3" w:rsidRDefault="00DA4BC1" w:rsidP="004237F5">
            <w:pPr>
              <w:ind w:left="-100"/>
              <w:jc w:val="center"/>
              <w:rPr>
                <w:rFonts w:ascii="Calibri" w:hAnsi="Calibri"/>
                <w:b/>
                <w:noProof/>
                <w:sz w:val="22"/>
                <w:szCs w:val="22"/>
                <w:lang w:val="ro-RO" w:eastAsia="ro-RO"/>
              </w:rPr>
            </w:pPr>
          </w:p>
          <w:p w14:paraId="681B8CF5" w14:textId="08E8FCDD" w:rsidR="00DA4BC1" w:rsidRPr="00702EE3" w:rsidRDefault="00DA4BC1" w:rsidP="004237F5">
            <w:pPr>
              <w:ind w:left="-100"/>
              <w:jc w:val="center"/>
              <w:rPr>
                <w:rFonts w:ascii="Calibri" w:hAnsi="Calibri"/>
                <w:b/>
                <w:noProof/>
                <w:sz w:val="22"/>
                <w:szCs w:val="22"/>
                <w:lang w:val="ro-RO" w:eastAsia="ro-RO"/>
              </w:rPr>
            </w:pPr>
          </w:p>
          <w:p w14:paraId="6D396B52" w14:textId="5AD3B975" w:rsidR="00DA4BC1" w:rsidRPr="00702EE3" w:rsidRDefault="00DA4BC1" w:rsidP="004237F5">
            <w:pPr>
              <w:ind w:left="-100"/>
              <w:jc w:val="center"/>
              <w:rPr>
                <w:rFonts w:ascii="Calibri" w:hAnsi="Calibri"/>
                <w:b/>
                <w:noProof/>
                <w:sz w:val="22"/>
                <w:szCs w:val="22"/>
                <w:lang w:val="ro-RO" w:eastAsia="ro-RO"/>
              </w:rPr>
            </w:pPr>
          </w:p>
          <w:p w14:paraId="077E9E17" w14:textId="33708DFC" w:rsidR="00DA4BC1" w:rsidRPr="00702EE3" w:rsidRDefault="00DA4BC1" w:rsidP="004237F5">
            <w:pPr>
              <w:ind w:left="-100"/>
              <w:jc w:val="center"/>
              <w:rPr>
                <w:rFonts w:ascii="Calibri" w:hAnsi="Calibri"/>
                <w:b/>
                <w:noProof/>
                <w:sz w:val="22"/>
                <w:szCs w:val="22"/>
                <w:lang w:val="ro-RO" w:eastAsia="ro-RO"/>
              </w:rPr>
            </w:pPr>
          </w:p>
          <w:p w14:paraId="0003D318" w14:textId="1A52F834" w:rsidR="00DA4BC1" w:rsidRPr="00702EE3" w:rsidRDefault="00DA4BC1" w:rsidP="004237F5">
            <w:pPr>
              <w:ind w:left="-100"/>
              <w:jc w:val="center"/>
              <w:rPr>
                <w:rFonts w:ascii="Calibri" w:hAnsi="Calibri"/>
                <w:b/>
                <w:noProof/>
                <w:sz w:val="22"/>
                <w:szCs w:val="22"/>
                <w:lang w:val="ro-RO" w:eastAsia="ro-RO"/>
              </w:rPr>
            </w:pPr>
          </w:p>
          <w:p w14:paraId="7C08AA25" w14:textId="46978499" w:rsidR="00DA4BC1" w:rsidRPr="00702EE3" w:rsidRDefault="00DA4BC1" w:rsidP="004237F5">
            <w:pPr>
              <w:ind w:left="-100"/>
              <w:jc w:val="center"/>
              <w:rPr>
                <w:rFonts w:ascii="Calibri" w:hAnsi="Calibri"/>
                <w:b/>
                <w:noProof/>
                <w:sz w:val="22"/>
                <w:szCs w:val="22"/>
                <w:lang w:val="ro-RO" w:eastAsia="ro-RO"/>
              </w:rPr>
            </w:pPr>
          </w:p>
          <w:p w14:paraId="3DC6CC5B" w14:textId="1FAF630F" w:rsidR="00DA4BC1" w:rsidRPr="00702EE3" w:rsidRDefault="00DA4BC1" w:rsidP="004237F5">
            <w:pPr>
              <w:ind w:left="-100"/>
              <w:jc w:val="center"/>
              <w:rPr>
                <w:rFonts w:ascii="Calibri" w:hAnsi="Calibri"/>
                <w:b/>
                <w:noProof/>
                <w:sz w:val="22"/>
                <w:szCs w:val="22"/>
                <w:lang w:val="ro-RO" w:eastAsia="ro-RO"/>
              </w:rPr>
            </w:pPr>
          </w:p>
          <w:p w14:paraId="26780ABF" w14:textId="75816AD6" w:rsidR="00DA4BC1" w:rsidRPr="00702EE3" w:rsidRDefault="00DA4BC1" w:rsidP="004237F5">
            <w:pPr>
              <w:ind w:left="-100"/>
              <w:jc w:val="center"/>
              <w:rPr>
                <w:rFonts w:ascii="Calibri" w:hAnsi="Calibri"/>
                <w:b/>
                <w:noProof/>
                <w:sz w:val="22"/>
                <w:szCs w:val="22"/>
                <w:lang w:val="ro-RO" w:eastAsia="ro-RO"/>
              </w:rPr>
            </w:pPr>
          </w:p>
          <w:p w14:paraId="00EC8DCE" w14:textId="05981161" w:rsidR="00DA4BC1" w:rsidRPr="00702EE3" w:rsidRDefault="00DA4BC1" w:rsidP="004237F5">
            <w:pPr>
              <w:ind w:left="-100"/>
              <w:jc w:val="center"/>
              <w:rPr>
                <w:rFonts w:ascii="Calibri" w:hAnsi="Calibri"/>
                <w:b/>
                <w:noProof/>
                <w:sz w:val="22"/>
                <w:szCs w:val="22"/>
                <w:lang w:val="ro-RO" w:eastAsia="ro-RO"/>
              </w:rPr>
            </w:pPr>
          </w:p>
          <w:p w14:paraId="35DF7ACC" w14:textId="6FD2908F" w:rsidR="00DA4BC1" w:rsidRPr="00702EE3" w:rsidRDefault="00DA4BC1" w:rsidP="004237F5">
            <w:pPr>
              <w:ind w:left="-100"/>
              <w:jc w:val="center"/>
              <w:rPr>
                <w:rFonts w:ascii="Calibri" w:hAnsi="Calibri"/>
                <w:b/>
                <w:noProof/>
                <w:sz w:val="22"/>
                <w:szCs w:val="22"/>
                <w:lang w:val="ro-RO" w:eastAsia="ro-RO"/>
              </w:rPr>
            </w:pPr>
          </w:p>
          <w:p w14:paraId="7C00C245" w14:textId="10CB7678" w:rsidR="00DA4BC1" w:rsidRPr="00702EE3" w:rsidRDefault="00DA4BC1" w:rsidP="004237F5">
            <w:pPr>
              <w:ind w:left="-100"/>
              <w:jc w:val="center"/>
              <w:rPr>
                <w:rFonts w:ascii="Calibri" w:hAnsi="Calibri"/>
                <w:b/>
                <w:noProof/>
                <w:sz w:val="22"/>
                <w:szCs w:val="22"/>
                <w:lang w:val="ro-RO" w:eastAsia="ro-RO"/>
              </w:rPr>
            </w:pPr>
          </w:p>
          <w:p w14:paraId="688C92C3" w14:textId="0297A1C3" w:rsidR="00DA4BC1" w:rsidRPr="00702EE3" w:rsidRDefault="00DA4BC1" w:rsidP="004237F5">
            <w:pPr>
              <w:ind w:left="-100"/>
              <w:jc w:val="center"/>
              <w:rPr>
                <w:rFonts w:ascii="Calibri" w:hAnsi="Calibri"/>
                <w:b/>
                <w:noProof/>
                <w:sz w:val="22"/>
                <w:szCs w:val="22"/>
                <w:lang w:val="ro-RO" w:eastAsia="ro-RO"/>
              </w:rPr>
            </w:pPr>
          </w:p>
          <w:p w14:paraId="0E255E74" w14:textId="1AAFBBF1" w:rsidR="00DA4BC1" w:rsidRPr="00702EE3" w:rsidRDefault="00DA4BC1" w:rsidP="004237F5">
            <w:pPr>
              <w:ind w:left="-100"/>
              <w:jc w:val="center"/>
              <w:rPr>
                <w:rFonts w:ascii="Calibri" w:hAnsi="Calibri"/>
                <w:b/>
                <w:noProof/>
                <w:sz w:val="22"/>
                <w:szCs w:val="22"/>
                <w:lang w:val="ro-RO" w:eastAsia="ro-RO"/>
              </w:rPr>
            </w:pPr>
          </w:p>
          <w:p w14:paraId="62C9DBC0" w14:textId="77777777" w:rsidR="00DA4BC1" w:rsidRPr="00702EE3" w:rsidRDefault="00DA4BC1" w:rsidP="004237F5">
            <w:pPr>
              <w:ind w:left="-100"/>
              <w:jc w:val="center"/>
              <w:rPr>
                <w:rFonts w:ascii="Calibri" w:hAnsi="Calibri"/>
                <w:b/>
                <w:noProof/>
                <w:sz w:val="22"/>
                <w:szCs w:val="22"/>
                <w:lang w:val="ro-RO" w:eastAsia="ro-RO"/>
              </w:rPr>
            </w:pPr>
          </w:p>
          <w:p w14:paraId="3BEE22DE" w14:textId="77777777" w:rsidR="0093796B" w:rsidRPr="00702EE3" w:rsidRDefault="0093796B" w:rsidP="004237F5">
            <w:pPr>
              <w:ind w:left="-100"/>
              <w:jc w:val="center"/>
              <w:rPr>
                <w:rFonts w:ascii="Calibri" w:hAnsi="Calibri"/>
                <w:b/>
                <w:noProof/>
                <w:sz w:val="22"/>
                <w:szCs w:val="22"/>
                <w:lang w:val="ro-RO" w:eastAsia="ro-RO"/>
              </w:rPr>
            </w:pPr>
          </w:p>
          <w:p w14:paraId="39BC6A07" w14:textId="77777777" w:rsidR="0093796B" w:rsidRPr="00702EE3" w:rsidRDefault="0093796B" w:rsidP="004237F5">
            <w:pPr>
              <w:ind w:left="-100"/>
              <w:jc w:val="center"/>
              <w:rPr>
                <w:rFonts w:ascii="Calibri" w:hAnsi="Calibri"/>
                <w:sz w:val="22"/>
                <w:szCs w:val="22"/>
                <w:lang w:val="ro-RO" w:eastAsia="ro-RO"/>
              </w:rPr>
            </w:pPr>
            <w:r w:rsidRPr="00702EE3">
              <w:rPr>
                <w:rFonts w:ascii="Calibri" w:hAnsi="Calibri"/>
                <w:b/>
                <w:noProof/>
                <w:sz w:val="22"/>
                <w:szCs w:val="22"/>
                <w:lang w:val="ro-RO" w:eastAsia="ro-RO"/>
              </w:rPr>
              <w:sym w:font="Wingdings" w:char="F06F"/>
            </w:r>
          </w:p>
        </w:tc>
        <w:tc>
          <w:tcPr>
            <w:tcW w:w="794" w:type="pct"/>
          </w:tcPr>
          <w:p w14:paraId="0C3C5E0C" w14:textId="77777777" w:rsidR="0093796B" w:rsidRPr="00702EE3" w:rsidRDefault="0093796B" w:rsidP="004237F5">
            <w:pPr>
              <w:ind w:left="-100"/>
              <w:jc w:val="center"/>
              <w:rPr>
                <w:rFonts w:ascii="SIVECO Office" w:hAnsi="SIVECO Office"/>
                <w:sz w:val="22"/>
                <w:szCs w:val="22"/>
                <w:lang w:val="ro-RO" w:eastAsia="ro-RO"/>
              </w:rPr>
            </w:pPr>
            <w:r w:rsidRPr="00702EE3">
              <w:rPr>
                <w:rFonts w:ascii="Calibri" w:hAnsi="Calibri"/>
                <w:b/>
                <w:noProof/>
                <w:sz w:val="22"/>
                <w:szCs w:val="22"/>
                <w:lang w:val="ro-RO" w:eastAsia="ro-RO"/>
              </w:rPr>
              <w:lastRenderedPageBreak/>
              <w:sym w:font="Wingdings" w:char="F06F"/>
            </w:r>
          </w:p>
          <w:p w14:paraId="02F09B20" w14:textId="77777777" w:rsidR="0093796B" w:rsidRPr="00702EE3" w:rsidRDefault="0093796B" w:rsidP="004237F5">
            <w:pPr>
              <w:ind w:left="-100"/>
              <w:jc w:val="center"/>
              <w:rPr>
                <w:rFonts w:ascii="Calibri" w:hAnsi="Calibri"/>
                <w:b/>
                <w:noProof/>
                <w:sz w:val="22"/>
                <w:szCs w:val="22"/>
                <w:lang w:val="ro-RO" w:eastAsia="ro-RO"/>
              </w:rPr>
            </w:pPr>
          </w:p>
          <w:p w14:paraId="637BC6E8" w14:textId="77777777" w:rsidR="0093796B" w:rsidRPr="00702EE3" w:rsidRDefault="0093796B" w:rsidP="004237F5">
            <w:pPr>
              <w:ind w:left="-100"/>
              <w:jc w:val="center"/>
              <w:rPr>
                <w:rFonts w:ascii="Calibri" w:hAnsi="Calibri"/>
                <w:b/>
                <w:noProof/>
                <w:sz w:val="22"/>
                <w:szCs w:val="22"/>
                <w:lang w:val="ro-RO" w:eastAsia="ro-RO"/>
              </w:rPr>
            </w:pPr>
          </w:p>
          <w:p w14:paraId="1E8A998A" w14:textId="77777777" w:rsidR="0093796B" w:rsidRPr="00702EE3" w:rsidRDefault="0093796B" w:rsidP="004237F5">
            <w:pPr>
              <w:ind w:left="-100"/>
              <w:jc w:val="center"/>
              <w:rPr>
                <w:rFonts w:ascii="Calibri" w:hAnsi="Calibri"/>
                <w:b/>
                <w:noProof/>
                <w:sz w:val="22"/>
                <w:szCs w:val="22"/>
                <w:lang w:val="ro-RO" w:eastAsia="ro-RO"/>
              </w:rPr>
            </w:pPr>
          </w:p>
          <w:p w14:paraId="4630F2CA" w14:textId="77777777" w:rsidR="0093796B" w:rsidRPr="00702EE3" w:rsidRDefault="0093796B" w:rsidP="004237F5">
            <w:pPr>
              <w:ind w:left="-100"/>
              <w:jc w:val="center"/>
              <w:rPr>
                <w:rFonts w:ascii="Calibri" w:hAnsi="Calibri"/>
                <w:b/>
                <w:noProof/>
                <w:sz w:val="22"/>
                <w:szCs w:val="22"/>
                <w:lang w:val="ro-RO" w:eastAsia="ro-RO"/>
              </w:rPr>
            </w:pPr>
          </w:p>
          <w:p w14:paraId="5EDEF6F0" w14:textId="77777777" w:rsidR="0093796B" w:rsidRPr="00702EE3" w:rsidRDefault="0093796B" w:rsidP="004237F5">
            <w:pPr>
              <w:ind w:left="-100"/>
              <w:jc w:val="center"/>
              <w:rPr>
                <w:rFonts w:ascii="Calibri" w:hAnsi="Calibri"/>
                <w:b/>
                <w:noProof/>
                <w:sz w:val="22"/>
                <w:szCs w:val="22"/>
                <w:lang w:val="ro-RO" w:eastAsia="ro-RO"/>
              </w:rPr>
            </w:pPr>
          </w:p>
          <w:p w14:paraId="2AB440F0" w14:textId="77777777" w:rsidR="0093796B" w:rsidRPr="00702EE3" w:rsidRDefault="0093796B" w:rsidP="004237F5">
            <w:pPr>
              <w:ind w:left="-100"/>
              <w:jc w:val="center"/>
              <w:rPr>
                <w:rFonts w:ascii="Calibri" w:hAnsi="Calibri"/>
                <w:b/>
                <w:noProof/>
                <w:sz w:val="22"/>
                <w:szCs w:val="22"/>
                <w:lang w:val="ro-RO" w:eastAsia="ro-RO"/>
              </w:rPr>
            </w:pPr>
          </w:p>
          <w:p w14:paraId="602BF24E" w14:textId="77777777" w:rsidR="0093796B" w:rsidRPr="00702EE3" w:rsidRDefault="0093796B" w:rsidP="004237F5">
            <w:pPr>
              <w:ind w:left="-100"/>
              <w:jc w:val="center"/>
              <w:rPr>
                <w:rFonts w:ascii="Calibri" w:hAnsi="Calibri"/>
                <w:b/>
                <w:noProof/>
                <w:sz w:val="22"/>
                <w:szCs w:val="22"/>
                <w:lang w:val="ro-RO" w:eastAsia="ro-RO"/>
              </w:rPr>
            </w:pPr>
          </w:p>
          <w:p w14:paraId="3CEEAA85" w14:textId="77777777" w:rsidR="00002FF7" w:rsidRPr="00702EE3" w:rsidRDefault="00002FF7" w:rsidP="004237F5">
            <w:pPr>
              <w:ind w:left="-100"/>
              <w:jc w:val="center"/>
              <w:rPr>
                <w:rFonts w:ascii="Calibri" w:hAnsi="Calibri"/>
                <w:b/>
                <w:noProof/>
                <w:sz w:val="22"/>
                <w:szCs w:val="22"/>
                <w:lang w:val="ro-RO" w:eastAsia="ro-RO"/>
              </w:rPr>
            </w:pPr>
          </w:p>
          <w:p w14:paraId="1867FEF9" w14:textId="77777777" w:rsidR="00002FF7" w:rsidRPr="00702EE3" w:rsidRDefault="00002FF7" w:rsidP="004237F5">
            <w:pPr>
              <w:ind w:left="-100"/>
              <w:jc w:val="center"/>
              <w:rPr>
                <w:rFonts w:ascii="Calibri" w:hAnsi="Calibri"/>
                <w:b/>
                <w:noProof/>
                <w:sz w:val="22"/>
                <w:szCs w:val="22"/>
                <w:lang w:val="ro-RO" w:eastAsia="ro-RO"/>
              </w:rPr>
            </w:pPr>
          </w:p>
          <w:p w14:paraId="10FB803E" w14:textId="3B8FD841" w:rsidR="0093796B" w:rsidRPr="00702EE3" w:rsidRDefault="0093796B" w:rsidP="004237F5">
            <w:pPr>
              <w:ind w:left="-100"/>
              <w:jc w:val="center"/>
              <w:rPr>
                <w:rFonts w:ascii="Calibri" w:hAnsi="Calibri"/>
                <w:sz w:val="22"/>
                <w:szCs w:val="22"/>
                <w:lang w:val="ro-RO" w:eastAsia="ro-RO"/>
              </w:rPr>
            </w:pPr>
            <w:r w:rsidRPr="00702EE3">
              <w:rPr>
                <w:rFonts w:ascii="Calibri" w:hAnsi="Calibri"/>
                <w:b/>
                <w:noProof/>
                <w:sz w:val="22"/>
                <w:szCs w:val="22"/>
                <w:lang w:val="ro-RO" w:eastAsia="ro-RO"/>
              </w:rPr>
              <w:sym w:font="Wingdings" w:char="F06F"/>
            </w:r>
          </w:p>
          <w:p w14:paraId="1B737F33" w14:textId="77777777" w:rsidR="0093796B" w:rsidRPr="00702EE3" w:rsidRDefault="0093796B" w:rsidP="004237F5">
            <w:pPr>
              <w:ind w:left="-100"/>
              <w:jc w:val="center"/>
              <w:rPr>
                <w:rFonts w:ascii="Calibri" w:hAnsi="Calibri"/>
                <w:b/>
                <w:noProof/>
                <w:sz w:val="22"/>
                <w:szCs w:val="22"/>
                <w:lang w:val="ro-RO" w:eastAsia="ro-RO"/>
              </w:rPr>
            </w:pPr>
          </w:p>
          <w:p w14:paraId="38E3959A" w14:textId="77777777" w:rsidR="0093796B" w:rsidRPr="00702EE3" w:rsidRDefault="0093796B" w:rsidP="004237F5">
            <w:pPr>
              <w:ind w:left="-100"/>
              <w:jc w:val="center"/>
              <w:rPr>
                <w:rFonts w:ascii="Calibri" w:hAnsi="Calibri"/>
                <w:b/>
                <w:noProof/>
                <w:sz w:val="22"/>
                <w:szCs w:val="22"/>
                <w:lang w:val="ro-RO" w:eastAsia="ro-RO"/>
              </w:rPr>
            </w:pPr>
          </w:p>
          <w:p w14:paraId="0DEF1921" w14:textId="7DF968F4" w:rsidR="0093796B" w:rsidRPr="00702EE3" w:rsidRDefault="0093796B" w:rsidP="004237F5">
            <w:pPr>
              <w:ind w:left="-100"/>
              <w:jc w:val="center"/>
              <w:rPr>
                <w:rFonts w:ascii="Calibri" w:hAnsi="Calibri"/>
                <w:b/>
                <w:noProof/>
                <w:sz w:val="22"/>
                <w:szCs w:val="22"/>
                <w:lang w:val="ro-RO" w:eastAsia="ro-RO"/>
              </w:rPr>
            </w:pPr>
          </w:p>
          <w:p w14:paraId="643C4BF4" w14:textId="5F71C4C8" w:rsidR="00DA4BC1" w:rsidRPr="00702EE3" w:rsidRDefault="00DA4BC1" w:rsidP="004237F5">
            <w:pPr>
              <w:ind w:left="-100"/>
              <w:jc w:val="center"/>
              <w:rPr>
                <w:rFonts w:ascii="Calibri" w:hAnsi="Calibri"/>
                <w:b/>
                <w:noProof/>
                <w:sz w:val="22"/>
                <w:szCs w:val="22"/>
                <w:lang w:val="ro-RO" w:eastAsia="ro-RO"/>
              </w:rPr>
            </w:pPr>
          </w:p>
          <w:p w14:paraId="2A97242B" w14:textId="3221F979" w:rsidR="00DA4BC1" w:rsidRPr="00702EE3" w:rsidRDefault="00DA4BC1" w:rsidP="004237F5">
            <w:pPr>
              <w:ind w:left="-100"/>
              <w:jc w:val="center"/>
              <w:rPr>
                <w:rFonts w:ascii="Calibri" w:hAnsi="Calibri"/>
                <w:b/>
                <w:noProof/>
                <w:sz w:val="22"/>
                <w:szCs w:val="22"/>
                <w:lang w:val="ro-RO" w:eastAsia="ro-RO"/>
              </w:rPr>
            </w:pPr>
          </w:p>
          <w:p w14:paraId="5C6C77B0" w14:textId="79AE3130" w:rsidR="00DA4BC1" w:rsidRPr="00702EE3" w:rsidRDefault="00DA4BC1" w:rsidP="004237F5">
            <w:pPr>
              <w:ind w:left="-100"/>
              <w:jc w:val="center"/>
              <w:rPr>
                <w:rFonts w:ascii="Calibri" w:hAnsi="Calibri"/>
                <w:b/>
                <w:noProof/>
                <w:sz w:val="22"/>
                <w:szCs w:val="22"/>
                <w:lang w:val="ro-RO" w:eastAsia="ro-RO"/>
              </w:rPr>
            </w:pPr>
          </w:p>
          <w:p w14:paraId="2AA1E83D" w14:textId="1407B6EA" w:rsidR="00DA4BC1" w:rsidRPr="00702EE3" w:rsidRDefault="00DA4BC1" w:rsidP="004237F5">
            <w:pPr>
              <w:ind w:left="-100"/>
              <w:jc w:val="center"/>
              <w:rPr>
                <w:rFonts w:ascii="Calibri" w:hAnsi="Calibri"/>
                <w:b/>
                <w:noProof/>
                <w:sz w:val="22"/>
                <w:szCs w:val="22"/>
                <w:lang w:val="ro-RO" w:eastAsia="ro-RO"/>
              </w:rPr>
            </w:pPr>
          </w:p>
          <w:p w14:paraId="0700F4B2" w14:textId="0AD98324" w:rsidR="00DA4BC1" w:rsidRPr="00702EE3" w:rsidRDefault="00DA4BC1" w:rsidP="004237F5">
            <w:pPr>
              <w:ind w:left="-100"/>
              <w:jc w:val="center"/>
              <w:rPr>
                <w:rFonts w:ascii="Calibri" w:hAnsi="Calibri"/>
                <w:b/>
                <w:noProof/>
                <w:sz w:val="22"/>
                <w:szCs w:val="22"/>
                <w:lang w:val="ro-RO" w:eastAsia="ro-RO"/>
              </w:rPr>
            </w:pPr>
          </w:p>
          <w:p w14:paraId="5588A9EF" w14:textId="122C14FF" w:rsidR="00DA4BC1" w:rsidRPr="00702EE3" w:rsidRDefault="00DA4BC1" w:rsidP="004237F5">
            <w:pPr>
              <w:ind w:left="-100"/>
              <w:jc w:val="center"/>
              <w:rPr>
                <w:rFonts w:ascii="Calibri" w:hAnsi="Calibri"/>
                <w:b/>
                <w:noProof/>
                <w:sz w:val="22"/>
                <w:szCs w:val="22"/>
                <w:lang w:val="ro-RO" w:eastAsia="ro-RO"/>
              </w:rPr>
            </w:pPr>
          </w:p>
          <w:p w14:paraId="402E2F03" w14:textId="6827D8B0" w:rsidR="00DA4BC1" w:rsidRPr="00702EE3" w:rsidRDefault="00DA4BC1" w:rsidP="004237F5">
            <w:pPr>
              <w:ind w:left="-100"/>
              <w:jc w:val="center"/>
              <w:rPr>
                <w:rFonts w:ascii="Calibri" w:hAnsi="Calibri"/>
                <w:b/>
                <w:noProof/>
                <w:sz w:val="22"/>
                <w:szCs w:val="22"/>
                <w:lang w:val="ro-RO" w:eastAsia="ro-RO"/>
              </w:rPr>
            </w:pPr>
          </w:p>
          <w:p w14:paraId="5BB0C75B" w14:textId="388C6D68" w:rsidR="00DA4BC1" w:rsidRPr="00702EE3" w:rsidRDefault="00DA4BC1" w:rsidP="004237F5">
            <w:pPr>
              <w:ind w:left="-100"/>
              <w:jc w:val="center"/>
              <w:rPr>
                <w:rFonts w:ascii="Calibri" w:hAnsi="Calibri"/>
                <w:b/>
                <w:noProof/>
                <w:sz w:val="22"/>
                <w:szCs w:val="22"/>
                <w:lang w:val="ro-RO" w:eastAsia="ro-RO"/>
              </w:rPr>
            </w:pPr>
          </w:p>
          <w:p w14:paraId="7E4E08C4" w14:textId="47EE01A0" w:rsidR="00DA4BC1" w:rsidRPr="00702EE3" w:rsidRDefault="00DA4BC1" w:rsidP="004237F5">
            <w:pPr>
              <w:ind w:left="-100"/>
              <w:jc w:val="center"/>
              <w:rPr>
                <w:rFonts w:ascii="Calibri" w:hAnsi="Calibri"/>
                <w:b/>
                <w:noProof/>
                <w:sz w:val="22"/>
                <w:szCs w:val="22"/>
                <w:lang w:val="ro-RO" w:eastAsia="ro-RO"/>
              </w:rPr>
            </w:pPr>
          </w:p>
          <w:p w14:paraId="10C12700" w14:textId="254CA1AA" w:rsidR="00DA4BC1" w:rsidRPr="00702EE3" w:rsidRDefault="00DA4BC1" w:rsidP="004237F5">
            <w:pPr>
              <w:ind w:left="-100"/>
              <w:jc w:val="center"/>
              <w:rPr>
                <w:rFonts w:ascii="Calibri" w:hAnsi="Calibri"/>
                <w:b/>
                <w:noProof/>
                <w:sz w:val="22"/>
                <w:szCs w:val="22"/>
                <w:lang w:val="ro-RO" w:eastAsia="ro-RO"/>
              </w:rPr>
            </w:pPr>
          </w:p>
          <w:p w14:paraId="07E2BCE5" w14:textId="770572E9" w:rsidR="00DA4BC1" w:rsidRPr="00702EE3" w:rsidRDefault="00DA4BC1" w:rsidP="004237F5">
            <w:pPr>
              <w:ind w:left="-100"/>
              <w:jc w:val="center"/>
              <w:rPr>
                <w:rFonts w:ascii="Calibri" w:hAnsi="Calibri"/>
                <w:b/>
                <w:noProof/>
                <w:sz w:val="22"/>
                <w:szCs w:val="22"/>
                <w:lang w:val="ro-RO" w:eastAsia="ro-RO"/>
              </w:rPr>
            </w:pPr>
          </w:p>
          <w:p w14:paraId="27165D3E" w14:textId="2D8E275E" w:rsidR="00DA4BC1" w:rsidRPr="00702EE3" w:rsidRDefault="00DA4BC1" w:rsidP="004237F5">
            <w:pPr>
              <w:ind w:left="-100"/>
              <w:jc w:val="center"/>
              <w:rPr>
                <w:rFonts w:ascii="Calibri" w:hAnsi="Calibri"/>
                <w:b/>
                <w:noProof/>
                <w:sz w:val="22"/>
                <w:szCs w:val="22"/>
                <w:lang w:val="ro-RO" w:eastAsia="ro-RO"/>
              </w:rPr>
            </w:pPr>
          </w:p>
          <w:p w14:paraId="4188FBD1" w14:textId="78883203" w:rsidR="00DA4BC1" w:rsidRPr="00702EE3" w:rsidRDefault="00DA4BC1" w:rsidP="004237F5">
            <w:pPr>
              <w:ind w:left="-100"/>
              <w:jc w:val="center"/>
              <w:rPr>
                <w:rFonts w:ascii="Calibri" w:hAnsi="Calibri"/>
                <w:b/>
                <w:noProof/>
                <w:sz w:val="22"/>
                <w:szCs w:val="22"/>
                <w:lang w:val="ro-RO" w:eastAsia="ro-RO"/>
              </w:rPr>
            </w:pPr>
          </w:p>
          <w:p w14:paraId="1BF386F7" w14:textId="77777777" w:rsidR="00DA4BC1" w:rsidRPr="00702EE3" w:rsidRDefault="00DA4BC1" w:rsidP="004237F5">
            <w:pPr>
              <w:ind w:left="-100"/>
              <w:jc w:val="center"/>
              <w:rPr>
                <w:rFonts w:ascii="Calibri" w:hAnsi="Calibri"/>
                <w:b/>
                <w:noProof/>
                <w:sz w:val="22"/>
                <w:szCs w:val="22"/>
                <w:lang w:val="ro-RO" w:eastAsia="ro-RO"/>
              </w:rPr>
            </w:pPr>
          </w:p>
          <w:p w14:paraId="28A3B4D9" w14:textId="77777777" w:rsidR="0093796B" w:rsidRPr="00702EE3" w:rsidRDefault="0093796B" w:rsidP="004237F5">
            <w:pPr>
              <w:ind w:left="-100"/>
              <w:jc w:val="center"/>
              <w:rPr>
                <w:rFonts w:ascii="SIVECO Office" w:hAnsi="SIVECO Office"/>
                <w:sz w:val="22"/>
                <w:szCs w:val="22"/>
                <w:lang w:val="ro-RO" w:eastAsia="ro-RO"/>
              </w:rPr>
            </w:pPr>
            <w:r w:rsidRPr="00702EE3">
              <w:rPr>
                <w:rFonts w:ascii="Calibri" w:hAnsi="Calibri"/>
                <w:b/>
                <w:noProof/>
                <w:sz w:val="22"/>
                <w:szCs w:val="22"/>
                <w:lang w:val="ro-RO" w:eastAsia="ro-RO"/>
              </w:rPr>
              <w:sym w:font="Wingdings" w:char="F06F"/>
            </w:r>
          </w:p>
        </w:tc>
      </w:tr>
      <w:tr w:rsidR="0093796B" w:rsidRPr="00702EE3" w14:paraId="37D5FAE9" w14:textId="77777777" w:rsidTr="004237F5">
        <w:trPr>
          <w:trHeight w:val="1102"/>
          <w:jc w:val="center"/>
        </w:trPr>
        <w:tc>
          <w:tcPr>
            <w:tcW w:w="404" w:type="pct"/>
          </w:tcPr>
          <w:p w14:paraId="4233C982" w14:textId="185C2BBE" w:rsidR="0093796B" w:rsidRPr="00702EE3" w:rsidRDefault="004B0EC8" w:rsidP="004237F5">
            <w:pPr>
              <w:ind w:left="-100"/>
              <w:jc w:val="center"/>
              <w:rPr>
                <w:rFonts w:ascii="Calibri" w:hAnsi="Calibri"/>
                <w:noProof/>
                <w:sz w:val="22"/>
                <w:szCs w:val="22"/>
                <w:lang w:val="ro-RO" w:eastAsia="ro-RO"/>
              </w:rPr>
            </w:pPr>
            <w:r w:rsidRPr="00702EE3">
              <w:rPr>
                <w:rFonts w:ascii="Calibri" w:hAnsi="Calibri"/>
                <w:noProof/>
                <w:sz w:val="22"/>
                <w:szCs w:val="22"/>
                <w:lang w:val="ro-RO" w:eastAsia="ro-RO"/>
              </w:rPr>
              <w:lastRenderedPageBreak/>
              <w:t>9</w:t>
            </w:r>
            <w:r w:rsidR="0093796B" w:rsidRPr="00702EE3">
              <w:rPr>
                <w:rFonts w:ascii="Calibri" w:hAnsi="Calibri"/>
                <w:noProof/>
                <w:sz w:val="22"/>
                <w:szCs w:val="22"/>
                <w:lang w:val="ro-RO" w:eastAsia="ro-RO"/>
              </w:rPr>
              <w:t>.</w:t>
            </w:r>
          </w:p>
        </w:tc>
        <w:tc>
          <w:tcPr>
            <w:tcW w:w="1893" w:type="pct"/>
          </w:tcPr>
          <w:p w14:paraId="57C658B7" w14:textId="67DDDDBB" w:rsidR="0093796B" w:rsidRPr="00702EE3" w:rsidRDefault="004B0EC8" w:rsidP="004237F5">
            <w:pPr>
              <w:tabs>
                <w:tab w:val="left" w:pos="6700"/>
              </w:tabs>
              <w:spacing w:line="276" w:lineRule="auto"/>
              <w:ind w:left="-100"/>
              <w:jc w:val="both"/>
              <w:rPr>
                <w:rFonts w:ascii="Calibri" w:hAnsi="Calibri"/>
                <w:lang w:val="ro-RO" w:eastAsia="ro-RO"/>
              </w:rPr>
            </w:pPr>
            <w:r w:rsidRPr="00702EE3">
              <w:rPr>
                <w:rFonts w:ascii="Calibri" w:hAnsi="Calibri"/>
                <w:b/>
                <w:lang w:val="ro-RO" w:eastAsia="ro-RO"/>
              </w:rPr>
              <w:t>9.1</w:t>
            </w:r>
            <w:r w:rsidR="0093796B" w:rsidRPr="00702EE3">
              <w:rPr>
                <w:rFonts w:ascii="Calibri" w:hAnsi="Calibri"/>
                <w:b/>
                <w:lang w:val="ro-RO" w:eastAsia="ro-RO"/>
              </w:rPr>
              <w:t xml:space="preserve">Diplomă de studii (superioare, </w:t>
            </w:r>
            <w:r w:rsidR="0093796B" w:rsidRPr="00702EE3">
              <w:rPr>
                <w:rFonts w:ascii="Calibri" w:hAnsi="Calibri" w:cs="Calibri"/>
                <w:noProof/>
              </w:rPr>
              <w:t>liceale, postliceale – inclusiv terțiar nonuniversitare, școal</w:t>
            </w:r>
            <w:r w:rsidR="0093796B" w:rsidRPr="00702EE3">
              <w:rPr>
                <w:rFonts w:ascii="Calibri" w:hAnsi="Calibri" w:cs="Calibri"/>
                <w:noProof/>
                <w:lang w:val="en-GB"/>
              </w:rPr>
              <w:t>ă</w:t>
            </w:r>
            <w:r w:rsidR="0093796B" w:rsidRPr="00702EE3">
              <w:rPr>
                <w:rFonts w:ascii="Calibri" w:hAnsi="Calibri" w:cs="Calibri"/>
                <w:noProof/>
              </w:rPr>
              <w:t xml:space="preserve"> profesională)</w:t>
            </w:r>
            <w:r w:rsidR="0093796B" w:rsidRPr="00702EE3">
              <w:rPr>
                <w:rFonts w:ascii="Calibri" w:hAnsi="Calibri"/>
                <w:lang w:val="ro-RO" w:eastAsia="ro-RO"/>
              </w:rPr>
              <w:t xml:space="preserve"> în domeniul agricol, agro-alimentar, veterinar, economie agrară, mecanică agricolă, </w:t>
            </w:r>
            <w:r w:rsidR="0093796B" w:rsidRPr="00702EE3">
              <w:rPr>
                <w:rFonts w:ascii="Calibri" w:hAnsi="Calibri"/>
              </w:rPr>
              <w:t>inginerie economică în agricultura și dezvoltare rurală</w:t>
            </w:r>
            <w:r w:rsidR="0093796B" w:rsidRPr="00702EE3">
              <w:rPr>
                <w:rFonts w:ascii="Calibri" w:hAnsi="Calibri"/>
                <w:lang w:val="ro-RO" w:eastAsia="ro-RO"/>
              </w:rPr>
              <w:t xml:space="preserve"> </w:t>
            </w:r>
          </w:p>
          <w:p w14:paraId="6F46522C" w14:textId="77777777" w:rsidR="0093796B" w:rsidRPr="00702EE3" w:rsidRDefault="0093796B" w:rsidP="004237F5">
            <w:pPr>
              <w:tabs>
                <w:tab w:val="left" w:pos="6700"/>
              </w:tabs>
              <w:spacing w:line="276" w:lineRule="auto"/>
              <w:ind w:left="-100"/>
              <w:jc w:val="both"/>
              <w:rPr>
                <w:rFonts w:ascii="Calibri" w:hAnsi="Calibri"/>
                <w:lang w:val="ro-RO" w:eastAsia="ro-RO"/>
              </w:rPr>
            </w:pPr>
          </w:p>
          <w:p w14:paraId="77CB5F30" w14:textId="46FE67F4" w:rsidR="0093796B" w:rsidRPr="00702EE3" w:rsidRDefault="004B0EC8" w:rsidP="004237F5">
            <w:pPr>
              <w:tabs>
                <w:tab w:val="left" w:pos="6700"/>
              </w:tabs>
              <w:spacing w:line="276" w:lineRule="auto"/>
              <w:ind w:left="-100"/>
              <w:jc w:val="both"/>
              <w:rPr>
                <w:rFonts w:ascii="Calibri" w:hAnsi="Calibri"/>
                <w:lang w:val="ro-RO" w:eastAsia="ro-RO"/>
              </w:rPr>
            </w:pPr>
            <w:r w:rsidRPr="00702EE3">
              <w:rPr>
                <w:rFonts w:ascii="Calibri" w:hAnsi="Calibri" w:cs="Calibri"/>
                <w:b/>
                <w:noProof/>
              </w:rPr>
              <w:t>9.2</w:t>
            </w:r>
            <w:r w:rsidR="0093796B" w:rsidRPr="00702EE3">
              <w:rPr>
                <w:rFonts w:ascii="Calibri" w:hAnsi="Calibri" w:cs="Calibri"/>
                <w:b/>
                <w:noProof/>
              </w:rPr>
              <w:t>Adeverinţă de absolvire a anilor de studii superioare</w:t>
            </w:r>
            <w:r w:rsidR="0093796B" w:rsidRPr="00702EE3">
              <w:rPr>
                <w:rFonts w:ascii="Calibri" w:hAnsi="Calibri" w:cs="Calibri"/>
                <w:noProof/>
              </w:rPr>
              <w:t>, însoţită de foaia matricolă</w:t>
            </w:r>
          </w:p>
          <w:p w14:paraId="05C6DEBC" w14:textId="77777777" w:rsidR="006978C7" w:rsidRPr="00702EE3" w:rsidRDefault="0093796B" w:rsidP="004237F5">
            <w:pPr>
              <w:spacing w:beforeLines="60" w:before="144" w:afterLines="60" w:after="144"/>
              <w:ind w:left="-100"/>
              <w:jc w:val="both"/>
              <w:rPr>
                <w:rFonts w:ascii="Calibri" w:hAnsi="Calibri" w:cs="Calibri"/>
                <w:b/>
                <w:noProof/>
              </w:rPr>
            </w:pPr>
            <w:r w:rsidRPr="00702EE3">
              <w:rPr>
                <w:rFonts w:ascii="Calibri" w:hAnsi="Calibri"/>
                <w:b/>
                <w:lang w:val="ro-RO" w:eastAsia="ro-RO"/>
              </w:rPr>
              <w:t xml:space="preserve"> </w:t>
            </w:r>
            <w:r w:rsidR="004B0EC8" w:rsidRPr="00702EE3">
              <w:rPr>
                <w:rFonts w:ascii="Calibri" w:hAnsi="Calibri"/>
                <w:b/>
                <w:lang w:val="ro-RO" w:eastAsia="ro-RO"/>
              </w:rPr>
              <w:t>9.3</w:t>
            </w:r>
            <w:r w:rsidRPr="00702EE3">
              <w:rPr>
                <w:rFonts w:ascii="Calibri" w:hAnsi="Calibri" w:cs="Calibri"/>
                <w:b/>
                <w:noProof/>
              </w:rPr>
              <w:t>Diploma/certificat de calificare ce atestă formarea profesională/certificat de competențe</w:t>
            </w:r>
          </w:p>
          <w:p w14:paraId="194572DE" w14:textId="77777777" w:rsidR="006978C7" w:rsidRPr="00702EE3" w:rsidRDefault="006978C7" w:rsidP="004237F5">
            <w:pPr>
              <w:spacing w:beforeLines="60" w:before="144" w:afterLines="60" w:after="144"/>
              <w:ind w:left="-100"/>
              <w:jc w:val="both"/>
              <w:rPr>
                <w:rFonts w:ascii="Calibri" w:hAnsi="Calibri"/>
                <w:b/>
                <w:noProof/>
                <w:lang w:val="ro-RO" w:eastAsia="ro-RO"/>
              </w:rPr>
            </w:pPr>
            <w:r w:rsidRPr="00702EE3">
              <w:rPr>
                <w:rFonts w:ascii="Calibri" w:hAnsi="Calibri"/>
                <w:b/>
                <w:lang w:val="ro-RO" w:eastAsia="ro-RO"/>
              </w:rPr>
              <w:t>9.4</w:t>
            </w:r>
            <w:r w:rsidR="0093796B" w:rsidRPr="00702EE3">
              <w:rPr>
                <w:rFonts w:ascii="Calibri" w:hAnsi="Calibri" w:cs="Calibri"/>
                <w:b/>
                <w:noProof/>
              </w:rPr>
              <w:t xml:space="preserve"> </w:t>
            </w:r>
            <w:r w:rsidR="0093796B" w:rsidRPr="00702EE3">
              <w:rPr>
                <w:rFonts w:ascii="Calibri" w:hAnsi="Calibri"/>
                <w:b/>
                <w:noProof/>
                <w:lang w:val="ro-RO" w:eastAsia="ro-RO"/>
              </w:rPr>
              <w:t>Extras din Registrul General de Evidență a Salariaților</w:t>
            </w:r>
          </w:p>
          <w:p w14:paraId="10C2A42D" w14:textId="36F19943" w:rsidR="0093796B" w:rsidRPr="00702EE3" w:rsidRDefault="0093796B" w:rsidP="004237F5">
            <w:pPr>
              <w:spacing w:beforeLines="60" w:before="144" w:afterLines="60" w:after="144"/>
              <w:ind w:left="-100"/>
              <w:jc w:val="both"/>
              <w:rPr>
                <w:rFonts w:ascii="Calibri" w:eastAsia="Calibri" w:hAnsi="Calibri" w:cs="Calibri"/>
                <w:lang w:val="en-GB"/>
              </w:rPr>
            </w:pPr>
            <w:r w:rsidRPr="00702EE3">
              <w:rPr>
                <w:rFonts w:ascii="Calibri" w:hAnsi="Calibri"/>
                <w:noProof/>
                <w:lang w:val="ro-RO" w:eastAsia="ro-RO"/>
              </w:rPr>
              <w:t xml:space="preserve"> </w:t>
            </w:r>
            <w:r w:rsidR="006978C7" w:rsidRPr="00702EE3">
              <w:rPr>
                <w:rFonts w:ascii="Calibri" w:hAnsi="Calibri"/>
                <w:noProof/>
                <w:lang w:val="ro-RO" w:eastAsia="ro-RO"/>
              </w:rPr>
              <w:t>9.5</w:t>
            </w:r>
            <w:r w:rsidRPr="00702EE3">
              <w:rPr>
                <w:rFonts w:ascii="Calibri" w:hAnsi="Calibri" w:cs="Calibri"/>
                <w:b/>
                <w:noProof/>
              </w:rPr>
              <w:t xml:space="preserve">DECIZIA ADUNARII GENERALE A FORMEI ASOCIATIVE  </w:t>
            </w:r>
            <w:r w:rsidRPr="00702EE3">
              <w:rPr>
                <w:rFonts w:ascii="Calibri" w:eastAsia="Calibri" w:hAnsi="Calibri" w:cs="Calibri"/>
                <w:lang w:val="en-GB"/>
              </w:rPr>
              <w:t>pentru desemnarea managerului exploatației</w:t>
            </w:r>
            <w:r w:rsidR="00002FF7" w:rsidRPr="00702EE3">
              <w:rPr>
                <w:rFonts w:ascii="Calibri" w:eastAsia="Calibri" w:hAnsi="Calibri" w:cs="Calibri"/>
                <w:lang w:val="en-GB"/>
              </w:rPr>
              <w:t>.</w:t>
            </w:r>
          </w:p>
          <w:p w14:paraId="500FA25B" w14:textId="11DAC4F5" w:rsidR="006978C7" w:rsidRPr="00702EE3" w:rsidRDefault="006978C7" w:rsidP="004237F5">
            <w:pPr>
              <w:spacing w:beforeLines="60" w:before="144" w:afterLines="60" w:after="144"/>
              <w:ind w:left="-100"/>
              <w:jc w:val="both"/>
              <w:rPr>
                <w:rFonts w:ascii="Calibri" w:hAnsi="Calibri"/>
                <w:sz w:val="22"/>
                <w:szCs w:val="22"/>
                <w:lang w:val="pt-BR" w:eastAsia="fr-FR"/>
              </w:rPr>
            </w:pPr>
          </w:p>
        </w:tc>
        <w:tc>
          <w:tcPr>
            <w:tcW w:w="716" w:type="pct"/>
          </w:tcPr>
          <w:p w14:paraId="02D468E2" w14:textId="77777777" w:rsidR="0093796B" w:rsidRPr="00702EE3" w:rsidRDefault="0093796B" w:rsidP="004237F5">
            <w:pPr>
              <w:ind w:left="-100"/>
              <w:jc w:val="center"/>
              <w:rPr>
                <w:rFonts w:ascii="Calibri" w:hAnsi="Calibri"/>
                <w:b/>
                <w:noProof/>
                <w:sz w:val="22"/>
                <w:szCs w:val="22"/>
                <w:lang w:val="ro-RO" w:eastAsia="ro-RO"/>
              </w:rPr>
            </w:pPr>
            <w:r w:rsidRPr="00702EE3">
              <w:rPr>
                <w:rFonts w:ascii="Calibri" w:hAnsi="Calibri"/>
                <w:b/>
                <w:noProof/>
                <w:sz w:val="22"/>
                <w:szCs w:val="22"/>
                <w:lang w:val="ro-RO" w:eastAsia="ro-RO"/>
              </w:rPr>
              <w:sym w:font="Wingdings" w:char="F06F"/>
            </w:r>
          </w:p>
          <w:p w14:paraId="29C86831" w14:textId="77777777" w:rsidR="0093796B" w:rsidRPr="00702EE3" w:rsidRDefault="0093796B" w:rsidP="004237F5">
            <w:pPr>
              <w:ind w:left="-100"/>
              <w:jc w:val="center"/>
              <w:rPr>
                <w:rFonts w:ascii="Calibri" w:hAnsi="Calibri"/>
                <w:sz w:val="22"/>
                <w:szCs w:val="22"/>
                <w:lang w:val="ro-RO" w:eastAsia="ro-RO"/>
              </w:rPr>
            </w:pPr>
          </w:p>
          <w:p w14:paraId="0851DB3A" w14:textId="77777777" w:rsidR="0093796B" w:rsidRPr="00702EE3" w:rsidRDefault="0093796B" w:rsidP="004237F5">
            <w:pPr>
              <w:ind w:left="-100"/>
              <w:jc w:val="center"/>
              <w:rPr>
                <w:rFonts w:ascii="Calibri" w:hAnsi="Calibri"/>
                <w:sz w:val="22"/>
                <w:szCs w:val="22"/>
                <w:lang w:val="ro-RO" w:eastAsia="ro-RO"/>
              </w:rPr>
            </w:pPr>
          </w:p>
          <w:p w14:paraId="4753E5C2" w14:textId="77777777" w:rsidR="0093796B" w:rsidRPr="00702EE3" w:rsidRDefault="0093796B" w:rsidP="004237F5">
            <w:pPr>
              <w:ind w:left="-100"/>
              <w:jc w:val="center"/>
              <w:rPr>
                <w:rFonts w:ascii="Calibri" w:hAnsi="Calibri"/>
                <w:sz w:val="22"/>
                <w:szCs w:val="22"/>
                <w:lang w:val="ro-RO" w:eastAsia="ro-RO"/>
              </w:rPr>
            </w:pPr>
          </w:p>
          <w:p w14:paraId="78A22B53" w14:textId="77777777" w:rsidR="0093796B" w:rsidRPr="00702EE3" w:rsidRDefault="0093796B" w:rsidP="004237F5">
            <w:pPr>
              <w:ind w:left="-100"/>
              <w:jc w:val="center"/>
              <w:rPr>
                <w:rFonts w:ascii="Calibri" w:hAnsi="Calibri"/>
                <w:sz w:val="22"/>
                <w:szCs w:val="22"/>
                <w:lang w:val="ro-RO" w:eastAsia="ro-RO"/>
              </w:rPr>
            </w:pPr>
          </w:p>
          <w:p w14:paraId="006505EB" w14:textId="77777777" w:rsidR="0093796B" w:rsidRPr="00702EE3" w:rsidRDefault="0093796B" w:rsidP="004237F5">
            <w:pPr>
              <w:ind w:left="-100"/>
              <w:jc w:val="center"/>
              <w:rPr>
                <w:rFonts w:ascii="Calibri" w:hAnsi="Calibri"/>
                <w:sz w:val="22"/>
                <w:szCs w:val="22"/>
                <w:lang w:val="ro-RO" w:eastAsia="ro-RO"/>
              </w:rPr>
            </w:pPr>
          </w:p>
          <w:p w14:paraId="3EA0B81A" w14:textId="77777777" w:rsidR="0093796B" w:rsidRPr="00702EE3" w:rsidRDefault="0093796B" w:rsidP="004237F5">
            <w:pPr>
              <w:ind w:left="-100"/>
              <w:jc w:val="center"/>
              <w:rPr>
                <w:rFonts w:ascii="Calibri" w:hAnsi="Calibri"/>
                <w:sz w:val="22"/>
                <w:szCs w:val="22"/>
                <w:lang w:val="ro-RO" w:eastAsia="ro-RO"/>
              </w:rPr>
            </w:pPr>
          </w:p>
          <w:p w14:paraId="36C38BF9" w14:textId="77777777" w:rsidR="0093796B" w:rsidRPr="00702EE3" w:rsidRDefault="0093796B" w:rsidP="004237F5">
            <w:pPr>
              <w:ind w:left="-100"/>
              <w:jc w:val="center"/>
              <w:rPr>
                <w:rFonts w:ascii="Calibri" w:hAnsi="Calibri"/>
                <w:b/>
                <w:noProof/>
                <w:sz w:val="22"/>
                <w:szCs w:val="22"/>
                <w:lang w:val="ro-RO" w:eastAsia="ro-RO"/>
              </w:rPr>
            </w:pPr>
          </w:p>
          <w:p w14:paraId="06DD9F1C" w14:textId="77777777" w:rsidR="0093796B" w:rsidRPr="00702EE3" w:rsidRDefault="0093796B" w:rsidP="004237F5">
            <w:pPr>
              <w:ind w:left="-100"/>
              <w:jc w:val="center"/>
              <w:rPr>
                <w:rFonts w:ascii="Calibri" w:hAnsi="Calibri"/>
                <w:b/>
                <w:noProof/>
                <w:sz w:val="22"/>
                <w:szCs w:val="22"/>
                <w:lang w:val="ro-RO" w:eastAsia="ro-RO"/>
              </w:rPr>
            </w:pPr>
          </w:p>
          <w:p w14:paraId="7F2DABDE" w14:textId="77777777" w:rsidR="0093796B" w:rsidRPr="00702EE3" w:rsidRDefault="0093796B" w:rsidP="004237F5">
            <w:pPr>
              <w:ind w:left="-100"/>
              <w:jc w:val="center"/>
              <w:rPr>
                <w:rFonts w:ascii="Calibri" w:hAnsi="Calibri"/>
                <w:b/>
                <w:noProof/>
                <w:sz w:val="22"/>
                <w:szCs w:val="22"/>
                <w:lang w:val="ro-RO" w:eastAsia="ro-RO"/>
              </w:rPr>
            </w:pPr>
          </w:p>
          <w:p w14:paraId="1627546B" w14:textId="2F0D02CC" w:rsidR="0093796B" w:rsidRPr="00702EE3" w:rsidRDefault="0093796B" w:rsidP="004237F5">
            <w:pPr>
              <w:ind w:left="-100"/>
              <w:jc w:val="center"/>
              <w:rPr>
                <w:rFonts w:ascii="Calibri" w:hAnsi="Calibri"/>
                <w:b/>
                <w:noProof/>
                <w:sz w:val="22"/>
                <w:szCs w:val="22"/>
                <w:lang w:val="ro-RO" w:eastAsia="ro-RO"/>
              </w:rPr>
            </w:pPr>
          </w:p>
          <w:p w14:paraId="2131110C" w14:textId="3BF7E220" w:rsidR="00002FF7" w:rsidRPr="00702EE3" w:rsidRDefault="00002FF7" w:rsidP="004237F5">
            <w:pPr>
              <w:ind w:left="-100"/>
              <w:jc w:val="center"/>
              <w:rPr>
                <w:rFonts w:ascii="Calibri" w:hAnsi="Calibri"/>
                <w:b/>
                <w:noProof/>
                <w:sz w:val="22"/>
                <w:szCs w:val="22"/>
                <w:lang w:val="ro-RO" w:eastAsia="ro-RO"/>
              </w:rPr>
            </w:pPr>
          </w:p>
          <w:p w14:paraId="2FAACB27" w14:textId="0AE0C1AD" w:rsidR="00002FF7" w:rsidRPr="00702EE3" w:rsidRDefault="00002FF7" w:rsidP="004237F5">
            <w:pPr>
              <w:ind w:left="-100"/>
              <w:jc w:val="center"/>
              <w:rPr>
                <w:rFonts w:ascii="Calibri" w:hAnsi="Calibri"/>
                <w:b/>
                <w:noProof/>
                <w:sz w:val="22"/>
                <w:szCs w:val="22"/>
                <w:lang w:val="ro-RO" w:eastAsia="ro-RO"/>
              </w:rPr>
            </w:pPr>
          </w:p>
          <w:p w14:paraId="6B72C9E9" w14:textId="77777777" w:rsidR="00002FF7" w:rsidRPr="00702EE3" w:rsidRDefault="00002FF7" w:rsidP="004237F5">
            <w:pPr>
              <w:ind w:left="-100"/>
              <w:jc w:val="center"/>
              <w:rPr>
                <w:rFonts w:ascii="Calibri" w:hAnsi="Calibri"/>
                <w:b/>
                <w:noProof/>
                <w:sz w:val="22"/>
                <w:szCs w:val="22"/>
                <w:lang w:val="ro-RO" w:eastAsia="ro-RO"/>
              </w:rPr>
            </w:pPr>
          </w:p>
          <w:p w14:paraId="7DDE4E94" w14:textId="77777777" w:rsidR="0093796B" w:rsidRPr="00702EE3" w:rsidRDefault="0093796B" w:rsidP="004237F5">
            <w:pPr>
              <w:ind w:left="-100"/>
              <w:jc w:val="center"/>
              <w:rPr>
                <w:rFonts w:ascii="Calibri" w:hAnsi="Calibri"/>
                <w:sz w:val="22"/>
                <w:szCs w:val="22"/>
                <w:lang w:val="ro-RO" w:eastAsia="ro-RO"/>
              </w:rPr>
            </w:pPr>
            <w:r w:rsidRPr="00702EE3">
              <w:rPr>
                <w:rFonts w:ascii="Calibri" w:hAnsi="Calibri"/>
                <w:b/>
                <w:noProof/>
                <w:sz w:val="22"/>
                <w:szCs w:val="22"/>
                <w:lang w:val="ro-RO" w:eastAsia="ro-RO"/>
              </w:rPr>
              <w:sym w:font="Wingdings" w:char="F06F"/>
            </w:r>
          </w:p>
          <w:p w14:paraId="54798F6E" w14:textId="77777777" w:rsidR="0093796B" w:rsidRPr="00702EE3" w:rsidRDefault="0093796B" w:rsidP="004237F5">
            <w:pPr>
              <w:ind w:left="-100"/>
              <w:jc w:val="center"/>
              <w:rPr>
                <w:rFonts w:ascii="Calibri" w:hAnsi="Calibri"/>
                <w:sz w:val="22"/>
                <w:szCs w:val="22"/>
                <w:lang w:val="ro-RO" w:eastAsia="ro-RO"/>
              </w:rPr>
            </w:pPr>
          </w:p>
          <w:p w14:paraId="56805EFA" w14:textId="77777777" w:rsidR="0093796B" w:rsidRPr="00702EE3" w:rsidRDefault="0093796B" w:rsidP="004237F5">
            <w:pPr>
              <w:ind w:left="-100"/>
              <w:jc w:val="center"/>
              <w:rPr>
                <w:rFonts w:ascii="Calibri" w:hAnsi="Calibri"/>
                <w:sz w:val="22"/>
                <w:szCs w:val="22"/>
                <w:lang w:val="ro-RO" w:eastAsia="ro-RO"/>
              </w:rPr>
            </w:pPr>
          </w:p>
          <w:p w14:paraId="15C88BDE" w14:textId="77777777" w:rsidR="0093796B" w:rsidRPr="00702EE3" w:rsidRDefault="0093796B" w:rsidP="004237F5">
            <w:pPr>
              <w:ind w:left="-100"/>
              <w:jc w:val="center"/>
              <w:rPr>
                <w:rFonts w:ascii="Calibri" w:hAnsi="Calibri"/>
                <w:sz w:val="22"/>
                <w:szCs w:val="22"/>
                <w:lang w:val="ro-RO" w:eastAsia="ro-RO"/>
              </w:rPr>
            </w:pPr>
          </w:p>
          <w:p w14:paraId="49AA7E78" w14:textId="77777777" w:rsidR="0093796B" w:rsidRPr="00702EE3" w:rsidRDefault="0093796B" w:rsidP="004237F5">
            <w:pPr>
              <w:ind w:left="-100"/>
              <w:jc w:val="center"/>
              <w:rPr>
                <w:rFonts w:ascii="Calibri" w:hAnsi="Calibri"/>
                <w:b/>
                <w:noProof/>
                <w:sz w:val="22"/>
                <w:szCs w:val="22"/>
                <w:lang w:val="ro-RO" w:eastAsia="ro-RO"/>
              </w:rPr>
            </w:pPr>
          </w:p>
          <w:p w14:paraId="2CC28BA0" w14:textId="77777777" w:rsidR="0093796B" w:rsidRPr="00702EE3" w:rsidRDefault="0093796B" w:rsidP="004237F5">
            <w:pPr>
              <w:ind w:left="-100"/>
              <w:jc w:val="center"/>
              <w:rPr>
                <w:rFonts w:ascii="Calibri" w:hAnsi="Calibri"/>
                <w:b/>
                <w:noProof/>
                <w:sz w:val="22"/>
                <w:szCs w:val="22"/>
                <w:lang w:val="ro-RO" w:eastAsia="ro-RO"/>
              </w:rPr>
            </w:pPr>
          </w:p>
          <w:p w14:paraId="224125A7" w14:textId="77777777" w:rsidR="006912B1" w:rsidRPr="00702EE3" w:rsidRDefault="006912B1" w:rsidP="004237F5">
            <w:pPr>
              <w:ind w:left="-100"/>
              <w:jc w:val="center"/>
              <w:rPr>
                <w:rFonts w:ascii="Calibri" w:hAnsi="Calibri"/>
                <w:b/>
                <w:noProof/>
                <w:sz w:val="22"/>
                <w:szCs w:val="22"/>
                <w:lang w:val="ro-RO" w:eastAsia="ro-RO"/>
              </w:rPr>
            </w:pPr>
          </w:p>
          <w:p w14:paraId="3E733E49" w14:textId="480FD3E7" w:rsidR="0093796B" w:rsidRPr="00702EE3" w:rsidRDefault="0093796B" w:rsidP="004237F5">
            <w:pPr>
              <w:ind w:left="-100"/>
              <w:jc w:val="center"/>
              <w:rPr>
                <w:rFonts w:ascii="Calibri" w:hAnsi="Calibri"/>
                <w:sz w:val="22"/>
                <w:szCs w:val="22"/>
                <w:lang w:val="ro-RO" w:eastAsia="ro-RO"/>
              </w:rPr>
            </w:pPr>
            <w:r w:rsidRPr="00702EE3">
              <w:rPr>
                <w:rFonts w:ascii="Calibri" w:hAnsi="Calibri"/>
                <w:b/>
                <w:noProof/>
                <w:sz w:val="22"/>
                <w:szCs w:val="22"/>
                <w:lang w:val="ro-RO" w:eastAsia="ro-RO"/>
              </w:rPr>
              <w:sym w:font="Wingdings" w:char="F06F"/>
            </w:r>
          </w:p>
          <w:p w14:paraId="66294318" w14:textId="77777777" w:rsidR="0093796B" w:rsidRPr="00702EE3" w:rsidRDefault="0093796B" w:rsidP="004237F5">
            <w:pPr>
              <w:ind w:left="-100"/>
              <w:jc w:val="center"/>
              <w:rPr>
                <w:rFonts w:ascii="Calibri" w:hAnsi="Calibri"/>
                <w:sz w:val="22"/>
                <w:szCs w:val="22"/>
                <w:lang w:val="ro-RO" w:eastAsia="ro-RO"/>
              </w:rPr>
            </w:pPr>
          </w:p>
          <w:p w14:paraId="57FFE1FC" w14:textId="77777777" w:rsidR="0093796B" w:rsidRPr="00702EE3" w:rsidRDefault="0093796B" w:rsidP="004237F5">
            <w:pPr>
              <w:ind w:left="-100"/>
              <w:jc w:val="center"/>
              <w:rPr>
                <w:rFonts w:ascii="Calibri" w:hAnsi="Calibri"/>
                <w:sz w:val="22"/>
                <w:szCs w:val="22"/>
                <w:lang w:val="ro-RO" w:eastAsia="ro-RO"/>
              </w:rPr>
            </w:pPr>
          </w:p>
          <w:p w14:paraId="0E8D5A77" w14:textId="77777777" w:rsidR="0093796B" w:rsidRPr="00702EE3" w:rsidRDefault="0093796B" w:rsidP="004237F5">
            <w:pPr>
              <w:ind w:left="-100"/>
              <w:jc w:val="center"/>
              <w:rPr>
                <w:rFonts w:ascii="Calibri" w:hAnsi="Calibri"/>
                <w:b/>
                <w:noProof/>
                <w:sz w:val="22"/>
                <w:szCs w:val="22"/>
                <w:lang w:val="ro-RO" w:eastAsia="ro-RO"/>
              </w:rPr>
            </w:pPr>
          </w:p>
          <w:p w14:paraId="5FD43981" w14:textId="77777777" w:rsidR="0093796B" w:rsidRPr="00702EE3" w:rsidRDefault="0093796B" w:rsidP="004237F5">
            <w:pPr>
              <w:ind w:left="-100"/>
              <w:jc w:val="center"/>
              <w:rPr>
                <w:rFonts w:ascii="Calibri" w:hAnsi="Calibri"/>
                <w:b/>
                <w:noProof/>
                <w:sz w:val="22"/>
                <w:szCs w:val="22"/>
                <w:lang w:val="ro-RO" w:eastAsia="ro-RO"/>
              </w:rPr>
            </w:pPr>
          </w:p>
          <w:p w14:paraId="38A73B03" w14:textId="77777777" w:rsidR="006978C7" w:rsidRPr="00702EE3" w:rsidRDefault="006978C7" w:rsidP="006978C7">
            <w:pPr>
              <w:ind w:left="-100"/>
              <w:jc w:val="center"/>
              <w:rPr>
                <w:rFonts w:ascii="Calibri" w:hAnsi="Calibri"/>
                <w:sz w:val="22"/>
                <w:szCs w:val="22"/>
                <w:lang w:val="ro-RO" w:eastAsia="ro-RO"/>
              </w:rPr>
            </w:pPr>
            <w:r w:rsidRPr="00702EE3">
              <w:rPr>
                <w:rFonts w:ascii="Calibri" w:hAnsi="Calibri"/>
                <w:b/>
                <w:noProof/>
                <w:sz w:val="22"/>
                <w:szCs w:val="22"/>
                <w:lang w:val="ro-RO" w:eastAsia="ro-RO"/>
              </w:rPr>
              <w:sym w:font="Wingdings" w:char="F06F"/>
            </w:r>
          </w:p>
          <w:p w14:paraId="6BAF057E" w14:textId="77777777" w:rsidR="0093796B" w:rsidRPr="00702EE3" w:rsidRDefault="0093796B" w:rsidP="004237F5">
            <w:pPr>
              <w:ind w:left="-100"/>
              <w:jc w:val="center"/>
              <w:rPr>
                <w:rFonts w:ascii="Calibri" w:hAnsi="Calibri"/>
                <w:b/>
                <w:noProof/>
                <w:sz w:val="22"/>
                <w:szCs w:val="22"/>
                <w:lang w:val="ro-RO" w:eastAsia="ro-RO"/>
              </w:rPr>
            </w:pPr>
          </w:p>
          <w:p w14:paraId="3472A7BD" w14:textId="77777777" w:rsidR="0093796B" w:rsidRPr="00702EE3" w:rsidRDefault="0093796B" w:rsidP="004237F5">
            <w:pPr>
              <w:ind w:left="-100"/>
              <w:jc w:val="center"/>
              <w:rPr>
                <w:rFonts w:ascii="Calibri" w:hAnsi="Calibri"/>
                <w:b/>
                <w:noProof/>
                <w:sz w:val="22"/>
                <w:szCs w:val="22"/>
                <w:lang w:val="ro-RO" w:eastAsia="ro-RO"/>
              </w:rPr>
            </w:pPr>
          </w:p>
          <w:p w14:paraId="0B865A80" w14:textId="77777777" w:rsidR="006978C7" w:rsidRPr="00702EE3" w:rsidRDefault="006978C7" w:rsidP="006978C7">
            <w:pPr>
              <w:ind w:left="-100"/>
              <w:jc w:val="center"/>
              <w:rPr>
                <w:rFonts w:ascii="Calibri" w:hAnsi="Calibri"/>
                <w:sz w:val="22"/>
                <w:szCs w:val="22"/>
                <w:lang w:val="ro-RO" w:eastAsia="ro-RO"/>
              </w:rPr>
            </w:pPr>
            <w:r w:rsidRPr="00702EE3">
              <w:rPr>
                <w:rFonts w:ascii="Calibri" w:hAnsi="Calibri"/>
                <w:b/>
                <w:noProof/>
                <w:sz w:val="22"/>
                <w:szCs w:val="22"/>
                <w:lang w:val="ro-RO" w:eastAsia="ro-RO"/>
              </w:rPr>
              <w:sym w:font="Wingdings" w:char="F06F"/>
            </w:r>
          </w:p>
          <w:p w14:paraId="2D99C5F8" w14:textId="77777777" w:rsidR="0093796B" w:rsidRPr="00702EE3" w:rsidRDefault="0093796B" w:rsidP="004237F5">
            <w:pPr>
              <w:ind w:left="-100"/>
              <w:jc w:val="center"/>
              <w:rPr>
                <w:rFonts w:ascii="Calibri" w:hAnsi="Calibri"/>
                <w:b/>
                <w:noProof/>
                <w:sz w:val="22"/>
                <w:szCs w:val="22"/>
                <w:lang w:val="ro-RO" w:eastAsia="ro-RO"/>
              </w:rPr>
            </w:pPr>
          </w:p>
          <w:p w14:paraId="7F4C796E" w14:textId="77777777" w:rsidR="0093796B" w:rsidRPr="00702EE3" w:rsidRDefault="0093796B" w:rsidP="004237F5">
            <w:pPr>
              <w:ind w:left="-100"/>
              <w:jc w:val="center"/>
              <w:rPr>
                <w:rFonts w:ascii="Calibri" w:hAnsi="Calibri"/>
                <w:b/>
                <w:noProof/>
                <w:sz w:val="22"/>
                <w:szCs w:val="22"/>
                <w:lang w:val="ro-RO" w:eastAsia="ro-RO"/>
              </w:rPr>
            </w:pPr>
          </w:p>
          <w:p w14:paraId="026B7FD4" w14:textId="6B86D2B1" w:rsidR="0093796B" w:rsidRPr="00702EE3" w:rsidRDefault="0093796B" w:rsidP="00002FF7">
            <w:pPr>
              <w:tabs>
                <w:tab w:val="left" w:pos="720"/>
                <w:tab w:val="center" w:pos="4536"/>
                <w:tab w:val="right" w:pos="9072"/>
              </w:tabs>
              <w:spacing w:line="276" w:lineRule="auto"/>
              <w:ind w:left="-100"/>
              <w:jc w:val="center"/>
              <w:rPr>
                <w:rFonts w:ascii="Calibri" w:hAnsi="Calibri"/>
                <w:sz w:val="22"/>
                <w:szCs w:val="22"/>
                <w:lang w:val="ro-RO" w:eastAsia="ro-RO"/>
              </w:rPr>
            </w:pPr>
          </w:p>
        </w:tc>
        <w:tc>
          <w:tcPr>
            <w:tcW w:w="636" w:type="pct"/>
          </w:tcPr>
          <w:p w14:paraId="71138A68" w14:textId="77777777" w:rsidR="0093796B" w:rsidRPr="00702EE3" w:rsidRDefault="0093796B" w:rsidP="004237F5">
            <w:pPr>
              <w:ind w:left="-100"/>
              <w:jc w:val="center"/>
              <w:rPr>
                <w:rFonts w:ascii="Calibri" w:hAnsi="Calibri"/>
                <w:b/>
                <w:noProof/>
                <w:sz w:val="22"/>
                <w:szCs w:val="22"/>
                <w:lang w:val="ro-RO" w:eastAsia="ro-RO"/>
              </w:rPr>
            </w:pPr>
            <w:r w:rsidRPr="00702EE3">
              <w:rPr>
                <w:rFonts w:ascii="Calibri" w:hAnsi="Calibri"/>
                <w:b/>
                <w:noProof/>
                <w:sz w:val="22"/>
                <w:szCs w:val="22"/>
                <w:lang w:val="ro-RO" w:eastAsia="ro-RO"/>
              </w:rPr>
              <w:sym w:font="Wingdings" w:char="F06F"/>
            </w:r>
          </w:p>
          <w:p w14:paraId="15B19FF0" w14:textId="77777777" w:rsidR="0093796B" w:rsidRPr="00702EE3" w:rsidRDefault="0093796B" w:rsidP="004237F5">
            <w:pPr>
              <w:ind w:left="-100"/>
              <w:jc w:val="center"/>
              <w:rPr>
                <w:rFonts w:ascii="Calibri" w:hAnsi="Calibri"/>
                <w:b/>
                <w:noProof/>
                <w:sz w:val="22"/>
                <w:szCs w:val="22"/>
                <w:lang w:val="ro-RO" w:eastAsia="ro-RO"/>
              </w:rPr>
            </w:pPr>
          </w:p>
          <w:p w14:paraId="5A5170CF" w14:textId="77777777" w:rsidR="0093796B" w:rsidRPr="00702EE3" w:rsidRDefault="0093796B" w:rsidP="004237F5">
            <w:pPr>
              <w:ind w:left="-100"/>
              <w:jc w:val="center"/>
              <w:rPr>
                <w:rFonts w:ascii="Calibri" w:hAnsi="Calibri"/>
                <w:b/>
                <w:noProof/>
                <w:sz w:val="22"/>
                <w:szCs w:val="22"/>
                <w:lang w:val="ro-RO" w:eastAsia="ro-RO"/>
              </w:rPr>
            </w:pPr>
          </w:p>
          <w:p w14:paraId="01619F01" w14:textId="77777777" w:rsidR="0093796B" w:rsidRPr="00702EE3" w:rsidRDefault="0093796B" w:rsidP="004237F5">
            <w:pPr>
              <w:ind w:left="-100"/>
              <w:jc w:val="center"/>
              <w:rPr>
                <w:rFonts w:ascii="Calibri" w:hAnsi="Calibri"/>
                <w:b/>
                <w:noProof/>
                <w:sz w:val="22"/>
                <w:szCs w:val="22"/>
                <w:lang w:val="ro-RO" w:eastAsia="ro-RO"/>
              </w:rPr>
            </w:pPr>
          </w:p>
          <w:p w14:paraId="191D88C3" w14:textId="77777777" w:rsidR="0093796B" w:rsidRPr="00702EE3" w:rsidRDefault="0093796B" w:rsidP="004237F5">
            <w:pPr>
              <w:ind w:left="-100"/>
              <w:jc w:val="center"/>
              <w:rPr>
                <w:rFonts w:ascii="Calibri" w:hAnsi="Calibri"/>
                <w:b/>
                <w:noProof/>
                <w:sz w:val="22"/>
                <w:szCs w:val="22"/>
                <w:lang w:val="ro-RO" w:eastAsia="ro-RO"/>
              </w:rPr>
            </w:pPr>
          </w:p>
          <w:p w14:paraId="1D145871" w14:textId="77777777" w:rsidR="0093796B" w:rsidRPr="00702EE3" w:rsidRDefault="0093796B" w:rsidP="004237F5">
            <w:pPr>
              <w:ind w:left="-100"/>
              <w:jc w:val="center"/>
              <w:rPr>
                <w:rFonts w:ascii="Calibri" w:hAnsi="Calibri"/>
                <w:b/>
                <w:noProof/>
                <w:sz w:val="22"/>
                <w:szCs w:val="22"/>
                <w:lang w:val="ro-RO" w:eastAsia="ro-RO"/>
              </w:rPr>
            </w:pPr>
          </w:p>
          <w:p w14:paraId="30919D7D" w14:textId="77777777" w:rsidR="0093796B" w:rsidRPr="00702EE3" w:rsidRDefault="0093796B" w:rsidP="004237F5">
            <w:pPr>
              <w:ind w:left="-100"/>
              <w:jc w:val="center"/>
              <w:rPr>
                <w:rFonts w:ascii="Calibri" w:hAnsi="Calibri"/>
                <w:b/>
                <w:noProof/>
                <w:sz w:val="22"/>
                <w:szCs w:val="22"/>
                <w:lang w:val="ro-RO" w:eastAsia="ro-RO"/>
              </w:rPr>
            </w:pPr>
          </w:p>
          <w:p w14:paraId="5D53899B" w14:textId="77777777" w:rsidR="0093796B" w:rsidRPr="00702EE3" w:rsidRDefault="0093796B" w:rsidP="004237F5">
            <w:pPr>
              <w:ind w:left="-100"/>
              <w:jc w:val="center"/>
              <w:rPr>
                <w:rFonts w:ascii="Calibri" w:hAnsi="Calibri"/>
                <w:b/>
                <w:noProof/>
                <w:sz w:val="22"/>
                <w:szCs w:val="22"/>
                <w:lang w:val="ro-RO" w:eastAsia="ro-RO"/>
              </w:rPr>
            </w:pPr>
          </w:p>
          <w:p w14:paraId="68D2E28D" w14:textId="77777777" w:rsidR="0093796B" w:rsidRPr="00702EE3" w:rsidRDefault="0093796B" w:rsidP="004237F5">
            <w:pPr>
              <w:ind w:left="-100"/>
              <w:jc w:val="center"/>
              <w:rPr>
                <w:rFonts w:ascii="Calibri" w:hAnsi="Calibri"/>
                <w:b/>
                <w:noProof/>
                <w:sz w:val="22"/>
                <w:szCs w:val="22"/>
                <w:lang w:val="ro-RO" w:eastAsia="ro-RO"/>
              </w:rPr>
            </w:pPr>
          </w:p>
          <w:p w14:paraId="7D4A1848" w14:textId="77777777" w:rsidR="0093796B" w:rsidRPr="00702EE3" w:rsidRDefault="0093796B" w:rsidP="004237F5">
            <w:pPr>
              <w:ind w:left="-100"/>
              <w:jc w:val="center"/>
              <w:rPr>
                <w:rFonts w:ascii="Calibri" w:hAnsi="Calibri"/>
                <w:b/>
                <w:noProof/>
                <w:sz w:val="22"/>
                <w:szCs w:val="22"/>
                <w:lang w:val="ro-RO" w:eastAsia="ro-RO"/>
              </w:rPr>
            </w:pPr>
          </w:p>
          <w:p w14:paraId="1E9272ED" w14:textId="77777777" w:rsidR="0093796B" w:rsidRPr="00702EE3" w:rsidRDefault="0093796B" w:rsidP="004237F5">
            <w:pPr>
              <w:ind w:left="-100"/>
              <w:jc w:val="center"/>
              <w:rPr>
                <w:rFonts w:ascii="Calibri" w:hAnsi="Calibri"/>
                <w:b/>
                <w:noProof/>
                <w:sz w:val="22"/>
                <w:szCs w:val="22"/>
                <w:lang w:val="ro-RO" w:eastAsia="ro-RO"/>
              </w:rPr>
            </w:pPr>
          </w:p>
          <w:p w14:paraId="697546B7" w14:textId="77777777" w:rsidR="00002FF7" w:rsidRPr="00702EE3" w:rsidRDefault="00002FF7" w:rsidP="004237F5">
            <w:pPr>
              <w:ind w:left="-100"/>
              <w:jc w:val="center"/>
              <w:rPr>
                <w:rFonts w:ascii="Calibri" w:hAnsi="Calibri"/>
                <w:b/>
                <w:noProof/>
                <w:sz w:val="22"/>
                <w:szCs w:val="22"/>
                <w:lang w:val="ro-RO" w:eastAsia="ro-RO"/>
              </w:rPr>
            </w:pPr>
          </w:p>
          <w:p w14:paraId="74EEFFF3" w14:textId="77777777" w:rsidR="00002FF7" w:rsidRPr="00702EE3" w:rsidRDefault="00002FF7" w:rsidP="004237F5">
            <w:pPr>
              <w:ind w:left="-100"/>
              <w:jc w:val="center"/>
              <w:rPr>
                <w:rFonts w:ascii="Calibri" w:hAnsi="Calibri"/>
                <w:b/>
                <w:noProof/>
                <w:sz w:val="22"/>
                <w:szCs w:val="22"/>
                <w:lang w:val="ro-RO" w:eastAsia="ro-RO"/>
              </w:rPr>
            </w:pPr>
          </w:p>
          <w:p w14:paraId="441B4592" w14:textId="77777777" w:rsidR="00002FF7" w:rsidRPr="00702EE3" w:rsidRDefault="00002FF7" w:rsidP="004237F5">
            <w:pPr>
              <w:ind w:left="-100"/>
              <w:jc w:val="center"/>
              <w:rPr>
                <w:rFonts w:ascii="Calibri" w:hAnsi="Calibri"/>
                <w:b/>
                <w:noProof/>
                <w:sz w:val="22"/>
                <w:szCs w:val="22"/>
                <w:lang w:val="ro-RO" w:eastAsia="ro-RO"/>
              </w:rPr>
            </w:pPr>
          </w:p>
          <w:p w14:paraId="734FAFCF" w14:textId="08767961" w:rsidR="0093796B" w:rsidRPr="00702EE3" w:rsidRDefault="0093796B" w:rsidP="004237F5">
            <w:pPr>
              <w:ind w:left="-100"/>
              <w:jc w:val="center"/>
              <w:rPr>
                <w:rFonts w:ascii="Calibri" w:hAnsi="Calibri"/>
                <w:sz w:val="22"/>
                <w:szCs w:val="22"/>
                <w:lang w:val="ro-RO" w:eastAsia="ro-RO"/>
              </w:rPr>
            </w:pPr>
            <w:r w:rsidRPr="00702EE3">
              <w:rPr>
                <w:rFonts w:ascii="Calibri" w:hAnsi="Calibri"/>
                <w:b/>
                <w:noProof/>
                <w:sz w:val="22"/>
                <w:szCs w:val="22"/>
                <w:lang w:val="ro-RO" w:eastAsia="ro-RO"/>
              </w:rPr>
              <w:sym w:font="Wingdings" w:char="F06F"/>
            </w:r>
          </w:p>
          <w:p w14:paraId="53187D80" w14:textId="77777777" w:rsidR="0093796B" w:rsidRPr="00702EE3" w:rsidRDefault="0093796B" w:rsidP="004237F5">
            <w:pPr>
              <w:ind w:left="-100"/>
              <w:jc w:val="center"/>
              <w:rPr>
                <w:rFonts w:ascii="Calibri" w:hAnsi="Calibri"/>
                <w:sz w:val="22"/>
                <w:szCs w:val="22"/>
                <w:lang w:val="ro-RO" w:eastAsia="ro-RO"/>
              </w:rPr>
            </w:pPr>
          </w:p>
          <w:p w14:paraId="6D938784" w14:textId="77777777" w:rsidR="0093796B" w:rsidRPr="00702EE3" w:rsidRDefault="0093796B" w:rsidP="004237F5">
            <w:pPr>
              <w:ind w:left="-100"/>
              <w:jc w:val="center"/>
              <w:rPr>
                <w:rFonts w:ascii="Calibri" w:hAnsi="Calibri"/>
                <w:sz w:val="22"/>
                <w:szCs w:val="22"/>
                <w:lang w:val="ro-RO" w:eastAsia="ro-RO"/>
              </w:rPr>
            </w:pPr>
          </w:p>
          <w:p w14:paraId="4FC2C1FF" w14:textId="77777777" w:rsidR="0093796B" w:rsidRPr="00702EE3" w:rsidRDefault="0093796B" w:rsidP="004237F5">
            <w:pPr>
              <w:ind w:left="-100"/>
              <w:jc w:val="center"/>
              <w:rPr>
                <w:rFonts w:ascii="Calibri" w:hAnsi="Calibri"/>
                <w:sz w:val="22"/>
                <w:szCs w:val="22"/>
                <w:lang w:val="ro-RO" w:eastAsia="ro-RO"/>
              </w:rPr>
            </w:pPr>
          </w:p>
          <w:p w14:paraId="7D9934F7" w14:textId="77777777" w:rsidR="0093796B" w:rsidRPr="00702EE3" w:rsidRDefault="0093796B" w:rsidP="004237F5">
            <w:pPr>
              <w:ind w:left="-100"/>
              <w:jc w:val="center"/>
              <w:rPr>
                <w:rFonts w:ascii="Calibri" w:hAnsi="Calibri"/>
                <w:b/>
                <w:noProof/>
                <w:sz w:val="22"/>
                <w:szCs w:val="22"/>
                <w:lang w:val="ro-RO" w:eastAsia="ro-RO"/>
              </w:rPr>
            </w:pPr>
          </w:p>
          <w:p w14:paraId="7991E60E" w14:textId="77777777" w:rsidR="0093796B" w:rsidRPr="00702EE3" w:rsidRDefault="0093796B" w:rsidP="004237F5">
            <w:pPr>
              <w:ind w:left="-100"/>
              <w:jc w:val="center"/>
              <w:rPr>
                <w:rFonts w:ascii="Calibri" w:hAnsi="Calibri"/>
                <w:b/>
                <w:noProof/>
                <w:sz w:val="22"/>
                <w:szCs w:val="22"/>
                <w:lang w:val="ro-RO" w:eastAsia="ro-RO"/>
              </w:rPr>
            </w:pPr>
          </w:p>
          <w:p w14:paraId="1C8AC2E1" w14:textId="77777777" w:rsidR="006912B1" w:rsidRPr="00702EE3" w:rsidRDefault="006912B1" w:rsidP="004237F5">
            <w:pPr>
              <w:ind w:left="-100"/>
              <w:jc w:val="center"/>
              <w:rPr>
                <w:rFonts w:ascii="Calibri" w:hAnsi="Calibri"/>
                <w:b/>
                <w:noProof/>
                <w:sz w:val="22"/>
                <w:szCs w:val="22"/>
                <w:lang w:val="ro-RO" w:eastAsia="ro-RO"/>
              </w:rPr>
            </w:pPr>
          </w:p>
          <w:p w14:paraId="6D33B0E0" w14:textId="33CEB88D" w:rsidR="0093796B" w:rsidRPr="00702EE3" w:rsidRDefault="0093796B" w:rsidP="004237F5">
            <w:pPr>
              <w:ind w:left="-100"/>
              <w:jc w:val="center"/>
              <w:rPr>
                <w:rFonts w:ascii="Calibri" w:hAnsi="Calibri"/>
                <w:sz w:val="22"/>
                <w:szCs w:val="22"/>
                <w:lang w:val="ro-RO" w:eastAsia="ro-RO"/>
              </w:rPr>
            </w:pPr>
            <w:r w:rsidRPr="00702EE3">
              <w:rPr>
                <w:rFonts w:ascii="Calibri" w:hAnsi="Calibri"/>
                <w:b/>
                <w:noProof/>
                <w:sz w:val="22"/>
                <w:szCs w:val="22"/>
                <w:lang w:val="ro-RO" w:eastAsia="ro-RO"/>
              </w:rPr>
              <w:sym w:font="Wingdings" w:char="F06F"/>
            </w:r>
          </w:p>
          <w:p w14:paraId="73158313" w14:textId="77777777" w:rsidR="0093796B" w:rsidRPr="00702EE3" w:rsidRDefault="0093796B" w:rsidP="004237F5">
            <w:pPr>
              <w:ind w:left="-100"/>
              <w:jc w:val="center"/>
              <w:rPr>
                <w:rFonts w:ascii="Calibri" w:hAnsi="Calibri"/>
                <w:sz w:val="22"/>
                <w:szCs w:val="22"/>
                <w:lang w:val="ro-RO" w:eastAsia="ro-RO"/>
              </w:rPr>
            </w:pPr>
          </w:p>
          <w:p w14:paraId="1B5259EE" w14:textId="77777777" w:rsidR="0093796B" w:rsidRPr="00702EE3" w:rsidRDefault="0093796B" w:rsidP="004237F5">
            <w:pPr>
              <w:ind w:left="-100"/>
              <w:jc w:val="center"/>
              <w:rPr>
                <w:rFonts w:ascii="Calibri" w:hAnsi="Calibri"/>
                <w:sz w:val="22"/>
                <w:szCs w:val="22"/>
                <w:lang w:val="ro-RO" w:eastAsia="ro-RO"/>
              </w:rPr>
            </w:pPr>
          </w:p>
          <w:p w14:paraId="4150B3D6" w14:textId="77777777" w:rsidR="0093796B" w:rsidRPr="00702EE3" w:rsidRDefault="0093796B" w:rsidP="004237F5">
            <w:pPr>
              <w:ind w:left="-100"/>
              <w:jc w:val="center"/>
              <w:rPr>
                <w:rFonts w:ascii="Calibri" w:hAnsi="Calibri"/>
                <w:sz w:val="22"/>
                <w:szCs w:val="22"/>
                <w:lang w:val="ro-RO" w:eastAsia="ro-RO"/>
              </w:rPr>
            </w:pPr>
          </w:p>
          <w:p w14:paraId="500FF14F" w14:textId="77777777" w:rsidR="0093796B" w:rsidRPr="00702EE3" w:rsidRDefault="0093796B" w:rsidP="004237F5">
            <w:pPr>
              <w:ind w:left="-100"/>
              <w:jc w:val="center"/>
              <w:rPr>
                <w:rFonts w:ascii="Calibri" w:hAnsi="Calibri"/>
                <w:sz w:val="22"/>
                <w:szCs w:val="22"/>
                <w:lang w:val="ro-RO" w:eastAsia="ro-RO"/>
              </w:rPr>
            </w:pPr>
          </w:p>
          <w:p w14:paraId="10BF0D11" w14:textId="5A41C67F" w:rsidR="0093796B" w:rsidRPr="00702EE3" w:rsidRDefault="006978C7" w:rsidP="00130042">
            <w:pPr>
              <w:rPr>
                <w:rFonts w:ascii="Calibri" w:hAnsi="Calibri"/>
                <w:sz w:val="22"/>
                <w:szCs w:val="22"/>
                <w:lang w:val="ro-RO" w:eastAsia="ro-RO"/>
              </w:rPr>
            </w:pPr>
            <w:r w:rsidRPr="00702EE3">
              <w:rPr>
                <w:rFonts w:ascii="Calibri" w:hAnsi="Calibri"/>
                <w:b/>
                <w:noProof/>
                <w:sz w:val="22"/>
                <w:szCs w:val="22"/>
                <w:lang w:val="ro-RO" w:eastAsia="ro-RO"/>
              </w:rPr>
              <w:sym w:font="Wingdings" w:char="F06F"/>
            </w:r>
          </w:p>
          <w:p w14:paraId="2319BE6D" w14:textId="77777777" w:rsidR="006978C7" w:rsidRPr="00702EE3" w:rsidRDefault="006978C7" w:rsidP="006978C7">
            <w:pPr>
              <w:ind w:left="-100"/>
              <w:jc w:val="center"/>
              <w:rPr>
                <w:rFonts w:ascii="Calibri" w:hAnsi="Calibri"/>
                <w:sz w:val="22"/>
                <w:szCs w:val="22"/>
                <w:lang w:val="ro-RO" w:eastAsia="ro-RO"/>
              </w:rPr>
            </w:pPr>
            <w:r w:rsidRPr="00702EE3">
              <w:rPr>
                <w:rFonts w:ascii="Calibri" w:hAnsi="Calibri"/>
                <w:b/>
                <w:noProof/>
                <w:sz w:val="22"/>
                <w:szCs w:val="22"/>
                <w:lang w:val="ro-RO" w:eastAsia="ro-RO"/>
              </w:rPr>
              <w:sym w:font="Wingdings" w:char="F06F"/>
            </w:r>
          </w:p>
          <w:p w14:paraId="0C650013" w14:textId="77777777" w:rsidR="0093796B" w:rsidRPr="00702EE3" w:rsidRDefault="0093796B" w:rsidP="004237F5">
            <w:pPr>
              <w:ind w:left="-100"/>
              <w:jc w:val="center"/>
              <w:rPr>
                <w:rFonts w:ascii="Calibri" w:hAnsi="Calibri"/>
                <w:sz w:val="22"/>
                <w:szCs w:val="22"/>
                <w:lang w:val="ro-RO" w:eastAsia="ro-RO"/>
              </w:rPr>
            </w:pPr>
          </w:p>
          <w:p w14:paraId="5D002788" w14:textId="77777777" w:rsidR="0093796B" w:rsidRPr="00702EE3" w:rsidRDefault="0093796B" w:rsidP="004237F5">
            <w:pPr>
              <w:ind w:left="-100"/>
              <w:jc w:val="center"/>
              <w:rPr>
                <w:rFonts w:ascii="Calibri" w:hAnsi="Calibri"/>
                <w:sz w:val="22"/>
                <w:szCs w:val="22"/>
                <w:lang w:val="ro-RO" w:eastAsia="ro-RO"/>
              </w:rPr>
            </w:pPr>
          </w:p>
        </w:tc>
        <w:tc>
          <w:tcPr>
            <w:tcW w:w="557" w:type="pct"/>
          </w:tcPr>
          <w:p w14:paraId="69F97E38" w14:textId="77777777" w:rsidR="0093796B" w:rsidRPr="00702EE3" w:rsidRDefault="0093796B" w:rsidP="004237F5">
            <w:pPr>
              <w:ind w:left="-100"/>
              <w:jc w:val="center"/>
              <w:rPr>
                <w:rFonts w:ascii="Calibri" w:hAnsi="Calibri"/>
                <w:b/>
                <w:noProof/>
                <w:sz w:val="22"/>
                <w:szCs w:val="22"/>
                <w:lang w:val="ro-RO" w:eastAsia="ro-RO"/>
              </w:rPr>
            </w:pPr>
            <w:r w:rsidRPr="00702EE3">
              <w:rPr>
                <w:rFonts w:ascii="Calibri" w:hAnsi="Calibri"/>
                <w:b/>
                <w:noProof/>
                <w:sz w:val="22"/>
                <w:szCs w:val="22"/>
                <w:lang w:val="ro-RO" w:eastAsia="ro-RO"/>
              </w:rPr>
              <w:sym w:font="Wingdings" w:char="F06F"/>
            </w:r>
          </w:p>
          <w:p w14:paraId="236C272D" w14:textId="77777777" w:rsidR="0093796B" w:rsidRPr="00702EE3" w:rsidRDefault="0093796B" w:rsidP="004237F5">
            <w:pPr>
              <w:ind w:left="-100"/>
              <w:jc w:val="center"/>
              <w:rPr>
                <w:rFonts w:ascii="Calibri" w:hAnsi="Calibri"/>
                <w:b/>
                <w:noProof/>
                <w:sz w:val="22"/>
                <w:szCs w:val="22"/>
                <w:lang w:val="ro-RO" w:eastAsia="ro-RO"/>
              </w:rPr>
            </w:pPr>
          </w:p>
          <w:p w14:paraId="0727B45B" w14:textId="77777777" w:rsidR="0093796B" w:rsidRPr="00702EE3" w:rsidRDefault="0093796B" w:rsidP="004237F5">
            <w:pPr>
              <w:ind w:left="-100"/>
              <w:jc w:val="center"/>
              <w:rPr>
                <w:rFonts w:ascii="Calibri" w:hAnsi="Calibri"/>
                <w:b/>
                <w:noProof/>
                <w:sz w:val="22"/>
                <w:szCs w:val="22"/>
                <w:lang w:val="ro-RO" w:eastAsia="ro-RO"/>
              </w:rPr>
            </w:pPr>
          </w:p>
          <w:p w14:paraId="193EB3B8" w14:textId="77777777" w:rsidR="0093796B" w:rsidRPr="00702EE3" w:rsidRDefault="0093796B" w:rsidP="004237F5">
            <w:pPr>
              <w:ind w:left="-100"/>
              <w:jc w:val="center"/>
              <w:rPr>
                <w:rFonts w:ascii="Calibri" w:hAnsi="Calibri"/>
                <w:b/>
                <w:noProof/>
                <w:sz w:val="22"/>
                <w:szCs w:val="22"/>
                <w:lang w:val="ro-RO" w:eastAsia="ro-RO"/>
              </w:rPr>
            </w:pPr>
          </w:p>
          <w:p w14:paraId="15815737" w14:textId="77777777" w:rsidR="0093796B" w:rsidRPr="00702EE3" w:rsidRDefault="0093796B" w:rsidP="004237F5">
            <w:pPr>
              <w:ind w:left="-100"/>
              <w:jc w:val="center"/>
              <w:rPr>
                <w:rFonts w:ascii="Calibri" w:hAnsi="Calibri"/>
                <w:b/>
                <w:noProof/>
                <w:sz w:val="22"/>
                <w:szCs w:val="22"/>
                <w:lang w:val="ro-RO" w:eastAsia="ro-RO"/>
              </w:rPr>
            </w:pPr>
          </w:p>
          <w:p w14:paraId="1DFB8364" w14:textId="77777777" w:rsidR="0093796B" w:rsidRPr="00702EE3" w:rsidRDefault="0093796B" w:rsidP="004237F5">
            <w:pPr>
              <w:ind w:left="-100"/>
              <w:jc w:val="center"/>
              <w:rPr>
                <w:rFonts w:ascii="Calibri" w:hAnsi="Calibri"/>
                <w:b/>
                <w:noProof/>
                <w:sz w:val="22"/>
                <w:szCs w:val="22"/>
                <w:lang w:val="ro-RO" w:eastAsia="ro-RO"/>
              </w:rPr>
            </w:pPr>
          </w:p>
          <w:p w14:paraId="54EC65D3" w14:textId="77777777" w:rsidR="0093796B" w:rsidRPr="00702EE3" w:rsidRDefault="0093796B" w:rsidP="004237F5">
            <w:pPr>
              <w:ind w:left="-100"/>
              <w:jc w:val="center"/>
              <w:rPr>
                <w:rFonts w:ascii="Calibri" w:hAnsi="Calibri"/>
                <w:b/>
                <w:noProof/>
                <w:sz w:val="22"/>
                <w:szCs w:val="22"/>
                <w:lang w:val="ro-RO" w:eastAsia="ro-RO"/>
              </w:rPr>
            </w:pPr>
          </w:p>
          <w:p w14:paraId="0C0B28F8" w14:textId="77777777" w:rsidR="0093796B" w:rsidRPr="00702EE3" w:rsidRDefault="0093796B" w:rsidP="004237F5">
            <w:pPr>
              <w:ind w:left="-100"/>
              <w:jc w:val="center"/>
              <w:rPr>
                <w:rFonts w:ascii="Calibri" w:hAnsi="Calibri"/>
                <w:b/>
                <w:noProof/>
                <w:sz w:val="22"/>
                <w:szCs w:val="22"/>
                <w:lang w:val="ro-RO" w:eastAsia="ro-RO"/>
              </w:rPr>
            </w:pPr>
          </w:p>
          <w:p w14:paraId="232F795A" w14:textId="77777777" w:rsidR="0093796B" w:rsidRPr="00702EE3" w:rsidRDefault="0093796B" w:rsidP="004237F5">
            <w:pPr>
              <w:ind w:left="-100"/>
              <w:jc w:val="center"/>
              <w:rPr>
                <w:rFonts w:ascii="Calibri" w:hAnsi="Calibri"/>
                <w:b/>
                <w:noProof/>
                <w:sz w:val="22"/>
                <w:szCs w:val="22"/>
                <w:lang w:val="ro-RO" w:eastAsia="ro-RO"/>
              </w:rPr>
            </w:pPr>
          </w:p>
          <w:p w14:paraId="6F4F4191" w14:textId="77777777" w:rsidR="0093796B" w:rsidRPr="00702EE3" w:rsidRDefault="0093796B" w:rsidP="004237F5">
            <w:pPr>
              <w:ind w:left="-100"/>
              <w:jc w:val="center"/>
              <w:rPr>
                <w:rFonts w:ascii="Calibri" w:hAnsi="Calibri"/>
                <w:b/>
                <w:noProof/>
                <w:sz w:val="22"/>
                <w:szCs w:val="22"/>
                <w:lang w:val="ro-RO" w:eastAsia="ro-RO"/>
              </w:rPr>
            </w:pPr>
          </w:p>
          <w:p w14:paraId="4E9349A4" w14:textId="77777777" w:rsidR="0093796B" w:rsidRPr="00702EE3" w:rsidRDefault="0093796B" w:rsidP="004237F5">
            <w:pPr>
              <w:ind w:left="-100"/>
              <w:jc w:val="center"/>
              <w:rPr>
                <w:rFonts w:ascii="Calibri" w:hAnsi="Calibri"/>
                <w:b/>
                <w:noProof/>
                <w:sz w:val="22"/>
                <w:szCs w:val="22"/>
                <w:lang w:val="ro-RO" w:eastAsia="ro-RO"/>
              </w:rPr>
            </w:pPr>
          </w:p>
          <w:p w14:paraId="6885A287" w14:textId="77777777" w:rsidR="00002FF7" w:rsidRPr="00702EE3" w:rsidRDefault="00002FF7" w:rsidP="004237F5">
            <w:pPr>
              <w:ind w:left="-100"/>
              <w:jc w:val="center"/>
              <w:rPr>
                <w:rFonts w:ascii="Calibri" w:hAnsi="Calibri"/>
                <w:b/>
                <w:noProof/>
                <w:sz w:val="22"/>
                <w:szCs w:val="22"/>
                <w:lang w:val="ro-RO" w:eastAsia="ro-RO"/>
              </w:rPr>
            </w:pPr>
          </w:p>
          <w:p w14:paraId="1E771848" w14:textId="77777777" w:rsidR="00002FF7" w:rsidRPr="00702EE3" w:rsidRDefault="00002FF7" w:rsidP="004237F5">
            <w:pPr>
              <w:ind w:left="-100"/>
              <w:jc w:val="center"/>
              <w:rPr>
                <w:rFonts w:ascii="Calibri" w:hAnsi="Calibri"/>
                <w:b/>
                <w:noProof/>
                <w:sz w:val="22"/>
                <w:szCs w:val="22"/>
                <w:lang w:val="ro-RO" w:eastAsia="ro-RO"/>
              </w:rPr>
            </w:pPr>
          </w:p>
          <w:p w14:paraId="65986932" w14:textId="77777777" w:rsidR="00002FF7" w:rsidRPr="00702EE3" w:rsidRDefault="00002FF7" w:rsidP="004237F5">
            <w:pPr>
              <w:ind w:left="-100"/>
              <w:jc w:val="center"/>
              <w:rPr>
                <w:rFonts w:ascii="Calibri" w:hAnsi="Calibri"/>
                <w:b/>
                <w:noProof/>
                <w:sz w:val="22"/>
                <w:szCs w:val="22"/>
                <w:lang w:val="ro-RO" w:eastAsia="ro-RO"/>
              </w:rPr>
            </w:pPr>
          </w:p>
          <w:p w14:paraId="037CFD10" w14:textId="65A427D1" w:rsidR="0093796B" w:rsidRPr="00702EE3" w:rsidRDefault="0093796B" w:rsidP="004237F5">
            <w:pPr>
              <w:ind w:left="-100"/>
              <w:jc w:val="center"/>
              <w:rPr>
                <w:rFonts w:ascii="Calibri" w:hAnsi="Calibri"/>
                <w:sz w:val="22"/>
                <w:szCs w:val="22"/>
                <w:lang w:val="ro-RO" w:eastAsia="ro-RO"/>
              </w:rPr>
            </w:pPr>
            <w:r w:rsidRPr="00702EE3">
              <w:rPr>
                <w:rFonts w:ascii="Calibri" w:hAnsi="Calibri"/>
                <w:b/>
                <w:noProof/>
                <w:sz w:val="22"/>
                <w:szCs w:val="22"/>
                <w:lang w:val="ro-RO" w:eastAsia="ro-RO"/>
              </w:rPr>
              <w:sym w:font="Wingdings" w:char="F06F"/>
            </w:r>
          </w:p>
          <w:p w14:paraId="6D04F22D" w14:textId="77777777" w:rsidR="0093796B" w:rsidRPr="00702EE3" w:rsidRDefault="0093796B" w:rsidP="004237F5">
            <w:pPr>
              <w:ind w:left="-100"/>
              <w:jc w:val="center"/>
              <w:rPr>
                <w:rFonts w:ascii="Calibri" w:hAnsi="Calibri"/>
                <w:sz w:val="22"/>
                <w:szCs w:val="22"/>
                <w:lang w:val="ro-RO" w:eastAsia="ro-RO"/>
              </w:rPr>
            </w:pPr>
          </w:p>
          <w:p w14:paraId="71CB9E5B" w14:textId="77777777" w:rsidR="0093796B" w:rsidRPr="00702EE3" w:rsidRDefault="0093796B" w:rsidP="004237F5">
            <w:pPr>
              <w:ind w:left="-100"/>
              <w:jc w:val="center"/>
              <w:rPr>
                <w:rFonts w:ascii="Calibri" w:hAnsi="Calibri"/>
                <w:sz w:val="22"/>
                <w:szCs w:val="22"/>
                <w:lang w:val="ro-RO" w:eastAsia="ro-RO"/>
              </w:rPr>
            </w:pPr>
          </w:p>
          <w:p w14:paraId="2B870C8F" w14:textId="77777777" w:rsidR="0093796B" w:rsidRPr="00702EE3" w:rsidRDefault="0093796B" w:rsidP="004237F5">
            <w:pPr>
              <w:ind w:left="-100"/>
              <w:jc w:val="center"/>
              <w:rPr>
                <w:rFonts w:ascii="Calibri" w:hAnsi="Calibri"/>
                <w:sz w:val="22"/>
                <w:szCs w:val="22"/>
                <w:lang w:val="ro-RO" w:eastAsia="ro-RO"/>
              </w:rPr>
            </w:pPr>
          </w:p>
          <w:p w14:paraId="76F99B65" w14:textId="77777777" w:rsidR="0093796B" w:rsidRPr="00702EE3" w:rsidRDefault="0093796B" w:rsidP="004237F5">
            <w:pPr>
              <w:ind w:left="-100"/>
              <w:jc w:val="center"/>
              <w:rPr>
                <w:rFonts w:ascii="Calibri" w:hAnsi="Calibri"/>
                <w:b/>
                <w:noProof/>
                <w:sz w:val="22"/>
                <w:szCs w:val="22"/>
                <w:lang w:val="ro-RO" w:eastAsia="ro-RO"/>
              </w:rPr>
            </w:pPr>
          </w:p>
          <w:p w14:paraId="60CB5C8A" w14:textId="77777777" w:rsidR="0093796B" w:rsidRPr="00702EE3" w:rsidRDefault="0093796B" w:rsidP="004237F5">
            <w:pPr>
              <w:ind w:left="-100"/>
              <w:jc w:val="center"/>
              <w:rPr>
                <w:rFonts w:ascii="Calibri" w:hAnsi="Calibri"/>
                <w:b/>
                <w:noProof/>
                <w:sz w:val="22"/>
                <w:szCs w:val="22"/>
                <w:lang w:val="ro-RO" w:eastAsia="ro-RO"/>
              </w:rPr>
            </w:pPr>
          </w:p>
          <w:p w14:paraId="244574E3" w14:textId="77777777" w:rsidR="006912B1" w:rsidRPr="00702EE3" w:rsidRDefault="006912B1" w:rsidP="004237F5">
            <w:pPr>
              <w:ind w:left="-100"/>
              <w:jc w:val="center"/>
              <w:rPr>
                <w:rFonts w:ascii="Calibri" w:hAnsi="Calibri"/>
                <w:b/>
                <w:noProof/>
                <w:sz w:val="22"/>
                <w:szCs w:val="22"/>
                <w:lang w:val="ro-RO" w:eastAsia="ro-RO"/>
              </w:rPr>
            </w:pPr>
          </w:p>
          <w:p w14:paraId="74A9F4DE" w14:textId="662493C2" w:rsidR="0093796B" w:rsidRPr="00702EE3" w:rsidRDefault="0093796B" w:rsidP="004237F5">
            <w:pPr>
              <w:ind w:left="-100"/>
              <w:jc w:val="center"/>
              <w:rPr>
                <w:rFonts w:ascii="Calibri" w:hAnsi="Calibri"/>
                <w:b/>
                <w:noProof/>
                <w:sz w:val="22"/>
                <w:szCs w:val="22"/>
                <w:lang w:val="ro-RO" w:eastAsia="ro-RO"/>
              </w:rPr>
            </w:pPr>
            <w:r w:rsidRPr="00702EE3">
              <w:rPr>
                <w:rFonts w:ascii="Calibri" w:hAnsi="Calibri"/>
                <w:b/>
                <w:noProof/>
                <w:sz w:val="22"/>
                <w:szCs w:val="22"/>
                <w:lang w:val="ro-RO" w:eastAsia="ro-RO"/>
              </w:rPr>
              <w:sym w:font="Wingdings" w:char="F06F"/>
            </w:r>
          </w:p>
          <w:p w14:paraId="3723E794" w14:textId="77777777" w:rsidR="0093796B" w:rsidRPr="00702EE3" w:rsidRDefault="0093796B" w:rsidP="004237F5">
            <w:pPr>
              <w:ind w:left="-100"/>
              <w:jc w:val="center"/>
              <w:rPr>
                <w:rFonts w:ascii="Calibri" w:hAnsi="Calibri"/>
                <w:b/>
                <w:noProof/>
                <w:sz w:val="22"/>
                <w:szCs w:val="22"/>
                <w:lang w:val="ro-RO" w:eastAsia="ro-RO"/>
              </w:rPr>
            </w:pPr>
          </w:p>
          <w:p w14:paraId="7777E736" w14:textId="77777777" w:rsidR="0093796B" w:rsidRPr="00702EE3" w:rsidRDefault="0093796B" w:rsidP="004237F5">
            <w:pPr>
              <w:ind w:left="-100"/>
              <w:jc w:val="center"/>
              <w:rPr>
                <w:rFonts w:ascii="Calibri" w:hAnsi="Calibri"/>
                <w:b/>
                <w:noProof/>
                <w:sz w:val="22"/>
                <w:szCs w:val="22"/>
                <w:lang w:val="ro-RO" w:eastAsia="ro-RO"/>
              </w:rPr>
            </w:pPr>
          </w:p>
          <w:p w14:paraId="4DEE09A3" w14:textId="77777777" w:rsidR="0093796B" w:rsidRPr="00702EE3" w:rsidRDefault="0093796B" w:rsidP="004237F5">
            <w:pPr>
              <w:ind w:left="-100"/>
              <w:jc w:val="center"/>
              <w:rPr>
                <w:rFonts w:ascii="Calibri" w:hAnsi="Calibri"/>
                <w:b/>
                <w:noProof/>
                <w:sz w:val="22"/>
                <w:szCs w:val="22"/>
                <w:lang w:val="ro-RO" w:eastAsia="ro-RO"/>
              </w:rPr>
            </w:pPr>
          </w:p>
          <w:p w14:paraId="3FF49858" w14:textId="77777777" w:rsidR="0093796B" w:rsidRPr="00702EE3" w:rsidRDefault="0093796B" w:rsidP="004237F5">
            <w:pPr>
              <w:ind w:left="-100"/>
              <w:jc w:val="center"/>
              <w:rPr>
                <w:rFonts w:ascii="Calibri" w:hAnsi="Calibri"/>
                <w:b/>
                <w:noProof/>
                <w:sz w:val="22"/>
                <w:szCs w:val="22"/>
                <w:lang w:val="ro-RO" w:eastAsia="ro-RO"/>
              </w:rPr>
            </w:pPr>
          </w:p>
          <w:p w14:paraId="564FCD52" w14:textId="77777777" w:rsidR="006978C7" w:rsidRPr="00702EE3" w:rsidRDefault="006978C7" w:rsidP="006978C7">
            <w:pPr>
              <w:ind w:left="-100"/>
              <w:jc w:val="center"/>
              <w:rPr>
                <w:rFonts w:ascii="Calibri" w:hAnsi="Calibri"/>
                <w:sz w:val="22"/>
                <w:szCs w:val="22"/>
                <w:lang w:val="ro-RO" w:eastAsia="ro-RO"/>
              </w:rPr>
            </w:pPr>
            <w:r w:rsidRPr="00702EE3">
              <w:rPr>
                <w:rFonts w:ascii="Calibri" w:hAnsi="Calibri"/>
                <w:b/>
                <w:noProof/>
                <w:sz w:val="22"/>
                <w:szCs w:val="22"/>
                <w:lang w:val="ro-RO" w:eastAsia="ro-RO"/>
              </w:rPr>
              <w:sym w:font="Wingdings" w:char="F06F"/>
            </w:r>
          </w:p>
          <w:p w14:paraId="2585318D" w14:textId="77777777" w:rsidR="0093796B" w:rsidRPr="00702EE3" w:rsidRDefault="0093796B" w:rsidP="004237F5">
            <w:pPr>
              <w:ind w:left="-100"/>
              <w:jc w:val="center"/>
              <w:rPr>
                <w:rFonts w:ascii="Calibri" w:hAnsi="Calibri"/>
                <w:b/>
                <w:noProof/>
                <w:sz w:val="22"/>
                <w:szCs w:val="22"/>
                <w:lang w:val="ro-RO" w:eastAsia="ro-RO"/>
              </w:rPr>
            </w:pPr>
          </w:p>
          <w:p w14:paraId="01CAAFF0" w14:textId="77777777" w:rsidR="0093796B" w:rsidRPr="00702EE3" w:rsidRDefault="0093796B" w:rsidP="004237F5">
            <w:pPr>
              <w:ind w:left="-100"/>
              <w:jc w:val="center"/>
              <w:rPr>
                <w:rFonts w:ascii="Calibri" w:hAnsi="Calibri"/>
                <w:b/>
                <w:noProof/>
                <w:sz w:val="22"/>
                <w:szCs w:val="22"/>
                <w:lang w:val="ro-RO" w:eastAsia="ro-RO"/>
              </w:rPr>
            </w:pPr>
          </w:p>
          <w:p w14:paraId="1F462916" w14:textId="77777777" w:rsidR="006978C7" w:rsidRPr="00702EE3" w:rsidRDefault="006978C7" w:rsidP="006978C7">
            <w:pPr>
              <w:ind w:left="-100"/>
              <w:jc w:val="center"/>
              <w:rPr>
                <w:rFonts w:ascii="Calibri" w:hAnsi="Calibri"/>
                <w:sz w:val="22"/>
                <w:szCs w:val="22"/>
                <w:lang w:val="ro-RO" w:eastAsia="ro-RO"/>
              </w:rPr>
            </w:pPr>
            <w:r w:rsidRPr="00702EE3">
              <w:rPr>
                <w:rFonts w:ascii="Calibri" w:hAnsi="Calibri"/>
                <w:b/>
                <w:noProof/>
                <w:sz w:val="22"/>
                <w:szCs w:val="22"/>
                <w:lang w:val="ro-RO" w:eastAsia="ro-RO"/>
              </w:rPr>
              <w:sym w:font="Wingdings" w:char="F06F"/>
            </w:r>
          </w:p>
          <w:p w14:paraId="57CC4920" w14:textId="4A385137" w:rsidR="0093796B" w:rsidRPr="00702EE3" w:rsidRDefault="0093796B" w:rsidP="004237F5">
            <w:pPr>
              <w:ind w:left="-100"/>
              <w:jc w:val="center"/>
              <w:rPr>
                <w:rFonts w:ascii="Calibri" w:hAnsi="Calibri"/>
                <w:b/>
                <w:noProof/>
                <w:sz w:val="22"/>
                <w:szCs w:val="22"/>
                <w:lang w:val="ro-RO" w:eastAsia="ro-RO"/>
              </w:rPr>
            </w:pPr>
          </w:p>
          <w:p w14:paraId="094509A5" w14:textId="77777777" w:rsidR="0093796B" w:rsidRPr="00702EE3" w:rsidRDefault="0093796B" w:rsidP="004237F5">
            <w:pPr>
              <w:ind w:left="-100"/>
              <w:jc w:val="center"/>
              <w:rPr>
                <w:rFonts w:ascii="Calibri" w:hAnsi="Calibri"/>
                <w:sz w:val="22"/>
                <w:szCs w:val="22"/>
                <w:lang w:val="ro-RO" w:eastAsia="ro-RO"/>
              </w:rPr>
            </w:pPr>
          </w:p>
        </w:tc>
        <w:tc>
          <w:tcPr>
            <w:tcW w:w="794" w:type="pct"/>
          </w:tcPr>
          <w:p w14:paraId="388FA1EF" w14:textId="77777777" w:rsidR="0093796B" w:rsidRPr="00702EE3" w:rsidRDefault="0093796B" w:rsidP="004237F5">
            <w:pPr>
              <w:ind w:left="-100"/>
              <w:jc w:val="center"/>
              <w:rPr>
                <w:rFonts w:ascii="Calibri" w:hAnsi="Calibri"/>
                <w:b/>
                <w:noProof/>
                <w:sz w:val="22"/>
                <w:szCs w:val="22"/>
                <w:lang w:val="ro-RO" w:eastAsia="ro-RO"/>
              </w:rPr>
            </w:pPr>
            <w:r w:rsidRPr="00702EE3">
              <w:rPr>
                <w:rFonts w:ascii="Calibri" w:hAnsi="Calibri"/>
                <w:b/>
                <w:noProof/>
                <w:sz w:val="22"/>
                <w:szCs w:val="22"/>
                <w:lang w:val="ro-RO" w:eastAsia="ro-RO"/>
              </w:rPr>
              <w:sym w:font="Wingdings" w:char="F06F"/>
            </w:r>
          </w:p>
          <w:p w14:paraId="794420FE" w14:textId="77777777" w:rsidR="0093796B" w:rsidRPr="00702EE3" w:rsidRDefault="0093796B" w:rsidP="004237F5">
            <w:pPr>
              <w:ind w:left="-100"/>
              <w:jc w:val="center"/>
              <w:rPr>
                <w:rFonts w:ascii="Calibri" w:hAnsi="Calibri"/>
                <w:b/>
                <w:noProof/>
                <w:sz w:val="22"/>
                <w:szCs w:val="22"/>
                <w:lang w:val="ro-RO" w:eastAsia="ro-RO"/>
              </w:rPr>
            </w:pPr>
          </w:p>
          <w:p w14:paraId="45B2A1F1" w14:textId="77777777" w:rsidR="0093796B" w:rsidRPr="00702EE3" w:rsidRDefault="0093796B" w:rsidP="004237F5">
            <w:pPr>
              <w:ind w:left="-100"/>
              <w:jc w:val="center"/>
              <w:rPr>
                <w:rFonts w:ascii="Calibri" w:hAnsi="Calibri"/>
                <w:b/>
                <w:noProof/>
                <w:sz w:val="22"/>
                <w:szCs w:val="22"/>
                <w:lang w:val="ro-RO" w:eastAsia="ro-RO"/>
              </w:rPr>
            </w:pPr>
          </w:p>
          <w:p w14:paraId="70FB6327" w14:textId="77777777" w:rsidR="0093796B" w:rsidRPr="00702EE3" w:rsidRDefault="0093796B" w:rsidP="004237F5">
            <w:pPr>
              <w:ind w:left="-100"/>
              <w:jc w:val="center"/>
              <w:rPr>
                <w:rFonts w:ascii="Calibri" w:hAnsi="Calibri"/>
                <w:b/>
                <w:noProof/>
                <w:sz w:val="22"/>
                <w:szCs w:val="22"/>
                <w:lang w:val="ro-RO" w:eastAsia="ro-RO"/>
              </w:rPr>
            </w:pPr>
          </w:p>
          <w:p w14:paraId="7717CFBE" w14:textId="77777777" w:rsidR="0093796B" w:rsidRPr="00702EE3" w:rsidRDefault="0093796B" w:rsidP="004237F5">
            <w:pPr>
              <w:ind w:left="-100"/>
              <w:jc w:val="center"/>
              <w:rPr>
                <w:rFonts w:ascii="Calibri" w:hAnsi="Calibri"/>
                <w:b/>
                <w:noProof/>
                <w:sz w:val="22"/>
                <w:szCs w:val="22"/>
                <w:lang w:val="ro-RO" w:eastAsia="ro-RO"/>
              </w:rPr>
            </w:pPr>
          </w:p>
          <w:p w14:paraId="6789A089" w14:textId="77777777" w:rsidR="0093796B" w:rsidRPr="00702EE3" w:rsidRDefault="0093796B" w:rsidP="004237F5">
            <w:pPr>
              <w:ind w:left="-100"/>
              <w:jc w:val="center"/>
              <w:rPr>
                <w:rFonts w:ascii="Calibri" w:hAnsi="Calibri"/>
                <w:b/>
                <w:noProof/>
                <w:sz w:val="22"/>
                <w:szCs w:val="22"/>
                <w:lang w:val="ro-RO" w:eastAsia="ro-RO"/>
              </w:rPr>
            </w:pPr>
          </w:p>
          <w:p w14:paraId="25E092FE" w14:textId="77777777" w:rsidR="0093796B" w:rsidRPr="00702EE3" w:rsidRDefault="0093796B" w:rsidP="004237F5">
            <w:pPr>
              <w:ind w:left="-100"/>
              <w:jc w:val="center"/>
              <w:rPr>
                <w:rFonts w:ascii="Calibri" w:hAnsi="Calibri"/>
                <w:b/>
                <w:noProof/>
                <w:sz w:val="22"/>
                <w:szCs w:val="22"/>
                <w:lang w:val="ro-RO" w:eastAsia="ro-RO"/>
              </w:rPr>
            </w:pPr>
          </w:p>
          <w:p w14:paraId="3373F157" w14:textId="77777777" w:rsidR="0093796B" w:rsidRPr="00702EE3" w:rsidRDefault="0093796B" w:rsidP="004237F5">
            <w:pPr>
              <w:ind w:left="-100"/>
              <w:jc w:val="center"/>
              <w:rPr>
                <w:rFonts w:ascii="Calibri" w:hAnsi="Calibri"/>
                <w:b/>
                <w:noProof/>
                <w:sz w:val="22"/>
                <w:szCs w:val="22"/>
                <w:lang w:val="ro-RO" w:eastAsia="ro-RO"/>
              </w:rPr>
            </w:pPr>
          </w:p>
          <w:p w14:paraId="01FE72FF" w14:textId="77777777" w:rsidR="0093796B" w:rsidRPr="00702EE3" w:rsidRDefault="0093796B" w:rsidP="004237F5">
            <w:pPr>
              <w:ind w:left="-100"/>
              <w:jc w:val="center"/>
              <w:rPr>
                <w:rFonts w:ascii="Calibri" w:hAnsi="Calibri"/>
                <w:b/>
                <w:noProof/>
                <w:sz w:val="22"/>
                <w:szCs w:val="22"/>
                <w:lang w:val="ro-RO" w:eastAsia="ro-RO"/>
              </w:rPr>
            </w:pPr>
          </w:p>
          <w:p w14:paraId="198E52B1" w14:textId="77777777" w:rsidR="0093796B" w:rsidRPr="00702EE3" w:rsidRDefault="0093796B" w:rsidP="004237F5">
            <w:pPr>
              <w:ind w:left="-100"/>
              <w:jc w:val="center"/>
              <w:rPr>
                <w:rFonts w:ascii="Calibri" w:hAnsi="Calibri"/>
                <w:b/>
                <w:noProof/>
                <w:sz w:val="22"/>
                <w:szCs w:val="22"/>
                <w:lang w:val="ro-RO" w:eastAsia="ro-RO"/>
              </w:rPr>
            </w:pPr>
          </w:p>
          <w:p w14:paraId="040710AC" w14:textId="77777777" w:rsidR="0093796B" w:rsidRPr="00702EE3" w:rsidRDefault="0093796B" w:rsidP="004237F5">
            <w:pPr>
              <w:ind w:left="-100"/>
              <w:jc w:val="center"/>
              <w:rPr>
                <w:rFonts w:ascii="Calibri" w:hAnsi="Calibri"/>
                <w:b/>
                <w:noProof/>
                <w:sz w:val="22"/>
                <w:szCs w:val="22"/>
                <w:lang w:val="ro-RO" w:eastAsia="ro-RO"/>
              </w:rPr>
            </w:pPr>
          </w:p>
          <w:p w14:paraId="68097DF6" w14:textId="77777777" w:rsidR="00002FF7" w:rsidRPr="00702EE3" w:rsidRDefault="00002FF7" w:rsidP="004237F5">
            <w:pPr>
              <w:ind w:left="-100"/>
              <w:jc w:val="center"/>
              <w:rPr>
                <w:rFonts w:ascii="Calibri" w:hAnsi="Calibri"/>
                <w:b/>
                <w:noProof/>
                <w:sz w:val="22"/>
                <w:szCs w:val="22"/>
                <w:lang w:val="ro-RO" w:eastAsia="ro-RO"/>
              </w:rPr>
            </w:pPr>
          </w:p>
          <w:p w14:paraId="7C0AF105" w14:textId="77777777" w:rsidR="00002FF7" w:rsidRPr="00702EE3" w:rsidRDefault="00002FF7" w:rsidP="004237F5">
            <w:pPr>
              <w:ind w:left="-100"/>
              <w:jc w:val="center"/>
              <w:rPr>
                <w:rFonts w:ascii="Calibri" w:hAnsi="Calibri"/>
                <w:b/>
                <w:noProof/>
                <w:sz w:val="22"/>
                <w:szCs w:val="22"/>
                <w:lang w:val="ro-RO" w:eastAsia="ro-RO"/>
              </w:rPr>
            </w:pPr>
          </w:p>
          <w:p w14:paraId="179888D1" w14:textId="77777777" w:rsidR="00002FF7" w:rsidRPr="00702EE3" w:rsidRDefault="00002FF7" w:rsidP="004237F5">
            <w:pPr>
              <w:ind w:left="-100"/>
              <w:jc w:val="center"/>
              <w:rPr>
                <w:rFonts w:ascii="Calibri" w:hAnsi="Calibri"/>
                <w:b/>
                <w:noProof/>
                <w:sz w:val="22"/>
                <w:szCs w:val="22"/>
                <w:lang w:val="ro-RO" w:eastAsia="ro-RO"/>
              </w:rPr>
            </w:pPr>
          </w:p>
          <w:p w14:paraId="1E173BBA" w14:textId="74656FD4" w:rsidR="0093796B" w:rsidRPr="00702EE3" w:rsidRDefault="0093796B" w:rsidP="004237F5">
            <w:pPr>
              <w:ind w:left="-100"/>
              <w:jc w:val="center"/>
              <w:rPr>
                <w:rFonts w:ascii="Calibri" w:hAnsi="Calibri"/>
                <w:b/>
                <w:noProof/>
                <w:sz w:val="22"/>
                <w:szCs w:val="22"/>
                <w:lang w:val="ro-RO" w:eastAsia="ro-RO"/>
              </w:rPr>
            </w:pPr>
            <w:r w:rsidRPr="00702EE3">
              <w:rPr>
                <w:rFonts w:ascii="Calibri" w:hAnsi="Calibri"/>
                <w:b/>
                <w:noProof/>
                <w:sz w:val="22"/>
                <w:szCs w:val="22"/>
                <w:lang w:val="ro-RO" w:eastAsia="ro-RO"/>
              </w:rPr>
              <w:sym w:font="Wingdings" w:char="F06F"/>
            </w:r>
          </w:p>
          <w:p w14:paraId="7C5B0C9C" w14:textId="77777777" w:rsidR="0093796B" w:rsidRPr="00702EE3" w:rsidRDefault="0093796B" w:rsidP="004237F5">
            <w:pPr>
              <w:ind w:left="-100"/>
              <w:jc w:val="center"/>
              <w:rPr>
                <w:rFonts w:ascii="Calibri" w:hAnsi="Calibri"/>
                <w:b/>
                <w:noProof/>
                <w:sz w:val="22"/>
                <w:szCs w:val="22"/>
                <w:lang w:val="ro-RO" w:eastAsia="ro-RO"/>
              </w:rPr>
            </w:pPr>
          </w:p>
          <w:p w14:paraId="4BFFA5CC" w14:textId="77777777" w:rsidR="0093796B" w:rsidRPr="00702EE3" w:rsidRDefault="0093796B" w:rsidP="004237F5">
            <w:pPr>
              <w:ind w:left="-100"/>
              <w:jc w:val="center"/>
              <w:rPr>
                <w:rFonts w:ascii="Calibri" w:hAnsi="Calibri"/>
                <w:b/>
                <w:noProof/>
                <w:sz w:val="22"/>
                <w:szCs w:val="22"/>
                <w:lang w:val="ro-RO" w:eastAsia="ro-RO"/>
              </w:rPr>
            </w:pPr>
          </w:p>
          <w:p w14:paraId="298856F5" w14:textId="77777777" w:rsidR="0093796B" w:rsidRPr="00702EE3" w:rsidRDefault="0093796B" w:rsidP="004237F5">
            <w:pPr>
              <w:ind w:left="-100"/>
              <w:jc w:val="center"/>
              <w:rPr>
                <w:rFonts w:ascii="Calibri" w:hAnsi="Calibri"/>
                <w:b/>
                <w:noProof/>
                <w:sz w:val="22"/>
                <w:szCs w:val="22"/>
                <w:lang w:val="ro-RO" w:eastAsia="ro-RO"/>
              </w:rPr>
            </w:pPr>
          </w:p>
          <w:p w14:paraId="6E7CB24B" w14:textId="77777777" w:rsidR="0093796B" w:rsidRPr="00702EE3" w:rsidRDefault="0093796B" w:rsidP="004237F5">
            <w:pPr>
              <w:ind w:left="-100"/>
              <w:jc w:val="center"/>
              <w:rPr>
                <w:rFonts w:ascii="Calibri" w:hAnsi="Calibri"/>
                <w:b/>
                <w:noProof/>
                <w:sz w:val="22"/>
                <w:szCs w:val="22"/>
                <w:lang w:val="ro-RO" w:eastAsia="ro-RO"/>
              </w:rPr>
            </w:pPr>
          </w:p>
          <w:p w14:paraId="40D0D76A" w14:textId="77777777" w:rsidR="0093796B" w:rsidRPr="00702EE3" w:rsidRDefault="0093796B" w:rsidP="004237F5">
            <w:pPr>
              <w:ind w:left="-100"/>
              <w:jc w:val="center"/>
              <w:rPr>
                <w:rFonts w:ascii="Calibri" w:hAnsi="Calibri"/>
                <w:b/>
                <w:noProof/>
                <w:sz w:val="22"/>
                <w:szCs w:val="22"/>
                <w:lang w:val="ro-RO" w:eastAsia="ro-RO"/>
              </w:rPr>
            </w:pPr>
          </w:p>
          <w:p w14:paraId="0BB46E66" w14:textId="77777777" w:rsidR="006912B1" w:rsidRPr="00702EE3" w:rsidRDefault="006912B1" w:rsidP="004237F5">
            <w:pPr>
              <w:ind w:left="-100"/>
              <w:jc w:val="center"/>
              <w:rPr>
                <w:rFonts w:ascii="Calibri" w:hAnsi="Calibri"/>
                <w:b/>
                <w:noProof/>
                <w:sz w:val="22"/>
                <w:szCs w:val="22"/>
                <w:lang w:val="ro-RO" w:eastAsia="ro-RO"/>
              </w:rPr>
            </w:pPr>
          </w:p>
          <w:p w14:paraId="26E4D434" w14:textId="71BA1B41" w:rsidR="0093796B" w:rsidRPr="00702EE3" w:rsidRDefault="0093796B" w:rsidP="004237F5">
            <w:pPr>
              <w:ind w:left="-100"/>
              <w:jc w:val="center"/>
              <w:rPr>
                <w:rFonts w:ascii="SIVECO Office" w:hAnsi="SIVECO Office"/>
                <w:sz w:val="22"/>
                <w:szCs w:val="22"/>
                <w:lang w:val="ro-RO" w:eastAsia="ro-RO"/>
              </w:rPr>
            </w:pPr>
            <w:r w:rsidRPr="00702EE3">
              <w:rPr>
                <w:rFonts w:ascii="Calibri" w:hAnsi="Calibri"/>
                <w:b/>
                <w:noProof/>
                <w:sz w:val="22"/>
                <w:szCs w:val="22"/>
                <w:lang w:val="ro-RO" w:eastAsia="ro-RO"/>
              </w:rPr>
              <w:sym w:font="Wingdings" w:char="F06F"/>
            </w:r>
          </w:p>
          <w:p w14:paraId="33AD8870" w14:textId="77777777" w:rsidR="0093796B" w:rsidRPr="00702EE3" w:rsidRDefault="0093796B" w:rsidP="004237F5">
            <w:pPr>
              <w:ind w:left="-100"/>
              <w:jc w:val="center"/>
              <w:rPr>
                <w:rFonts w:ascii="SIVECO Office" w:hAnsi="SIVECO Office"/>
                <w:sz w:val="22"/>
                <w:szCs w:val="22"/>
                <w:lang w:val="ro-RO" w:eastAsia="ro-RO"/>
              </w:rPr>
            </w:pPr>
          </w:p>
          <w:p w14:paraId="2357F759" w14:textId="77777777" w:rsidR="0093796B" w:rsidRPr="00702EE3" w:rsidRDefault="0093796B" w:rsidP="004237F5">
            <w:pPr>
              <w:ind w:left="-100"/>
              <w:jc w:val="center"/>
              <w:rPr>
                <w:rFonts w:ascii="SIVECO Office" w:hAnsi="SIVECO Office"/>
                <w:sz w:val="22"/>
                <w:szCs w:val="22"/>
                <w:lang w:val="ro-RO" w:eastAsia="ro-RO"/>
              </w:rPr>
            </w:pPr>
          </w:p>
          <w:p w14:paraId="00B8CFD4" w14:textId="77777777" w:rsidR="0093796B" w:rsidRPr="00702EE3" w:rsidRDefault="0093796B" w:rsidP="004237F5">
            <w:pPr>
              <w:ind w:left="-100"/>
              <w:jc w:val="center"/>
              <w:rPr>
                <w:rFonts w:ascii="SIVECO Office" w:hAnsi="SIVECO Office"/>
                <w:sz w:val="22"/>
                <w:szCs w:val="22"/>
                <w:lang w:val="ro-RO" w:eastAsia="ro-RO"/>
              </w:rPr>
            </w:pPr>
          </w:p>
          <w:p w14:paraId="4D0997DC" w14:textId="77777777" w:rsidR="0093796B" w:rsidRPr="00702EE3" w:rsidRDefault="0093796B" w:rsidP="004237F5">
            <w:pPr>
              <w:ind w:left="-100"/>
              <w:jc w:val="center"/>
              <w:rPr>
                <w:rFonts w:ascii="SIVECO Office" w:hAnsi="SIVECO Office"/>
                <w:sz w:val="22"/>
                <w:szCs w:val="22"/>
                <w:lang w:val="ro-RO" w:eastAsia="ro-RO"/>
              </w:rPr>
            </w:pPr>
          </w:p>
          <w:p w14:paraId="39158037" w14:textId="77777777" w:rsidR="006978C7" w:rsidRPr="00702EE3" w:rsidRDefault="006978C7" w:rsidP="006978C7">
            <w:pPr>
              <w:ind w:left="-100"/>
              <w:jc w:val="center"/>
              <w:rPr>
                <w:rFonts w:ascii="Calibri" w:hAnsi="Calibri"/>
                <w:sz w:val="22"/>
                <w:szCs w:val="22"/>
                <w:lang w:val="ro-RO" w:eastAsia="ro-RO"/>
              </w:rPr>
            </w:pPr>
            <w:r w:rsidRPr="00702EE3">
              <w:rPr>
                <w:rFonts w:ascii="Calibri" w:hAnsi="Calibri"/>
                <w:b/>
                <w:noProof/>
                <w:sz w:val="22"/>
                <w:szCs w:val="22"/>
                <w:lang w:val="ro-RO" w:eastAsia="ro-RO"/>
              </w:rPr>
              <w:sym w:font="Wingdings" w:char="F06F"/>
            </w:r>
          </w:p>
          <w:p w14:paraId="0413B455" w14:textId="77777777" w:rsidR="0093796B" w:rsidRPr="00702EE3" w:rsidRDefault="0093796B" w:rsidP="004237F5">
            <w:pPr>
              <w:ind w:left="-100"/>
              <w:jc w:val="center"/>
              <w:rPr>
                <w:rFonts w:ascii="SIVECO Office" w:hAnsi="SIVECO Office"/>
                <w:sz w:val="22"/>
                <w:szCs w:val="22"/>
                <w:lang w:val="ro-RO" w:eastAsia="ro-RO"/>
              </w:rPr>
            </w:pPr>
          </w:p>
          <w:p w14:paraId="02F9E4EB" w14:textId="77777777" w:rsidR="0093796B" w:rsidRPr="00702EE3" w:rsidRDefault="0093796B" w:rsidP="004237F5">
            <w:pPr>
              <w:ind w:left="-100"/>
              <w:jc w:val="center"/>
              <w:rPr>
                <w:rFonts w:ascii="Calibri" w:hAnsi="Calibri"/>
                <w:b/>
                <w:noProof/>
                <w:sz w:val="22"/>
                <w:szCs w:val="22"/>
                <w:lang w:val="ro-RO" w:eastAsia="ro-RO"/>
              </w:rPr>
            </w:pPr>
          </w:p>
          <w:p w14:paraId="367D42D5" w14:textId="77777777" w:rsidR="006978C7" w:rsidRPr="00702EE3" w:rsidRDefault="006978C7" w:rsidP="006978C7">
            <w:pPr>
              <w:ind w:left="-100"/>
              <w:jc w:val="center"/>
              <w:rPr>
                <w:rFonts w:ascii="Calibri" w:hAnsi="Calibri"/>
                <w:sz w:val="22"/>
                <w:szCs w:val="22"/>
                <w:lang w:val="ro-RO" w:eastAsia="ro-RO"/>
              </w:rPr>
            </w:pPr>
            <w:r w:rsidRPr="00702EE3">
              <w:rPr>
                <w:rFonts w:ascii="Calibri" w:hAnsi="Calibri"/>
                <w:b/>
                <w:noProof/>
                <w:sz w:val="22"/>
                <w:szCs w:val="22"/>
                <w:lang w:val="ro-RO" w:eastAsia="ro-RO"/>
              </w:rPr>
              <w:sym w:font="Wingdings" w:char="F06F"/>
            </w:r>
          </w:p>
          <w:p w14:paraId="47CFBC26" w14:textId="77777777" w:rsidR="0093796B" w:rsidRPr="00702EE3" w:rsidRDefault="0093796B" w:rsidP="004237F5">
            <w:pPr>
              <w:ind w:left="-100"/>
              <w:jc w:val="center"/>
              <w:rPr>
                <w:rFonts w:ascii="Calibri" w:hAnsi="Calibri"/>
                <w:b/>
                <w:noProof/>
                <w:sz w:val="22"/>
                <w:szCs w:val="22"/>
                <w:lang w:val="ro-RO" w:eastAsia="ro-RO"/>
              </w:rPr>
            </w:pPr>
          </w:p>
          <w:p w14:paraId="2DFC0198" w14:textId="77777777" w:rsidR="0093796B" w:rsidRPr="00702EE3" w:rsidRDefault="0093796B" w:rsidP="004237F5">
            <w:pPr>
              <w:ind w:left="-100"/>
              <w:jc w:val="center"/>
              <w:rPr>
                <w:rFonts w:ascii="SIVECO Office" w:hAnsi="SIVECO Office"/>
                <w:sz w:val="22"/>
                <w:szCs w:val="22"/>
                <w:lang w:val="ro-RO" w:eastAsia="ro-RO"/>
              </w:rPr>
            </w:pPr>
          </w:p>
        </w:tc>
      </w:tr>
      <w:tr w:rsidR="0093796B" w:rsidRPr="00702EE3" w14:paraId="3A3FA6C6" w14:textId="2F4AABD1" w:rsidTr="004237F5">
        <w:trPr>
          <w:trHeight w:val="552"/>
          <w:jc w:val="center"/>
        </w:trPr>
        <w:tc>
          <w:tcPr>
            <w:tcW w:w="404" w:type="pct"/>
          </w:tcPr>
          <w:p w14:paraId="354B7F4B" w14:textId="2B519E73" w:rsidR="0093796B" w:rsidRPr="00702EE3" w:rsidRDefault="007B7AEB" w:rsidP="004237F5">
            <w:pPr>
              <w:ind w:left="-100"/>
              <w:jc w:val="center"/>
              <w:rPr>
                <w:rFonts w:ascii="Calibri" w:hAnsi="Calibri"/>
                <w:noProof/>
                <w:sz w:val="22"/>
                <w:szCs w:val="22"/>
                <w:lang w:val="ro-RO" w:eastAsia="ro-RO"/>
              </w:rPr>
            </w:pPr>
            <w:r w:rsidRPr="00702EE3">
              <w:rPr>
                <w:rFonts w:ascii="Calibri" w:hAnsi="Calibri"/>
                <w:noProof/>
                <w:sz w:val="22"/>
                <w:szCs w:val="22"/>
                <w:lang w:val="ro-RO" w:eastAsia="ro-RO"/>
              </w:rPr>
              <w:t>10</w:t>
            </w:r>
          </w:p>
        </w:tc>
        <w:tc>
          <w:tcPr>
            <w:tcW w:w="1893" w:type="pct"/>
          </w:tcPr>
          <w:p w14:paraId="2C5F1EE3" w14:textId="5E00597E" w:rsidR="0093796B" w:rsidRPr="00702EE3" w:rsidRDefault="0093796B" w:rsidP="004237F5">
            <w:pPr>
              <w:tabs>
                <w:tab w:val="left" w:pos="0"/>
              </w:tabs>
              <w:ind w:left="-100"/>
              <w:jc w:val="both"/>
              <w:rPr>
                <w:rFonts w:asciiTheme="minorHAnsi" w:hAnsiTheme="minorHAnsi" w:cstheme="minorHAnsi"/>
                <w:sz w:val="22"/>
                <w:szCs w:val="22"/>
              </w:rPr>
            </w:pPr>
            <w:r w:rsidRPr="00702EE3">
              <w:rPr>
                <w:rFonts w:asciiTheme="minorHAnsi" w:hAnsiTheme="minorHAnsi" w:cstheme="minorHAnsi"/>
                <w:sz w:val="22"/>
                <w:szCs w:val="22"/>
              </w:rPr>
              <w:t>1</w:t>
            </w:r>
            <w:r w:rsidR="007B7AEB" w:rsidRPr="00702EE3">
              <w:rPr>
                <w:rFonts w:asciiTheme="minorHAnsi" w:hAnsiTheme="minorHAnsi" w:cstheme="minorHAnsi"/>
                <w:sz w:val="22"/>
                <w:szCs w:val="22"/>
              </w:rPr>
              <w:t>0.1</w:t>
            </w:r>
            <w:r w:rsidRPr="00702EE3">
              <w:rPr>
                <w:rFonts w:asciiTheme="minorHAnsi" w:hAnsiTheme="minorHAnsi" w:cstheme="minorHAnsi"/>
                <w:sz w:val="22"/>
                <w:szCs w:val="22"/>
              </w:rPr>
              <w:t xml:space="preserve">.Fișa de înregistrare ca producător și/sau procesator în agricultură ecologică, eliberată de </w:t>
            </w:r>
            <w:r w:rsidRPr="00702EE3">
              <w:rPr>
                <w:rFonts w:asciiTheme="minorHAnsi" w:hAnsiTheme="minorHAnsi" w:cstheme="minorHAnsi"/>
                <w:sz w:val="22"/>
                <w:szCs w:val="22"/>
              </w:rPr>
              <w:lastRenderedPageBreak/>
              <w:t>DAJ, însoțită de contractul încheiat cu un organism de inspecție și certificare</w:t>
            </w:r>
          </w:p>
          <w:p w14:paraId="5830BE9C" w14:textId="447A89FB" w:rsidR="0093796B" w:rsidRPr="00702EE3" w:rsidRDefault="0093796B" w:rsidP="004237F5">
            <w:pPr>
              <w:tabs>
                <w:tab w:val="left" w:pos="0"/>
              </w:tabs>
              <w:ind w:left="-100"/>
              <w:jc w:val="both"/>
              <w:rPr>
                <w:rFonts w:asciiTheme="minorHAnsi" w:hAnsiTheme="minorHAnsi" w:cstheme="minorHAnsi"/>
                <w:sz w:val="22"/>
                <w:szCs w:val="22"/>
              </w:rPr>
            </w:pPr>
          </w:p>
          <w:p w14:paraId="610D3FD6" w14:textId="76A60866" w:rsidR="0093796B" w:rsidRPr="00702EE3" w:rsidRDefault="007B7AEB" w:rsidP="004237F5">
            <w:pPr>
              <w:tabs>
                <w:tab w:val="left" w:pos="0"/>
              </w:tabs>
              <w:ind w:left="-100"/>
              <w:jc w:val="both"/>
              <w:rPr>
                <w:rFonts w:asciiTheme="minorHAnsi" w:hAnsiTheme="minorHAnsi" w:cstheme="minorHAnsi"/>
                <w:sz w:val="22"/>
                <w:szCs w:val="22"/>
              </w:rPr>
            </w:pPr>
            <w:r w:rsidRPr="00702EE3">
              <w:rPr>
                <w:rFonts w:asciiTheme="minorHAnsi" w:hAnsiTheme="minorHAnsi"/>
                <w:b/>
                <w:bCs/>
                <w:sz w:val="22"/>
                <w:szCs w:val="22"/>
              </w:rPr>
              <w:t>10.</w:t>
            </w:r>
            <w:r w:rsidR="0093796B" w:rsidRPr="00702EE3">
              <w:rPr>
                <w:rFonts w:asciiTheme="minorHAnsi" w:hAnsiTheme="minorHAnsi"/>
                <w:b/>
                <w:bCs/>
                <w:sz w:val="22"/>
                <w:szCs w:val="22"/>
              </w:rPr>
              <w:t xml:space="preserve">2.Certificat de conformitate a produselor agroalimentare ecologice </w:t>
            </w:r>
            <w:r w:rsidR="0093796B" w:rsidRPr="00702EE3">
              <w:rPr>
                <w:rFonts w:asciiTheme="minorHAnsi" w:hAnsiTheme="minorHAnsi"/>
                <w:sz w:val="22"/>
                <w:szCs w:val="22"/>
              </w:rPr>
              <w:t xml:space="preserve">emis de un organism de inspecţie şi certificare, </w:t>
            </w:r>
            <w:r w:rsidR="0093796B" w:rsidRPr="00702EE3">
              <w:rPr>
                <w:rFonts w:asciiTheme="minorHAnsi" w:hAnsiTheme="minorHAnsi"/>
                <w:i/>
                <w:iCs/>
                <w:sz w:val="22"/>
                <w:szCs w:val="22"/>
              </w:rPr>
              <w:t xml:space="preserve">conform prevederilor OUG 34/2000 privind produsele agroalimentare ecologice </w:t>
            </w:r>
            <w:r w:rsidR="0093796B" w:rsidRPr="00702EE3">
              <w:rPr>
                <w:rFonts w:asciiTheme="minorHAnsi" w:hAnsiTheme="minorHAnsi"/>
                <w:sz w:val="22"/>
                <w:szCs w:val="22"/>
              </w:rPr>
              <w:t>cu completările și modificările ulterioare pentru aprobarea regulilor privind organizarea sistemului de inspecție și certificare în agricultura ecologică</w:t>
            </w:r>
          </w:p>
        </w:tc>
        <w:tc>
          <w:tcPr>
            <w:tcW w:w="716" w:type="pct"/>
          </w:tcPr>
          <w:p w14:paraId="5456D46D" w14:textId="3070A794" w:rsidR="0093796B" w:rsidRPr="00702EE3" w:rsidRDefault="0093796B" w:rsidP="004237F5">
            <w:pPr>
              <w:ind w:left="-100"/>
              <w:jc w:val="center"/>
              <w:rPr>
                <w:rFonts w:ascii="Calibri" w:hAnsi="Calibri"/>
                <w:b/>
                <w:noProof/>
                <w:sz w:val="22"/>
                <w:szCs w:val="22"/>
                <w:lang w:val="ro-RO" w:eastAsia="ro-RO"/>
              </w:rPr>
            </w:pPr>
            <w:r w:rsidRPr="00702EE3">
              <w:rPr>
                <w:rFonts w:ascii="Calibri" w:hAnsi="Calibri"/>
                <w:b/>
                <w:noProof/>
                <w:sz w:val="22"/>
                <w:szCs w:val="22"/>
                <w:lang w:val="ro-RO" w:eastAsia="ro-RO"/>
              </w:rPr>
              <w:lastRenderedPageBreak/>
              <w:sym w:font="Wingdings" w:char="F06F"/>
            </w:r>
          </w:p>
          <w:p w14:paraId="222031B7" w14:textId="6CD996BB" w:rsidR="0093796B" w:rsidRPr="00702EE3" w:rsidRDefault="0093796B" w:rsidP="004237F5">
            <w:pPr>
              <w:ind w:left="-100"/>
              <w:jc w:val="center"/>
              <w:rPr>
                <w:rFonts w:ascii="Calibri" w:hAnsi="Calibri"/>
                <w:b/>
                <w:noProof/>
                <w:sz w:val="22"/>
                <w:szCs w:val="22"/>
                <w:lang w:val="ro-RO" w:eastAsia="ro-RO"/>
              </w:rPr>
            </w:pPr>
          </w:p>
          <w:p w14:paraId="48200455" w14:textId="72786616" w:rsidR="0093796B" w:rsidRPr="00702EE3" w:rsidRDefault="0093796B" w:rsidP="004237F5">
            <w:pPr>
              <w:ind w:left="-100"/>
              <w:jc w:val="center"/>
              <w:rPr>
                <w:rFonts w:ascii="Calibri" w:hAnsi="Calibri"/>
                <w:b/>
                <w:noProof/>
                <w:sz w:val="22"/>
                <w:szCs w:val="22"/>
                <w:lang w:val="ro-RO" w:eastAsia="ro-RO"/>
              </w:rPr>
            </w:pPr>
          </w:p>
          <w:p w14:paraId="0F531C54" w14:textId="0FF15866" w:rsidR="0093796B" w:rsidRPr="00702EE3" w:rsidRDefault="0093796B" w:rsidP="004237F5">
            <w:pPr>
              <w:ind w:left="-100"/>
              <w:jc w:val="center"/>
              <w:rPr>
                <w:rFonts w:ascii="Calibri" w:hAnsi="Calibri"/>
                <w:b/>
                <w:noProof/>
                <w:sz w:val="22"/>
                <w:szCs w:val="22"/>
                <w:lang w:val="ro-RO" w:eastAsia="ro-RO"/>
              </w:rPr>
            </w:pPr>
          </w:p>
          <w:p w14:paraId="02728821" w14:textId="38D90504" w:rsidR="0093796B" w:rsidRPr="00702EE3" w:rsidRDefault="0093796B" w:rsidP="004237F5">
            <w:pPr>
              <w:ind w:left="-100"/>
              <w:jc w:val="center"/>
              <w:rPr>
                <w:rFonts w:ascii="Calibri" w:hAnsi="Calibri"/>
                <w:b/>
                <w:noProof/>
                <w:sz w:val="22"/>
                <w:szCs w:val="22"/>
                <w:lang w:val="ro-RO" w:eastAsia="ro-RO"/>
              </w:rPr>
            </w:pPr>
          </w:p>
          <w:p w14:paraId="7EDD03A5" w14:textId="78A23AA0" w:rsidR="0093796B" w:rsidRPr="00702EE3" w:rsidRDefault="0093796B" w:rsidP="004237F5">
            <w:pPr>
              <w:ind w:left="-100"/>
              <w:jc w:val="center"/>
              <w:rPr>
                <w:rFonts w:ascii="Calibri" w:hAnsi="Calibri"/>
                <w:b/>
                <w:noProof/>
                <w:sz w:val="22"/>
                <w:szCs w:val="22"/>
                <w:lang w:val="ro-RO" w:eastAsia="ro-RO"/>
              </w:rPr>
            </w:pPr>
          </w:p>
          <w:p w14:paraId="7FE1D0D8" w14:textId="02AFF39B" w:rsidR="0093796B" w:rsidRPr="00702EE3" w:rsidRDefault="0093796B" w:rsidP="004237F5">
            <w:pPr>
              <w:ind w:left="-100"/>
              <w:jc w:val="center"/>
              <w:rPr>
                <w:rFonts w:ascii="Calibri" w:hAnsi="Calibri"/>
                <w:b/>
                <w:noProof/>
                <w:sz w:val="22"/>
                <w:szCs w:val="22"/>
                <w:lang w:val="ro-RO" w:eastAsia="ro-RO"/>
              </w:rPr>
            </w:pPr>
          </w:p>
          <w:p w14:paraId="1515E1A3" w14:textId="33212EF1" w:rsidR="0093796B" w:rsidRPr="00702EE3" w:rsidRDefault="0093796B" w:rsidP="004237F5">
            <w:pPr>
              <w:ind w:left="-100"/>
              <w:jc w:val="center"/>
              <w:rPr>
                <w:rFonts w:ascii="Calibri" w:hAnsi="Calibri"/>
                <w:b/>
                <w:noProof/>
                <w:sz w:val="22"/>
                <w:szCs w:val="22"/>
                <w:lang w:val="ro-RO" w:eastAsia="ro-RO"/>
              </w:rPr>
            </w:pPr>
          </w:p>
          <w:p w14:paraId="037DE4BD" w14:textId="1B129EC9" w:rsidR="0093796B" w:rsidRPr="00702EE3" w:rsidRDefault="0093796B" w:rsidP="004237F5">
            <w:pPr>
              <w:ind w:left="-100"/>
              <w:jc w:val="center"/>
              <w:rPr>
                <w:rFonts w:ascii="Calibri" w:hAnsi="Calibri"/>
                <w:b/>
                <w:noProof/>
                <w:sz w:val="22"/>
                <w:szCs w:val="22"/>
                <w:lang w:val="ro-RO" w:eastAsia="ro-RO"/>
              </w:rPr>
            </w:pPr>
          </w:p>
          <w:p w14:paraId="0FBCD4D2" w14:textId="36ED5402" w:rsidR="0093796B" w:rsidRPr="00702EE3" w:rsidRDefault="0093796B" w:rsidP="004237F5">
            <w:pPr>
              <w:ind w:left="-100"/>
              <w:jc w:val="center"/>
              <w:rPr>
                <w:rFonts w:ascii="Calibri" w:hAnsi="Calibri"/>
                <w:b/>
                <w:noProof/>
                <w:sz w:val="22"/>
                <w:szCs w:val="22"/>
                <w:lang w:val="ro-RO" w:eastAsia="ro-RO"/>
              </w:rPr>
            </w:pPr>
            <w:r w:rsidRPr="00702EE3">
              <w:rPr>
                <w:rFonts w:ascii="Calibri" w:hAnsi="Calibri"/>
                <w:b/>
                <w:noProof/>
                <w:sz w:val="22"/>
                <w:szCs w:val="22"/>
                <w:lang w:val="ro-RO" w:eastAsia="ro-RO"/>
              </w:rPr>
              <w:sym w:font="Wingdings" w:char="F06F"/>
            </w:r>
          </w:p>
        </w:tc>
        <w:tc>
          <w:tcPr>
            <w:tcW w:w="636" w:type="pct"/>
          </w:tcPr>
          <w:p w14:paraId="5A3D2B91" w14:textId="64D73AA2" w:rsidR="0093796B" w:rsidRPr="00702EE3" w:rsidRDefault="0093796B" w:rsidP="004237F5">
            <w:pPr>
              <w:ind w:left="-100"/>
              <w:jc w:val="center"/>
              <w:rPr>
                <w:rFonts w:ascii="Calibri" w:hAnsi="Calibri"/>
                <w:b/>
                <w:noProof/>
                <w:sz w:val="22"/>
                <w:szCs w:val="22"/>
                <w:lang w:val="ro-RO" w:eastAsia="ro-RO"/>
              </w:rPr>
            </w:pPr>
            <w:r w:rsidRPr="00702EE3">
              <w:rPr>
                <w:rFonts w:ascii="Calibri" w:hAnsi="Calibri"/>
                <w:b/>
                <w:noProof/>
                <w:sz w:val="22"/>
                <w:szCs w:val="22"/>
                <w:lang w:val="ro-RO" w:eastAsia="ro-RO"/>
              </w:rPr>
              <w:lastRenderedPageBreak/>
              <w:sym w:font="Wingdings" w:char="F06F"/>
            </w:r>
          </w:p>
          <w:p w14:paraId="77BD4B1D" w14:textId="2FF13A1C" w:rsidR="0093796B" w:rsidRPr="00702EE3" w:rsidRDefault="0093796B" w:rsidP="004237F5">
            <w:pPr>
              <w:ind w:left="-100"/>
              <w:jc w:val="center"/>
              <w:rPr>
                <w:rFonts w:ascii="Calibri" w:hAnsi="Calibri"/>
                <w:b/>
                <w:noProof/>
                <w:sz w:val="22"/>
                <w:szCs w:val="22"/>
                <w:lang w:val="ro-RO" w:eastAsia="ro-RO"/>
              </w:rPr>
            </w:pPr>
          </w:p>
          <w:p w14:paraId="33F797E3" w14:textId="544F152B" w:rsidR="0093796B" w:rsidRPr="00702EE3" w:rsidRDefault="0093796B" w:rsidP="004237F5">
            <w:pPr>
              <w:ind w:left="-100"/>
              <w:jc w:val="center"/>
              <w:rPr>
                <w:rFonts w:ascii="Calibri" w:hAnsi="Calibri"/>
                <w:b/>
                <w:noProof/>
                <w:sz w:val="22"/>
                <w:szCs w:val="22"/>
                <w:lang w:val="ro-RO" w:eastAsia="ro-RO"/>
              </w:rPr>
            </w:pPr>
          </w:p>
          <w:p w14:paraId="3C8ABF26" w14:textId="78EBFA05" w:rsidR="0093796B" w:rsidRPr="00702EE3" w:rsidRDefault="0093796B" w:rsidP="004237F5">
            <w:pPr>
              <w:ind w:left="-100"/>
              <w:jc w:val="center"/>
              <w:rPr>
                <w:rFonts w:ascii="Calibri" w:hAnsi="Calibri"/>
                <w:b/>
                <w:noProof/>
                <w:sz w:val="22"/>
                <w:szCs w:val="22"/>
                <w:lang w:val="ro-RO" w:eastAsia="ro-RO"/>
              </w:rPr>
            </w:pPr>
          </w:p>
          <w:p w14:paraId="31D3ECEC" w14:textId="0FE38522" w:rsidR="0093796B" w:rsidRPr="00702EE3" w:rsidRDefault="0093796B" w:rsidP="004237F5">
            <w:pPr>
              <w:ind w:left="-100"/>
              <w:jc w:val="center"/>
              <w:rPr>
                <w:rFonts w:ascii="Calibri" w:hAnsi="Calibri"/>
                <w:b/>
                <w:noProof/>
                <w:sz w:val="22"/>
                <w:szCs w:val="22"/>
                <w:lang w:val="ro-RO" w:eastAsia="ro-RO"/>
              </w:rPr>
            </w:pPr>
          </w:p>
          <w:p w14:paraId="2A34E497" w14:textId="267731CF" w:rsidR="0093796B" w:rsidRPr="00702EE3" w:rsidRDefault="0093796B" w:rsidP="004237F5">
            <w:pPr>
              <w:ind w:left="-100"/>
              <w:jc w:val="center"/>
              <w:rPr>
                <w:rFonts w:ascii="Calibri" w:hAnsi="Calibri"/>
                <w:b/>
                <w:noProof/>
                <w:sz w:val="22"/>
                <w:szCs w:val="22"/>
                <w:lang w:val="ro-RO" w:eastAsia="ro-RO"/>
              </w:rPr>
            </w:pPr>
          </w:p>
          <w:p w14:paraId="4A3239F0" w14:textId="45BE9E7A" w:rsidR="0093796B" w:rsidRPr="00702EE3" w:rsidRDefault="0093796B" w:rsidP="004237F5">
            <w:pPr>
              <w:ind w:left="-100"/>
              <w:jc w:val="center"/>
              <w:rPr>
                <w:rFonts w:ascii="Calibri" w:hAnsi="Calibri"/>
                <w:b/>
                <w:noProof/>
                <w:sz w:val="22"/>
                <w:szCs w:val="22"/>
                <w:lang w:val="ro-RO" w:eastAsia="ro-RO"/>
              </w:rPr>
            </w:pPr>
          </w:p>
          <w:p w14:paraId="03E5982A" w14:textId="3CD284B7" w:rsidR="0093796B" w:rsidRPr="00702EE3" w:rsidRDefault="0093796B" w:rsidP="004237F5">
            <w:pPr>
              <w:ind w:left="-100"/>
              <w:jc w:val="center"/>
              <w:rPr>
                <w:rFonts w:ascii="Calibri" w:hAnsi="Calibri"/>
                <w:b/>
                <w:noProof/>
                <w:sz w:val="22"/>
                <w:szCs w:val="22"/>
                <w:lang w:val="ro-RO" w:eastAsia="ro-RO"/>
              </w:rPr>
            </w:pPr>
          </w:p>
          <w:p w14:paraId="1A0B2CEC" w14:textId="733A2483" w:rsidR="0093796B" w:rsidRPr="00702EE3" w:rsidRDefault="0093796B" w:rsidP="004237F5">
            <w:pPr>
              <w:ind w:left="-100"/>
              <w:jc w:val="center"/>
              <w:rPr>
                <w:rFonts w:ascii="Calibri" w:hAnsi="Calibri"/>
                <w:b/>
                <w:noProof/>
                <w:sz w:val="22"/>
                <w:szCs w:val="22"/>
                <w:lang w:val="ro-RO" w:eastAsia="ro-RO"/>
              </w:rPr>
            </w:pPr>
          </w:p>
          <w:p w14:paraId="39C70CE9" w14:textId="0EBE8327" w:rsidR="0093796B" w:rsidRPr="00702EE3" w:rsidRDefault="0093796B" w:rsidP="004237F5">
            <w:pPr>
              <w:ind w:left="-100"/>
              <w:jc w:val="center"/>
              <w:rPr>
                <w:rFonts w:ascii="Calibri" w:hAnsi="Calibri"/>
                <w:b/>
                <w:noProof/>
                <w:sz w:val="22"/>
                <w:szCs w:val="22"/>
                <w:lang w:val="ro-RO" w:eastAsia="ro-RO"/>
              </w:rPr>
            </w:pPr>
            <w:r w:rsidRPr="00702EE3">
              <w:rPr>
                <w:rFonts w:ascii="Calibri" w:hAnsi="Calibri"/>
                <w:b/>
                <w:noProof/>
                <w:sz w:val="22"/>
                <w:szCs w:val="22"/>
                <w:lang w:val="ro-RO" w:eastAsia="ro-RO"/>
              </w:rPr>
              <w:sym w:font="Wingdings" w:char="F06F"/>
            </w:r>
          </w:p>
        </w:tc>
        <w:tc>
          <w:tcPr>
            <w:tcW w:w="557" w:type="pct"/>
          </w:tcPr>
          <w:p w14:paraId="244722CF" w14:textId="29068328" w:rsidR="0093796B" w:rsidRPr="00702EE3" w:rsidRDefault="0093796B" w:rsidP="004237F5">
            <w:pPr>
              <w:ind w:left="-100"/>
              <w:jc w:val="center"/>
              <w:rPr>
                <w:rFonts w:ascii="Calibri" w:hAnsi="Calibri"/>
                <w:b/>
                <w:noProof/>
                <w:sz w:val="22"/>
                <w:szCs w:val="22"/>
                <w:lang w:val="ro-RO" w:eastAsia="ro-RO"/>
              </w:rPr>
            </w:pPr>
            <w:r w:rsidRPr="00702EE3">
              <w:rPr>
                <w:rFonts w:ascii="Calibri" w:hAnsi="Calibri"/>
                <w:b/>
                <w:noProof/>
                <w:sz w:val="22"/>
                <w:szCs w:val="22"/>
                <w:lang w:val="ro-RO" w:eastAsia="ro-RO"/>
              </w:rPr>
              <w:lastRenderedPageBreak/>
              <w:sym w:font="Wingdings" w:char="F06F"/>
            </w:r>
          </w:p>
          <w:p w14:paraId="580F22B5" w14:textId="79E26D58" w:rsidR="0093796B" w:rsidRPr="00702EE3" w:rsidRDefault="0093796B" w:rsidP="004237F5">
            <w:pPr>
              <w:ind w:left="-100"/>
              <w:jc w:val="center"/>
              <w:rPr>
                <w:rFonts w:ascii="Calibri" w:hAnsi="Calibri"/>
                <w:b/>
                <w:noProof/>
                <w:sz w:val="22"/>
                <w:szCs w:val="22"/>
                <w:lang w:val="ro-RO" w:eastAsia="ro-RO"/>
              </w:rPr>
            </w:pPr>
          </w:p>
          <w:p w14:paraId="57B36CD8" w14:textId="7E89C4AC" w:rsidR="0093796B" w:rsidRPr="00702EE3" w:rsidRDefault="0093796B" w:rsidP="004237F5">
            <w:pPr>
              <w:ind w:left="-100"/>
              <w:jc w:val="center"/>
              <w:rPr>
                <w:rFonts w:ascii="Calibri" w:hAnsi="Calibri"/>
                <w:b/>
                <w:noProof/>
                <w:sz w:val="22"/>
                <w:szCs w:val="22"/>
                <w:lang w:val="ro-RO" w:eastAsia="ro-RO"/>
              </w:rPr>
            </w:pPr>
          </w:p>
          <w:p w14:paraId="1963744F" w14:textId="064AF67F" w:rsidR="0093796B" w:rsidRPr="00702EE3" w:rsidRDefault="0093796B" w:rsidP="004237F5">
            <w:pPr>
              <w:ind w:left="-100"/>
              <w:jc w:val="center"/>
              <w:rPr>
                <w:rFonts w:ascii="Calibri" w:hAnsi="Calibri"/>
                <w:b/>
                <w:noProof/>
                <w:sz w:val="22"/>
                <w:szCs w:val="22"/>
                <w:lang w:val="ro-RO" w:eastAsia="ro-RO"/>
              </w:rPr>
            </w:pPr>
          </w:p>
          <w:p w14:paraId="1771CC60" w14:textId="04DF0AEE" w:rsidR="0093796B" w:rsidRPr="00702EE3" w:rsidRDefault="0093796B" w:rsidP="004237F5">
            <w:pPr>
              <w:ind w:left="-100"/>
              <w:jc w:val="center"/>
              <w:rPr>
                <w:rFonts w:ascii="Calibri" w:hAnsi="Calibri"/>
                <w:b/>
                <w:noProof/>
                <w:sz w:val="22"/>
                <w:szCs w:val="22"/>
                <w:lang w:val="ro-RO" w:eastAsia="ro-RO"/>
              </w:rPr>
            </w:pPr>
          </w:p>
          <w:p w14:paraId="03BA31E8" w14:textId="7BB3070D" w:rsidR="0093796B" w:rsidRPr="00702EE3" w:rsidRDefault="0093796B" w:rsidP="004237F5">
            <w:pPr>
              <w:ind w:left="-100"/>
              <w:jc w:val="center"/>
              <w:rPr>
                <w:rFonts w:ascii="Calibri" w:hAnsi="Calibri"/>
                <w:b/>
                <w:noProof/>
                <w:sz w:val="22"/>
                <w:szCs w:val="22"/>
                <w:lang w:val="ro-RO" w:eastAsia="ro-RO"/>
              </w:rPr>
            </w:pPr>
          </w:p>
          <w:p w14:paraId="19193925" w14:textId="1E227F93" w:rsidR="0093796B" w:rsidRPr="00702EE3" w:rsidRDefault="0093796B" w:rsidP="004237F5">
            <w:pPr>
              <w:ind w:left="-100"/>
              <w:jc w:val="center"/>
              <w:rPr>
                <w:rFonts w:ascii="Calibri" w:hAnsi="Calibri"/>
                <w:b/>
                <w:noProof/>
                <w:sz w:val="22"/>
                <w:szCs w:val="22"/>
                <w:lang w:val="ro-RO" w:eastAsia="ro-RO"/>
              </w:rPr>
            </w:pPr>
          </w:p>
          <w:p w14:paraId="77B20C31" w14:textId="2C84FC00" w:rsidR="0093796B" w:rsidRPr="00702EE3" w:rsidRDefault="0093796B" w:rsidP="004237F5">
            <w:pPr>
              <w:ind w:left="-100"/>
              <w:jc w:val="center"/>
              <w:rPr>
                <w:rFonts w:ascii="Calibri" w:hAnsi="Calibri"/>
                <w:b/>
                <w:noProof/>
                <w:sz w:val="22"/>
                <w:szCs w:val="22"/>
                <w:lang w:val="ro-RO" w:eastAsia="ro-RO"/>
              </w:rPr>
            </w:pPr>
          </w:p>
          <w:p w14:paraId="048AA625" w14:textId="04C45E6D" w:rsidR="0093796B" w:rsidRPr="00702EE3" w:rsidRDefault="0093796B" w:rsidP="004237F5">
            <w:pPr>
              <w:ind w:left="-100"/>
              <w:jc w:val="center"/>
              <w:rPr>
                <w:rFonts w:ascii="Calibri" w:hAnsi="Calibri"/>
                <w:b/>
                <w:noProof/>
                <w:sz w:val="22"/>
                <w:szCs w:val="22"/>
                <w:lang w:val="ro-RO" w:eastAsia="ro-RO"/>
              </w:rPr>
            </w:pPr>
          </w:p>
          <w:p w14:paraId="5614941C" w14:textId="1C664A82" w:rsidR="0093796B" w:rsidRPr="00702EE3" w:rsidRDefault="0093796B" w:rsidP="004237F5">
            <w:pPr>
              <w:ind w:left="-100"/>
              <w:jc w:val="center"/>
              <w:rPr>
                <w:rFonts w:ascii="Calibri" w:hAnsi="Calibri"/>
                <w:b/>
                <w:noProof/>
                <w:sz w:val="22"/>
                <w:szCs w:val="22"/>
                <w:lang w:val="ro-RO" w:eastAsia="ro-RO"/>
              </w:rPr>
            </w:pPr>
            <w:r w:rsidRPr="00702EE3">
              <w:rPr>
                <w:rFonts w:ascii="Calibri" w:hAnsi="Calibri"/>
                <w:b/>
                <w:noProof/>
                <w:sz w:val="22"/>
                <w:szCs w:val="22"/>
                <w:lang w:val="ro-RO" w:eastAsia="ro-RO"/>
              </w:rPr>
              <w:sym w:font="Wingdings" w:char="F06F"/>
            </w:r>
          </w:p>
        </w:tc>
        <w:tc>
          <w:tcPr>
            <w:tcW w:w="794" w:type="pct"/>
          </w:tcPr>
          <w:p w14:paraId="6E82D8A0" w14:textId="47D76A70" w:rsidR="0093796B" w:rsidRPr="00702EE3" w:rsidRDefault="0093796B" w:rsidP="004237F5">
            <w:pPr>
              <w:ind w:left="-100"/>
              <w:jc w:val="center"/>
              <w:rPr>
                <w:rFonts w:ascii="Calibri" w:hAnsi="Calibri"/>
                <w:b/>
                <w:noProof/>
                <w:sz w:val="22"/>
                <w:szCs w:val="22"/>
                <w:lang w:val="ro-RO" w:eastAsia="ro-RO"/>
              </w:rPr>
            </w:pPr>
            <w:r w:rsidRPr="00702EE3">
              <w:rPr>
                <w:rFonts w:ascii="Calibri" w:hAnsi="Calibri"/>
                <w:b/>
                <w:noProof/>
                <w:sz w:val="22"/>
                <w:szCs w:val="22"/>
                <w:lang w:val="ro-RO" w:eastAsia="ro-RO"/>
              </w:rPr>
              <w:lastRenderedPageBreak/>
              <w:sym w:font="Wingdings" w:char="F06F"/>
            </w:r>
          </w:p>
          <w:p w14:paraId="2CBD65E4" w14:textId="2E1B1518" w:rsidR="0093796B" w:rsidRPr="00702EE3" w:rsidRDefault="0093796B" w:rsidP="004237F5">
            <w:pPr>
              <w:ind w:left="-100"/>
              <w:jc w:val="center"/>
              <w:rPr>
                <w:rFonts w:ascii="Calibri" w:hAnsi="Calibri"/>
                <w:b/>
                <w:noProof/>
                <w:sz w:val="22"/>
                <w:szCs w:val="22"/>
                <w:lang w:val="ro-RO" w:eastAsia="ro-RO"/>
              </w:rPr>
            </w:pPr>
          </w:p>
          <w:p w14:paraId="78FAA7BA" w14:textId="6004FB5B" w:rsidR="0093796B" w:rsidRPr="00702EE3" w:rsidRDefault="0093796B" w:rsidP="004237F5">
            <w:pPr>
              <w:ind w:left="-100"/>
              <w:jc w:val="center"/>
              <w:rPr>
                <w:rFonts w:ascii="Calibri" w:hAnsi="Calibri"/>
                <w:b/>
                <w:noProof/>
                <w:sz w:val="22"/>
                <w:szCs w:val="22"/>
                <w:lang w:val="ro-RO" w:eastAsia="ro-RO"/>
              </w:rPr>
            </w:pPr>
          </w:p>
          <w:p w14:paraId="43018AD9" w14:textId="3A2BB065" w:rsidR="0093796B" w:rsidRPr="00702EE3" w:rsidRDefault="0093796B" w:rsidP="004237F5">
            <w:pPr>
              <w:ind w:left="-100"/>
              <w:jc w:val="center"/>
              <w:rPr>
                <w:rFonts w:ascii="Calibri" w:hAnsi="Calibri"/>
                <w:b/>
                <w:noProof/>
                <w:sz w:val="22"/>
                <w:szCs w:val="22"/>
                <w:lang w:val="ro-RO" w:eastAsia="ro-RO"/>
              </w:rPr>
            </w:pPr>
          </w:p>
          <w:p w14:paraId="2D387F79" w14:textId="391AE078" w:rsidR="0093796B" w:rsidRPr="00702EE3" w:rsidRDefault="0093796B" w:rsidP="004237F5">
            <w:pPr>
              <w:ind w:left="-100"/>
              <w:jc w:val="center"/>
              <w:rPr>
                <w:rFonts w:ascii="Calibri" w:hAnsi="Calibri"/>
                <w:b/>
                <w:noProof/>
                <w:sz w:val="22"/>
                <w:szCs w:val="22"/>
                <w:lang w:val="ro-RO" w:eastAsia="ro-RO"/>
              </w:rPr>
            </w:pPr>
          </w:p>
          <w:p w14:paraId="6B7F1A39" w14:textId="572223E6" w:rsidR="0093796B" w:rsidRPr="00702EE3" w:rsidRDefault="0093796B" w:rsidP="004237F5">
            <w:pPr>
              <w:ind w:left="-100"/>
              <w:jc w:val="center"/>
              <w:rPr>
                <w:rFonts w:ascii="Calibri" w:hAnsi="Calibri"/>
                <w:b/>
                <w:noProof/>
                <w:sz w:val="22"/>
                <w:szCs w:val="22"/>
                <w:lang w:val="ro-RO" w:eastAsia="ro-RO"/>
              </w:rPr>
            </w:pPr>
          </w:p>
          <w:p w14:paraId="061DF1AD" w14:textId="53C81342" w:rsidR="0093796B" w:rsidRPr="00702EE3" w:rsidRDefault="0093796B" w:rsidP="004237F5">
            <w:pPr>
              <w:ind w:left="-100"/>
              <w:jc w:val="center"/>
              <w:rPr>
                <w:rFonts w:ascii="Calibri" w:hAnsi="Calibri"/>
                <w:b/>
                <w:noProof/>
                <w:sz w:val="22"/>
                <w:szCs w:val="22"/>
                <w:lang w:val="ro-RO" w:eastAsia="ro-RO"/>
              </w:rPr>
            </w:pPr>
          </w:p>
          <w:p w14:paraId="45CD1BCA" w14:textId="3D97A99D" w:rsidR="0093796B" w:rsidRPr="00702EE3" w:rsidRDefault="0093796B" w:rsidP="004237F5">
            <w:pPr>
              <w:ind w:left="-100"/>
              <w:jc w:val="center"/>
              <w:rPr>
                <w:rFonts w:ascii="Calibri" w:hAnsi="Calibri"/>
                <w:b/>
                <w:noProof/>
                <w:sz w:val="22"/>
                <w:szCs w:val="22"/>
                <w:lang w:val="ro-RO" w:eastAsia="ro-RO"/>
              </w:rPr>
            </w:pPr>
          </w:p>
          <w:p w14:paraId="68AFF916" w14:textId="7E52AF51" w:rsidR="0093796B" w:rsidRPr="00702EE3" w:rsidRDefault="0093796B" w:rsidP="004237F5">
            <w:pPr>
              <w:ind w:left="-100"/>
              <w:jc w:val="center"/>
              <w:rPr>
                <w:rFonts w:ascii="Calibri" w:hAnsi="Calibri"/>
                <w:b/>
                <w:noProof/>
                <w:sz w:val="22"/>
                <w:szCs w:val="22"/>
                <w:lang w:val="ro-RO" w:eastAsia="ro-RO"/>
              </w:rPr>
            </w:pPr>
          </w:p>
          <w:p w14:paraId="41F39FA0" w14:textId="7A3DC8BB" w:rsidR="0093796B" w:rsidRPr="00702EE3" w:rsidRDefault="0093796B" w:rsidP="004237F5">
            <w:pPr>
              <w:ind w:left="-100"/>
              <w:jc w:val="center"/>
              <w:rPr>
                <w:rFonts w:ascii="Calibri" w:hAnsi="Calibri"/>
                <w:b/>
                <w:noProof/>
                <w:sz w:val="22"/>
                <w:szCs w:val="22"/>
                <w:lang w:val="ro-RO" w:eastAsia="ro-RO"/>
              </w:rPr>
            </w:pPr>
            <w:r w:rsidRPr="00702EE3">
              <w:rPr>
                <w:rFonts w:ascii="Calibri" w:hAnsi="Calibri"/>
                <w:b/>
                <w:noProof/>
                <w:sz w:val="22"/>
                <w:szCs w:val="22"/>
                <w:lang w:val="ro-RO" w:eastAsia="ro-RO"/>
              </w:rPr>
              <w:sym w:font="Wingdings" w:char="F06F"/>
            </w:r>
          </w:p>
        </w:tc>
      </w:tr>
      <w:tr w:rsidR="0093796B" w:rsidRPr="00702EE3" w14:paraId="33D14FE8" w14:textId="77777777" w:rsidTr="004237F5">
        <w:trPr>
          <w:trHeight w:val="552"/>
          <w:jc w:val="center"/>
        </w:trPr>
        <w:tc>
          <w:tcPr>
            <w:tcW w:w="404" w:type="pct"/>
          </w:tcPr>
          <w:p w14:paraId="1276ABEF" w14:textId="1F9525C5" w:rsidR="0093796B" w:rsidRPr="00702EE3" w:rsidRDefault="0093796B" w:rsidP="004237F5">
            <w:pPr>
              <w:ind w:left="-100"/>
              <w:jc w:val="center"/>
              <w:rPr>
                <w:rFonts w:ascii="Calibri" w:hAnsi="Calibri"/>
                <w:noProof/>
                <w:sz w:val="22"/>
                <w:szCs w:val="22"/>
                <w:lang w:val="ro-RO" w:eastAsia="ro-RO"/>
              </w:rPr>
            </w:pPr>
            <w:r w:rsidRPr="00702EE3">
              <w:rPr>
                <w:rFonts w:ascii="Calibri" w:hAnsi="Calibri"/>
                <w:noProof/>
                <w:sz w:val="22"/>
                <w:szCs w:val="22"/>
                <w:lang w:val="ro-RO" w:eastAsia="ro-RO"/>
              </w:rPr>
              <w:lastRenderedPageBreak/>
              <w:t>1</w:t>
            </w:r>
            <w:r w:rsidR="002E6DE4" w:rsidRPr="00702EE3">
              <w:rPr>
                <w:rFonts w:ascii="Calibri" w:hAnsi="Calibri"/>
                <w:noProof/>
                <w:sz w:val="22"/>
                <w:szCs w:val="22"/>
                <w:lang w:val="ro-RO" w:eastAsia="ro-RO"/>
              </w:rPr>
              <w:t>1</w:t>
            </w:r>
            <w:r w:rsidRPr="00702EE3">
              <w:rPr>
                <w:rFonts w:ascii="Calibri" w:hAnsi="Calibri"/>
                <w:noProof/>
                <w:sz w:val="22"/>
                <w:szCs w:val="22"/>
                <w:lang w:val="ro-RO" w:eastAsia="ro-RO"/>
              </w:rPr>
              <w:t xml:space="preserve">. </w:t>
            </w:r>
          </w:p>
        </w:tc>
        <w:tc>
          <w:tcPr>
            <w:tcW w:w="1893" w:type="pct"/>
          </w:tcPr>
          <w:p w14:paraId="6DAEAA91" w14:textId="7551F202" w:rsidR="0093796B" w:rsidRPr="00702EE3" w:rsidRDefault="002E6DE4" w:rsidP="004237F5">
            <w:pPr>
              <w:ind w:left="-100"/>
              <w:jc w:val="both"/>
              <w:rPr>
                <w:rFonts w:ascii="Calibri" w:hAnsi="Calibri" w:cs="Calibri"/>
                <w:sz w:val="22"/>
                <w:szCs w:val="22"/>
              </w:rPr>
            </w:pPr>
            <w:r w:rsidRPr="00702EE3">
              <w:rPr>
                <w:rFonts w:ascii="Calibri" w:hAnsi="Calibri" w:cs="Calibri"/>
                <w:sz w:val="22"/>
                <w:szCs w:val="22"/>
              </w:rPr>
              <w:t xml:space="preserve">11.1 </w:t>
            </w:r>
            <w:r w:rsidR="0093796B" w:rsidRPr="00702EE3">
              <w:rPr>
                <w:rFonts w:ascii="Calibri" w:hAnsi="Calibri" w:cs="Calibri"/>
                <w:b/>
                <w:sz w:val="22"/>
                <w:szCs w:val="22"/>
              </w:rPr>
              <w:t>Document emis de Cooperativa/Grupul de producatori/</w:t>
            </w:r>
            <w:r w:rsidR="0093796B" w:rsidRPr="00702EE3">
              <w:rPr>
                <w:rFonts w:ascii="Calibri" w:hAnsi="Calibri" w:cs="Calibri"/>
                <w:b/>
                <w:noProof/>
                <w:color w:val="000000"/>
              </w:rPr>
              <w:t>organiza</w:t>
            </w:r>
            <w:r w:rsidR="0093796B" w:rsidRPr="00702EE3">
              <w:rPr>
                <w:rFonts w:ascii="Calibri" w:hAnsi="Calibri" w:cs="Calibri"/>
                <w:b/>
                <w:noProof/>
                <w:color w:val="000000"/>
                <w:lang w:val="en-GB"/>
              </w:rPr>
              <w:t>ția de producători</w:t>
            </w:r>
            <w:r w:rsidR="0093796B" w:rsidRPr="00702EE3">
              <w:rPr>
                <w:rFonts w:ascii="Calibri" w:hAnsi="Calibri" w:cs="Calibri"/>
                <w:b/>
                <w:sz w:val="22"/>
                <w:szCs w:val="22"/>
              </w:rPr>
              <w:t xml:space="preserve"> </w:t>
            </w:r>
            <w:r w:rsidR="00F10106" w:rsidRPr="00702EE3">
              <w:rPr>
                <w:rFonts w:ascii="Calibri" w:hAnsi="Calibri" w:cs="Calibri"/>
                <w:b/>
                <w:sz w:val="22"/>
                <w:szCs w:val="22"/>
              </w:rPr>
              <w:t xml:space="preserve">/ societatea cooperative </w:t>
            </w:r>
            <w:r w:rsidR="0093796B" w:rsidRPr="00702EE3">
              <w:rPr>
                <w:rFonts w:ascii="Calibri" w:hAnsi="Calibri" w:cs="Calibri"/>
                <w:b/>
                <w:sz w:val="22"/>
                <w:szCs w:val="22"/>
              </w:rPr>
              <w:t>din care sa reias</w:t>
            </w:r>
            <w:r w:rsidR="0093796B" w:rsidRPr="00702EE3">
              <w:rPr>
                <w:rFonts w:ascii="Calibri" w:hAnsi="Calibri" w:cs="Calibri"/>
                <w:b/>
                <w:sz w:val="22"/>
                <w:szCs w:val="22"/>
                <w:lang w:val="en-GB"/>
              </w:rPr>
              <w:t>ă</w:t>
            </w:r>
            <w:r w:rsidR="0093796B" w:rsidRPr="00702EE3">
              <w:rPr>
                <w:rFonts w:ascii="Calibri" w:hAnsi="Calibri" w:cs="Calibri"/>
                <w:b/>
                <w:sz w:val="22"/>
                <w:szCs w:val="22"/>
              </w:rPr>
              <w:t xml:space="preserve"> ca solicitantul</w:t>
            </w:r>
            <w:r w:rsidR="0093796B" w:rsidRPr="00702EE3">
              <w:rPr>
                <w:rFonts w:ascii="Calibri" w:hAnsi="Calibri" w:cs="Calibri"/>
                <w:b/>
                <w:bCs/>
                <w:noProof/>
                <w:color w:val="000000"/>
                <w:lang w:eastAsia="fr-FR"/>
              </w:rPr>
              <w:t xml:space="preserve">, </w:t>
            </w:r>
            <w:r w:rsidR="0093796B" w:rsidRPr="00702EE3">
              <w:rPr>
                <w:rFonts w:ascii="Calibri" w:hAnsi="Calibri" w:cs="Calibri"/>
                <w:bCs/>
                <w:sz w:val="22"/>
                <w:szCs w:val="22"/>
                <w:lang w:eastAsia="fr-FR"/>
              </w:rPr>
              <w:t>are calitatea de membru a/al acesteia/acestuia, insotit</w:t>
            </w:r>
            <w:r w:rsidR="0093796B" w:rsidRPr="00702EE3">
              <w:rPr>
                <w:rFonts w:ascii="Calibri" w:hAnsi="Calibri" w:cs="Calibri"/>
                <w:b/>
                <w:bCs/>
                <w:sz w:val="22"/>
                <w:szCs w:val="22"/>
                <w:lang w:eastAsia="fr-FR"/>
              </w:rPr>
              <w:t xml:space="preserve"> </w:t>
            </w:r>
            <w:proofErr w:type="gramStart"/>
            <w:r w:rsidR="0093796B" w:rsidRPr="00702EE3">
              <w:rPr>
                <w:rFonts w:ascii="Calibri" w:hAnsi="Calibri" w:cs="Calibri"/>
                <w:b/>
                <w:bCs/>
                <w:sz w:val="22"/>
                <w:szCs w:val="22"/>
                <w:lang w:eastAsia="fr-FR"/>
              </w:rPr>
              <w:t xml:space="preserve">de </w:t>
            </w:r>
            <w:r w:rsidR="0093796B" w:rsidRPr="00702EE3">
              <w:rPr>
                <w:rFonts w:ascii="Calibri" w:hAnsi="Calibri" w:cs="Calibri"/>
                <w:sz w:val="22"/>
                <w:szCs w:val="22"/>
              </w:rPr>
              <w:t xml:space="preserve"> </w:t>
            </w:r>
            <w:r w:rsidR="0093796B" w:rsidRPr="00702EE3">
              <w:rPr>
                <w:rFonts w:ascii="Calibri" w:hAnsi="Calibri" w:cs="Calibri"/>
                <w:b/>
                <w:bCs/>
                <w:sz w:val="22"/>
                <w:szCs w:val="22"/>
              </w:rPr>
              <w:t>statutul</w:t>
            </w:r>
            <w:proofErr w:type="gramEnd"/>
            <w:r w:rsidR="0093796B" w:rsidRPr="00702EE3">
              <w:rPr>
                <w:rFonts w:ascii="Calibri" w:hAnsi="Calibri" w:cs="Calibri"/>
                <w:b/>
                <w:bCs/>
                <w:sz w:val="22"/>
                <w:szCs w:val="22"/>
              </w:rPr>
              <w:t xml:space="preserve"> Cooperativei</w:t>
            </w:r>
            <w:r w:rsidR="0093796B" w:rsidRPr="00702EE3">
              <w:rPr>
                <w:rFonts w:ascii="Calibri" w:hAnsi="Calibri" w:cs="Calibri"/>
                <w:sz w:val="22"/>
                <w:szCs w:val="22"/>
              </w:rPr>
              <w:t xml:space="preserve">.  </w:t>
            </w:r>
          </w:p>
          <w:p w14:paraId="60D26619" w14:textId="77777777" w:rsidR="0093796B" w:rsidRPr="00702EE3" w:rsidRDefault="0093796B" w:rsidP="004237F5">
            <w:pPr>
              <w:ind w:left="-100"/>
              <w:jc w:val="both"/>
              <w:rPr>
                <w:rFonts w:ascii="Calibri" w:hAnsi="Calibri" w:cs="Calibri"/>
                <w:sz w:val="22"/>
                <w:szCs w:val="22"/>
              </w:rPr>
            </w:pPr>
          </w:p>
          <w:p w14:paraId="28F3A040" w14:textId="67C916DE" w:rsidR="0093796B" w:rsidRPr="00702EE3" w:rsidRDefault="00DC5915" w:rsidP="00E01B65">
            <w:pPr>
              <w:spacing w:line="276" w:lineRule="auto"/>
              <w:ind w:left="-100"/>
              <w:jc w:val="both"/>
              <w:rPr>
                <w:rFonts w:ascii="Calibri" w:hAnsi="Calibri" w:cs="Calibri"/>
                <w:b/>
                <w:sz w:val="22"/>
                <w:szCs w:val="22"/>
              </w:rPr>
            </w:pPr>
            <w:r w:rsidRPr="00702EE3">
              <w:rPr>
                <w:rFonts w:ascii="Calibri" w:hAnsi="Calibri" w:cs="Calibri"/>
                <w:noProof/>
                <w:sz w:val="22"/>
                <w:szCs w:val="22"/>
              </w:rPr>
              <w:t xml:space="preserve">11.2 </w:t>
            </w:r>
            <w:r w:rsidR="0093796B" w:rsidRPr="00702EE3">
              <w:rPr>
                <w:rFonts w:ascii="Calibri" w:hAnsi="Calibri" w:cs="Calibri"/>
                <w:noProof/>
                <w:sz w:val="22"/>
                <w:szCs w:val="22"/>
              </w:rPr>
              <w:t>Hotărârea Adunării Generale a formei asociative privind necesitatea și utilitatea investiției</w:t>
            </w:r>
          </w:p>
        </w:tc>
        <w:tc>
          <w:tcPr>
            <w:tcW w:w="716" w:type="pct"/>
          </w:tcPr>
          <w:p w14:paraId="2557706C" w14:textId="77777777" w:rsidR="0093796B" w:rsidRPr="00702EE3" w:rsidRDefault="0093796B" w:rsidP="004237F5">
            <w:pPr>
              <w:ind w:left="-100"/>
              <w:jc w:val="center"/>
              <w:rPr>
                <w:rFonts w:ascii="Calibri" w:hAnsi="Calibri"/>
                <w:b/>
                <w:noProof/>
                <w:sz w:val="22"/>
                <w:szCs w:val="22"/>
                <w:lang w:val="ro-RO" w:eastAsia="ro-RO"/>
              </w:rPr>
            </w:pPr>
            <w:r w:rsidRPr="00702EE3">
              <w:rPr>
                <w:rFonts w:ascii="Calibri" w:hAnsi="Calibri"/>
                <w:b/>
                <w:noProof/>
                <w:sz w:val="22"/>
                <w:szCs w:val="22"/>
                <w:lang w:val="ro-RO" w:eastAsia="ro-RO"/>
              </w:rPr>
              <w:sym w:font="Wingdings" w:char="F06F"/>
            </w:r>
          </w:p>
          <w:p w14:paraId="2680A96A" w14:textId="77777777" w:rsidR="0093796B" w:rsidRPr="00702EE3" w:rsidRDefault="0093796B" w:rsidP="004237F5">
            <w:pPr>
              <w:ind w:left="-100"/>
              <w:jc w:val="center"/>
              <w:rPr>
                <w:rFonts w:ascii="Calibri" w:hAnsi="Calibri"/>
                <w:b/>
                <w:noProof/>
                <w:sz w:val="22"/>
                <w:szCs w:val="22"/>
                <w:lang w:val="ro-RO" w:eastAsia="ro-RO"/>
              </w:rPr>
            </w:pPr>
          </w:p>
          <w:p w14:paraId="30F01A9B" w14:textId="77777777" w:rsidR="0093796B" w:rsidRPr="00702EE3" w:rsidRDefault="0093796B" w:rsidP="004237F5">
            <w:pPr>
              <w:ind w:left="-100"/>
              <w:jc w:val="center"/>
              <w:rPr>
                <w:rFonts w:ascii="Calibri" w:hAnsi="Calibri"/>
                <w:b/>
                <w:noProof/>
                <w:sz w:val="22"/>
                <w:szCs w:val="22"/>
                <w:lang w:val="ro-RO" w:eastAsia="ro-RO"/>
              </w:rPr>
            </w:pPr>
          </w:p>
          <w:p w14:paraId="063970A6" w14:textId="77777777" w:rsidR="0093796B" w:rsidRPr="00702EE3" w:rsidRDefault="0093796B" w:rsidP="004237F5">
            <w:pPr>
              <w:ind w:left="-100"/>
              <w:jc w:val="center"/>
              <w:rPr>
                <w:rFonts w:ascii="Calibri" w:hAnsi="Calibri"/>
                <w:b/>
                <w:noProof/>
                <w:sz w:val="22"/>
                <w:szCs w:val="22"/>
                <w:lang w:val="ro-RO" w:eastAsia="ro-RO"/>
              </w:rPr>
            </w:pPr>
          </w:p>
          <w:p w14:paraId="64A33697" w14:textId="77777777" w:rsidR="0093796B" w:rsidRPr="00702EE3" w:rsidRDefault="0093796B" w:rsidP="004237F5">
            <w:pPr>
              <w:ind w:left="-100"/>
              <w:jc w:val="center"/>
              <w:rPr>
                <w:rFonts w:ascii="Calibri" w:hAnsi="Calibri"/>
                <w:b/>
                <w:noProof/>
                <w:sz w:val="22"/>
                <w:szCs w:val="22"/>
                <w:lang w:val="ro-RO" w:eastAsia="ro-RO"/>
              </w:rPr>
            </w:pPr>
          </w:p>
          <w:p w14:paraId="64723816" w14:textId="77777777" w:rsidR="0093796B" w:rsidRPr="00702EE3" w:rsidRDefault="0093796B" w:rsidP="004237F5">
            <w:pPr>
              <w:ind w:left="-100"/>
              <w:jc w:val="center"/>
              <w:rPr>
                <w:rFonts w:ascii="Calibri" w:hAnsi="Calibri"/>
                <w:b/>
                <w:noProof/>
                <w:sz w:val="22"/>
                <w:szCs w:val="22"/>
                <w:lang w:val="ro-RO" w:eastAsia="ro-RO"/>
              </w:rPr>
            </w:pPr>
          </w:p>
          <w:p w14:paraId="0CDEA027" w14:textId="77777777" w:rsidR="0093796B" w:rsidRPr="00702EE3" w:rsidRDefault="0093796B" w:rsidP="004237F5">
            <w:pPr>
              <w:ind w:left="-100"/>
              <w:jc w:val="center"/>
              <w:rPr>
                <w:rFonts w:ascii="Calibri" w:hAnsi="Calibri"/>
                <w:b/>
                <w:noProof/>
                <w:sz w:val="22"/>
                <w:szCs w:val="22"/>
                <w:lang w:val="ro-RO" w:eastAsia="ro-RO"/>
              </w:rPr>
            </w:pPr>
          </w:p>
          <w:p w14:paraId="53B2AAD2" w14:textId="77777777" w:rsidR="0093796B" w:rsidRPr="00702EE3" w:rsidRDefault="0093796B" w:rsidP="004237F5">
            <w:pPr>
              <w:ind w:left="-100"/>
              <w:jc w:val="center"/>
              <w:rPr>
                <w:rFonts w:ascii="Calibri" w:hAnsi="Calibri"/>
                <w:b/>
                <w:noProof/>
                <w:sz w:val="22"/>
                <w:szCs w:val="22"/>
                <w:lang w:val="ro-RO" w:eastAsia="ro-RO"/>
              </w:rPr>
            </w:pPr>
          </w:p>
          <w:p w14:paraId="08500C0A" w14:textId="77777777" w:rsidR="0093796B" w:rsidRPr="00702EE3" w:rsidRDefault="0093796B" w:rsidP="004237F5">
            <w:pPr>
              <w:ind w:left="-100"/>
              <w:jc w:val="center"/>
              <w:rPr>
                <w:rFonts w:ascii="Calibri" w:hAnsi="Calibri"/>
                <w:b/>
                <w:noProof/>
                <w:sz w:val="22"/>
                <w:szCs w:val="22"/>
                <w:lang w:val="ro-RO" w:eastAsia="ro-RO"/>
              </w:rPr>
            </w:pPr>
          </w:p>
          <w:p w14:paraId="01EA95A2" w14:textId="77777777" w:rsidR="0093796B" w:rsidRPr="00702EE3" w:rsidRDefault="0093796B" w:rsidP="004237F5">
            <w:pPr>
              <w:ind w:left="-100"/>
              <w:jc w:val="center"/>
              <w:rPr>
                <w:rFonts w:ascii="Calibri" w:hAnsi="Calibri"/>
                <w:b/>
                <w:noProof/>
                <w:sz w:val="22"/>
                <w:szCs w:val="22"/>
                <w:lang w:val="ro-RO" w:eastAsia="ro-RO"/>
              </w:rPr>
            </w:pPr>
          </w:p>
          <w:p w14:paraId="1B6F567D" w14:textId="1C9AE096" w:rsidR="00632BB0" w:rsidRPr="00702EE3" w:rsidRDefault="00632BB0" w:rsidP="00D41577">
            <w:pPr>
              <w:rPr>
                <w:rFonts w:ascii="Calibri" w:hAnsi="Calibri"/>
                <w:b/>
                <w:noProof/>
                <w:sz w:val="22"/>
                <w:szCs w:val="22"/>
                <w:lang w:val="ro-RO" w:eastAsia="ro-RO"/>
              </w:rPr>
            </w:pPr>
          </w:p>
          <w:p w14:paraId="4E789259" w14:textId="0777D692" w:rsidR="0093796B" w:rsidRPr="00702EE3" w:rsidRDefault="0093796B" w:rsidP="004237F5">
            <w:pPr>
              <w:ind w:left="-100"/>
              <w:jc w:val="center"/>
              <w:rPr>
                <w:rFonts w:ascii="Calibri" w:hAnsi="Calibri"/>
                <w:b/>
                <w:noProof/>
                <w:sz w:val="22"/>
                <w:szCs w:val="22"/>
                <w:lang w:val="ro-RO" w:eastAsia="ro-RO"/>
              </w:rPr>
            </w:pPr>
            <w:r w:rsidRPr="00702EE3">
              <w:rPr>
                <w:rFonts w:ascii="Calibri" w:hAnsi="Calibri"/>
                <w:b/>
                <w:noProof/>
                <w:sz w:val="22"/>
                <w:szCs w:val="22"/>
                <w:lang w:val="ro-RO" w:eastAsia="ro-RO"/>
              </w:rPr>
              <w:sym w:font="Wingdings" w:char="F06F"/>
            </w:r>
          </w:p>
        </w:tc>
        <w:tc>
          <w:tcPr>
            <w:tcW w:w="636" w:type="pct"/>
          </w:tcPr>
          <w:p w14:paraId="02933FCB" w14:textId="77777777" w:rsidR="0093796B" w:rsidRPr="00702EE3" w:rsidRDefault="0093796B" w:rsidP="004237F5">
            <w:pPr>
              <w:ind w:left="-100"/>
              <w:jc w:val="center"/>
              <w:rPr>
                <w:rFonts w:ascii="Calibri" w:hAnsi="Calibri"/>
                <w:b/>
                <w:noProof/>
                <w:sz w:val="22"/>
                <w:szCs w:val="22"/>
                <w:lang w:val="ro-RO" w:eastAsia="ro-RO"/>
              </w:rPr>
            </w:pPr>
            <w:r w:rsidRPr="00702EE3">
              <w:rPr>
                <w:rFonts w:ascii="Calibri" w:hAnsi="Calibri"/>
                <w:b/>
                <w:noProof/>
                <w:sz w:val="22"/>
                <w:szCs w:val="22"/>
                <w:lang w:val="ro-RO" w:eastAsia="ro-RO"/>
              </w:rPr>
              <w:sym w:font="Wingdings" w:char="F06F"/>
            </w:r>
          </w:p>
          <w:p w14:paraId="660311F4" w14:textId="77777777" w:rsidR="0093796B" w:rsidRPr="00702EE3" w:rsidRDefault="0093796B" w:rsidP="004237F5">
            <w:pPr>
              <w:ind w:left="-100"/>
              <w:jc w:val="center"/>
              <w:rPr>
                <w:rFonts w:ascii="Calibri" w:hAnsi="Calibri"/>
                <w:b/>
                <w:noProof/>
                <w:sz w:val="22"/>
                <w:szCs w:val="22"/>
                <w:lang w:val="ro-RO" w:eastAsia="ro-RO"/>
              </w:rPr>
            </w:pPr>
          </w:p>
          <w:p w14:paraId="1ED4BB3A" w14:textId="77777777" w:rsidR="0093796B" w:rsidRPr="00702EE3" w:rsidRDefault="0093796B" w:rsidP="004237F5">
            <w:pPr>
              <w:ind w:left="-100"/>
              <w:jc w:val="center"/>
              <w:rPr>
                <w:rFonts w:ascii="Calibri" w:hAnsi="Calibri"/>
                <w:b/>
                <w:noProof/>
                <w:sz w:val="22"/>
                <w:szCs w:val="22"/>
                <w:lang w:val="ro-RO" w:eastAsia="ro-RO"/>
              </w:rPr>
            </w:pPr>
          </w:p>
          <w:p w14:paraId="621F54AB" w14:textId="77777777" w:rsidR="0093796B" w:rsidRPr="00702EE3" w:rsidRDefault="0093796B" w:rsidP="004237F5">
            <w:pPr>
              <w:ind w:left="-100"/>
              <w:jc w:val="center"/>
              <w:rPr>
                <w:rFonts w:ascii="Calibri" w:hAnsi="Calibri"/>
                <w:b/>
                <w:noProof/>
                <w:sz w:val="22"/>
                <w:szCs w:val="22"/>
                <w:lang w:val="ro-RO" w:eastAsia="ro-RO"/>
              </w:rPr>
            </w:pPr>
          </w:p>
          <w:p w14:paraId="67001197" w14:textId="77777777" w:rsidR="0093796B" w:rsidRPr="00702EE3" w:rsidRDefault="0093796B" w:rsidP="004237F5">
            <w:pPr>
              <w:ind w:left="-100"/>
              <w:jc w:val="center"/>
              <w:rPr>
                <w:rFonts w:ascii="Calibri" w:hAnsi="Calibri"/>
                <w:b/>
                <w:noProof/>
                <w:sz w:val="22"/>
                <w:szCs w:val="22"/>
                <w:lang w:val="ro-RO" w:eastAsia="ro-RO"/>
              </w:rPr>
            </w:pPr>
          </w:p>
          <w:p w14:paraId="08AFB629" w14:textId="77777777" w:rsidR="0093796B" w:rsidRPr="00702EE3" w:rsidRDefault="0093796B" w:rsidP="004237F5">
            <w:pPr>
              <w:ind w:left="-100"/>
              <w:jc w:val="center"/>
              <w:rPr>
                <w:rFonts w:ascii="Calibri" w:hAnsi="Calibri"/>
                <w:b/>
                <w:noProof/>
                <w:sz w:val="22"/>
                <w:szCs w:val="22"/>
                <w:lang w:val="ro-RO" w:eastAsia="ro-RO"/>
              </w:rPr>
            </w:pPr>
          </w:p>
          <w:p w14:paraId="57EBF060" w14:textId="77777777" w:rsidR="0093796B" w:rsidRPr="00702EE3" w:rsidRDefault="0093796B" w:rsidP="004237F5">
            <w:pPr>
              <w:ind w:left="-100"/>
              <w:jc w:val="center"/>
              <w:rPr>
                <w:rFonts w:ascii="Calibri" w:hAnsi="Calibri"/>
                <w:b/>
                <w:noProof/>
                <w:sz w:val="22"/>
                <w:szCs w:val="22"/>
                <w:lang w:val="ro-RO" w:eastAsia="ro-RO"/>
              </w:rPr>
            </w:pPr>
          </w:p>
          <w:p w14:paraId="11717688" w14:textId="77777777" w:rsidR="0093796B" w:rsidRPr="00702EE3" w:rsidRDefault="0093796B" w:rsidP="004237F5">
            <w:pPr>
              <w:ind w:left="-100"/>
              <w:jc w:val="center"/>
              <w:rPr>
                <w:rFonts w:ascii="Calibri" w:hAnsi="Calibri"/>
                <w:b/>
                <w:noProof/>
                <w:sz w:val="22"/>
                <w:szCs w:val="22"/>
                <w:lang w:val="ro-RO" w:eastAsia="ro-RO"/>
              </w:rPr>
            </w:pPr>
          </w:p>
          <w:p w14:paraId="48DD0936" w14:textId="77777777" w:rsidR="0093796B" w:rsidRPr="00702EE3" w:rsidRDefault="0093796B" w:rsidP="004237F5">
            <w:pPr>
              <w:ind w:left="-100"/>
              <w:jc w:val="center"/>
              <w:rPr>
                <w:rFonts w:ascii="Calibri" w:hAnsi="Calibri"/>
                <w:b/>
                <w:noProof/>
                <w:sz w:val="22"/>
                <w:szCs w:val="22"/>
                <w:lang w:val="ro-RO" w:eastAsia="ro-RO"/>
              </w:rPr>
            </w:pPr>
          </w:p>
          <w:p w14:paraId="171A8D3E" w14:textId="41695A13" w:rsidR="00632BB0" w:rsidRPr="00702EE3" w:rsidRDefault="00632BB0" w:rsidP="00D41577">
            <w:pPr>
              <w:rPr>
                <w:rFonts w:ascii="Calibri" w:hAnsi="Calibri"/>
                <w:b/>
                <w:noProof/>
                <w:sz w:val="22"/>
                <w:szCs w:val="22"/>
                <w:lang w:val="ro-RO" w:eastAsia="ro-RO"/>
              </w:rPr>
            </w:pPr>
          </w:p>
          <w:p w14:paraId="221B63E8" w14:textId="77777777" w:rsidR="00632BB0" w:rsidRPr="00702EE3" w:rsidRDefault="00632BB0" w:rsidP="004237F5">
            <w:pPr>
              <w:ind w:left="-100"/>
              <w:jc w:val="center"/>
              <w:rPr>
                <w:rFonts w:ascii="Calibri" w:hAnsi="Calibri"/>
                <w:b/>
                <w:noProof/>
                <w:sz w:val="22"/>
                <w:szCs w:val="22"/>
                <w:lang w:val="ro-RO" w:eastAsia="ro-RO"/>
              </w:rPr>
            </w:pPr>
          </w:p>
          <w:p w14:paraId="7F59E66F" w14:textId="4E90BFD0" w:rsidR="0093796B" w:rsidRPr="00702EE3" w:rsidRDefault="0093796B" w:rsidP="004237F5">
            <w:pPr>
              <w:ind w:left="-100"/>
              <w:jc w:val="center"/>
              <w:rPr>
                <w:rFonts w:ascii="Calibri" w:hAnsi="Calibri"/>
                <w:b/>
                <w:noProof/>
                <w:sz w:val="22"/>
                <w:szCs w:val="22"/>
                <w:lang w:val="ro-RO" w:eastAsia="ro-RO"/>
              </w:rPr>
            </w:pPr>
            <w:r w:rsidRPr="00702EE3">
              <w:rPr>
                <w:rFonts w:ascii="Calibri" w:hAnsi="Calibri"/>
                <w:b/>
                <w:noProof/>
                <w:sz w:val="22"/>
                <w:szCs w:val="22"/>
                <w:lang w:val="ro-RO" w:eastAsia="ro-RO"/>
              </w:rPr>
              <w:sym w:font="Wingdings" w:char="F06F"/>
            </w:r>
          </w:p>
          <w:p w14:paraId="36EA3B2B" w14:textId="77777777" w:rsidR="0093796B" w:rsidRPr="00702EE3" w:rsidRDefault="0093796B" w:rsidP="004237F5">
            <w:pPr>
              <w:ind w:left="-100"/>
              <w:jc w:val="center"/>
              <w:rPr>
                <w:rFonts w:ascii="Calibri" w:hAnsi="Calibri"/>
                <w:b/>
                <w:noProof/>
                <w:sz w:val="22"/>
                <w:szCs w:val="22"/>
                <w:lang w:val="ro-RO" w:eastAsia="ro-RO"/>
              </w:rPr>
            </w:pPr>
          </w:p>
        </w:tc>
        <w:tc>
          <w:tcPr>
            <w:tcW w:w="557" w:type="pct"/>
          </w:tcPr>
          <w:p w14:paraId="52ECAA6D" w14:textId="77777777" w:rsidR="0093796B" w:rsidRPr="00702EE3" w:rsidRDefault="0093796B" w:rsidP="004237F5">
            <w:pPr>
              <w:ind w:left="-100"/>
              <w:jc w:val="center"/>
              <w:rPr>
                <w:rFonts w:ascii="Calibri" w:hAnsi="Calibri"/>
                <w:b/>
                <w:noProof/>
                <w:sz w:val="22"/>
                <w:szCs w:val="22"/>
                <w:lang w:val="ro-RO" w:eastAsia="ro-RO"/>
              </w:rPr>
            </w:pPr>
            <w:r w:rsidRPr="00702EE3">
              <w:rPr>
                <w:rFonts w:ascii="Calibri" w:hAnsi="Calibri"/>
                <w:b/>
                <w:noProof/>
                <w:sz w:val="22"/>
                <w:szCs w:val="22"/>
                <w:lang w:val="ro-RO" w:eastAsia="ro-RO"/>
              </w:rPr>
              <w:sym w:font="Wingdings" w:char="F06F"/>
            </w:r>
          </w:p>
          <w:p w14:paraId="5C52EE37" w14:textId="77777777" w:rsidR="0093796B" w:rsidRPr="00702EE3" w:rsidRDefault="0093796B" w:rsidP="004237F5">
            <w:pPr>
              <w:ind w:left="-100"/>
              <w:jc w:val="center"/>
              <w:rPr>
                <w:rFonts w:ascii="Calibri" w:hAnsi="Calibri"/>
                <w:b/>
                <w:noProof/>
                <w:sz w:val="22"/>
                <w:szCs w:val="22"/>
                <w:lang w:val="ro-RO" w:eastAsia="ro-RO"/>
              </w:rPr>
            </w:pPr>
          </w:p>
          <w:p w14:paraId="74898CEB" w14:textId="77777777" w:rsidR="0093796B" w:rsidRPr="00702EE3" w:rsidRDefault="0093796B" w:rsidP="004237F5">
            <w:pPr>
              <w:ind w:left="-100"/>
              <w:jc w:val="center"/>
              <w:rPr>
                <w:rFonts w:ascii="Calibri" w:hAnsi="Calibri"/>
                <w:b/>
                <w:noProof/>
                <w:sz w:val="22"/>
                <w:szCs w:val="22"/>
                <w:lang w:val="ro-RO" w:eastAsia="ro-RO"/>
              </w:rPr>
            </w:pPr>
          </w:p>
          <w:p w14:paraId="5BF00483" w14:textId="77777777" w:rsidR="0093796B" w:rsidRPr="00702EE3" w:rsidRDefault="0093796B" w:rsidP="004237F5">
            <w:pPr>
              <w:ind w:left="-100"/>
              <w:jc w:val="center"/>
              <w:rPr>
                <w:rFonts w:ascii="Calibri" w:hAnsi="Calibri"/>
                <w:b/>
                <w:noProof/>
                <w:sz w:val="22"/>
                <w:szCs w:val="22"/>
                <w:lang w:val="ro-RO" w:eastAsia="ro-RO"/>
              </w:rPr>
            </w:pPr>
          </w:p>
          <w:p w14:paraId="21E9FA38" w14:textId="77777777" w:rsidR="0093796B" w:rsidRPr="00702EE3" w:rsidRDefault="0093796B" w:rsidP="004237F5">
            <w:pPr>
              <w:ind w:left="-100"/>
              <w:jc w:val="center"/>
              <w:rPr>
                <w:rFonts w:ascii="Calibri" w:hAnsi="Calibri"/>
                <w:b/>
                <w:noProof/>
                <w:sz w:val="22"/>
                <w:szCs w:val="22"/>
                <w:lang w:val="ro-RO" w:eastAsia="ro-RO"/>
              </w:rPr>
            </w:pPr>
          </w:p>
          <w:p w14:paraId="28310E03" w14:textId="77777777" w:rsidR="0093796B" w:rsidRPr="00702EE3" w:rsidRDefault="0093796B" w:rsidP="004237F5">
            <w:pPr>
              <w:ind w:left="-100"/>
              <w:jc w:val="center"/>
              <w:rPr>
                <w:rFonts w:ascii="Calibri" w:hAnsi="Calibri"/>
                <w:b/>
                <w:noProof/>
                <w:sz w:val="22"/>
                <w:szCs w:val="22"/>
                <w:lang w:val="ro-RO" w:eastAsia="ro-RO"/>
              </w:rPr>
            </w:pPr>
          </w:p>
          <w:p w14:paraId="7CF3507E" w14:textId="77777777" w:rsidR="0093796B" w:rsidRPr="00702EE3" w:rsidRDefault="0093796B" w:rsidP="004237F5">
            <w:pPr>
              <w:ind w:left="-100"/>
              <w:jc w:val="center"/>
              <w:rPr>
                <w:rFonts w:ascii="Calibri" w:hAnsi="Calibri"/>
                <w:b/>
                <w:noProof/>
                <w:sz w:val="22"/>
                <w:szCs w:val="22"/>
                <w:lang w:val="ro-RO" w:eastAsia="ro-RO"/>
              </w:rPr>
            </w:pPr>
          </w:p>
          <w:p w14:paraId="1D63F5F3" w14:textId="77777777" w:rsidR="0093796B" w:rsidRPr="00702EE3" w:rsidRDefault="0093796B" w:rsidP="004237F5">
            <w:pPr>
              <w:ind w:left="-100"/>
              <w:jc w:val="center"/>
              <w:rPr>
                <w:rFonts w:ascii="Calibri" w:hAnsi="Calibri"/>
                <w:b/>
                <w:noProof/>
                <w:sz w:val="22"/>
                <w:szCs w:val="22"/>
                <w:lang w:val="ro-RO" w:eastAsia="ro-RO"/>
              </w:rPr>
            </w:pPr>
          </w:p>
          <w:p w14:paraId="1EDF2EA4" w14:textId="77777777" w:rsidR="0093796B" w:rsidRPr="00702EE3" w:rsidRDefault="0093796B" w:rsidP="004237F5">
            <w:pPr>
              <w:ind w:left="-100"/>
              <w:jc w:val="center"/>
              <w:rPr>
                <w:rFonts w:ascii="Calibri" w:hAnsi="Calibri"/>
                <w:b/>
                <w:noProof/>
                <w:sz w:val="22"/>
                <w:szCs w:val="22"/>
                <w:lang w:val="ro-RO" w:eastAsia="ro-RO"/>
              </w:rPr>
            </w:pPr>
          </w:p>
          <w:p w14:paraId="46AE2E1E" w14:textId="6D7CF8A5" w:rsidR="00632BB0" w:rsidRPr="00702EE3" w:rsidRDefault="00632BB0" w:rsidP="00D41577">
            <w:pPr>
              <w:rPr>
                <w:rFonts w:ascii="Calibri" w:hAnsi="Calibri"/>
                <w:b/>
                <w:noProof/>
                <w:sz w:val="22"/>
                <w:szCs w:val="22"/>
                <w:lang w:val="ro-RO" w:eastAsia="ro-RO"/>
              </w:rPr>
            </w:pPr>
          </w:p>
          <w:p w14:paraId="7EFF6529" w14:textId="77777777" w:rsidR="00632BB0" w:rsidRPr="00702EE3" w:rsidRDefault="00632BB0" w:rsidP="004237F5">
            <w:pPr>
              <w:ind w:left="-100"/>
              <w:jc w:val="center"/>
              <w:rPr>
                <w:rFonts w:ascii="Calibri" w:hAnsi="Calibri"/>
                <w:b/>
                <w:noProof/>
                <w:sz w:val="22"/>
                <w:szCs w:val="22"/>
                <w:lang w:val="ro-RO" w:eastAsia="ro-RO"/>
              </w:rPr>
            </w:pPr>
          </w:p>
          <w:p w14:paraId="60D5086E" w14:textId="6EA9B130" w:rsidR="0093796B" w:rsidRPr="00702EE3" w:rsidRDefault="0093796B" w:rsidP="004237F5">
            <w:pPr>
              <w:ind w:left="-100"/>
              <w:jc w:val="center"/>
              <w:rPr>
                <w:rFonts w:ascii="Calibri" w:hAnsi="Calibri"/>
                <w:b/>
                <w:noProof/>
                <w:sz w:val="22"/>
                <w:szCs w:val="22"/>
                <w:lang w:val="ro-RO" w:eastAsia="ro-RO"/>
              </w:rPr>
            </w:pPr>
            <w:r w:rsidRPr="00702EE3">
              <w:rPr>
                <w:rFonts w:ascii="Calibri" w:hAnsi="Calibri"/>
                <w:b/>
                <w:noProof/>
                <w:sz w:val="22"/>
                <w:szCs w:val="22"/>
                <w:lang w:val="ro-RO" w:eastAsia="ro-RO"/>
              </w:rPr>
              <w:sym w:font="Wingdings" w:char="F06F"/>
            </w:r>
          </w:p>
        </w:tc>
        <w:tc>
          <w:tcPr>
            <w:tcW w:w="794" w:type="pct"/>
          </w:tcPr>
          <w:p w14:paraId="67B14B5C" w14:textId="77777777" w:rsidR="0093796B" w:rsidRPr="00702EE3" w:rsidRDefault="0093796B" w:rsidP="004237F5">
            <w:pPr>
              <w:ind w:left="-100"/>
              <w:jc w:val="center"/>
              <w:rPr>
                <w:rFonts w:ascii="Calibri" w:hAnsi="Calibri"/>
                <w:b/>
                <w:noProof/>
                <w:sz w:val="22"/>
                <w:szCs w:val="22"/>
                <w:lang w:val="ro-RO" w:eastAsia="ro-RO"/>
              </w:rPr>
            </w:pPr>
            <w:r w:rsidRPr="00702EE3">
              <w:rPr>
                <w:rFonts w:ascii="Calibri" w:hAnsi="Calibri"/>
                <w:b/>
                <w:noProof/>
                <w:sz w:val="22"/>
                <w:szCs w:val="22"/>
                <w:lang w:val="ro-RO" w:eastAsia="ro-RO"/>
              </w:rPr>
              <w:sym w:font="Wingdings" w:char="F06F"/>
            </w:r>
          </w:p>
          <w:p w14:paraId="17A4FBBD" w14:textId="77777777" w:rsidR="0093796B" w:rsidRPr="00702EE3" w:rsidRDefault="0093796B" w:rsidP="004237F5">
            <w:pPr>
              <w:ind w:left="-100"/>
              <w:jc w:val="center"/>
              <w:rPr>
                <w:rFonts w:ascii="Calibri" w:hAnsi="Calibri"/>
                <w:b/>
                <w:noProof/>
                <w:sz w:val="22"/>
                <w:szCs w:val="22"/>
                <w:lang w:val="ro-RO" w:eastAsia="ro-RO"/>
              </w:rPr>
            </w:pPr>
          </w:p>
          <w:p w14:paraId="2F5A4A0B" w14:textId="77777777" w:rsidR="0093796B" w:rsidRPr="00702EE3" w:rsidRDefault="0093796B" w:rsidP="004237F5">
            <w:pPr>
              <w:ind w:left="-100"/>
              <w:jc w:val="center"/>
              <w:rPr>
                <w:rFonts w:ascii="Calibri" w:hAnsi="Calibri"/>
                <w:b/>
                <w:noProof/>
                <w:sz w:val="22"/>
                <w:szCs w:val="22"/>
                <w:lang w:val="ro-RO" w:eastAsia="ro-RO"/>
              </w:rPr>
            </w:pPr>
          </w:p>
          <w:p w14:paraId="35D74D4E" w14:textId="77777777" w:rsidR="0093796B" w:rsidRPr="00702EE3" w:rsidRDefault="0093796B" w:rsidP="004237F5">
            <w:pPr>
              <w:ind w:left="-100"/>
              <w:jc w:val="center"/>
              <w:rPr>
                <w:rFonts w:ascii="Calibri" w:hAnsi="Calibri"/>
                <w:b/>
                <w:noProof/>
                <w:sz w:val="22"/>
                <w:szCs w:val="22"/>
                <w:lang w:val="ro-RO" w:eastAsia="ro-RO"/>
              </w:rPr>
            </w:pPr>
          </w:p>
          <w:p w14:paraId="1FBD83DA" w14:textId="77777777" w:rsidR="0093796B" w:rsidRPr="00702EE3" w:rsidRDefault="0093796B" w:rsidP="004237F5">
            <w:pPr>
              <w:ind w:left="-100"/>
              <w:jc w:val="center"/>
              <w:rPr>
                <w:rFonts w:ascii="Calibri" w:hAnsi="Calibri"/>
                <w:b/>
                <w:noProof/>
                <w:sz w:val="22"/>
                <w:szCs w:val="22"/>
                <w:lang w:val="ro-RO" w:eastAsia="ro-RO"/>
              </w:rPr>
            </w:pPr>
          </w:p>
          <w:p w14:paraId="447805DB" w14:textId="77777777" w:rsidR="0093796B" w:rsidRPr="00702EE3" w:rsidRDefault="0093796B" w:rsidP="004237F5">
            <w:pPr>
              <w:ind w:left="-100"/>
              <w:jc w:val="center"/>
              <w:rPr>
                <w:rFonts w:ascii="Calibri" w:hAnsi="Calibri"/>
                <w:b/>
                <w:noProof/>
                <w:sz w:val="22"/>
                <w:szCs w:val="22"/>
                <w:lang w:val="ro-RO" w:eastAsia="ro-RO"/>
              </w:rPr>
            </w:pPr>
          </w:p>
          <w:p w14:paraId="4B857D39" w14:textId="77777777" w:rsidR="0093796B" w:rsidRPr="00702EE3" w:rsidRDefault="0093796B" w:rsidP="004237F5">
            <w:pPr>
              <w:ind w:left="-100"/>
              <w:jc w:val="center"/>
              <w:rPr>
                <w:rFonts w:ascii="Calibri" w:hAnsi="Calibri"/>
                <w:b/>
                <w:noProof/>
                <w:sz w:val="22"/>
                <w:szCs w:val="22"/>
                <w:lang w:val="ro-RO" w:eastAsia="ro-RO"/>
              </w:rPr>
            </w:pPr>
          </w:p>
          <w:p w14:paraId="5B21C54D" w14:textId="77777777" w:rsidR="0093796B" w:rsidRPr="00702EE3" w:rsidRDefault="0093796B" w:rsidP="004237F5">
            <w:pPr>
              <w:ind w:left="-100"/>
              <w:jc w:val="center"/>
              <w:rPr>
                <w:rFonts w:ascii="Calibri" w:hAnsi="Calibri"/>
                <w:b/>
                <w:noProof/>
                <w:sz w:val="22"/>
                <w:szCs w:val="22"/>
                <w:lang w:val="ro-RO" w:eastAsia="ro-RO"/>
              </w:rPr>
            </w:pPr>
          </w:p>
          <w:p w14:paraId="399B13C2" w14:textId="77777777" w:rsidR="0093796B" w:rsidRPr="00702EE3" w:rsidRDefault="0093796B" w:rsidP="004237F5">
            <w:pPr>
              <w:ind w:left="-100"/>
              <w:jc w:val="center"/>
              <w:rPr>
                <w:rFonts w:ascii="Calibri" w:hAnsi="Calibri"/>
                <w:b/>
                <w:noProof/>
                <w:sz w:val="22"/>
                <w:szCs w:val="22"/>
                <w:lang w:val="ro-RO" w:eastAsia="ro-RO"/>
              </w:rPr>
            </w:pPr>
          </w:p>
          <w:p w14:paraId="002CC852" w14:textId="723EFFDA" w:rsidR="00632BB0" w:rsidRPr="00702EE3" w:rsidRDefault="00632BB0" w:rsidP="00D41577">
            <w:pPr>
              <w:rPr>
                <w:rFonts w:ascii="Calibri" w:hAnsi="Calibri"/>
                <w:b/>
                <w:noProof/>
                <w:sz w:val="22"/>
                <w:szCs w:val="22"/>
                <w:lang w:val="ro-RO" w:eastAsia="ro-RO"/>
              </w:rPr>
            </w:pPr>
          </w:p>
          <w:p w14:paraId="40C0FE4A" w14:textId="77777777" w:rsidR="00632BB0" w:rsidRPr="00702EE3" w:rsidRDefault="00632BB0" w:rsidP="004237F5">
            <w:pPr>
              <w:ind w:left="-100"/>
              <w:jc w:val="center"/>
              <w:rPr>
                <w:rFonts w:ascii="Calibri" w:hAnsi="Calibri"/>
                <w:b/>
                <w:noProof/>
                <w:sz w:val="22"/>
                <w:szCs w:val="22"/>
                <w:lang w:val="ro-RO" w:eastAsia="ro-RO"/>
              </w:rPr>
            </w:pPr>
          </w:p>
          <w:p w14:paraId="5F03E767" w14:textId="656DCF92" w:rsidR="0093796B" w:rsidRPr="00702EE3" w:rsidRDefault="0093796B" w:rsidP="004237F5">
            <w:pPr>
              <w:ind w:left="-100"/>
              <w:jc w:val="center"/>
              <w:rPr>
                <w:rFonts w:ascii="Calibri" w:hAnsi="Calibri"/>
                <w:b/>
                <w:noProof/>
                <w:sz w:val="22"/>
                <w:szCs w:val="22"/>
                <w:lang w:val="ro-RO" w:eastAsia="ro-RO"/>
              </w:rPr>
            </w:pPr>
            <w:r w:rsidRPr="00702EE3">
              <w:rPr>
                <w:rFonts w:ascii="Calibri" w:hAnsi="Calibri"/>
                <w:b/>
                <w:noProof/>
                <w:sz w:val="22"/>
                <w:szCs w:val="22"/>
                <w:lang w:val="ro-RO" w:eastAsia="ro-RO"/>
              </w:rPr>
              <w:sym w:font="Wingdings" w:char="F06F"/>
            </w:r>
          </w:p>
        </w:tc>
      </w:tr>
      <w:tr w:rsidR="0093796B" w:rsidRPr="00702EE3" w14:paraId="6214BF3A" w14:textId="77777777" w:rsidTr="004237F5">
        <w:trPr>
          <w:trHeight w:val="2106"/>
          <w:jc w:val="center"/>
        </w:trPr>
        <w:tc>
          <w:tcPr>
            <w:tcW w:w="404" w:type="pct"/>
          </w:tcPr>
          <w:p w14:paraId="7FF349EC" w14:textId="63BE1F53" w:rsidR="0093796B" w:rsidRPr="00702EE3" w:rsidRDefault="00413D78" w:rsidP="00413D78">
            <w:pPr>
              <w:ind w:left="-100"/>
              <w:jc w:val="center"/>
              <w:rPr>
                <w:rFonts w:ascii="Calibri" w:hAnsi="Calibri"/>
                <w:noProof/>
                <w:sz w:val="22"/>
                <w:szCs w:val="22"/>
                <w:lang w:val="ro-RO" w:eastAsia="ro-RO"/>
              </w:rPr>
            </w:pPr>
            <w:r w:rsidRPr="00702EE3">
              <w:rPr>
                <w:rFonts w:ascii="Calibri" w:hAnsi="Calibri"/>
                <w:noProof/>
                <w:sz w:val="22"/>
                <w:szCs w:val="22"/>
                <w:lang w:val="ro-RO" w:eastAsia="ro-RO"/>
              </w:rPr>
              <w:t>12.</w:t>
            </w:r>
          </w:p>
        </w:tc>
        <w:tc>
          <w:tcPr>
            <w:tcW w:w="1893" w:type="pct"/>
          </w:tcPr>
          <w:p w14:paraId="357C6BDC" w14:textId="2FF09115" w:rsidR="0093796B" w:rsidRPr="00702EE3" w:rsidRDefault="0093796B" w:rsidP="00E01B65">
            <w:pPr>
              <w:pStyle w:val="NoSpacing"/>
              <w:spacing w:line="276" w:lineRule="auto"/>
              <w:ind w:left="-100"/>
              <w:jc w:val="both"/>
              <w:rPr>
                <w:rFonts w:ascii="Calibri" w:hAnsi="Calibri"/>
                <w:sz w:val="22"/>
                <w:szCs w:val="22"/>
              </w:rPr>
            </w:pPr>
            <w:r w:rsidRPr="00702EE3">
              <w:rPr>
                <w:rFonts w:ascii="Calibri" w:hAnsi="Calibri" w:cs="Calibri"/>
                <w:bCs/>
                <w:sz w:val="24"/>
                <w:szCs w:val="24"/>
              </w:rPr>
              <w:t>Aviz de conformitate proiect cu obiectivele Strategiei Integrate de Dezvoltare Durabilă a Deltei Dunării emis de Asociația pentru Dezvoltare Intercomunitară - ITI Delta Dunării</w:t>
            </w:r>
          </w:p>
        </w:tc>
        <w:tc>
          <w:tcPr>
            <w:tcW w:w="716" w:type="pct"/>
          </w:tcPr>
          <w:p w14:paraId="0142B57C" w14:textId="77777777" w:rsidR="0093796B" w:rsidRPr="00702EE3" w:rsidRDefault="0093796B" w:rsidP="004237F5">
            <w:pPr>
              <w:ind w:left="-100"/>
              <w:jc w:val="center"/>
              <w:rPr>
                <w:rFonts w:ascii="Calibri" w:hAnsi="Calibri"/>
                <w:b/>
                <w:noProof/>
                <w:sz w:val="22"/>
                <w:szCs w:val="22"/>
                <w:lang w:val="ro-RO" w:eastAsia="ro-RO"/>
              </w:rPr>
            </w:pPr>
            <w:r w:rsidRPr="00702EE3">
              <w:rPr>
                <w:rFonts w:ascii="Calibri" w:hAnsi="Calibri"/>
                <w:b/>
                <w:noProof/>
                <w:sz w:val="22"/>
                <w:szCs w:val="22"/>
                <w:lang w:val="ro-RO" w:eastAsia="ro-RO"/>
              </w:rPr>
              <w:sym w:font="Wingdings" w:char="F06F"/>
            </w:r>
          </w:p>
        </w:tc>
        <w:tc>
          <w:tcPr>
            <w:tcW w:w="636" w:type="pct"/>
          </w:tcPr>
          <w:p w14:paraId="7739125C" w14:textId="77777777" w:rsidR="0093796B" w:rsidRPr="00702EE3" w:rsidRDefault="0093796B" w:rsidP="004237F5">
            <w:pPr>
              <w:ind w:left="-100"/>
              <w:jc w:val="center"/>
              <w:rPr>
                <w:rFonts w:ascii="Calibri" w:hAnsi="Calibri"/>
                <w:b/>
                <w:noProof/>
                <w:sz w:val="22"/>
                <w:szCs w:val="22"/>
                <w:lang w:val="ro-RO" w:eastAsia="ro-RO"/>
              </w:rPr>
            </w:pPr>
            <w:r w:rsidRPr="00702EE3">
              <w:rPr>
                <w:rFonts w:ascii="Calibri" w:hAnsi="Calibri"/>
                <w:b/>
                <w:noProof/>
                <w:sz w:val="22"/>
                <w:szCs w:val="22"/>
                <w:lang w:val="ro-RO" w:eastAsia="ro-RO"/>
              </w:rPr>
              <w:sym w:font="Wingdings" w:char="F06F"/>
            </w:r>
          </w:p>
        </w:tc>
        <w:tc>
          <w:tcPr>
            <w:tcW w:w="557" w:type="pct"/>
          </w:tcPr>
          <w:p w14:paraId="63825C17" w14:textId="77777777" w:rsidR="0093796B" w:rsidRPr="00702EE3" w:rsidRDefault="0093796B" w:rsidP="004237F5">
            <w:pPr>
              <w:ind w:left="-100"/>
              <w:jc w:val="center"/>
              <w:rPr>
                <w:rFonts w:ascii="Calibri" w:hAnsi="Calibri"/>
                <w:b/>
                <w:noProof/>
                <w:sz w:val="22"/>
                <w:szCs w:val="22"/>
                <w:lang w:val="ro-RO" w:eastAsia="ro-RO"/>
              </w:rPr>
            </w:pPr>
            <w:r w:rsidRPr="00702EE3">
              <w:rPr>
                <w:rFonts w:ascii="Calibri" w:hAnsi="Calibri"/>
                <w:b/>
                <w:noProof/>
                <w:sz w:val="22"/>
                <w:szCs w:val="22"/>
                <w:lang w:val="ro-RO" w:eastAsia="ro-RO"/>
              </w:rPr>
              <w:sym w:font="Wingdings" w:char="F06F"/>
            </w:r>
          </w:p>
        </w:tc>
        <w:tc>
          <w:tcPr>
            <w:tcW w:w="794" w:type="pct"/>
          </w:tcPr>
          <w:p w14:paraId="1B13CFB9" w14:textId="77777777" w:rsidR="0093796B" w:rsidRPr="00702EE3" w:rsidRDefault="0093796B" w:rsidP="004237F5">
            <w:pPr>
              <w:ind w:left="-100"/>
              <w:jc w:val="center"/>
              <w:rPr>
                <w:rFonts w:ascii="Calibri" w:hAnsi="Calibri"/>
                <w:b/>
                <w:noProof/>
                <w:sz w:val="22"/>
                <w:szCs w:val="22"/>
                <w:lang w:val="ro-RO" w:eastAsia="ro-RO"/>
              </w:rPr>
            </w:pPr>
            <w:r w:rsidRPr="00702EE3">
              <w:rPr>
                <w:rFonts w:ascii="Calibri" w:hAnsi="Calibri"/>
                <w:b/>
                <w:noProof/>
                <w:sz w:val="22"/>
                <w:szCs w:val="22"/>
                <w:lang w:val="ro-RO" w:eastAsia="ro-RO"/>
              </w:rPr>
              <w:sym w:font="Wingdings" w:char="F06F"/>
            </w:r>
          </w:p>
        </w:tc>
      </w:tr>
      <w:tr w:rsidR="0093796B" w:rsidRPr="00702EE3" w14:paraId="72C68A25" w14:textId="77777777" w:rsidTr="004237F5">
        <w:trPr>
          <w:trHeight w:val="558"/>
          <w:jc w:val="center"/>
        </w:trPr>
        <w:tc>
          <w:tcPr>
            <w:tcW w:w="404" w:type="pct"/>
          </w:tcPr>
          <w:p w14:paraId="4FFC99BD" w14:textId="0FC4A2E0" w:rsidR="0093796B" w:rsidRPr="00702EE3" w:rsidRDefault="00C768D5" w:rsidP="004237F5">
            <w:pPr>
              <w:ind w:left="-100"/>
              <w:jc w:val="center"/>
              <w:rPr>
                <w:rFonts w:ascii="Calibri" w:hAnsi="Calibri"/>
                <w:noProof/>
                <w:sz w:val="22"/>
                <w:szCs w:val="22"/>
                <w:lang w:val="ro-RO" w:eastAsia="ro-RO"/>
              </w:rPr>
            </w:pPr>
            <w:r w:rsidRPr="00702EE3">
              <w:rPr>
                <w:rFonts w:ascii="Calibri" w:hAnsi="Calibri"/>
                <w:noProof/>
                <w:sz w:val="22"/>
                <w:szCs w:val="22"/>
                <w:lang w:val="ro-RO" w:eastAsia="ro-RO"/>
              </w:rPr>
              <w:t>13.</w:t>
            </w:r>
          </w:p>
        </w:tc>
        <w:tc>
          <w:tcPr>
            <w:tcW w:w="1893" w:type="pct"/>
          </w:tcPr>
          <w:p w14:paraId="28A2BC2E" w14:textId="77777777" w:rsidR="0093796B" w:rsidRPr="00702EE3" w:rsidRDefault="0093796B" w:rsidP="004237F5">
            <w:pPr>
              <w:pStyle w:val="NoSpacing"/>
              <w:spacing w:line="276" w:lineRule="auto"/>
              <w:ind w:left="-100"/>
              <w:jc w:val="both"/>
              <w:rPr>
                <w:rFonts w:ascii="Calibri" w:hAnsi="Calibri" w:cs="Calibri"/>
                <w:sz w:val="24"/>
                <w:szCs w:val="24"/>
              </w:rPr>
            </w:pPr>
            <w:r w:rsidRPr="00702EE3">
              <w:rPr>
                <w:rFonts w:ascii="Calibri" w:hAnsi="Calibri" w:cs="Calibri"/>
                <w:bCs/>
                <w:noProof/>
                <w:sz w:val="24"/>
                <w:szCs w:val="24"/>
              </w:rPr>
              <w:t>Declarația expertului contabil</w:t>
            </w:r>
          </w:p>
        </w:tc>
        <w:tc>
          <w:tcPr>
            <w:tcW w:w="716" w:type="pct"/>
          </w:tcPr>
          <w:p w14:paraId="061A065C" w14:textId="77777777" w:rsidR="0093796B" w:rsidRPr="00702EE3" w:rsidRDefault="0093796B" w:rsidP="004237F5">
            <w:pPr>
              <w:ind w:left="-100"/>
              <w:jc w:val="center"/>
              <w:rPr>
                <w:rFonts w:ascii="Calibri" w:hAnsi="Calibri"/>
                <w:b/>
                <w:noProof/>
                <w:sz w:val="22"/>
                <w:szCs w:val="22"/>
                <w:lang w:val="ro-RO" w:eastAsia="ro-RO"/>
              </w:rPr>
            </w:pPr>
            <w:r w:rsidRPr="00702EE3">
              <w:rPr>
                <w:rFonts w:ascii="Calibri" w:hAnsi="Calibri"/>
                <w:b/>
                <w:noProof/>
                <w:sz w:val="22"/>
                <w:szCs w:val="22"/>
                <w:lang w:val="ro-RO" w:eastAsia="ro-RO"/>
              </w:rPr>
              <w:sym w:font="Wingdings" w:char="F06F"/>
            </w:r>
          </w:p>
        </w:tc>
        <w:tc>
          <w:tcPr>
            <w:tcW w:w="636" w:type="pct"/>
          </w:tcPr>
          <w:p w14:paraId="2F729C23" w14:textId="77777777" w:rsidR="0093796B" w:rsidRPr="00702EE3" w:rsidRDefault="0093796B" w:rsidP="004237F5">
            <w:pPr>
              <w:ind w:left="-100"/>
              <w:jc w:val="center"/>
              <w:rPr>
                <w:rFonts w:ascii="Calibri" w:hAnsi="Calibri"/>
                <w:b/>
                <w:noProof/>
                <w:sz w:val="22"/>
                <w:szCs w:val="22"/>
                <w:lang w:val="ro-RO" w:eastAsia="ro-RO"/>
              </w:rPr>
            </w:pPr>
            <w:r w:rsidRPr="00702EE3">
              <w:rPr>
                <w:rFonts w:ascii="Calibri" w:hAnsi="Calibri"/>
                <w:b/>
                <w:noProof/>
                <w:sz w:val="22"/>
                <w:szCs w:val="22"/>
                <w:lang w:val="ro-RO" w:eastAsia="ro-RO"/>
              </w:rPr>
              <w:sym w:font="Wingdings" w:char="F06F"/>
            </w:r>
          </w:p>
        </w:tc>
        <w:tc>
          <w:tcPr>
            <w:tcW w:w="557" w:type="pct"/>
          </w:tcPr>
          <w:p w14:paraId="5ADCC4B4" w14:textId="77777777" w:rsidR="0093796B" w:rsidRPr="00702EE3" w:rsidRDefault="0093796B" w:rsidP="004237F5">
            <w:pPr>
              <w:ind w:left="-100"/>
              <w:jc w:val="center"/>
              <w:rPr>
                <w:rFonts w:ascii="Calibri" w:hAnsi="Calibri"/>
                <w:b/>
                <w:noProof/>
                <w:sz w:val="22"/>
                <w:szCs w:val="22"/>
                <w:lang w:val="ro-RO" w:eastAsia="ro-RO"/>
              </w:rPr>
            </w:pPr>
            <w:r w:rsidRPr="00702EE3">
              <w:rPr>
                <w:rFonts w:ascii="Calibri" w:hAnsi="Calibri"/>
                <w:b/>
                <w:noProof/>
                <w:sz w:val="22"/>
                <w:szCs w:val="22"/>
                <w:lang w:val="ro-RO" w:eastAsia="ro-RO"/>
              </w:rPr>
              <w:sym w:font="Wingdings" w:char="F06F"/>
            </w:r>
          </w:p>
        </w:tc>
        <w:tc>
          <w:tcPr>
            <w:tcW w:w="794" w:type="pct"/>
          </w:tcPr>
          <w:p w14:paraId="62730CFF" w14:textId="77777777" w:rsidR="0093796B" w:rsidRPr="00702EE3" w:rsidRDefault="0093796B" w:rsidP="004237F5">
            <w:pPr>
              <w:ind w:left="-100"/>
              <w:jc w:val="center"/>
              <w:rPr>
                <w:rFonts w:ascii="Calibri" w:hAnsi="Calibri"/>
                <w:b/>
                <w:noProof/>
                <w:sz w:val="22"/>
                <w:szCs w:val="22"/>
                <w:lang w:val="ro-RO" w:eastAsia="ro-RO"/>
              </w:rPr>
            </w:pPr>
            <w:r w:rsidRPr="00702EE3">
              <w:rPr>
                <w:rFonts w:ascii="Calibri" w:hAnsi="Calibri"/>
                <w:b/>
                <w:noProof/>
                <w:sz w:val="22"/>
                <w:szCs w:val="22"/>
                <w:lang w:val="ro-RO" w:eastAsia="ro-RO"/>
              </w:rPr>
              <w:sym w:font="Wingdings" w:char="F06F"/>
            </w:r>
          </w:p>
        </w:tc>
      </w:tr>
      <w:tr w:rsidR="0093796B" w:rsidRPr="00702EE3" w14:paraId="54A6E793" w14:textId="77777777" w:rsidTr="004237F5">
        <w:trPr>
          <w:trHeight w:val="552"/>
          <w:jc w:val="center"/>
        </w:trPr>
        <w:tc>
          <w:tcPr>
            <w:tcW w:w="404" w:type="pct"/>
          </w:tcPr>
          <w:p w14:paraId="4647626E" w14:textId="6D8D77C7" w:rsidR="0093796B" w:rsidRPr="00702EE3" w:rsidRDefault="008D2370" w:rsidP="008D2370">
            <w:pPr>
              <w:ind w:left="-100"/>
              <w:jc w:val="center"/>
              <w:rPr>
                <w:rFonts w:ascii="Calibri" w:hAnsi="Calibri"/>
                <w:noProof/>
                <w:sz w:val="22"/>
                <w:szCs w:val="22"/>
                <w:lang w:val="ro-RO" w:eastAsia="ro-RO"/>
              </w:rPr>
            </w:pPr>
            <w:r w:rsidRPr="00702EE3">
              <w:rPr>
                <w:rFonts w:ascii="Calibri" w:hAnsi="Calibri"/>
                <w:noProof/>
                <w:sz w:val="22"/>
                <w:szCs w:val="22"/>
                <w:lang w:val="ro-RO" w:eastAsia="ro-RO"/>
              </w:rPr>
              <w:t>14.</w:t>
            </w:r>
          </w:p>
        </w:tc>
        <w:tc>
          <w:tcPr>
            <w:tcW w:w="1893" w:type="pct"/>
          </w:tcPr>
          <w:p w14:paraId="3B97F0C6" w14:textId="77777777" w:rsidR="0093796B" w:rsidRPr="00702EE3" w:rsidRDefault="0093796B" w:rsidP="004237F5">
            <w:pPr>
              <w:tabs>
                <w:tab w:val="left" w:pos="0"/>
              </w:tabs>
              <w:spacing w:line="276" w:lineRule="auto"/>
              <w:ind w:left="-100"/>
              <w:jc w:val="both"/>
              <w:rPr>
                <w:rFonts w:ascii="Calibri" w:hAnsi="Calibri" w:cs="Calibri"/>
              </w:rPr>
            </w:pPr>
            <w:r w:rsidRPr="00702EE3">
              <w:rPr>
                <w:rFonts w:ascii="Calibri" w:hAnsi="Calibri" w:cs="Calibri"/>
              </w:rPr>
              <w:t>Alte documente justificative</w:t>
            </w:r>
          </w:p>
        </w:tc>
        <w:tc>
          <w:tcPr>
            <w:tcW w:w="716" w:type="pct"/>
          </w:tcPr>
          <w:p w14:paraId="4EFCBB76" w14:textId="77777777" w:rsidR="0093796B" w:rsidRPr="00702EE3" w:rsidRDefault="0093796B" w:rsidP="004237F5">
            <w:pPr>
              <w:ind w:left="-100"/>
              <w:jc w:val="center"/>
              <w:rPr>
                <w:rFonts w:ascii="Calibri" w:hAnsi="Calibri"/>
                <w:b/>
                <w:noProof/>
                <w:sz w:val="22"/>
                <w:szCs w:val="22"/>
                <w:lang w:val="ro-RO" w:eastAsia="ro-RO"/>
              </w:rPr>
            </w:pPr>
            <w:r w:rsidRPr="00702EE3">
              <w:rPr>
                <w:rFonts w:ascii="Calibri" w:hAnsi="Calibri"/>
                <w:b/>
                <w:noProof/>
                <w:sz w:val="22"/>
                <w:szCs w:val="22"/>
                <w:lang w:val="ro-RO" w:eastAsia="ro-RO"/>
              </w:rPr>
              <w:sym w:font="Wingdings" w:char="F06F"/>
            </w:r>
          </w:p>
        </w:tc>
        <w:tc>
          <w:tcPr>
            <w:tcW w:w="636" w:type="pct"/>
          </w:tcPr>
          <w:p w14:paraId="50B08E69" w14:textId="77777777" w:rsidR="0093796B" w:rsidRPr="00702EE3" w:rsidRDefault="0093796B" w:rsidP="004237F5">
            <w:pPr>
              <w:ind w:left="-100"/>
              <w:jc w:val="center"/>
              <w:rPr>
                <w:rFonts w:ascii="Calibri" w:hAnsi="Calibri"/>
                <w:b/>
                <w:noProof/>
                <w:sz w:val="22"/>
                <w:szCs w:val="22"/>
                <w:lang w:val="ro-RO" w:eastAsia="ro-RO"/>
              </w:rPr>
            </w:pPr>
            <w:r w:rsidRPr="00702EE3">
              <w:rPr>
                <w:rFonts w:ascii="Calibri" w:hAnsi="Calibri"/>
                <w:b/>
                <w:noProof/>
                <w:sz w:val="22"/>
                <w:szCs w:val="22"/>
                <w:lang w:val="ro-RO" w:eastAsia="ro-RO"/>
              </w:rPr>
              <w:sym w:font="Wingdings" w:char="F06F"/>
            </w:r>
          </w:p>
        </w:tc>
        <w:tc>
          <w:tcPr>
            <w:tcW w:w="557" w:type="pct"/>
          </w:tcPr>
          <w:p w14:paraId="2054253E" w14:textId="77777777" w:rsidR="0093796B" w:rsidRPr="00702EE3" w:rsidRDefault="0093796B" w:rsidP="004237F5">
            <w:pPr>
              <w:ind w:left="-100"/>
              <w:jc w:val="center"/>
              <w:rPr>
                <w:rFonts w:ascii="Calibri" w:hAnsi="Calibri"/>
                <w:b/>
                <w:noProof/>
                <w:sz w:val="22"/>
                <w:szCs w:val="22"/>
                <w:lang w:val="ro-RO" w:eastAsia="ro-RO"/>
              </w:rPr>
            </w:pPr>
            <w:r w:rsidRPr="00702EE3">
              <w:rPr>
                <w:rFonts w:ascii="Calibri" w:hAnsi="Calibri"/>
                <w:b/>
                <w:noProof/>
                <w:sz w:val="22"/>
                <w:szCs w:val="22"/>
                <w:lang w:val="ro-RO" w:eastAsia="ro-RO"/>
              </w:rPr>
              <w:sym w:font="Wingdings" w:char="F06F"/>
            </w:r>
          </w:p>
        </w:tc>
        <w:tc>
          <w:tcPr>
            <w:tcW w:w="794" w:type="pct"/>
          </w:tcPr>
          <w:p w14:paraId="57257FDB" w14:textId="77777777" w:rsidR="0093796B" w:rsidRPr="00702EE3" w:rsidRDefault="0093796B" w:rsidP="004237F5">
            <w:pPr>
              <w:ind w:left="-100"/>
              <w:jc w:val="center"/>
              <w:rPr>
                <w:rFonts w:ascii="Calibri" w:hAnsi="Calibri"/>
                <w:b/>
                <w:noProof/>
                <w:sz w:val="22"/>
                <w:szCs w:val="22"/>
                <w:lang w:val="ro-RO" w:eastAsia="ro-RO"/>
              </w:rPr>
            </w:pPr>
            <w:r w:rsidRPr="00702EE3">
              <w:rPr>
                <w:rFonts w:ascii="Calibri" w:hAnsi="Calibri"/>
                <w:b/>
                <w:noProof/>
                <w:sz w:val="22"/>
                <w:szCs w:val="22"/>
                <w:lang w:val="ro-RO" w:eastAsia="ro-RO"/>
              </w:rPr>
              <w:sym w:font="Wingdings" w:char="F06F"/>
            </w:r>
          </w:p>
        </w:tc>
      </w:tr>
    </w:tbl>
    <w:p w14:paraId="220EC546" w14:textId="77777777" w:rsidR="0093796B" w:rsidRPr="00702EE3" w:rsidRDefault="0093796B" w:rsidP="0093796B">
      <w:pPr>
        <w:ind w:right="284"/>
        <w:jc w:val="center"/>
        <w:rPr>
          <w:rFonts w:ascii="Calibri" w:hAnsi="Calibri"/>
          <w:sz w:val="22"/>
          <w:szCs w:val="22"/>
          <w:lang w:val="ro-RO" w:eastAsia="ro-RO"/>
        </w:rPr>
      </w:pPr>
      <w:r w:rsidRPr="00702EE3">
        <w:rPr>
          <w:rFonts w:ascii="Calibri" w:hAnsi="Calibri"/>
          <w:sz w:val="22"/>
          <w:szCs w:val="22"/>
          <w:lang w:val="ro-RO" w:eastAsia="ro-RO"/>
        </w:rPr>
        <w:t>Observaţii:...........................................................................................................................................................................................................................................................................................................................................................................................................................................................................................................................................................................................................................</w:t>
      </w:r>
    </w:p>
    <w:p w14:paraId="2BB2E439" w14:textId="77777777" w:rsidR="0093796B" w:rsidRPr="00702EE3" w:rsidRDefault="0093796B" w:rsidP="0093796B">
      <w:pPr>
        <w:jc w:val="both"/>
        <w:rPr>
          <w:rFonts w:ascii="Calibri" w:hAnsi="Calibri" w:cs="Arial"/>
          <w:b/>
          <w:bCs/>
          <w:sz w:val="22"/>
          <w:szCs w:val="22"/>
          <w:lang w:val="ro-RO" w:eastAsia="ro-RO"/>
        </w:rPr>
      </w:pPr>
      <w:r w:rsidRPr="00702EE3">
        <w:rPr>
          <w:rFonts w:ascii="Calibri" w:hAnsi="Calibri" w:cs="Arial"/>
          <w:b/>
          <w:bCs/>
          <w:sz w:val="22"/>
          <w:szCs w:val="22"/>
          <w:lang w:val="ro-RO" w:eastAsia="ro-RO"/>
        </w:rPr>
        <w:t>Cererea de finanţare şi documentele anexate acesteia depuse de beneficiar pe suport de hârtie sunt</w:t>
      </w:r>
    </w:p>
    <w:p w14:paraId="08EA37BA" w14:textId="77777777" w:rsidR="0093796B" w:rsidRPr="00702EE3" w:rsidRDefault="0093796B" w:rsidP="0093796B">
      <w:pPr>
        <w:jc w:val="both"/>
        <w:rPr>
          <w:rFonts w:ascii="Calibri" w:hAnsi="Calibri" w:cs="Arial"/>
          <w:b/>
          <w:bCs/>
          <w:sz w:val="22"/>
          <w:szCs w:val="22"/>
          <w:lang w:val="ro-RO" w:eastAsia="ro-RO"/>
        </w:rPr>
      </w:pPr>
      <w:r w:rsidRPr="00702EE3">
        <w:rPr>
          <w:rFonts w:ascii="Calibri" w:hAnsi="Calibri" w:cs="Arial"/>
          <w:sz w:val="22"/>
          <w:szCs w:val="22"/>
          <w:lang w:val="fr-FR" w:eastAsia="ro-RO"/>
        </w:rPr>
        <w:sym w:font="Wingdings" w:char="F06F"/>
      </w:r>
      <w:r w:rsidRPr="00702EE3">
        <w:rPr>
          <w:rFonts w:ascii="Calibri" w:hAnsi="Calibri" w:cs="Arial"/>
          <w:b/>
          <w:bCs/>
          <w:sz w:val="22"/>
          <w:szCs w:val="22"/>
          <w:lang w:val="ro-RO" w:eastAsia="ro-RO"/>
        </w:rPr>
        <w:t>conforme</w:t>
      </w:r>
    </w:p>
    <w:p w14:paraId="1C6885F5" w14:textId="77777777" w:rsidR="0093796B" w:rsidRPr="00702EE3" w:rsidRDefault="0093796B" w:rsidP="0093796B">
      <w:pPr>
        <w:jc w:val="both"/>
        <w:rPr>
          <w:rFonts w:ascii="Calibri" w:hAnsi="Calibri" w:cs="Arial"/>
          <w:b/>
          <w:bCs/>
          <w:sz w:val="22"/>
          <w:szCs w:val="22"/>
          <w:lang w:val="ro-RO" w:eastAsia="ro-RO"/>
        </w:rPr>
      </w:pPr>
      <w:r w:rsidRPr="00702EE3">
        <w:rPr>
          <w:rFonts w:ascii="Calibri" w:hAnsi="Calibri" w:cs="Arial"/>
          <w:sz w:val="22"/>
          <w:szCs w:val="22"/>
          <w:lang w:val="fr-FR" w:eastAsia="ro-RO"/>
        </w:rPr>
        <w:sym w:font="Wingdings" w:char="F06F"/>
      </w:r>
      <w:proofErr w:type="gramStart"/>
      <w:r w:rsidRPr="00702EE3">
        <w:rPr>
          <w:rFonts w:ascii="Calibri" w:hAnsi="Calibri" w:cs="Arial"/>
          <w:b/>
          <w:sz w:val="22"/>
          <w:szCs w:val="22"/>
          <w:lang w:val="fr-FR" w:eastAsia="ro-RO"/>
        </w:rPr>
        <w:t>ne</w:t>
      </w:r>
      <w:r w:rsidRPr="00702EE3">
        <w:rPr>
          <w:rFonts w:ascii="Calibri" w:hAnsi="Calibri" w:cs="Arial"/>
          <w:b/>
          <w:bCs/>
          <w:sz w:val="22"/>
          <w:szCs w:val="22"/>
          <w:lang w:val="ro-RO" w:eastAsia="ro-RO"/>
        </w:rPr>
        <w:t>conforme</w:t>
      </w:r>
      <w:proofErr w:type="gramEnd"/>
    </w:p>
    <w:p w14:paraId="70E7C1FF" w14:textId="77777777" w:rsidR="0093796B" w:rsidRPr="00702EE3" w:rsidRDefault="0093796B" w:rsidP="0093796B">
      <w:pPr>
        <w:jc w:val="both"/>
        <w:rPr>
          <w:rFonts w:ascii="Calibri" w:hAnsi="Calibri" w:cs="Arial"/>
          <w:b/>
          <w:bCs/>
          <w:sz w:val="22"/>
          <w:szCs w:val="22"/>
          <w:lang w:val="ro-RO" w:eastAsia="ro-RO"/>
        </w:rPr>
      </w:pPr>
      <w:r w:rsidRPr="00702EE3">
        <w:rPr>
          <w:rFonts w:ascii="Calibri" w:hAnsi="Calibri" w:cs="Arial"/>
          <w:b/>
          <w:bCs/>
          <w:sz w:val="22"/>
          <w:szCs w:val="22"/>
          <w:lang w:val="ro-RO" w:eastAsia="ro-RO"/>
        </w:rPr>
        <w:t>cu exemplarul depus on-line.</w:t>
      </w:r>
    </w:p>
    <w:p w14:paraId="060A441C" w14:textId="77777777" w:rsidR="0093796B" w:rsidRPr="00702EE3" w:rsidRDefault="0093796B" w:rsidP="0093796B">
      <w:pPr>
        <w:jc w:val="both"/>
        <w:rPr>
          <w:rFonts w:ascii="Calibri" w:hAnsi="Calibri" w:cs="Arial"/>
          <w:b/>
          <w:sz w:val="22"/>
          <w:szCs w:val="22"/>
          <w:lang w:eastAsia="ro-RO"/>
        </w:rPr>
      </w:pPr>
    </w:p>
    <w:p w14:paraId="52E38C03" w14:textId="43118E61" w:rsidR="0093796B" w:rsidRPr="00702EE3" w:rsidRDefault="0093796B" w:rsidP="0093796B">
      <w:pPr>
        <w:pStyle w:val="BodyText3"/>
        <w:jc w:val="left"/>
        <w:rPr>
          <w:rFonts w:asciiTheme="minorHAnsi" w:hAnsiTheme="minorHAnsi"/>
          <w:b w:val="0"/>
          <w:sz w:val="22"/>
          <w:szCs w:val="22"/>
          <w:lang w:val="ro-RO"/>
        </w:rPr>
      </w:pPr>
      <w:r w:rsidRPr="00702EE3">
        <w:rPr>
          <w:rFonts w:asciiTheme="minorHAnsi" w:hAnsiTheme="minorHAnsi"/>
          <w:b w:val="0"/>
          <w:sz w:val="22"/>
          <w:szCs w:val="22"/>
          <w:lang w:val="ro-RO"/>
        </w:rPr>
        <w:t>Aprobat de: Director  OJFIR</w:t>
      </w:r>
    </w:p>
    <w:p w14:paraId="7E7F1E83" w14:textId="77777777" w:rsidR="0093796B" w:rsidRPr="00702EE3" w:rsidRDefault="0093796B" w:rsidP="0093796B">
      <w:pPr>
        <w:pStyle w:val="BodyText3"/>
        <w:jc w:val="left"/>
        <w:rPr>
          <w:rFonts w:asciiTheme="minorHAnsi" w:hAnsiTheme="minorHAnsi"/>
          <w:b w:val="0"/>
          <w:i/>
          <w:sz w:val="22"/>
          <w:szCs w:val="22"/>
          <w:lang w:val="ro-RO"/>
        </w:rPr>
      </w:pPr>
      <w:r w:rsidRPr="00702EE3">
        <w:rPr>
          <w:rFonts w:asciiTheme="minorHAnsi" w:hAnsiTheme="minorHAnsi"/>
          <w:b w:val="0"/>
          <w:i/>
          <w:sz w:val="22"/>
          <w:szCs w:val="22"/>
          <w:lang w:val="ro-RO"/>
        </w:rPr>
        <w:lastRenderedPageBreak/>
        <w:t>Nume/Prenume ……………………</w:t>
      </w:r>
    </w:p>
    <w:p w14:paraId="6DC2761B" w14:textId="77777777" w:rsidR="0093796B" w:rsidRPr="00702EE3" w:rsidRDefault="0093796B" w:rsidP="0093796B">
      <w:pPr>
        <w:pStyle w:val="BodyText3"/>
        <w:jc w:val="left"/>
        <w:rPr>
          <w:rFonts w:asciiTheme="minorHAnsi" w:hAnsiTheme="minorHAnsi"/>
          <w:b w:val="0"/>
          <w:i/>
          <w:sz w:val="22"/>
          <w:szCs w:val="22"/>
          <w:lang w:val="ro-RO"/>
        </w:rPr>
      </w:pPr>
      <w:r w:rsidRPr="00702EE3">
        <w:rPr>
          <w:rFonts w:asciiTheme="minorHAnsi" w:hAnsiTheme="minorHAnsi"/>
          <w:b w:val="0"/>
          <w:i/>
          <w:sz w:val="22"/>
          <w:szCs w:val="22"/>
          <w:lang w:val="ro-RO"/>
        </w:rPr>
        <w:t xml:space="preserve">Semnătura şi ştampila   </w:t>
      </w:r>
      <w:r w:rsidRPr="00702EE3">
        <w:rPr>
          <w:rFonts w:asciiTheme="minorHAnsi" w:hAnsiTheme="minorHAnsi"/>
          <w:b w:val="0"/>
          <w:i/>
          <w:sz w:val="22"/>
          <w:szCs w:val="22"/>
          <w:lang w:val="ro-RO"/>
        </w:rPr>
        <w:tab/>
      </w:r>
    </w:p>
    <w:p w14:paraId="5839E703" w14:textId="77777777" w:rsidR="0093796B" w:rsidRPr="00702EE3" w:rsidRDefault="0093796B" w:rsidP="0093796B">
      <w:pPr>
        <w:pStyle w:val="BodyText3"/>
        <w:jc w:val="left"/>
        <w:rPr>
          <w:rFonts w:asciiTheme="minorHAnsi" w:hAnsiTheme="minorHAnsi"/>
          <w:b w:val="0"/>
          <w:i/>
          <w:sz w:val="22"/>
          <w:szCs w:val="22"/>
          <w:lang w:val="ro-RO"/>
        </w:rPr>
      </w:pPr>
      <w:r w:rsidRPr="00702EE3">
        <w:rPr>
          <w:rFonts w:asciiTheme="minorHAnsi" w:hAnsiTheme="minorHAnsi"/>
          <w:b w:val="0"/>
          <w:i/>
          <w:sz w:val="22"/>
          <w:szCs w:val="22"/>
          <w:lang w:val="ro-RO"/>
        </w:rPr>
        <w:t>DATA………..</w:t>
      </w:r>
    </w:p>
    <w:p w14:paraId="40604C03" w14:textId="77777777" w:rsidR="0093796B" w:rsidRPr="00702EE3" w:rsidRDefault="0093796B" w:rsidP="0093796B">
      <w:pPr>
        <w:pStyle w:val="BodyText3"/>
        <w:jc w:val="left"/>
        <w:rPr>
          <w:rFonts w:asciiTheme="minorHAnsi" w:hAnsiTheme="minorHAnsi"/>
          <w:b w:val="0"/>
          <w:sz w:val="22"/>
          <w:szCs w:val="22"/>
          <w:lang w:val="ro-RO"/>
        </w:rPr>
      </w:pPr>
    </w:p>
    <w:p w14:paraId="4950D479" w14:textId="12BB43D1" w:rsidR="0093796B" w:rsidRPr="00702EE3" w:rsidRDefault="0093796B" w:rsidP="0093796B">
      <w:pPr>
        <w:pStyle w:val="BodyText3"/>
        <w:jc w:val="left"/>
        <w:rPr>
          <w:rFonts w:asciiTheme="minorHAnsi" w:hAnsiTheme="minorHAnsi"/>
          <w:b w:val="0"/>
          <w:sz w:val="22"/>
          <w:szCs w:val="22"/>
          <w:lang w:val="ro-RO"/>
        </w:rPr>
      </w:pPr>
      <w:r w:rsidRPr="00702EE3">
        <w:rPr>
          <w:rFonts w:asciiTheme="minorHAnsi" w:hAnsiTheme="minorHAnsi"/>
          <w:b w:val="0"/>
          <w:sz w:val="22"/>
          <w:szCs w:val="22"/>
          <w:lang w:val="ro-RO"/>
        </w:rPr>
        <w:t>Avizat/Verificat: Şef Serviciu SAFPD OJFIR</w:t>
      </w:r>
    </w:p>
    <w:p w14:paraId="3CF40770" w14:textId="77777777" w:rsidR="0093796B" w:rsidRPr="00702EE3" w:rsidRDefault="0093796B" w:rsidP="0093796B">
      <w:pPr>
        <w:pStyle w:val="BodyText3"/>
        <w:jc w:val="left"/>
        <w:rPr>
          <w:rFonts w:asciiTheme="minorHAnsi" w:hAnsiTheme="minorHAnsi"/>
          <w:b w:val="0"/>
          <w:i/>
          <w:sz w:val="22"/>
          <w:szCs w:val="22"/>
          <w:lang w:val="pt-BR"/>
        </w:rPr>
      </w:pPr>
      <w:r w:rsidRPr="00702EE3">
        <w:rPr>
          <w:rFonts w:asciiTheme="minorHAnsi" w:hAnsiTheme="minorHAnsi"/>
          <w:b w:val="0"/>
          <w:i/>
          <w:sz w:val="22"/>
          <w:szCs w:val="22"/>
          <w:lang w:val="pt-BR"/>
        </w:rPr>
        <w:t xml:space="preserve">Nume/Prenume …………………… </w:t>
      </w:r>
    </w:p>
    <w:p w14:paraId="78CE3996" w14:textId="77777777" w:rsidR="0093796B" w:rsidRPr="00702EE3" w:rsidRDefault="0093796B" w:rsidP="0093796B">
      <w:pPr>
        <w:pStyle w:val="BodyText3"/>
        <w:jc w:val="left"/>
        <w:rPr>
          <w:rFonts w:asciiTheme="minorHAnsi" w:hAnsiTheme="minorHAnsi"/>
          <w:b w:val="0"/>
          <w:i/>
          <w:sz w:val="22"/>
          <w:szCs w:val="22"/>
          <w:lang w:val="pt-BR"/>
        </w:rPr>
      </w:pPr>
      <w:r w:rsidRPr="00702EE3">
        <w:rPr>
          <w:rFonts w:asciiTheme="minorHAnsi" w:hAnsiTheme="minorHAnsi"/>
          <w:b w:val="0"/>
          <w:i/>
          <w:sz w:val="22"/>
          <w:szCs w:val="22"/>
          <w:lang w:val="pt-BR"/>
        </w:rPr>
        <w:t>Semnătura</w:t>
      </w:r>
      <w:r w:rsidRPr="00702EE3">
        <w:rPr>
          <w:rFonts w:asciiTheme="minorHAnsi" w:hAnsiTheme="minorHAnsi"/>
          <w:b w:val="0"/>
          <w:i/>
          <w:sz w:val="22"/>
          <w:szCs w:val="22"/>
          <w:lang w:val="pt-BR"/>
        </w:rPr>
        <w:tab/>
      </w:r>
      <w:r w:rsidRPr="00702EE3">
        <w:rPr>
          <w:rFonts w:asciiTheme="minorHAnsi" w:hAnsiTheme="minorHAnsi"/>
          <w:b w:val="0"/>
          <w:i/>
          <w:sz w:val="22"/>
          <w:szCs w:val="22"/>
          <w:lang w:val="pt-BR"/>
        </w:rPr>
        <w:tab/>
      </w:r>
    </w:p>
    <w:p w14:paraId="1A8430E5" w14:textId="77777777" w:rsidR="0093796B" w:rsidRPr="00702EE3" w:rsidRDefault="0093796B" w:rsidP="0093796B">
      <w:pPr>
        <w:pStyle w:val="BodyText3"/>
        <w:jc w:val="left"/>
        <w:rPr>
          <w:rFonts w:asciiTheme="minorHAnsi" w:hAnsiTheme="minorHAnsi"/>
          <w:b w:val="0"/>
          <w:i/>
          <w:sz w:val="22"/>
          <w:szCs w:val="22"/>
          <w:lang w:val="pt-BR"/>
        </w:rPr>
      </w:pPr>
      <w:r w:rsidRPr="00702EE3">
        <w:rPr>
          <w:rFonts w:asciiTheme="minorHAnsi" w:hAnsiTheme="minorHAnsi"/>
          <w:b w:val="0"/>
          <w:i/>
          <w:sz w:val="22"/>
          <w:szCs w:val="22"/>
          <w:lang w:val="pt-BR"/>
        </w:rPr>
        <w:t>DATA…</w:t>
      </w:r>
      <w:proofErr w:type="gramStart"/>
      <w:r w:rsidRPr="00702EE3">
        <w:rPr>
          <w:rFonts w:asciiTheme="minorHAnsi" w:hAnsiTheme="minorHAnsi"/>
          <w:b w:val="0"/>
          <w:i/>
          <w:sz w:val="22"/>
          <w:szCs w:val="22"/>
          <w:lang w:val="pt-BR"/>
        </w:rPr>
        <w:t>…….</w:t>
      </w:r>
      <w:proofErr w:type="gramEnd"/>
      <w:r w:rsidRPr="00702EE3">
        <w:rPr>
          <w:rFonts w:asciiTheme="minorHAnsi" w:hAnsiTheme="minorHAnsi"/>
          <w:b w:val="0"/>
          <w:i/>
          <w:sz w:val="22"/>
          <w:szCs w:val="22"/>
          <w:lang w:val="pt-BR"/>
        </w:rPr>
        <w:t>.</w:t>
      </w:r>
    </w:p>
    <w:p w14:paraId="5C548F57" w14:textId="77777777" w:rsidR="0093796B" w:rsidRPr="00702EE3" w:rsidRDefault="0093796B" w:rsidP="0093796B">
      <w:pPr>
        <w:pStyle w:val="BodyText3"/>
        <w:jc w:val="left"/>
        <w:rPr>
          <w:rFonts w:asciiTheme="minorHAnsi" w:hAnsiTheme="minorHAnsi"/>
          <w:b w:val="0"/>
          <w:sz w:val="22"/>
          <w:szCs w:val="22"/>
          <w:lang w:val="pt-BR"/>
        </w:rPr>
      </w:pPr>
    </w:p>
    <w:p w14:paraId="330BE7C1" w14:textId="352554D6" w:rsidR="0093796B" w:rsidRPr="00702EE3" w:rsidRDefault="0093796B" w:rsidP="0093796B">
      <w:pPr>
        <w:pStyle w:val="BodyText3"/>
        <w:jc w:val="left"/>
        <w:rPr>
          <w:rFonts w:asciiTheme="minorHAnsi" w:hAnsiTheme="minorHAnsi"/>
          <w:b w:val="0"/>
          <w:sz w:val="22"/>
          <w:szCs w:val="22"/>
          <w:lang w:val="pt-BR"/>
        </w:rPr>
      </w:pPr>
      <w:r w:rsidRPr="00702EE3">
        <w:rPr>
          <w:rFonts w:asciiTheme="minorHAnsi" w:hAnsiTheme="minorHAnsi"/>
          <w:b w:val="0"/>
          <w:sz w:val="22"/>
          <w:szCs w:val="22"/>
          <w:lang w:val="pt-BR"/>
        </w:rPr>
        <w:t xml:space="preserve">Verificat de: Expert </w:t>
      </w:r>
      <w:proofErr w:type="gramStart"/>
      <w:r w:rsidRPr="00702EE3">
        <w:rPr>
          <w:rFonts w:asciiTheme="minorHAnsi" w:hAnsiTheme="minorHAnsi"/>
          <w:b w:val="0"/>
          <w:sz w:val="22"/>
          <w:szCs w:val="22"/>
          <w:lang w:val="pt-BR"/>
        </w:rPr>
        <w:t>2  SAFPD</w:t>
      </w:r>
      <w:proofErr w:type="gramEnd"/>
      <w:r w:rsidRPr="00702EE3">
        <w:rPr>
          <w:rFonts w:asciiTheme="minorHAnsi" w:hAnsiTheme="minorHAnsi"/>
          <w:b w:val="0"/>
          <w:sz w:val="22"/>
          <w:szCs w:val="22"/>
          <w:lang w:val="pt-BR"/>
        </w:rPr>
        <w:t xml:space="preserve"> </w:t>
      </w:r>
      <w:r w:rsidRPr="00702EE3">
        <w:rPr>
          <w:rFonts w:asciiTheme="minorHAnsi" w:hAnsiTheme="minorHAnsi"/>
          <w:b w:val="0"/>
          <w:sz w:val="22"/>
          <w:szCs w:val="22"/>
          <w:lang w:val="ro-RO"/>
        </w:rPr>
        <w:t>OJFIR</w:t>
      </w:r>
    </w:p>
    <w:p w14:paraId="6AC6A736" w14:textId="77777777" w:rsidR="0093796B" w:rsidRPr="00702EE3" w:rsidRDefault="0093796B" w:rsidP="0093796B">
      <w:pPr>
        <w:pStyle w:val="BodyText3"/>
        <w:jc w:val="left"/>
        <w:rPr>
          <w:rFonts w:asciiTheme="minorHAnsi" w:hAnsiTheme="minorHAnsi"/>
          <w:b w:val="0"/>
          <w:i/>
          <w:sz w:val="22"/>
          <w:szCs w:val="22"/>
          <w:lang w:val="pt-BR"/>
        </w:rPr>
      </w:pPr>
      <w:r w:rsidRPr="00702EE3">
        <w:rPr>
          <w:rFonts w:asciiTheme="minorHAnsi" w:hAnsiTheme="minorHAnsi"/>
          <w:b w:val="0"/>
          <w:i/>
          <w:sz w:val="22"/>
          <w:szCs w:val="22"/>
          <w:lang w:val="pt-BR"/>
        </w:rPr>
        <w:t xml:space="preserve">Nume/Prenume …………………… </w:t>
      </w:r>
    </w:p>
    <w:p w14:paraId="6209A320" w14:textId="77777777" w:rsidR="0093796B" w:rsidRPr="00702EE3" w:rsidRDefault="0093796B" w:rsidP="0093796B">
      <w:pPr>
        <w:pStyle w:val="BodyText3"/>
        <w:jc w:val="left"/>
        <w:rPr>
          <w:rFonts w:asciiTheme="minorHAnsi" w:hAnsiTheme="minorHAnsi"/>
          <w:b w:val="0"/>
          <w:i/>
          <w:sz w:val="22"/>
          <w:szCs w:val="22"/>
          <w:lang w:val="pt-BR"/>
        </w:rPr>
      </w:pPr>
      <w:r w:rsidRPr="00702EE3">
        <w:rPr>
          <w:rFonts w:asciiTheme="minorHAnsi" w:hAnsiTheme="minorHAnsi"/>
          <w:b w:val="0"/>
          <w:i/>
          <w:sz w:val="22"/>
          <w:szCs w:val="22"/>
          <w:lang w:val="pt-BR"/>
        </w:rPr>
        <w:t>Semnătura</w:t>
      </w:r>
      <w:r w:rsidRPr="00702EE3">
        <w:rPr>
          <w:rFonts w:asciiTheme="minorHAnsi" w:hAnsiTheme="minorHAnsi"/>
          <w:b w:val="0"/>
          <w:i/>
          <w:sz w:val="22"/>
          <w:szCs w:val="22"/>
          <w:lang w:val="pt-BR"/>
        </w:rPr>
        <w:tab/>
      </w:r>
      <w:r w:rsidRPr="00702EE3">
        <w:rPr>
          <w:rFonts w:asciiTheme="minorHAnsi" w:hAnsiTheme="minorHAnsi"/>
          <w:b w:val="0"/>
          <w:i/>
          <w:sz w:val="22"/>
          <w:szCs w:val="22"/>
          <w:lang w:val="pt-BR"/>
        </w:rPr>
        <w:tab/>
      </w:r>
    </w:p>
    <w:p w14:paraId="26C3DAAB" w14:textId="77777777" w:rsidR="0093796B" w:rsidRPr="00702EE3" w:rsidRDefault="0093796B" w:rsidP="0093796B">
      <w:pPr>
        <w:pStyle w:val="BodyText3"/>
        <w:jc w:val="left"/>
        <w:rPr>
          <w:rFonts w:asciiTheme="minorHAnsi" w:hAnsiTheme="minorHAnsi"/>
          <w:b w:val="0"/>
          <w:i/>
          <w:sz w:val="22"/>
          <w:szCs w:val="22"/>
          <w:lang w:val="pt-BR"/>
        </w:rPr>
      </w:pPr>
      <w:r w:rsidRPr="00702EE3">
        <w:rPr>
          <w:rFonts w:asciiTheme="minorHAnsi" w:hAnsiTheme="minorHAnsi"/>
          <w:b w:val="0"/>
          <w:i/>
          <w:sz w:val="22"/>
          <w:szCs w:val="22"/>
          <w:lang w:val="pt-BR"/>
        </w:rPr>
        <w:t>DATA…</w:t>
      </w:r>
      <w:proofErr w:type="gramStart"/>
      <w:r w:rsidRPr="00702EE3">
        <w:rPr>
          <w:rFonts w:asciiTheme="minorHAnsi" w:hAnsiTheme="minorHAnsi"/>
          <w:b w:val="0"/>
          <w:i/>
          <w:sz w:val="22"/>
          <w:szCs w:val="22"/>
          <w:lang w:val="pt-BR"/>
        </w:rPr>
        <w:t>…….</w:t>
      </w:r>
      <w:proofErr w:type="gramEnd"/>
      <w:r w:rsidRPr="00702EE3">
        <w:rPr>
          <w:rFonts w:asciiTheme="minorHAnsi" w:hAnsiTheme="minorHAnsi"/>
          <w:b w:val="0"/>
          <w:i/>
          <w:sz w:val="22"/>
          <w:szCs w:val="22"/>
          <w:lang w:val="pt-BR"/>
        </w:rPr>
        <w:t>.</w:t>
      </w:r>
    </w:p>
    <w:p w14:paraId="42A89602" w14:textId="77777777" w:rsidR="0093796B" w:rsidRPr="00702EE3" w:rsidRDefault="0093796B" w:rsidP="0093796B">
      <w:pPr>
        <w:pStyle w:val="BodyText3"/>
        <w:jc w:val="left"/>
        <w:rPr>
          <w:rFonts w:asciiTheme="minorHAnsi" w:hAnsiTheme="minorHAnsi"/>
          <w:b w:val="0"/>
          <w:sz w:val="22"/>
          <w:szCs w:val="22"/>
          <w:lang w:val="pt-BR"/>
        </w:rPr>
      </w:pPr>
    </w:p>
    <w:p w14:paraId="588F93EE" w14:textId="74345A26" w:rsidR="0093796B" w:rsidRPr="00702EE3" w:rsidRDefault="0093796B" w:rsidP="0093796B">
      <w:pPr>
        <w:pStyle w:val="BodyText3"/>
        <w:jc w:val="left"/>
        <w:rPr>
          <w:rFonts w:asciiTheme="minorHAnsi" w:hAnsiTheme="minorHAnsi"/>
          <w:b w:val="0"/>
          <w:sz w:val="22"/>
          <w:szCs w:val="22"/>
          <w:lang w:val="pt-BR"/>
        </w:rPr>
      </w:pPr>
      <w:r w:rsidRPr="00702EE3">
        <w:rPr>
          <w:rFonts w:asciiTheme="minorHAnsi" w:hAnsiTheme="minorHAnsi"/>
          <w:b w:val="0"/>
          <w:sz w:val="22"/>
          <w:szCs w:val="22"/>
          <w:lang w:val="pt-BR"/>
        </w:rPr>
        <w:t xml:space="preserve">Întocmit de: Expert 1 SAFPD </w:t>
      </w:r>
      <w:r w:rsidRPr="00702EE3">
        <w:rPr>
          <w:rFonts w:asciiTheme="minorHAnsi" w:hAnsiTheme="minorHAnsi"/>
          <w:b w:val="0"/>
          <w:sz w:val="22"/>
          <w:szCs w:val="22"/>
          <w:lang w:val="ro-RO"/>
        </w:rPr>
        <w:t>OJFIR</w:t>
      </w:r>
    </w:p>
    <w:p w14:paraId="172AFD10" w14:textId="77777777" w:rsidR="0093796B" w:rsidRPr="00702EE3" w:rsidRDefault="0093796B" w:rsidP="0093796B">
      <w:pPr>
        <w:pStyle w:val="BodyText3"/>
        <w:jc w:val="left"/>
        <w:rPr>
          <w:rFonts w:asciiTheme="minorHAnsi" w:hAnsiTheme="minorHAnsi"/>
          <w:b w:val="0"/>
          <w:i/>
          <w:sz w:val="22"/>
          <w:szCs w:val="22"/>
          <w:lang w:val="pt-BR"/>
        </w:rPr>
      </w:pPr>
      <w:r w:rsidRPr="00702EE3">
        <w:rPr>
          <w:rFonts w:asciiTheme="minorHAnsi" w:hAnsiTheme="minorHAnsi"/>
          <w:b w:val="0"/>
          <w:i/>
          <w:sz w:val="22"/>
          <w:szCs w:val="22"/>
          <w:lang w:val="pt-BR"/>
        </w:rPr>
        <w:t xml:space="preserve">Nume/Prenume …………………… </w:t>
      </w:r>
    </w:p>
    <w:p w14:paraId="673AFBFE" w14:textId="77777777" w:rsidR="0093796B" w:rsidRPr="00702EE3" w:rsidRDefault="0093796B" w:rsidP="0093796B">
      <w:pPr>
        <w:pStyle w:val="BodyText3"/>
        <w:jc w:val="left"/>
        <w:rPr>
          <w:rFonts w:asciiTheme="minorHAnsi" w:hAnsiTheme="minorHAnsi"/>
          <w:b w:val="0"/>
          <w:i/>
          <w:sz w:val="22"/>
          <w:szCs w:val="22"/>
          <w:lang w:val="pt-BR"/>
        </w:rPr>
      </w:pPr>
      <w:r w:rsidRPr="00702EE3">
        <w:rPr>
          <w:rFonts w:asciiTheme="minorHAnsi" w:hAnsiTheme="minorHAnsi"/>
          <w:b w:val="0"/>
          <w:i/>
          <w:sz w:val="22"/>
          <w:szCs w:val="22"/>
          <w:lang w:val="pt-BR"/>
        </w:rPr>
        <w:t>Semnătura</w:t>
      </w:r>
      <w:r w:rsidRPr="00702EE3">
        <w:rPr>
          <w:rFonts w:asciiTheme="minorHAnsi" w:hAnsiTheme="minorHAnsi"/>
          <w:b w:val="0"/>
          <w:i/>
          <w:sz w:val="22"/>
          <w:szCs w:val="22"/>
          <w:lang w:val="pt-BR"/>
        </w:rPr>
        <w:tab/>
      </w:r>
      <w:r w:rsidRPr="00702EE3">
        <w:rPr>
          <w:rFonts w:asciiTheme="minorHAnsi" w:hAnsiTheme="minorHAnsi"/>
          <w:b w:val="0"/>
          <w:i/>
          <w:sz w:val="22"/>
          <w:szCs w:val="22"/>
          <w:lang w:val="pt-BR"/>
        </w:rPr>
        <w:tab/>
      </w:r>
    </w:p>
    <w:p w14:paraId="5CE22D6B" w14:textId="77777777" w:rsidR="0093796B" w:rsidRPr="00702EE3" w:rsidRDefault="0093796B" w:rsidP="0093796B">
      <w:pPr>
        <w:pStyle w:val="BodyText3"/>
        <w:jc w:val="left"/>
        <w:rPr>
          <w:rFonts w:asciiTheme="minorHAnsi" w:hAnsiTheme="minorHAnsi"/>
          <w:b w:val="0"/>
          <w:i/>
          <w:sz w:val="22"/>
          <w:szCs w:val="22"/>
          <w:lang w:val="pt-BR"/>
        </w:rPr>
      </w:pPr>
      <w:r w:rsidRPr="00702EE3">
        <w:rPr>
          <w:rFonts w:asciiTheme="minorHAnsi" w:hAnsiTheme="minorHAnsi"/>
          <w:b w:val="0"/>
          <w:i/>
          <w:sz w:val="22"/>
          <w:szCs w:val="22"/>
          <w:lang w:val="pt-BR"/>
        </w:rPr>
        <w:t>DATA…</w:t>
      </w:r>
      <w:proofErr w:type="gramStart"/>
      <w:r w:rsidRPr="00702EE3">
        <w:rPr>
          <w:rFonts w:asciiTheme="minorHAnsi" w:hAnsiTheme="minorHAnsi"/>
          <w:b w:val="0"/>
          <w:i/>
          <w:sz w:val="22"/>
          <w:szCs w:val="22"/>
          <w:lang w:val="pt-BR"/>
        </w:rPr>
        <w:t>…….</w:t>
      </w:r>
      <w:proofErr w:type="gramEnd"/>
      <w:r w:rsidRPr="00702EE3">
        <w:rPr>
          <w:rFonts w:asciiTheme="minorHAnsi" w:hAnsiTheme="minorHAnsi"/>
          <w:b w:val="0"/>
          <w:i/>
          <w:sz w:val="22"/>
          <w:szCs w:val="22"/>
          <w:lang w:val="pt-BR"/>
        </w:rPr>
        <w:t>.</w:t>
      </w:r>
    </w:p>
    <w:p w14:paraId="6BF53C28" w14:textId="140B4F54" w:rsidR="0093796B" w:rsidRPr="00702EE3" w:rsidRDefault="0093796B" w:rsidP="0093796B">
      <w:pPr>
        <w:tabs>
          <w:tab w:val="center" w:pos="4320"/>
          <w:tab w:val="right" w:pos="8640"/>
        </w:tabs>
        <w:jc w:val="both"/>
        <w:rPr>
          <w:rFonts w:ascii="Calibri" w:hAnsi="Calibri" w:cs="Arial"/>
          <w:b/>
          <w:color w:val="000000"/>
          <w:sz w:val="22"/>
          <w:szCs w:val="22"/>
          <w:lang w:val="ro-RO" w:eastAsia="ro-RO"/>
        </w:rPr>
      </w:pPr>
    </w:p>
    <w:p w14:paraId="10EEF38E" w14:textId="619A4805" w:rsidR="00D41577" w:rsidRPr="00702EE3" w:rsidRDefault="00D41577" w:rsidP="0093796B">
      <w:pPr>
        <w:tabs>
          <w:tab w:val="center" w:pos="4320"/>
          <w:tab w:val="right" w:pos="8640"/>
        </w:tabs>
        <w:jc w:val="both"/>
        <w:rPr>
          <w:rFonts w:ascii="Calibri" w:hAnsi="Calibri" w:cs="Arial"/>
          <w:b/>
          <w:color w:val="000000"/>
          <w:sz w:val="22"/>
          <w:szCs w:val="22"/>
          <w:lang w:val="ro-RO" w:eastAsia="ro-RO"/>
        </w:rPr>
      </w:pPr>
    </w:p>
    <w:p w14:paraId="76C9D462" w14:textId="05E06E1E" w:rsidR="00D41577" w:rsidRPr="00702EE3" w:rsidRDefault="00D41577" w:rsidP="0093796B">
      <w:pPr>
        <w:tabs>
          <w:tab w:val="center" w:pos="4320"/>
          <w:tab w:val="right" w:pos="8640"/>
        </w:tabs>
        <w:jc w:val="both"/>
        <w:rPr>
          <w:rFonts w:ascii="Calibri" w:hAnsi="Calibri" w:cs="Arial"/>
          <w:b/>
          <w:color w:val="000000"/>
          <w:sz w:val="22"/>
          <w:szCs w:val="22"/>
          <w:lang w:val="ro-RO" w:eastAsia="ro-RO"/>
        </w:rPr>
      </w:pPr>
    </w:p>
    <w:p w14:paraId="0DED37AA" w14:textId="5275E76B" w:rsidR="00D41577" w:rsidRPr="00702EE3" w:rsidRDefault="00D41577" w:rsidP="0093796B">
      <w:pPr>
        <w:tabs>
          <w:tab w:val="center" w:pos="4320"/>
          <w:tab w:val="right" w:pos="8640"/>
        </w:tabs>
        <w:jc w:val="both"/>
        <w:rPr>
          <w:rFonts w:ascii="Calibri" w:hAnsi="Calibri" w:cs="Arial"/>
          <w:b/>
          <w:color w:val="000000"/>
          <w:sz w:val="22"/>
          <w:szCs w:val="22"/>
          <w:lang w:val="ro-RO" w:eastAsia="ro-RO"/>
        </w:rPr>
      </w:pPr>
    </w:p>
    <w:p w14:paraId="103BD535" w14:textId="44A3B629" w:rsidR="00D41577" w:rsidRPr="00702EE3" w:rsidRDefault="00D41577" w:rsidP="0093796B">
      <w:pPr>
        <w:tabs>
          <w:tab w:val="center" w:pos="4320"/>
          <w:tab w:val="right" w:pos="8640"/>
        </w:tabs>
        <w:jc w:val="both"/>
        <w:rPr>
          <w:rFonts w:ascii="Calibri" w:hAnsi="Calibri" w:cs="Arial"/>
          <w:b/>
          <w:color w:val="000000"/>
          <w:sz w:val="22"/>
          <w:szCs w:val="22"/>
          <w:lang w:val="ro-RO" w:eastAsia="ro-RO"/>
        </w:rPr>
      </w:pPr>
    </w:p>
    <w:p w14:paraId="579010F8" w14:textId="4EFB0C27" w:rsidR="00D41577" w:rsidRPr="00702EE3" w:rsidRDefault="00D41577" w:rsidP="0093796B">
      <w:pPr>
        <w:tabs>
          <w:tab w:val="center" w:pos="4320"/>
          <w:tab w:val="right" w:pos="8640"/>
        </w:tabs>
        <w:jc w:val="both"/>
        <w:rPr>
          <w:rFonts w:ascii="Calibri" w:hAnsi="Calibri" w:cs="Arial"/>
          <w:b/>
          <w:color w:val="000000"/>
          <w:sz w:val="22"/>
          <w:szCs w:val="22"/>
          <w:lang w:val="ro-RO" w:eastAsia="ro-RO"/>
        </w:rPr>
      </w:pPr>
    </w:p>
    <w:p w14:paraId="100E126E" w14:textId="2D1F1C8C" w:rsidR="00D41577" w:rsidRPr="00702EE3" w:rsidRDefault="00D41577" w:rsidP="0093796B">
      <w:pPr>
        <w:tabs>
          <w:tab w:val="center" w:pos="4320"/>
          <w:tab w:val="right" w:pos="8640"/>
        </w:tabs>
        <w:jc w:val="both"/>
        <w:rPr>
          <w:rFonts w:ascii="Calibri" w:hAnsi="Calibri" w:cs="Arial"/>
          <w:b/>
          <w:color w:val="000000"/>
          <w:sz w:val="22"/>
          <w:szCs w:val="22"/>
          <w:lang w:val="ro-RO" w:eastAsia="ro-RO"/>
        </w:rPr>
      </w:pPr>
    </w:p>
    <w:p w14:paraId="1D96EF78" w14:textId="752EFF4F" w:rsidR="00D41577" w:rsidRPr="00702EE3" w:rsidRDefault="00D41577" w:rsidP="0093796B">
      <w:pPr>
        <w:tabs>
          <w:tab w:val="center" w:pos="4320"/>
          <w:tab w:val="right" w:pos="8640"/>
        </w:tabs>
        <w:jc w:val="both"/>
        <w:rPr>
          <w:rFonts w:ascii="Calibri" w:hAnsi="Calibri" w:cs="Arial"/>
          <w:b/>
          <w:color w:val="000000"/>
          <w:sz w:val="22"/>
          <w:szCs w:val="22"/>
          <w:lang w:val="ro-RO" w:eastAsia="ro-RO"/>
        </w:rPr>
      </w:pPr>
    </w:p>
    <w:p w14:paraId="27055EB4" w14:textId="4A3B719E" w:rsidR="00D41577" w:rsidRPr="00702EE3" w:rsidRDefault="00D41577" w:rsidP="0093796B">
      <w:pPr>
        <w:tabs>
          <w:tab w:val="center" w:pos="4320"/>
          <w:tab w:val="right" w:pos="8640"/>
        </w:tabs>
        <w:jc w:val="both"/>
        <w:rPr>
          <w:rFonts w:ascii="Calibri" w:hAnsi="Calibri" w:cs="Arial"/>
          <w:b/>
          <w:color w:val="000000"/>
          <w:sz w:val="22"/>
          <w:szCs w:val="22"/>
          <w:lang w:val="ro-RO" w:eastAsia="ro-RO"/>
        </w:rPr>
      </w:pPr>
    </w:p>
    <w:p w14:paraId="65829210" w14:textId="5E8E9EE4" w:rsidR="00D41577" w:rsidRPr="00702EE3" w:rsidRDefault="00D41577" w:rsidP="0093796B">
      <w:pPr>
        <w:tabs>
          <w:tab w:val="center" w:pos="4320"/>
          <w:tab w:val="right" w:pos="8640"/>
        </w:tabs>
        <w:jc w:val="both"/>
        <w:rPr>
          <w:rFonts w:ascii="Calibri" w:hAnsi="Calibri" w:cs="Arial"/>
          <w:b/>
          <w:color w:val="000000"/>
          <w:sz w:val="22"/>
          <w:szCs w:val="22"/>
          <w:lang w:val="ro-RO" w:eastAsia="ro-RO"/>
        </w:rPr>
      </w:pPr>
    </w:p>
    <w:p w14:paraId="20727A08" w14:textId="77EE1ED2" w:rsidR="00D41577" w:rsidRPr="00702EE3" w:rsidRDefault="00D41577" w:rsidP="0093796B">
      <w:pPr>
        <w:tabs>
          <w:tab w:val="center" w:pos="4320"/>
          <w:tab w:val="right" w:pos="8640"/>
        </w:tabs>
        <w:jc w:val="both"/>
        <w:rPr>
          <w:rFonts w:ascii="Calibri" w:hAnsi="Calibri" w:cs="Arial"/>
          <w:b/>
          <w:color w:val="000000"/>
          <w:sz w:val="22"/>
          <w:szCs w:val="22"/>
          <w:lang w:val="ro-RO" w:eastAsia="ro-RO"/>
        </w:rPr>
      </w:pPr>
    </w:p>
    <w:p w14:paraId="05215342" w14:textId="15D0812E" w:rsidR="00D41577" w:rsidRPr="00702EE3" w:rsidRDefault="00D41577" w:rsidP="0093796B">
      <w:pPr>
        <w:tabs>
          <w:tab w:val="center" w:pos="4320"/>
          <w:tab w:val="right" w:pos="8640"/>
        </w:tabs>
        <w:jc w:val="both"/>
        <w:rPr>
          <w:rFonts w:ascii="Calibri" w:hAnsi="Calibri" w:cs="Arial"/>
          <w:b/>
          <w:color w:val="000000"/>
          <w:sz w:val="22"/>
          <w:szCs w:val="22"/>
          <w:lang w:val="ro-RO" w:eastAsia="ro-RO"/>
        </w:rPr>
      </w:pPr>
    </w:p>
    <w:p w14:paraId="7AF87110" w14:textId="6A699BA4" w:rsidR="00D41577" w:rsidRPr="00702EE3" w:rsidRDefault="00D41577" w:rsidP="0093796B">
      <w:pPr>
        <w:tabs>
          <w:tab w:val="center" w:pos="4320"/>
          <w:tab w:val="right" w:pos="8640"/>
        </w:tabs>
        <w:jc w:val="both"/>
        <w:rPr>
          <w:rFonts w:ascii="Calibri" w:hAnsi="Calibri" w:cs="Arial"/>
          <w:b/>
          <w:color w:val="000000"/>
          <w:sz w:val="22"/>
          <w:szCs w:val="22"/>
          <w:lang w:val="ro-RO" w:eastAsia="ro-RO"/>
        </w:rPr>
      </w:pPr>
    </w:p>
    <w:p w14:paraId="7084DF7B" w14:textId="77777777" w:rsidR="00D41577" w:rsidRPr="00702EE3" w:rsidRDefault="00D41577" w:rsidP="0093796B">
      <w:pPr>
        <w:tabs>
          <w:tab w:val="center" w:pos="4320"/>
          <w:tab w:val="right" w:pos="8640"/>
        </w:tabs>
        <w:jc w:val="both"/>
        <w:rPr>
          <w:rFonts w:ascii="Calibri" w:hAnsi="Calibri" w:cs="Arial"/>
          <w:b/>
          <w:color w:val="000000"/>
          <w:sz w:val="22"/>
          <w:szCs w:val="22"/>
          <w:lang w:val="ro-RO" w:eastAsia="ro-RO"/>
        </w:rPr>
      </w:pPr>
    </w:p>
    <w:p w14:paraId="3A11C604" w14:textId="77777777" w:rsidR="0093796B" w:rsidRPr="00702EE3" w:rsidRDefault="0093796B" w:rsidP="0093796B">
      <w:pPr>
        <w:tabs>
          <w:tab w:val="center" w:pos="4320"/>
          <w:tab w:val="right" w:pos="8640"/>
        </w:tabs>
        <w:ind w:right="284"/>
        <w:jc w:val="both"/>
        <w:rPr>
          <w:rFonts w:ascii="Calibri" w:hAnsi="Calibri" w:cs="Arial"/>
          <w:b/>
          <w:color w:val="000000"/>
          <w:sz w:val="22"/>
          <w:szCs w:val="22"/>
          <w:lang w:val="ro-RO" w:eastAsia="ro-RO"/>
        </w:rPr>
      </w:pPr>
      <w:r w:rsidRPr="00702EE3">
        <w:rPr>
          <w:rFonts w:ascii="Calibri" w:hAnsi="Calibri" w:cs="Arial"/>
          <w:b/>
          <w:color w:val="000000"/>
          <w:sz w:val="22"/>
          <w:szCs w:val="22"/>
          <w:lang w:val="ro-RO" w:eastAsia="ro-RO"/>
        </w:rPr>
        <w:t>Metodologie de completare:</w:t>
      </w:r>
    </w:p>
    <w:p w14:paraId="56E6481D" w14:textId="17735DCA" w:rsidR="0093796B" w:rsidRPr="00702EE3" w:rsidRDefault="0093796B" w:rsidP="0093796B">
      <w:pPr>
        <w:ind w:right="284"/>
        <w:jc w:val="both"/>
        <w:rPr>
          <w:rFonts w:ascii="Calibri" w:hAnsi="Calibri" w:cs="Arial"/>
          <w:color w:val="000000"/>
          <w:lang w:eastAsia="ro-RO"/>
        </w:rPr>
      </w:pPr>
      <w:r w:rsidRPr="00702EE3">
        <w:rPr>
          <w:rFonts w:ascii="Calibri" w:hAnsi="Calibri" w:cs="Arial"/>
          <w:color w:val="000000"/>
          <w:lang w:val="ro-RO" w:eastAsia="ro-RO"/>
        </w:rPr>
        <w:t>Expertul SAFPD-OJFIR efectuează verificarea documentației încărcate on-line cu documentele originale depuse pe suport de hârtie, respectiv existența semnăturilor și a ștampilelor persoanelor autorizate, conținutul  documentelor, dacă sunt completate toate rubricile din Cererea de Finanțare, valabilitatea documentelor sau alte aspecte în funcție de specificul fiecărui proiect apoi se consemnează (bifează) rezultatele în Secțiunea a II-a .  Se verifica de asemenea daca documentatia a fost depusă în termenul precizat în Notificarea privind selectarea cererii de finanțare și se va consemna aceasta la rubrica „</w:t>
      </w:r>
      <w:r w:rsidRPr="00702EE3">
        <w:rPr>
          <w:rFonts w:ascii="Calibri" w:hAnsi="Calibri" w:cs="Arial"/>
          <w:i/>
          <w:color w:val="000000"/>
          <w:lang w:val="ro-RO" w:eastAsia="ro-RO"/>
        </w:rPr>
        <w:t>Observatii</w:t>
      </w:r>
      <w:r w:rsidRPr="00702EE3">
        <w:rPr>
          <w:rFonts w:ascii="Calibri" w:hAnsi="Calibri" w:cs="Arial"/>
          <w:color w:val="000000"/>
          <w:lang w:eastAsia="ro-RO"/>
        </w:rPr>
        <w:t xml:space="preserve">”. La rubrica </w:t>
      </w:r>
      <w:r w:rsidRPr="00702EE3">
        <w:rPr>
          <w:rFonts w:ascii="Calibri" w:hAnsi="Calibri" w:cs="Arial"/>
          <w:color w:val="000000"/>
          <w:lang w:val="ro-RO" w:eastAsia="ro-RO"/>
        </w:rPr>
        <w:t>„</w:t>
      </w:r>
      <w:r w:rsidRPr="00702EE3">
        <w:rPr>
          <w:rFonts w:ascii="Calibri" w:hAnsi="Calibri" w:cs="Arial"/>
          <w:i/>
          <w:color w:val="000000"/>
          <w:lang w:val="ro-RO" w:eastAsia="ro-RO"/>
        </w:rPr>
        <w:t>Observatii</w:t>
      </w:r>
      <w:r w:rsidRPr="00702EE3">
        <w:rPr>
          <w:rFonts w:ascii="Calibri" w:hAnsi="Calibri" w:cs="Arial"/>
          <w:color w:val="000000"/>
          <w:lang w:eastAsia="ro-RO"/>
        </w:rPr>
        <w:t xml:space="preserve">” se pot consemna și alte aspecte identificate în urma verificării documentelor. </w:t>
      </w:r>
    </w:p>
    <w:p w14:paraId="5B69775F" w14:textId="3FE1DD22" w:rsidR="0093796B" w:rsidRPr="00702EE3" w:rsidRDefault="0093796B" w:rsidP="0093796B">
      <w:pPr>
        <w:ind w:right="284"/>
        <w:jc w:val="both"/>
        <w:rPr>
          <w:rFonts w:asciiTheme="minorHAnsi" w:hAnsiTheme="minorHAnsi" w:cs="Calibri"/>
          <w:color w:val="000000"/>
          <w:lang w:val="ro-RO" w:eastAsia="ro-RO"/>
        </w:rPr>
      </w:pPr>
      <w:r w:rsidRPr="00702EE3">
        <w:rPr>
          <w:rFonts w:ascii="Calibri" w:hAnsi="Calibri" w:cs="Arial"/>
          <w:color w:val="000000"/>
          <w:lang w:val="ro-RO" w:eastAsia="ro-RO"/>
        </w:rPr>
        <w:t>Dacă se constată neconformități între Cererea de Finanțare pe suport de hârtie, dosarul cu documentele în original şi documentaţia on-line proiectul nu va fi contractat. În această situație se va demara procedura de neîncheiere contractului de finanțare și încadrarea proiectului cu statut de contract neîncheiat precum și notificarea beneficiarului în acest sens. Se va comunica un scan al Notei de neîncheiere a contractului și expertului cu atribuții de monitorizare de la nivel OJFIR precum și departamentelor din cadrul AFIR și se va completa Registrul unic privind situatia Contractului de Finanțare.</w:t>
      </w:r>
    </w:p>
    <w:p w14:paraId="25D94AE0" w14:textId="3DDFEEB4" w:rsidR="0093796B" w:rsidRPr="00702EE3" w:rsidRDefault="0093796B" w:rsidP="0093796B">
      <w:pPr>
        <w:ind w:right="284"/>
        <w:jc w:val="both"/>
        <w:rPr>
          <w:rFonts w:ascii="Calibri" w:hAnsi="Calibri" w:cs="Arial"/>
          <w:color w:val="000000"/>
          <w:lang w:val="ro-RO" w:eastAsia="ro-RO"/>
        </w:rPr>
      </w:pPr>
      <w:r w:rsidRPr="00702EE3">
        <w:rPr>
          <w:rFonts w:ascii="Calibri" w:hAnsi="Calibri" w:cs="Arial"/>
          <w:color w:val="000000"/>
          <w:lang w:val="ro-RO" w:eastAsia="ro-RO"/>
        </w:rPr>
        <w:lastRenderedPageBreak/>
        <w:t>Dacă nu au fost identificate neconformități se va trece în etapa de verificare din punct de vedere al respectării criteriilor de eligibilitate (EG1, EG4,  EG</w:t>
      </w:r>
      <w:r w:rsidR="007B5392" w:rsidRPr="00702EE3">
        <w:rPr>
          <w:rFonts w:ascii="Calibri" w:hAnsi="Calibri" w:cs="Arial"/>
          <w:color w:val="000000"/>
          <w:lang w:val="ro-RO" w:eastAsia="ro-RO"/>
        </w:rPr>
        <w:t>6</w:t>
      </w:r>
      <w:r w:rsidRPr="00702EE3">
        <w:rPr>
          <w:rFonts w:ascii="Calibri" w:hAnsi="Calibri" w:cs="Arial"/>
          <w:color w:val="000000"/>
          <w:lang w:val="ro-RO" w:eastAsia="ro-RO"/>
        </w:rPr>
        <w:t>, EG</w:t>
      </w:r>
      <w:r w:rsidR="007B5392" w:rsidRPr="00702EE3">
        <w:rPr>
          <w:rFonts w:ascii="Calibri" w:hAnsi="Calibri" w:cs="Arial"/>
          <w:color w:val="000000"/>
          <w:lang w:val="ro-RO" w:eastAsia="ro-RO"/>
        </w:rPr>
        <w:t>7</w:t>
      </w:r>
      <w:r w:rsidRPr="00702EE3">
        <w:rPr>
          <w:rFonts w:ascii="Calibri" w:hAnsi="Calibri" w:cs="Arial"/>
          <w:color w:val="000000"/>
          <w:lang w:val="ro-RO" w:eastAsia="ro-RO"/>
        </w:rPr>
        <w:t xml:space="preserve">,) a documentelor solicitate conform prevederilor din Ghid, în funcție de tipul proiectului, respectiv din Notificarea privind selectarea cererii de finantare. </w:t>
      </w:r>
    </w:p>
    <w:p w14:paraId="36C95765" w14:textId="1A26253A" w:rsidR="0093796B" w:rsidRPr="00702EE3" w:rsidRDefault="0093796B" w:rsidP="0093796B">
      <w:pPr>
        <w:spacing w:after="200" w:line="276" w:lineRule="auto"/>
        <w:ind w:right="284"/>
        <w:rPr>
          <w:rFonts w:asciiTheme="minorHAnsi" w:eastAsia="Calibri" w:hAnsiTheme="minorHAnsi"/>
          <w:b/>
          <w:sz w:val="22"/>
          <w:szCs w:val="22"/>
          <w:lang w:val="pt-BR"/>
        </w:rPr>
      </w:pPr>
      <w:r w:rsidRPr="00702EE3">
        <w:rPr>
          <w:rFonts w:asciiTheme="minorHAnsi" w:eastAsia="Calibri" w:hAnsiTheme="minorHAnsi"/>
          <w:b/>
          <w:sz w:val="22"/>
          <w:szCs w:val="22"/>
          <w:lang w:val="pt-BR"/>
        </w:rPr>
        <w:t>SECTIUNEA II</w:t>
      </w:r>
    </w:p>
    <w:p w14:paraId="652AA085" w14:textId="77777777" w:rsidR="0093796B" w:rsidRPr="00702EE3" w:rsidRDefault="0093796B" w:rsidP="0093796B">
      <w:pPr>
        <w:spacing w:after="200" w:line="276" w:lineRule="auto"/>
        <w:ind w:right="284"/>
        <w:rPr>
          <w:rFonts w:asciiTheme="minorHAnsi" w:eastAsia="Calibri" w:hAnsiTheme="minorHAnsi"/>
          <w:b/>
          <w:sz w:val="22"/>
          <w:szCs w:val="22"/>
          <w:lang w:val="pt-BR"/>
        </w:rPr>
      </w:pPr>
      <w:r w:rsidRPr="00702EE3">
        <w:rPr>
          <w:rFonts w:asciiTheme="minorHAnsi" w:eastAsia="Calibri" w:hAnsiTheme="minorHAnsi"/>
          <w:b/>
          <w:sz w:val="22"/>
          <w:szCs w:val="22"/>
          <w:lang w:val="pt-BR"/>
        </w:rPr>
        <w:t>B.</w:t>
      </w:r>
    </w:p>
    <w:p w14:paraId="2F5CFE8F" w14:textId="77777777" w:rsidR="0093796B" w:rsidRPr="00702EE3" w:rsidRDefault="0093796B" w:rsidP="0093796B">
      <w:pPr>
        <w:spacing w:after="200" w:line="276" w:lineRule="auto"/>
        <w:ind w:right="284"/>
        <w:jc w:val="both"/>
        <w:rPr>
          <w:rFonts w:asciiTheme="minorHAnsi" w:eastAsia="Calibri" w:hAnsiTheme="minorHAnsi"/>
          <w:sz w:val="22"/>
          <w:szCs w:val="22"/>
          <w:lang w:val="pt-BR"/>
        </w:rPr>
      </w:pPr>
      <w:r w:rsidRPr="00702EE3">
        <w:rPr>
          <w:rFonts w:asciiTheme="minorHAnsi" w:eastAsia="Calibri" w:hAnsiTheme="minorHAnsi"/>
          <w:sz w:val="22"/>
          <w:szCs w:val="22"/>
          <w:lang w:val="pt-BR"/>
        </w:rPr>
        <w:t>Verificarea conformitatii si eligibilitatii documentelor solicitate in vederea încheierii contractului de finantare</w:t>
      </w:r>
    </w:p>
    <w:p w14:paraId="1D9E9189" w14:textId="77777777" w:rsidR="0093796B" w:rsidRPr="00702EE3" w:rsidRDefault="0093796B" w:rsidP="0093796B">
      <w:pPr>
        <w:spacing w:after="200" w:line="276" w:lineRule="auto"/>
        <w:ind w:right="284"/>
        <w:rPr>
          <w:rFonts w:asciiTheme="minorHAnsi" w:eastAsia="Calibri" w:hAnsiTheme="minorHAnsi"/>
          <w:b/>
          <w:bCs/>
          <w:sz w:val="22"/>
          <w:szCs w:val="22"/>
          <w:lang w:val="ro-RO"/>
        </w:rPr>
      </w:pPr>
      <w:r w:rsidRPr="00702EE3">
        <w:rPr>
          <w:rFonts w:asciiTheme="minorHAnsi" w:eastAsia="Calibri" w:hAnsiTheme="minorHAnsi"/>
          <w:b/>
          <w:bCs/>
          <w:sz w:val="22"/>
          <w:szCs w:val="22"/>
          <w:lang w:val="ro-RO"/>
        </w:rPr>
        <w:t>Numărul de înregistrare al Cererii de Finanţare (CF):</w:t>
      </w:r>
    </w:p>
    <w:p w14:paraId="67420996" w14:textId="77777777" w:rsidR="0093796B" w:rsidRPr="00702EE3" w:rsidRDefault="0093796B" w:rsidP="0093796B">
      <w:pPr>
        <w:tabs>
          <w:tab w:val="center" w:pos="4536"/>
          <w:tab w:val="right" w:pos="9072"/>
        </w:tabs>
        <w:ind w:right="284"/>
        <w:rPr>
          <w:rFonts w:asciiTheme="minorHAnsi" w:hAnsiTheme="minorHAnsi" w:cs="Arial"/>
          <w:b/>
          <w:sz w:val="22"/>
          <w:szCs w:val="22"/>
          <w:lang w:val="ro-RO" w:eastAsia="fr-FR"/>
        </w:rPr>
      </w:pPr>
      <w:r w:rsidRPr="00702EE3">
        <w:rPr>
          <w:rFonts w:asciiTheme="minorHAnsi" w:eastAsia="Calibri" w:hAnsiTheme="minorHAnsi"/>
          <w:noProof/>
          <w:sz w:val="22"/>
          <w:szCs w:val="22"/>
        </w:rPr>
        <mc:AlternateContent>
          <mc:Choice Requires="wps">
            <w:drawing>
              <wp:anchor distT="4294967292" distB="4294967292" distL="114296" distR="114296" simplePos="0" relativeHeight="251683840" behindDoc="0" locked="0" layoutInCell="0" allowOverlap="1" wp14:anchorId="3C58C1E4" wp14:editId="34131382">
                <wp:simplePos x="0" y="0"/>
                <wp:positionH relativeFrom="column">
                  <wp:posOffset>857249</wp:posOffset>
                </wp:positionH>
                <wp:positionV relativeFrom="paragraph">
                  <wp:posOffset>48259</wp:posOffset>
                </wp:positionV>
                <wp:extent cx="0" cy="0"/>
                <wp:effectExtent l="0" t="0" r="0" b="0"/>
                <wp:wrapNone/>
                <wp:docPr id="5"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0" cy="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rect w14:anchorId="364CBEF2" id="Rectangle 5" o:spid="_x0000_s1026" style="position:absolute;margin-left:67.5pt;margin-top:3.8pt;width:0;height:0;z-index:251683840;visibility:visible;mso-wrap-style:square;mso-width-percent:0;mso-height-percent:0;mso-wrap-distance-left:3.17489mm;mso-wrap-distance-top:-1e-4mm;mso-wrap-distance-right:3.17489mm;mso-wrap-distance-bottom:-1e-4mm;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" o:allowincell="f" filled="f" stroked="f"/>
            </w:pict>
          </mc:Fallback>
        </mc:AlternateContent>
      </w:r>
      <w:r w:rsidRPr="00702EE3">
        <w:rPr>
          <w:rFonts w:asciiTheme="minorHAnsi" w:hAnsiTheme="minorHAnsi"/>
          <w:sz w:val="22"/>
          <w:szCs w:val="22"/>
          <w:bdr w:val="single" w:sz="8" w:space="0" w:color="auto" w:frame="1"/>
          <w:lang w:val="fr-FR" w:eastAsia="fr-FR"/>
        </w:rPr>
        <w:t>F/ N</w:t>
      </w:r>
      <w:r w:rsidRPr="00702EE3">
        <w:rPr>
          <w:rFonts w:asciiTheme="minorHAnsi" w:hAnsiTheme="minorHAnsi"/>
          <w:sz w:val="22"/>
          <w:szCs w:val="22"/>
          <w:lang w:val="fr-FR" w:eastAsia="fr-FR"/>
        </w:rPr>
        <w:t> </w:t>
      </w:r>
    </w:p>
    <w:p w14:paraId="6B76B102" w14:textId="77777777" w:rsidR="0093796B" w:rsidRPr="00702EE3" w:rsidRDefault="0093796B" w:rsidP="0093796B">
      <w:pPr>
        <w:ind w:right="284"/>
        <w:rPr>
          <w:rFonts w:asciiTheme="minorHAnsi" w:hAnsiTheme="minorHAnsi" w:cs="Arial"/>
          <w:b/>
          <w:sz w:val="22"/>
          <w:szCs w:val="22"/>
          <w:lang w:val="ro-RO"/>
        </w:rPr>
      </w:pPr>
    </w:p>
    <w:p w14:paraId="43717AAF" w14:textId="77777777" w:rsidR="0093796B" w:rsidRPr="00702EE3" w:rsidRDefault="0093796B" w:rsidP="0093796B">
      <w:pPr>
        <w:ind w:right="284"/>
        <w:rPr>
          <w:rFonts w:asciiTheme="minorHAnsi" w:hAnsiTheme="minorHAnsi" w:cs="Arial"/>
          <w:sz w:val="22"/>
          <w:szCs w:val="22"/>
          <w:lang w:val="ro-RO"/>
        </w:rPr>
      </w:pPr>
      <w:r w:rsidRPr="00702EE3">
        <w:rPr>
          <w:rFonts w:asciiTheme="minorHAnsi" w:hAnsiTheme="minorHAnsi" w:cs="Arial"/>
          <w:sz w:val="22"/>
          <w:szCs w:val="22"/>
          <w:lang w:val="ro-RO"/>
        </w:rPr>
        <w:t xml:space="preserve">Tip </w:t>
      </w:r>
      <w:r w:rsidRPr="00702EE3">
        <w:rPr>
          <w:rFonts w:asciiTheme="minorHAnsi" w:hAnsiTheme="minorHAnsi" w:cs="Arial"/>
          <w:sz w:val="22"/>
          <w:szCs w:val="22"/>
          <w:lang w:val="ro-RO"/>
        </w:rPr>
        <w:tab/>
        <w:t xml:space="preserve"> Codificare  </w:t>
      </w:r>
      <w:r w:rsidRPr="00702EE3">
        <w:rPr>
          <w:rFonts w:asciiTheme="minorHAnsi" w:hAnsiTheme="minorHAnsi" w:cs="Arial"/>
          <w:sz w:val="22"/>
          <w:szCs w:val="22"/>
          <w:lang w:val="ro-RO"/>
        </w:rPr>
        <w:tab/>
        <w:t xml:space="preserve"> Codificare </w:t>
      </w:r>
      <w:r w:rsidRPr="00702EE3">
        <w:rPr>
          <w:rFonts w:asciiTheme="minorHAnsi" w:hAnsiTheme="minorHAnsi" w:cs="Arial"/>
          <w:sz w:val="22"/>
          <w:szCs w:val="22"/>
          <w:lang w:val="ro-RO"/>
        </w:rPr>
        <w:tab/>
        <w:t xml:space="preserve">        Codificare </w:t>
      </w:r>
      <w:r w:rsidRPr="00702EE3">
        <w:rPr>
          <w:rFonts w:asciiTheme="minorHAnsi" w:hAnsiTheme="minorHAnsi" w:cs="Arial"/>
          <w:sz w:val="22"/>
          <w:szCs w:val="22"/>
          <w:lang w:val="ro-RO"/>
        </w:rPr>
        <w:tab/>
        <w:t xml:space="preserve">  Licitaţie de </w:t>
      </w:r>
      <w:r w:rsidRPr="00702EE3">
        <w:rPr>
          <w:rFonts w:asciiTheme="minorHAnsi" w:hAnsiTheme="minorHAnsi" w:cs="Arial"/>
          <w:sz w:val="22"/>
          <w:szCs w:val="22"/>
          <w:lang w:val="ro-RO"/>
        </w:rPr>
        <w:tab/>
        <w:t xml:space="preserve">           Cod</w:t>
      </w:r>
      <w:r w:rsidRPr="00702EE3">
        <w:rPr>
          <w:rFonts w:asciiTheme="minorHAnsi" w:hAnsiTheme="minorHAnsi" w:cs="Arial"/>
          <w:sz w:val="22"/>
          <w:szCs w:val="22"/>
          <w:lang w:val="ro-RO"/>
        </w:rPr>
        <w:tab/>
        <w:t xml:space="preserve">        Cod</w:t>
      </w:r>
      <w:r w:rsidRPr="00702EE3">
        <w:rPr>
          <w:rFonts w:asciiTheme="minorHAnsi" w:hAnsiTheme="minorHAnsi" w:cs="Arial"/>
          <w:sz w:val="22"/>
          <w:szCs w:val="22"/>
          <w:lang w:val="ro-RO"/>
        </w:rPr>
        <w:tab/>
        <w:t xml:space="preserve">    Număr de ordine</w:t>
      </w:r>
    </w:p>
    <w:p w14:paraId="737C6735" w14:textId="77777777" w:rsidR="0093796B" w:rsidRPr="00702EE3" w:rsidRDefault="0093796B" w:rsidP="0093796B">
      <w:pPr>
        <w:ind w:right="284"/>
        <w:rPr>
          <w:rFonts w:asciiTheme="minorHAnsi" w:hAnsiTheme="minorHAnsi" w:cs="Arial"/>
          <w:sz w:val="22"/>
          <w:szCs w:val="22"/>
          <w:lang w:val="ro-RO"/>
        </w:rPr>
      </w:pPr>
      <w:r w:rsidRPr="00702EE3">
        <w:rPr>
          <w:rFonts w:asciiTheme="minorHAnsi" w:hAnsiTheme="minorHAnsi" w:cs="Arial"/>
          <w:sz w:val="22"/>
          <w:szCs w:val="22"/>
          <w:lang w:val="ro-RO"/>
        </w:rPr>
        <w:t>Cerere</w:t>
      </w:r>
      <w:r w:rsidRPr="00702EE3">
        <w:rPr>
          <w:rFonts w:asciiTheme="minorHAnsi" w:hAnsiTheme="minorHAnsi" w:cs="Arial"/>
          <w:sz w:val="22"/>
          <w:szCs w:val="22"/>
          <w:lang w:val="ro-RO"/>
        </w:rPr>
        <w:tab/>
        <w:t xml:space="preserve"> Măsură </w:t>
      </w:r>
      <w:r w:rsidRPr="00702EE3">
        <w:rPr>
          <w:rFonts w:asciiTheme="minorHAnsi" w:hAnsiTheme="minorHAnsi" w:cs="Arial"/>
          <w:sz w:val="22"/>
          <w:szCs w:val="22"/>
          <w:lang w:val="ro-RO"/>
        </w:rPr>
        <w:tab/>
        <w:t xml:space="preserve"> Sub-Măsură</w:t>
      </w:r>
      <w:r w:rsidRPr="00702EE3">
        <w:rPr>
          <w:rFonts w:asciiTheme="minorHAnsi" w:hAnsiTheme="minorHAnsi" w:cs="Arial"/>
          <w:sz w:val="22"/>
          <w:szCs w:val="22"/>
          <w:lang w:val="ro-RO"/>
        </w:rPr>
        <w:tab/>
        <w:t xml:space="preserve">        de rezervă </w:t>
      </w:r>
      <w:r w:rsidRPr="00702EE3">
        <w:rPr>
          <w:rFonts w:asciiTheme="minorHAnsi" w:hAnsiTheme="minorHAnsi" w:cs="Arial"/>
          <w:sz w:val="22"/>
          <w:szCs w:val="22"/>
          <w:lang w:val="ro-RO"/>
        </w:rPr>
        <w:tab/>
        <w:t xml:space="preserve">  proiecte</w:t>
      </w:r>
      <w:r w:rsidRPr="00702EE3">
        <w:rPr>
          <w:rFonts w:asciiTheme="minorHAnsi" w:hAnsiTheme="minorHAnsi" w:cs="Arial"/>
          <w:sz w:val="22"/>
          <w:szCs w:val="22"/>
          <w:lang w:val="ro-RO"/>
        </w:rPr>
        <w:tab/>
        <w:t xml:space="preserve">         regiune</w:t>
      </w:r>
      <w:r w:rsidRPr="00702EE3">
        <w:rPr>
          <w:rFonts w:asciiTheme="minorHAnsi" w:hAnsiTheme="minorHAnsi" w:cs="Arial"/>
          <w:sz w:val="22"/>
          <w:szCs w:val="22"/>
          <w:lang w:val="ro-RO"/>
        </w:rPr>
        <w:tab/>
        <w:t xml:space="preserve">       Judeţ</w:t>
      </w:r>
      <w:r w:rsidRPr="00702EE3">
        <w:rPr>
          <w:rFonts w:asciiTheme="minorHAnsi" w:hAnsiTheme="minorHAnsi" w:cs="Arial"/>
          <w:sz w:val="22"/>
          <w:szCs w:val="22"/>
          <w:lang w:val="ro-RO"/>
        </w:rPr>
        <w:tab/>
        <w:t xml:space="preserve">    de înregistrare în </w:t>
      </w:r>
    </w:p>
    <w:p w14:paraId="06906214" w14:textId="77777777" w:rsidR="0093796B" w:rsidRPr="00702EE3" w:rsidRDefault="0093796B" w:rsidP="0093796B">
      <w:pPr>
        <w:ind w:right="284"/>
        <w:rPr>
          <w:rFonts w:asciiTheme="minorHAnsi" w:hAnsiTheme="minorHAnsi" w:cs="Arial"/>
          <w:sz w:val="22"/>
          <w:szCs w:val="22"/>
          <w:lang w:val="ro-RO"/>
        </w:rPr>
      </w:pPr>
      <w:r w:rsidRPr="00702EE3">
        <w:rPr>
          <w:rFonts w:asciiTheme="minorHAnsi" w:hAnsiTheme="minorHAnsi" w:cs="Arial"/>
          <w:sz w:val="22"/>
          <w:szCs w:val="22"/>
          <w:lang w:val="ro-RO"/>
        </w:rPr>
        <w:t>Finanţare</w:t>
      </w:r>
      <w:r w:rsidRPr="00702EE3">
        <w:rPr>
          <w:rFonts w:asciiTheme="minorHAnsi" w:hAnsiTheme="minorHAnsi" w:cs="Arial"/>
          <w:sz w:val="22"/>
          <w:szCs w:val="22"/>
          <w:lang w:val="ro-RO"/>
        </w:rPr>
        <w:tab/>
      </w:r>
      <w:r w:rsidRPr="00702EE3">
        <w:rPr>
          <w:rFonts w:asciiTheme="minorHAnsi" w:hAnsiTheme="minorHAnsi" w:cs="Arial"/>
          <w:sz w:val="22"/>
          <w:szCs w:val="22"/>
          <w:lang w:val="ro-RO"/>
        </w:rPr>
        <w:tab/>
      </w:r>
      <w:r w:rsidRPr="00702EE3">
        <w:rPr>
          <w:rFonts w:asciiTheme="minorHAnsi" w:hAnsiTheme="minorHAnsi" w:cs="Arial"/>
          <w:sz w:val="22"/>
          <w:szCs w:val="22"/>
          <w:lang w:val="ro-RO"/>
        </w:rPr>
        <w:tab/>
      </w:r>
      <w:r w:rsidRPr="00702EE3">
        <w:rPr>
          <w:rFonts w:asciiTheme="minorHAnsi" w:hAnsiTheme="minorHAnsi" w:cs="Arial"/>
          <w:sz w:val="22"/>
          <w:szCs w:val="22"/>
          <w:lang w:val="ro-RO"/>
        </w:rPr>
        <w:tab/>
      </w:r>
      <w:r w:rsidRPr="00702EE3">
        <w:rPr>
          <w:rFonts w:asciiTheme="minorHAnsi" w:hAnsiTheme="minorHAnsi" w:cs="Arial"/>
          <w:sz w:val="22"/>
          <w:szCs w:val="22"/>
          <w:lang w:val="ro-RO"/>
        </w:rPr>
        <w:tab/>
      </w:r>
      <w:r w:rsidRPr="00702EE3">
        <w:rPr>
          <w:rFonts w:asciiTheme="minorHAnsi" w:hAnsiTheme="minorHAnsi" w:cs="Arial"/>
          <w:sz w:val="22"/>
          <w:szCs w:val="22"/>
          <w:lang w:val="ro-RO"/>
        </w:rPr>
        <w:tab/>
      </w:r>
      <w:r w:rsidRPr="00702EE3">
        <w:rPr>
          <w:rFonts w:asciiTheme="minorHAnsi" w:hAnsiTheme="minorHAnsi" w:cs="Arial"/>
          <w:sz w:val="22"/>
          <w:szCs w:val="22"/>
          <w:lang w:val="ro-RO"/>
        </w:rPr>
        <w:tab/>
      </w:r>
      <w:r w:rsidRPr="00702EE3">
        <w:rPr>
          <w:rFonts w:asciiTheme="minorHAnsi" w:hAnsiTheme="minorHAnsi" w:cs="Arial"/>
          <w:sz w:val="22"/>
          <w:szCs w:val="22"/>
          <w:lang w:val="ro-RO"/>
        </w:rPr>
        <w:tab/>
        <w:t xml:space="preserve">    Registru</w:t>
      </w:r>
    </w:p>
    <w:p w14:paraId="6C0F5CA0" w14:textId="77777777" w:rsidR="0093796B" w:rsidRPr="00702EE3" w:rsidRDefault="0093796B" w:rsidP="0093796B">
      <w:pPr>
        <w:ind w:right="284"/>
        <w:rPr>
          <w:rFonts w:asciiTheme="minorHAnsi" w:eastAsia="Calibri" w:hAnsiTheme="minorHAnsi"/>
          <w:b/>
          <w:bCs/>
          <w:sz w:val="22"/>
          <w:szCs w:val="22"/>
          <w:lang w:val="ro-RO"/>
        </w:rPr>
      </w:pPr>
    </w:p>
    <w:p w14:paraId="24614B48" w14:textId="77777777" w:rsidR="0093796B" w:rsidRPr="00702EE3" w:rsidRDefault="0093796B" w:rsidP="0093796B">
      <w:pPr>
        <w:rPr>
          <w:rFonts w:asciiTheme="minorHAnsi" w:eastAsia="Calibri" w:hAnsiTheme="minorHAnsi"/>
          <w:bCs/>
          <w:sz w:val="22"/>
          <w:szCs w:val="22"/>
          <w:lang w:val="ro-RO"/>
        </w:rPr>
      </w:pPr>
    </w:p>
    <w:tbl>
      <w:tblPr>
        <w:tblW w:w="487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5"/>
        <w:gridCol w:w="4238"/>
        <w:gridCol w:w="1125"/>
        <w:gridCol w:w="770"/>
        <w:gridCol w:w="776"/>
        <w:gridCol w:w="1157"/>
      </w:tblGrid>
      <w:tr w:rsidR="0093796B" w:rsidRPr="00702EE3" w14:paraId="1F90255E" w14:textId="77777777" w:rsidTr="00130042">
        <w:tc>
          <w:tcPr>
            <w:tcW w:w="289" w:type="pct"/>
            <w:shd w:val="clear" w:color="auto" w:fill="auto"/>
          </w:tcPr>
          <w:p w14:paraId="4391C506" w14:textId="77777777" w:rsidR="0093796B" w:rsidRPr="00702EE3" w:rsidRDefault="0093796B" w:rsidP="004237F5">
            <w:pPr>
              <w:rPr>
                <w:rFonts w:asciiTheme="minorHAnsi" w:eastAsia="Calibri" w:hAnsiTheme="minorHAnsi"/>
                <w:b/>
                <w:bCs/>
                <w:sz w:val="22"/>
                <w:szCs w:val="22"/>
                <w:lang w:val="pt-BR"/>
              </w:rPr>
            </w:pPr>
            <w:r w:rsidRPr="00702EE3">
              <w:rPr>
                <w:rFonts w:asciiTheme="minorHAnsi" w:eastAsia="Calibri" w:hAnsiTheme="minorHAnsi"/>
                <w:b/>
                <w:bCs/>
                <w:sz w:val="22"/>
                <w:szCs w:val="22"/>
                <w:lang w:val="pt-BR"/>
              </w:rPr>
              <w:t>Nr crt</w:t>
            </w:r>
          </w:p>
        </w:tc>
        <w:tc>
          <w:tcPr>
            <w:tcW w:w="2475" w:type="pct"/>
            <w:shd w:val="clear" w:color="auto" w:fill="auto"/>
          </w:tcPr>
          <w:p w14:paraId="4A40560A" w14:textId="77777777" w:rsidR="0093796B" w:rsidRPr="00702EE3" w:rsidRDefault="0093796B" w:rsidP="004237F5">
            <w:pPr>
              <w:ind w:left="1052"/>
              <w:rPr>
                <w:rFonts w:asciiTheme="minorHAnsi" w:eastAsia="Calibri" w:hAnsiTheme="minorHAnsi"/>
                <w:b/>
                <w:bCs/>
                <w:sz w:val="22"/>
                <w:szCs w:val="22"/>
                <w:lang w:val="pt-BR"/>
              </w:rPr>
            </w:pPr>
            <w:r w:rsidRPr="00702EE3">
              <w:rPr>
                <w:rFonts w:asciiTheme="minorHAnsi" w:eastAsia="Calibri" w:hAnsiTheme="minorHAnsi"/>
                <w:b/>
                <w:bCs/>
                <w:sz w:val="22"/>
                <w:szCs w:val="22"/>
                <w:lang w:val="pt-BR"/>
              </w:rPr>
              <w:t>Document de verificat</w:t>
            </w:r>
          </w:p>
        </w:tc>
        <w:tc>
          <w:tcPr>
            <w:tcW w:w="657" w:type="pct"/>
            <w:shd w:val="clear" w:color="auto" w:fill="auto"/>
          </w:tcPr>
          <w:p w14:paraId="213195D3" w14:textId="77777777" w:rsidR="0093796B" w:rsidRPr="00702EE3" w:rsidRDefault="0093796B" w:rsidP="004237F5">
            <w:pPr>
              <w:rPr>
                <w:rFonts w:asciiTheme="minorHAnsi" w:eastAsia="Calibri" w:hAnsiTheme="minorHAnsi"/>
                <w:b/>
                <w:bCs/>
                <w:sz w:val="22"/>
                <w:szCs w:val="22"/>
                <w:lang w:val="pt-BR"/>
              </w:rPr>
            </w:pPr>
            <w:r w:rsidRPr="00702EE3">
              <w:rPr>
                <w:rFonts w:asciiTheme="minorHAnsi" w:eastAsia="Calibri" w:hAnsiTheme="minorHAnsi"/>
                <w:b/>
                <w:bCs/>
                <w:sz w:val="22"/>
                <w:szCs w:val="22"/>
                <w:lang w:val="pt-BR"/>
              </w:rPr>
              <w:t>DA</w:t>
            </w:r>
          </w:p>
        </w:tc>
        <w:tc>
          <w:tcPr>
            <w:tcW w:w="450" w:type="pct"/>
            <w:shd w:val="clear" w:color="auto" w:fill="auto"/>
          </w:tcPr>
          <w:p w14:paraId="064D917A" w14:textId="77777777" w:rsidR="0093796B" w:rsidRPr="00702EE3" w:rsidRDefault="0093796B" w:rsidP="004237F5">
            <w:pPr>
              <w:rPr>
                <w:rFonts w:asciiTheme="minorHAnsi" w:eastAsia="Calibri" w:hAnsiTheme="minorHAnsi"/>
                <w:b/>
                <w:bCs/>
                <w:sz w:val="22"/>
                <w:szCs w:val="22"/>
                <w:lang w:val="pt-BR"/>
              </w:rPr>
            </w:pPr>
            <w:r w:rsidRPr="00702EE3">
              <w:rPr>
                <w:rFonts w:asciiTheme="minorHAnsi" w:eastAsia="Calibri" w:hAnsiTheme="minorHAnsi"/>
                <w:b/>
                <w:bCs/>
                <w:sz w:val="22"/>
                <w:szCs w:val="22"/>
                <w:lang w:val="pt-BR"/>
              </w:rPr>
              <w:t>NU</w:t>
            </w:r>
          </w:p>
        </w:tc>
        <w:tc>
          <w:tcPr>
            <w:tcW w:w="453" w:type="pct"/>
            <w:shd w:val="clear" w:color="auto" w:fill="auto"/>
          </w:tcPr>
          <w:p w14:paraId="68D2B648" w14:textId="77777777" w:rsidR="0093796B" w:rsidRPr="00702EE3" w:rsidRDefault="0093796B" w:rsidP="004237F5">
            <w:pPr>
              <w:rPr>
                <w:rFonts w:asciiTheme="minorHAnsi" w:eastAsia="Calibri" w:hAnsiTheme="minorHAnsi"/>
                <w:b/>
                <w:bCs/>
                <w:sz w:val="22"/>
                <w:szCs w:val="22"/>
                <w:lang w:val="pt-BR"/>
              </w:rPr>
            </w:pPr>
            <w:r w:rsidRPr="00702EE3">
              <w:rPr>
                <w:rFonts w:asciiTheme="minorHAnsi" w:eastAsia="Calibri" w:hAnsiTheme="minorHAnsi"/>
                <w:b/>
                <w:bCs/>
                <w:sz w:val="22"/>
                <w:szCs w:val="22"/>
                <w:lang w:val="pt-BR"/>
              </w:rPr>
              <w:t>Nu este cazul</w:t>
            </w:r>
          </w:p>
        </w:tc>
        <w:tc>
          <w:tcPr>
            <w:tcW w:w="676" w:type="pct"/>
            <w:shd w:val="clear" w:color="auto" w:fill="auto"/>
          </w:tcPr>
          <w:p w14:paraId="76A7D480" w14:textId="77777777" w:rsidR="0093796B" w:rsidRPr="00702EE3" w:rsidRDefault="0093796B" w:rsidP="004237F5">
            <w:pPr>
              <w:rPr>
                <w:rFonts w:asciiTheme="minorHAnsi" w:eastAsia="Calibri" w:hAnsiTheme="minorHAnsi"/>
                <w:b/>
                <w:bCs/>
                <w:sz w:val="22"/>
                <w:szCs w:val="22"/>
                <w:lang w:val="pt-BR"/>
              </w:rPr>
            </w:pPr>
            <w:r w:rsidRPr="00702EE3">
              <w:rPr>
                <w:rFonts w:asciiTheme="minorHAnsi" w:eastAsia="Calibri" w:hAnsiTheme="minorHAnsi"/>
                <w:b/>
                <w:bCs/>
                <w:sz w:val="22"/>
                <w:szCs w:val="22"/>
                <w:lang w:val="pt-BR"/>
              </w:rPr>
              <w:t>Observații</w:t>
            </w:r>
          </w:p>
        </w:tc>
      </w:tr>
      <w:tr w:rsidR="0093796B" w:rsidRPr="00702EE3" w14:paraId="62F9C5B3" w14:textId="77777777" w:rsidTr="00130042">
        <w:tc>
          <w:tcPr>
            <w:tcW w:w="289" w:type="pct"/>
            <w:shd w:val="clear" w:color="auto" w:fill="auto"/>
          </w:tcPr>
          <w:p w14:paraId="5E48E1B8" w14:textId="52D5519F" w:rsidR="0093796B" w:rsidRPr="00702EE3" w:rsidRDefault="0007251D" w:rsidP="004237F5">
            <w:pPr>
              <w:rPr>
                <w:rFonts w:asciiTheme="minorHAnsi" w:eastAsia="Calibri" w:hAnsiTheme="minorHAnsi"/>
                <w:bCs/>
                <w:sz w:val="22"/>
                <w:szCs w:val="22"/>
                <w:lang w:val="pt-BR"/>
              </w:rPr>
            </w:pPr>
            <w:r w:rsidRPr="00702EE3">
              <w:rPr>
                <w:rFonts w:asciiTheme="minorHAnsi" w:eastAsia="Calibri" w:hAnsiTheme="minorHAnsi"/>
                <w:bCs/>
                <w:sz w:val="22"/>
                <w:szCs w:val="22"/>
                <w:lang w:val="pt-BR"/>
              </w:rPr>
              <w:t>6</w:t>
            </w:r>
          </w:p>
          <w:p w14:paraId="2D082770" w14:textId="77777777" w:rsidR="0093796B" w:rsidRPr="00702EE3" w:rsidRDefault="0093796B" w:rsidP="004237F5">
            <w:pPr>
              <w:contextualSpacing/>
              <w:rPr>
                <w:rFonts w:asciiTheme="minorHAnsi" w:eastAsia="Calibri" w:hAnsiTheme="minorHAnsi"/>
                <w:bCs/>
                <w:sz w:val="22"/>
                <w:szCs w:val="22"/>
                <w:lang w:val="pt-BR"/>
              </w:rPr>
            </w:pPr>
          </w:p>
        </w:tc>
        <w:tc>
          <w:tcPr>
            <w:tcW w:w="2475" w:type="pct"/>
            <w:shd w:val="clear" w:color="auto" w:fill="auto"/>
          </w:tcPr>
          <w:p w14:paraId="2CDDB421" w14:textId="2691D877" w:rsidR="0093796B" w:rsidRPr="00702EE3" w:rsidRDefault="0093796B" w:rsidP="0007251D">
            <w:pPr>
              <w:contextualSpacing/>
              <w:jc w:val="both"/>
              <w:rPr>
                <w:rFonts w:asciiTheme="minorHAnsi" w:eastAsia="Calibri" w:hAnsiTheme="minorHAnsi"/>
                <w:bCs/>
                <w:sz w:val="22"/>
                <w:szCs w:val="22"/>
                <w:lang w:val="pt-BR"/>
              </w:rPr>
            </w:pPr>
            <w:r w:rsidRPr="00702EE3">
              <w:rPr>
                <w:rFonts w:asciiTheme="minorHAnsi" w:eastAsia="Calibri" w:hAnsiTheme="minorHAnsi"/>
                <w:b/>
                <w:sz w:val="22"/>
                <w:szCs w:val="22"/>
              </w:rPr>
              <w:t xml:space="preserve">Doc. </w:t>
            </w:r>
            <w:r w:rsidR="0007251D" w:rsidRPr="00702EE3">
              <w:rPr>
                <w:rFonts w:asciiTheme="minorHAnsi" w:eastAsia="Calibri" w:hAnsiTheme="minorHAnsi"/>
                <w:b/>
                <w:sz w:val="22"/>
                <w:szCs w:val="22"/>
              </w:rPr>
              <w:t>6</w:t>
            </w:r>
            <w:r w:rsidRPr="00702EE3">
              <w:rPr>
                <w:rFonts w:asciiTheme="minorHAnsi" w:eastAsia="Calibri" w:hAnsiTheme="minorHAnsi"/>
                <w:b/>
                <w:sz w:val="22"/>
                <w:szCs w:val="22"/>
              </w:rPr>
              <w:t>.1</w:t>
            </w:r>
            <w:r w:rsidRPr="00702EE3">
              <w:rPr>
                <w:rFonts w:asciiTheme="minorHAnsi" w:eastAsia="Calibri" w:hAnsiTheme="minorHAnsi"/>
                <w:sz w:val="22"/>
                <w:szCs w:val="22"/>
              </w:rPr>
              <w:t xml:space="preserve"> </w:t>
            </w:r>
            <w:r w:rsidR="00415F65" w:rsidRPr="00702EE3">
              <w:rPr>
                <w:rFonts w:ascii="Calibri" w:hAnsi="Calibri" w:cs="Calibri"/>
                <w:b/>
                <w:sz w:val="22"/>
                <w:szCs w:val="22"/>
              </w:rPr>
              <w:t xml:space="preserve">Documente care dovedesc capacitatea şi sursa de cofinanţare privată </w:t>
            </w:r>
            <w:proofErr w:type="gramStart"/>
            <w:r w:rsidR="00415F65" w:rsidRPr="00702EE3">
              <w:rPr>
                <w:rFonts w:ascii="Calibri" w:hAnsi="Calibri" w:cs="Calibri"/>
                <w:b/>
                <w:sz w:val="22"/>
                <w:szCs w:val="22"/>
              </w:rPr>
              <w:t>a</w:t>
            </w:r>
            <w:proofErr w:type="gramEnd"/>
            <w:r w:rsidR="00415F65" w:rsidRPr="00702EE3">
              <w:rPr>
                <w:rFonts w:ascii="Calibri" w:hAnsi="Calibri" w:cs="Calibri"/>
                <w:b/>
                <w:sz w:val="22"/>
                <w:szCs w:val="22"/>
              </w:rPr>
              <w:t xml:space="preserve"> investiţiei prin extras de cont (în original) și/ sau contract de credit (în copie) acordat în vederea implementării proiectului.</w:t>
            </w:r>
          </w:p>
        </w:tc>
        <w:tc>
          <w:tcPr>
            <w:tcW w:w="657" w:type="pct"/>
            <w:shd w:val="clear" w:color="auto" w:fill="auto"/>
            <w:vAlign w:val="center"/>
          </w:tcPr>
          <w:p w14:paraId="5054118E" w14:textId="1F865F1C" w:rsidR="0093796B" w:rsidRPr="00702EE3" w:rsidRDefault="002B59D3" w:rsidP="002B59D3">
            <w:pPr>
              <w:spacing w:after="200" w:line="276" w:lineRule="auto"/>
              <w:contextualSpacing/>
              <w:rPr>
                <w:rFonts w:asciiTheme="minorHAnsi" w:eastAsia="Calibri" w:hAnsiTheme="minorHAnsi"/>
                <w:b/>
                <w:bCs/>
                <w:sz w:val="22"/>
                <w:szCs w:val="22"/>
                <w:lang w:val="pt-BR"/>
              </w:rPr>
            </w:pPr>
            <w:r w:rsidRPr="00702EE3">
              <w:rPr>
                <w:rFonts w:ascii="Calibri" w:hAnsi="Calibri"/>
                <w:b/>
                <w:noProof/>
                <w:sz w:val="22"/>
                <w:szCs w:val="22"/>
                <w:lang w:val="ro-RO" w:eastAsia="ro-RO"/>
              </w:rPr>
              <w:t xml:space="preserve">       </w:t>
            </w:r>
            <w:r w:rsidR="0093796B" w:rsidRPr="00702EE3">
              <w:rPr>
                <w:rFonts w:ascii="Calibri" w:hAnsi="Calibri"/>
                <w:b/>
                <w:noProof/>
                <w:sz w:val="22"/>
                <w:szCs w:val="22"/>
                <w:lang w:val="ro-RO" w:eastAsia="ro-RO"/>
              </w:rPr>
              <w:sym w:font="Wingdings" w:char="F06F"/>
            </w:r>
          </w:p>
        </w:tc>
        <w:tc>
          <w:tcPr>
            <w:tcW w:w="450" w:type="pct"/>
            <w:shd w:val="clear" w:color="auto" w:fill="auto"/>
            <w:vAlign w:val="center"/>
          </w:tcPr>
          <w:p w14:paraId="44325DEF" w14:textId="77777777" w:rsidR="0093796B" w:rsidRPr="00702EE3" w:rsidRDefault="0093796B" w:rsidP="004237F5">
            <w:pPr>
              <w:jc w:val="center"/>
              <w:rPr>
                <w:rFonts w:asciiTheme="minorHAnsi" w:eastAsia="Calibri" w:hAnsiTheme="minorHAnsi"/>
                <w:b/>
                <w:bCs/>
                <w:sz w:val="22"/>
                <w:szCs w:val="22"/>
                <w:lang w:val="pt-BR"/>
              </w:rPr>
            </w:pPr>
            <w:r w:rsidRPr="00702EE3">
              <w:rPr>
                <w:rFonts w:ascii="Calibri" w:hAnsi="Calibri"/>
                <w:b/>
                <w:noProof/>
                <w:sz w:val="22"/>
                <w:szCs w:val="22"/>
                <w:lang w:val="ro-RO" w:eastAsia="ro-RO"/>
              </w:rPr>
              <w:sym w:font="Wingdings" w:char="F06F"/>
            </w:r>
          </w:p>
        </w:tc>
        <w:tc>
          <w:tcPr>
            <w:tcW w:w="453" w:type="pct"/>
            <w:shd w:val="clear" w:color="auto" w:fill="auto"/>
          </w:tcPr>
          <w:p w14:paraId="5B4A827F" w14:textId="77777777" w:rsidR="0093796B" w:rsidRPr="00702EE3" w:rsidRDefault="0093796B" w:rsidP="004237F5">
            <w:pPr>
              <w:jc w:val="center"/>
              <w:rPr>
                <w:rFonts w:asciiTheme="minorHAnsi" w:eastAsia="Calibri" w:hAnsiTheme="minorHAnsi"/>
                <w:b/>
                <w:bCs/>
                <w:sz w:val="22"/>
                <w:szCs w:val="22"/>
                <w:lang w:val="pt-BR"/>
              </w:rPr>
            </w:pPr>
          </w:p>
        </w:tc>
        <w:tc>
          <w:tcPr>
            <w:tcW w:w="676" w:type="pct"/>
            <w:shd w:val="clear" w:color="auto" w:fill="auto"/>
          </w:tcPr>
          <w:p w14:paraId="547D38D2" w14:textId="77777777" w:rsidR="0093796B" w:rsidRPr="00702EE3" w:rsidRDefault="0093796B" w:rsidP="004237F5">
            <w:pPr>
              <w:rPr>
                <w:rFonts w:asciiTheme="minorHAnsi" w:eastAsia="Calibri" w:hAnsiTheme="minorHAnsi"/>
                <w:b/>
                <w:bCs/>
                <w:sz w:val="22"/>
                <w:szCs w:val="22"/>
                <w:lang w:val="pt-BR"/>
              </w:rPr>
            </w:pPr>
          </w:p>
        </w:tc>
      </w:tr>
      <w:tr w:rsidR="00354735" w:rsidRPr="00702EE3" w14:paraId="7C71B459" w14:textId="77777777" w:rsidTr="00130042">
        <w:tc>
          <w:tcPr>
            <w:tcW w:w="289" w:type="pct"/>
            <w:shd w:val="clear" w:color="auto" w:fill="auto"/>
          </w:tcPr>
          <w:p w14:paraId="5B83A8A1" w14:textId="77777777" w:rsidR="00354735" w:rsidRPr="00702EE3" w:rsidRDefault="00354735" w:rsidP="00246B42">
            <w:pPr>
              <w:spacing w:after="200" w:line="276" w:lineRule="auto"/>
              <w:rPr>
                <w:rFonts w:asciiTheme="minorHAnsi" w:eastAsia="Calibri" w:hAnsiTheme="minorHAnsi"/>
                <w:sz w:val="22"/>
                <w:szCs w:val="22"/>
              </w:rPr>
            </w:pPr>
          </w:p>
        </w:tc>
        <w:tc>
          <w:tcPr>
            <w:tcW w:w="2475" w:type="pct"/>
            <w:shd w:val="clear" w:color="auto" w:fill="auto"/>
          </w:tcPr>
          <w:p w14:paraId="64E922B2" w14:textId="6ABAEA00" w:rsidR="00354735" w:rsidRPr="00702EE3" w:rsidRDefault="0007251D" w:rsidP="00246B42">
            <w:pPr>
              <w:pStyle w:val="NoSpacing"/>
              <w:shd w:val="clear" w:color="auto" w:fill="FFFFFF"/>
              <w:spacing w:line="276" w:lineRule="auto"/>
              <w:jc w:val="both"/>
              <w:rPr>
                <w:rFonts w:ascii="Calibri" w:hAnsi="Calibri" w:cs="Calibri"/>
                <w:b/>
                <w:bCs/>
                <w:noProof/>
                <w:sz w:val="22"/>
                <w:szCs w:val="22"/>
              </w:rPr>
            </w:pPr>
            <w:r w:rsidRPr="00702EE3">
              <w:rPr>
                <w:rFonts w:ascii="Calibri" w:hAnsi="Calibri" w:cs="Calibri"/>
                <w:b/>
                <w:noProof/>
                <w:sz w:val="22"/>
                <w:szCs w:val="22"/>
              </w:rPr>
              <w:t>6</w:t>
            </w:r>
            <w:r w:rsidR="00354735" w:rsidRPr="00702EE3">
              <w:rPr>
                <w:rFonts w:ascii="Calibri" w:hAnsi="Calibri" w:cs="Calibri"/>
                <w:b/>
                <w:noProof/>
                <w:sz w:val="22"/>
                <w:szCs w:val="22"/>
              </w:rPr>
              <w:t>.2</w:t>
            </w:r>
            <w:r w:rsidR="00354735" w:rsidRPr="00702EE3">
              <w:rPr>
                <w:rFonts w:ascii="Calibri" w:hAnsi="Calibri" w:cs="Calibri"/>
                <w:noProof/>
                <w:sz w:val="22"/>
                <w:szCs w:val="22"/>
              </w:rPr>
              <w:t xml:space="preserve"> </w:t>
            </w:r>
            <w:r w:rsidR="00354735" w:rsidRPr="00702EE3">
              <w:rPr>
                <w:rFonts w:ascii="Calibri" w:hAnsi="Calibri" w:cs="Calibri"/>
                <w:b/>
                <w:noProof/>
                <w:sz w:val="22"/>
                <w:szCs w:val="22"/>
              </w:rPr>
              <w:t>DOCUMENT DE LA BANCĂ/TREZORERIE</w:t>
            </w:r>
            <w:r w:rsidR="00354735" w:rsidRPr="00702EE3">
              <w:rPr>
                <w:rFonts w:ascii="Calibri" w:hAnsi="Calibri" w:cs="Calibri"/>
                <w:noProof/>
                <w:sz w:val="22"/>
                <w:szCs w:val="22"/>
              </w:rPr>
              <w:t xml:space="preserve"> cu datele de identificare ale acesteia și ale contului aferent proiectului FEADR (denumirea instituției financiare, codul IBAN al contului în care se derulează operațiunile cu AFIR)</w:t>
            </w:r>
          </w:p>
        </w:tc>
        <w:tc>
          <w:tcPr>
            <w:tcW w:w="657" w:type="pct"/>
            <w:shd w:val="clear" w:color="auto" w:fill="auto"/>
          </w:tcPr>
          <w:p w14:paraId="5EE4EA51" w14:textId="77777777" w:rsidR="00354735" w:rsidRPr="00702EE3" w:rsidRDefault="00354735" w:rsidP="00246B42">
            <w:pPr>
              <w:spacing w:after="200" w:line="276" w:lineRule="auto"/>
              <w:contextualSpacing/>
              <w:rPr>
                <w:rFonts w:ascii="Calibri" w:hAnsi="Calibri"/>
                <w:b/>
                <w:noProof/>
                <w:sz w:val="22"/>
                <w:szCs w:val="22"/>
                <w:lang w:val="ro-RO" w:eastAsia="ro-RO"/>
              </w:rPr>
            </w:pPr>
          </w:p>
        </w:tc>
        <w:tc>
          <w:tcPr>
            <w:tcW w:w="450" w:type="pct"/>
            <w:shd w:val="clear" w:color="auto" w:fill="auto"/>
          </w:tcPr>
          <w:p w14:paraId="0EFE1599" w14:textId="77777777" w:rsidR="00354735" w:rsidRPr="00702EE3" w:rsidRDefault="00354735" w:rsidP="00246B42">
            <w:pPr>
              <w:jc w:val="center"/>
              <w:rPr>
                <w:rFonts w:ascii="Calibri" w:hAnsi="Calibri"/>
                <w:b/>
                <w:noProof/>
                <w:sz w:val="22"/>
                <w:szCs w:val="22"/>
                <w:lang w:val="ro-RO" w:eastAsia="ro-RO"/>
              </w:rPr>
            </w:pPr>
          </w:p>
        </w:tc>
        <w:tc>
          <w:tcPr>
            <w:tcW w:w="453" w:type="pct"/>
            <w:shd w:val="clear" w:color="auto" w:fill="auto"/>
          </w:tcPr>
          <w:p w14:paraId="448F3ED6" w14:textId="77777777" w:rsidR="00354735" w:rsidRPr="00702EE3" w:rsidRDefault="00354735" w:rsidP="00246B42">
            <w:pPr>
              <w:jc w:val="center"/>
              <w:rPr>
                <w:rFonts w:ascii="Calibri" w:hAnsi="Calibri"/>
                <w:b/>
                <w:noProof/>
                <w:sz w:val="22"/>
                <w:szCs w:val="22"/>
                <w:lang w:val="ro-RO" w:eastAsia="ro-RO"/>
              </w:rPr>
            </w:pPr>
          </w:p>
        </w:tc>
        <w:tc>
          <w:tcPr>
            <w:tcW w:w="676" w:type="pct"/>
            <w:shd w:val="clear" w:color="auto" w:fill="auto"/>
          </w:tcPr>
          <w:p w14:paraId="466A70AF" w14:textId="77777777" w:rsidR="00354735" w:rsidRPr="00702EE3" w:rsidRDefault="00354735" w:rsidP="00246B42">
            <w:pPr>
              <w:rPr>
                <w:rFonts w:asciiTheme="minorHAnsi" w:eastAsia="Calibri" w:hAnsiTheme="minorHAnsi"/>
                <w:b/>
                <w:bCs/>
                <w:sz w:val="22"/>
                <w:szCs w:val="22"/>
                <w:lang w:val="pt-BR"/>
              </w:rPr>
            </w:pPr>
          </w:p>
        </w:tc>
      </w:tr>
      <w:tr w:rsidR="0093796B" w:rsidRPr="00702EE3" w14:paraId="43F3E4E4" w14:textId="77777777" w:rsidTr="00130042">
        <w:tc>
          <w:tcPr>
            <w:tcW w:w="289" w:type="pct"/>
            <w:vMerge w:val="restart"/>
            <w:shd w:val="clear" w:color="auto" w:fill="auto"/>
          </w:tcPr>
          <w:p w14:paraId="23225612" w14:textId="442A0E32" w:rsidR="0093796B" w:rsidRPr="00702EE3" w:rsidRDefault="006E512D" w:rsidP="004237F5">
            <w:pPr>
              <w:spacing w:after="200" w:line="276" w:lineRule="auto"/>
              <w:rPr>
                <w:rFonts w:asciiTheme="minorHAnsi" w:eastAsia="Calibri" w:hAnsiTheme="minorHAnsi"/>
                <w:sz w:val="22"/>
                <w:szCs w:val="22"/>
              </w:rPr>
            </w:pPr>
            <w:r w:rsidRPr="00702EE3">
              <w:rPr>
                <w:rFonts w:asciiTheme="minorHAnsi" w:eastAsia="Calibri" w:hAnsiTheme="minorHAnsi"/>
                <w:sz w:val="22"/>
                <w:szCs w:val="22"/>
              </w:rPr>
              <w:t>5</w:t>
            </w:r>
            <w:r w:rsidR="0093796B" w:rsidRPr="00702EE3">
              <w:rPr>
                <w:rFonts w:asciiTheme="minorHAnsi" w:eastAsia="Calibri" w:hAnsiTheme="minorHAnsi"/>
                <w:sz w:val="22"/>
                <w:szCs w:val="22"/>
              </w:rPr>
              <w:t>.</w:t>
            </w:r>
          </w:p>
        </w:tc>
        <w:tc>
          <w:tcPr>
            <w:tcW w:w="2475" w:type="pct"/>
            <w:shd w:val="clear" w:color="auto" w:fill="auto"/>
          </w:tcPr>
          <w:p w14:paraId="774CB58C" w14:textId="1C6F5A26" w:rsidR="0093796B" w:rsidRPr="00702EE3" w:rsidRDefault="0093796B" w:rsidP="004237F5">
            <w:pPr>
              <w:pStyle w:val="NoSpacing"/>
              <w:spacing w:line="276" w:lineRule="auto"/>
              <w:jc w:val="both"/>
              <w:rPr>
                <w:rFonts w:asciiTheme="minorHAnsi" w:eastAsia="Calibri" w:hAnsiTheme="minorHAnsi"/>
                <w:sz w:val="22"/>
                <w:szCs w:val="22"/>
              </w:rPr>
            </w:pPr>
            <w:r w:rsidRPr="00702EE3">
              <w:rPr>
                <w:rFonts w:ascii="Calibri" w:hAnsi="Calibri"/>
                <w:b/>
                <w:sz w:val="22"/>
                <w:szCs w:val="22"/>
              </w:rPr>
              <w:t xml:space="preserve">Doc. </w:t>
            </w:r>
            <w:r w:rsidR="006E512D" w:rsidRPr="00702EE3">
              <w:rPr>
                <w:rFonts w:ascii="Calibri" w:hAnsi="Calibri"/>
                <w:b/>
                <w:sz w:val="22"/>
                <w:szCs w:val="22"/>
              </w:rPr>
              <w:t>5</w:t>
            </w:r>
            <w:r w:rsidRPr="00702EE3">
              <w:rPr>
                <w:rFonts w:ascii="Calibri" w:hAnsi="Calibri"/>
                <w:b/>
                <w:sz w:val="22"/>
                <w:szCs w:val="22"/>
              </w:rPr>
              <w:t>.1 CERTIFICATE CARE SĂ ATESTE LIPSA DATORIILOR RESTANTE FISCALE</w:t>
            </w:r>
            <w:r w:rsidRPr="00702EE3">
              <w:rPr>
                <w:rFonts w:ascii="Calibri" w:hAnsi="Calibri"/>
                <w:sz w:val="22"/>
                <w:szCs w:val="22"/>
              </w:rPr>
              <w:t xml:space="preserve"> emise de primăriile pe raza cărora solicitanții  au sediul social și puncte de lucru (numai în cazul în care solicitantul este proprietar asupra imobilelor) şi, dacă este cazul, graficul de reeşalonare a datoriilor către bugetul consolidat. </w:t>
            </w:r>
          </w:p>
        </w:tc>
        <w:tc>
          <w:tcPr>
            <w:tcW w:w="657" w:type="pct"/>
            <w:shd w:val="clear" w:color="auto" w:fill="auto"/>
          </w:tcPr>
          <w:p w14:paraId="54DDA0DD" w14:textId="05260136" w:rsidR="0093796B" w:rsidRPr="00702EE3" w:rsidRDefault="002B59D3" w:rsidP="002B59D3">
            <w:pPr>
              <w:spacing w:after="200" w:line="276" w:lineRule="auto"/>
              <w:contextualSpacing/>
              <w:rPr>
                <w:rFonts w:asciiTheme="minorHAnsi" w:eastAsia="Calibri" w:hAnsiTheme="minorHAnsi"/>
                <w:b/>
                <w:bCs/>
                <w:sz w:val="22"/>
                <w:szCs w:val="22"/>
                <w:lang w:val="pt-BR"/>
              </w:rPr>
            </w:pPr>
            <w:r w:rsidRPr="00702EE3">
              <w:rPr>
                <w:rFonts w:ascii="Calibri" w:hAnsi="Calibri"/>
                <w:b/>
                <w:noProof/>
                <w:sz w:val="22"/>
                <w:szCs w:val="22"/>
                <w:lang w:val="ro-RO" w:eastAsia="ro-RO"/>
              </w:rPr>
              <w:t xml:space="preserve">       </w:t>
            </w:r>
            <w:r w:rsidR="0093796B" w:rsidRPr="00702EE3">
              <w:rPr>
                <w:rFonts w:ascii="Calibri" w:hAnsi="Calibri"/>
                <w:b/>
                <w:noProof/>
                <w:sz w:val="22"/>
                <w:szCs w:val="22"/>
                <w:lang w:val="ro-RO" w:eastAsia="ro-RO"/>
              </w:rPr>
              <w:sym w:font="Wingdings" w:char="F06F"/>
            </w:r>
          </w:p>
        </w:tc>
        <w:tc>
          <w:tcPr>
            <w:tcW w:w="450" w:type="pct"/>
            <w:shd w:val="clear" w:color="auto" w:fill="auto"/>
          </w:tcPr>
          <w:p w14:paraId="5571126E" w14:textId="77777777" w:rsidR="0093796B" w:rsidRPr="00702EE3" w:rsidRDefault="0093796B" w:rsidP="004237F5">
            <w:pPr>
              <w:jc w:val="center"/>
              <w:rPr>
                <w:rFonts w:asciiTheme="minorHAnsi" w:eastAsia="Calibri" w:hAnsiTheme="minorHAnsi"/>
                <w:b/>
                <w:bCs/>
                <w:sz w:val="22"/>
                <w:szCs w:val="22"/>
                <w:lang w:val="pt-BR"/>
              </w:rPr>
            </w:pPr>
            <w:r w:rsidRPr="00702EE3">
              <w:rPr>
                <w:rFonts w:ascii="Calibri" w:hAnsi="Calibri"/>
                <w:b/>
                <w:noProof/>
                <w:sz w:val="22"/>
                <w:szCs w:val="22"/>
                <w:lang w:val="ro-RO" w:eastAsia="ro-RO"/>
              </w:rPr>
              <w:sym w:font="Wingdings" w:char="F06F"/>
            </w:r>
          </w:p>
        </w:tc>
        <w:tc>
          <w:tcPr>
            <w:tcW w:w="453" w:type="pct"/>
            <w:shd w:val="clear" w:color="auto" w:fill="auto"/>
          </w:tcPr>
          <w:p w14:paraId="6DDCDF20" w14:textId="77777777" w:rsidR="0093796B" w:rsidRPr="00702EE3" w:rsidRDefault="0093796B" w:rsidP="004237F5">
            <w:pPr>
              <w:jc w:val="center"/>
              <w:rPr>
                <w:rFonts w:asciiTheme="minorHAnsi" w:eastAsia="Calibri" w:hAnsiTheme="minorHAnsi"/>
                <w:b/>
                <w:bCs/>
                <w:sz w:val="22"/>
                <w:szCs w:val="22"/>
                <w:lang w:val="pt-BR"/>
              </w:rPr>
            </w:pPr>
            <w:r w:rsidRPr="00702EE3">
              <w:rPr>
                <w:rFonts w:ascii="Calibri" w:hAnsi="Calibri"/>
                <w:b/>
                <w:noProof/>
                <w:sz w:val="22"/>
                <w:szCs w:val="22"/>
                <w:lang w:val="ro-RO" w:eastAsia="ro-RO"/>
              </w:rPr>
              <w:sym w:font="Wingdings" w:char="F06F"/>
            </w:r>
          </w:p>
        </w:tc>
        <w:tc>
          <w:tcPr>
            <w:tcW w:w="676" w:type="pct"/>
            <w:shd w:val="clear" w:color="auto" w:fill="auto"/>
          </w:tcPr>
          <w:p w14:paraId="4D68AE4F" w14:textId="77777777" w:rsidR="0093796B" w:rsidRPr="00702EE3" w:rsidRDefault="0093796B" w:rsidP="004237F5">
            <w:pPr>
              <w:rPr>
                <w:rFonts w:asciiTheme="minorHAnsi" w:eastAsia="Calibri" w:hAnsiTheme="minorHAnsi"/>
                <w:b/>
                <w:bCs/>
                <w:sz w:val="22"/>
                <w:szCs w:val="22"/>
                <w:lang w:val="pt-BR"/>
              </w:rPr>
            </w:pPr>
          </w:p>
        </w:tc>
      </w:tr>
      <w:tr w:rsidR="0093796B" w:rsidRPr="00702EE3" w14:paraId="26AAF7FE" w14:textId="77777777" w:rsidTr="00130042">
        <w:tc>
          <w:tcPr>
            <w:tcW w:w="289" w:type="pct"/>
            <w:vMerge/>
            <w:shd w:val="clear" w:color="auto" w:fill="auto"/>
          </w:tcPr>
          <w:p w14:paraId="7EA0D0A5" w14:textId="77777777" w:rsidR="0093796B" w:rsidRPr="00702EE3" w:rsidRDefault="0093796B" w:rsidP="004237F5">
            <w:pPr>
              <w:spacing w:after="200" w:line="276" w:lineRule="auto"/>
              <w:rPr>
                <w:rFonts w:asciiTheme="minorHAnsi" w:eastAsia="Calibri" w:hAnsiTheme="minorHAnsi"/>
                <w:sz w:val="22"/>
                <w:szCs w:val="22"/>
              </w:rPr>
            </w:pPr>
          </w:p>
        </w:tc>
        <w:tc>
          <w:tcPr>
            <w:tcW w:w="2475" w:type="pct"/>
            <w:shd w:val="clear" w:color="auto" w:fill="auto"/>
          </w:tcPr>
          <w:p w14:paraId="7A7157A1" w14:textId="76E2304E" w:rsidR="0093796B" w:rsidRPr="00702EE3" w:rsidRDefault="0093796B" w:rsidP="004237F5">
            <w:pPr>
              <w:pStyle w:val="NoSpacing"/>
              <w:spacing w:line="276" w:lineRule="auto"/>
              <w:jc w:val="both"/>
              <w:rPr>
                <w:rFonts w:ascii="Calibri" w:hAnsi="Calibri"/>
                <w:b/>
                <w:sz w:val="22"/>
                <w:szCs w:val="22"/>
              </w:rPr>
            </w:pPr>
            <w:r w:rsidRPr="00702EE3">
              <w:rPr>
                <w:rFonts w:ascii="Calibri" w:eastAsia="Calibri" w:hAnsi="Calibri" w:cs="Calibri"/>
                <w:b/>
                <w:sz w:val="22"/>
                <w:szCs w:val="22"/>
                <w:lang w:val="es-ES"/>
              </w:rPr>
              <w:t xml:space="preserve">Doc. </w:t>
            </w:r>
            <w:r w:rsidR="006E512D" w:rsidRPr="00702EE3">
              <w:rPr>
                <w:rFonts w:ascii="Calibri" w:eastAsia="Calibri" w:hAnsi="Calibri" w:cs="Calibri"/>
                <w:b/>
                <w:sz w:val="22"/>
                <w:szCs w:val="22"/>
                <w:lang w:val="es-ES"/>
              </w:rPr>
              <w:t>5</w:t>
            </w:r>
            <w:r w:rsidRPr="00702EE3">
              <w:rPr>
                <w:rFonts w:ascii="Calibri" w:eastAsia="Calibri" w:hAnsi="Calibri" w:cs="Calibri"/>
                <w:b/>
                <w:sz w:val="22"/>
                <w:szCs w:val="22"/>
                <w:lang w:val="es-ES"/>
              </w:rPr>
              <w:t>.2 Graficul de eşalonare</w:t>
            </w:r>
            <w:r w:rsidRPr="00702EE3">
              <w:rPr>
                <w:rFonts w:ascii="Calibri" w:eastAsia="Calibri" w:hAnsi="Calibri" w:cs="Calibri"/>
                <w:sz w:val="22"/>
                <w:szCs w:val="22"/>
                <w:lang w:val="es-ES"/>
              </w:rPr>
              <w:t xml:space="preserve"> a datoriilor către bugetul consolidat (în cazul </w:t>
            </w:r>
            <w:r w:rsidRPr="00702EE3">
              <w:rPr>
                <w:rFonts w:ascii="Calibri" w:eastAsia="Calibri" w:hAnsi="Calibri" w:cs="Calibri"/>
                <w:sz w:val="22"/>
                <w:szCs w:val="22"/>
              </w:rPr>
              <w:t>î</w:t>
            </w:r>
            <w:r w:rsidRPr="00702EE3">
              <w:rPr>
                <w:rFonts w:ascii="Calibri" w:eastAsia="Calibri" w:hAnsi="Calibri" w:cs="Calibri"/>
                <w:sz w:val="22"/>
                <w:szCs w:val="22"/>
                <w:lang w:val="es-ES"/>
              </w:rPr>
              <w:t>n care beneficiarul figureaza cu datorii restante fiscale</w:t>
            </w:r>
            <w:r w:rsidR="009B0025" w:rsidRPr="00702EE3">
              <w:rPr>
                <w:rFonts w:ascii="Calibri" w:eastAsia="Calibri" w:hAnsi="Calibri" w:cs="Calibri"/>
                <w:sz w:val="22"/>
                <w:szCs w:val="22"/>
                <w:lang w:val="es-ES"/>
              </w:rPr>
              <w:t xml:space="preserve"> si sociale</w:t>
            </w:r>
            <w:r w:rsidRPr="00702EE3">
              <w:rPr>
                <w:rFonts w:ascii="Calibri" w:eastAsia="Calibri" w:hAnsi="Calibri" w:cs="Calibri"/>
                <w:sz w:val="22"/>
                <w:szCs w:val="22"/>
                <w:lang w:val="es-ES"/>
              </w:rPr>
              <w:t>)</w:t>
            </w:r>
          </w:p>
        </w:tc>
        <w:tc>
          <w:tcPr>
            <w:tcW w:w="657" w:type="pct"/>
            <w:shd w:val="clear" w:color="auto" w:fill="auto"/>
          </w:tcPr>
          <w:p w14:paraId="693BA7E8" w14:textId="01C5EAB9" w:rsidR="0093796B" w:rsidRPr="00702EE3" w:rsidRDefault="002B59D3" w:rsidP="002B59D3">
            <w:pPr>
              <w:spacing w:after="200" w:line="276" w:lineRule="auto"/>
              <w:contextualSpacing/>
              <w:rPr>
                <w:rFonts w:ascii="Calibri" w:hAnsi="Calibri"/>
                <w:b/>
                <w:noProof/>
                <w:sz w:val="22"/>
                <w:szCs w:val="22"/>
                <w:lang w:val="ro-RO" w:eastAsia="ro-RO"/>
              </w:rPr>
            </w:pPr>
            <w:r w:rsidRPr="00702EE3">
              <w:rPr>
                <w:rFonts w:ascii="Calibri" w:hAnsi="Calibri"/>
                <w:b/>
                <w:noProof/>
                <w:sz w:val="22"/>
                <w:szCs w:val="22"/>
                <w:lang w:val="ro-RO" w:eastAsia="ro-RO"/>
              </w:rPr>
              <w:t xml:space="preserve">      </w:t>
            </w:r>
            <w:r w:rsidR="0093796B" w:rsidRPr="00702EE3">
              <w:rPr>
                <w:rFonts w:ascii="Calibri" w:hAnsi="Calibri"/>
                <w:b/>
                <w:noProof/>
                <w:sz w:val="22"/>
                <w:szCs w:val="22"/>
                <w:lang w:val="ro-RO" w:eastAsia="ro-RO"/>
              </w:rPr>
              <w:sym w:font="Wingdings" w:char="F06F"/>
            </w:r>
          </w:p>
        </w:tc>
        <w:tc>
          <w:tcPr>
            <w:tcW w:w="450" w:type="pct"/>
            <w:shd w:val="clear" w:color="auto" w:fill="auto"/>
          </w:tcPr>
          <w:p w14:paraId="30A56931" w14:textId="77777777" w:rsidR="0093796B" w:rsidRPr="00702EE3" w:rsidRDefault="0093796B" w:rsidP="004237F5">
            <w:pPr>
              <w:jc w:val="center"/>
              <w:rPr>
                <w:rFonts w:ascii="Calibri" w:hAnsi="Calibri"/>
                <w:b/>
                <w:noProof/>
                <w:sz w:val="22"/>
                <w:szCs w:val="22"/>
                <w:lang w:val="ro-RO" w:eastAsia="ro-RO"/>
              </w:rPr>
            </w:pPr>
            <w:r w:rsidRPr="00702EE3">
              <w:rPr>
                <w:rFonts w:ascii="Calibri" w:hAnsi="Calibri"/>
                <w:b/>
                <w:noProof/>
                <w:sz w:val="22"/>
                <w:szCs w:val="22"/>
                <w:lang w:val="ro-RO" w:eastAsia="ro-RO"/>
              </w:rPr>
              <w:sym w:font="Wingdings" w:char="F06F"/>
            </w:r>
          </w:p>
        </w:tc>
        <w:tc>
          <w:tcPr>
            <w:tcW w:w="453" w:type="pct"/>
            <w:shd w:val="clear" w:color="auto" w:fill="auto"/>
          </w:tcPr>
          <w:p w14:paraId="54C14495" w14:textId="77777777" w:rsidR="0093796B" w:rsidRPr="00702EE3" w:rsidRDefault="0093796B" w:rsidP="004237F5">
            <w:pPr>
              <w:jc w:val="center"/>
              <w:rPr>
                <w:rFonts w:ascii="Calibri" w:hAnsi="Calibri"/>
                <w:b/>
                <w:noProof/>
                <w:sz w:val="22"/>
                <w:szCs w:val="22"/>
                <w:lang w:val="ro-RO" w:eastAsia="ro-RO"/>
              </w:rPr>
            </w:pPr>
            <w:r w:rsidRPr="00702EE3">
              <w:rPr>
                <w:rFonts w:ascii="Calibri" w:hAnsi="Calibri"/>
                <w:b/>
                <w:noProof/>
                <w:sz w:val="22"/>
                <w:szCs w:val="22"/>
                <w:lang w:val="ro-RO" w:eastAsia="ro-RO"/>
              </w:rPr>
              <w:sym w:font="Wingdings" w:char="F06F"/>
            </w:r>
          </w:p>
        </w:tc>
        <w:tc>
          <w:tcPr>
            <w:tcW w:w="676" w:type="pct"/>
            <w:shd w:val="clear" w:color="auto" w:fill="auto"/>
          </w:tcPr>
          <w:p w14:paraId="1570E26C" w14:textId="77777777" w:rsidR="0093796B" w:rsidRPr="00702EE3" w:rsidRDefault="0093796B" w:rsidP="004237F5">
            <w:pPr>
              <w:rPr>
                <w:rFonts w:asciiTheme="minorHAnsi" w:eastAsia="Calibri" w:hAnsiTheme="minorHAnsi"/>
                <w:b/>
                <w:bCs/>
                <w:sz w:val="22"/>
                <w:szCs w:val="22"/>
                <w:lang w:val="pt-BR"/>
              </w:rPr>
            </w:pPr>
          </w:p>
        </w:tc>
      </w:tr>
      <w:tr w:rsidR="003733D8" w:rsidRPr="00702EE3" w14:paraId="2155CCA5" w14:textId="77777777" w:rsidTr="00E04489">
        <w:tc>
          <w:tcPr>
            <w:tcW w:w="289" w:type="pct"/>
            <w:shd w:val="clear" w:color="auto" w:fill="auto"/>
          </w:tcPr>
          <w:p w14:paraId="293A499F" w14:textId="2C8BEE8F" w:rsidR="003733D8" w:rsidRPr="00702EE3" w:rsidRDefault="003733D8" w:rsidP="00E04489">
            <w:pPr>
              <w:rPr>
                <w:rFonts w:asciiTheme="minorHAnsi" w:eastAsia="Calibri" w:hAnsiTheme="minorHAnsi"/>
                <w:b/>
                <w:bCs/>
                <w:sz w:val="22"/>
                <w:szCs w:val="22"/>
                <w:lang w:val="pt-BR"/>
              </w:rPr>
            </w:pPr>
          </w:p>
        </w:tc>
        <w:tc>
          <w:tcPr>
            <w:tcW w:w="2475" w:type="pct"/>
            <w:shd w:val="clear" w:color="auto" w:fill="auto"/>
          </w:tcPr>
          <w:p w14:paraId="3C270F4F" w14:textId="77777777" w:rsidR="003733D8" w:rsidRPr="00702EE3" w:rsidRDefault="003733D8" w:rsidP="00E04489">
            <w:pPr>
              <w:rPr>
                <w:rFonts w:asciiTheme="minorHAnsi" w:eastAsia="Calibri" w:hAnsiTheme="minorHAnsi"/>
                <w:b/>
                <w:bCs/>
                <w:sz w:val="22"/>
                <w:szCs w:val="22"/>
                <w:lang w:val="pt-BR"/>
              </w:rPr>
            </w:pPr>
            <w:r w:rsidRPr="00702EE3">
              <w:rPr>
                <w:rFonts w:asciiTheme="minorHAnsi" w:eastAsia="Calibri" w:hAnsiTheme="minorHAnsi"/>
                <w:b/>
                <w:bCs/>
                <w:sz w:val="22"/>
                <w:szCs w:val="22"/>
                <w:lang w:val="pt-BR"/>
              </w:rPr>
              <w:t>Doc 4.2 Clasarea Notificarii</w:t>
            </w:r>
          </w:p>
        </w:tc>
        <w:tc>
          <w:tcPr>
            <w:tcW w:w="657" w:type="pct"/>
            <w:shd w:val="clear" w:color="auto" w:fill="auto"/>
          </w:tcPr>
          <w:p w14:paraId="41832C88" w14:textId="77777777" w:rsidR="003733D8" w:rsidRPr="00702EE3" w:rsidRDefault="003733D8" w:rsidP="00E04489">
            <w:pPr>
              <w:jc w:val="center"/>
              <w:rPr>
                <w:rFonts w:asciiTheme="minorHAnsi" w:eastAsia="Calibri" w:hAnsiTheme="minorHAnsi"/>
                <w:b/>
                <w:bCs/>
                <w:sz w:val="22"/>
                <w:szCs w:val="22"/>
                <w:lang w:val="pt-BR"/>
              </w:rPr>
            </w:pPr>
            <w:r w:rsidRPr="00702EE3">
              <w:rPr>
                <w:rFonts w:ascii="Calibri" w:hAnsi="Calibri"/>
                <w:b/>
                <w:noProof/>
                <w:sz w:val="22"/>
                <w:szCs w:val="22"/>
                <w:lang w:val="ro-RO" w:eastAsia="ro-RO"/>
              </w:rPr>
              <w:sym w:font="Wingdings" w:char="F06F"/>
            </w:r>
          </w:p>
        </w:tc>
        <w:tc>
          <w:tcPr>
            <w:tcW w:w="450" w:type="pct"/>
            <w:shd w:val="clear" w:color="auto" w:fill="auto"/>
          </w:tcPr>
          <w:p w14:paraId="60502749" w14:textId="77777777" w:rsidR="003733D8" w:rsidRPr="00702EE3" w:rsidRDefault="003733D8" w:rsidP="00E04489">
            <w:pPr>
              <w:jc w:val="center"/>
              <w:rPr>
                <w:rFonts w:asciiTheme="minorHAnsi" w:eastAsia="Calibri" w:hAnsiTheme="minorHAnsi"/>
                <w:b/>
                <w:bCs/>
                <w:sz w:val="22"/>
                <w:szCs w:val="22"/>
                <w:lang w:val="pt-BR"/>
              </w:rPr>
            </w:pPr>
            <w:r w:rsidRPr="00702EE3">
              <w:rPr>
                <w:rFonts w:ascii="Calibri" w:hAnsi="Calibri"/>
                <w:b/>
                <w:noProof/>
                <w:sz w:val="22"/>
                <w:szCs w:val="22"/>
                <w:lang w:val="ro-RO" w:eastAsia="ro-RO"/>
              </w:rPr>
              <w:sym w:font="Wingdings" w:char="F06F"/>
            </w:r>
          </w:p>
        </w:tc>
        <w:tc>
          <w:tcPr>
            <w:tcW w:w="453" w:type="pct"/>
            <w:shd w:val="clear" w:color="auto" w:fill="auto"/>
          </w:tcPr>
          <w:p w14:paraId="7DFFF91A" w14:textId="77777777" w:rsidR="003733D8" w:rsidRPr="00702EE3" w:rsidRDefault="003733D8" w:rsidP="00E04489">
            <w:pPr>
              <w:jc w:val="center"/>
              <w:rPr>
                <w:rFonts w:asciiTheme="minorHAnsi" w:eastAsia="Calibri" w:hAnsiTheme="minorHAnsi"/>
                <w:b/>
                <w:bCs/>
                <w:sz w:val="22"/>
                <w:szCs w:val="22"/>
                <w:lang w:val="pt-BR"/>
              </w:rPr>
            </w:pPr>
            <w:r w:rsidRPr="00702EE3">
              <w:rPr>
                <w:rFonts w:ascii="Calibri" w:hAnsi="Calibri"/>
                <w:b/>
                <w:noProof/>
                <w:sz w:val="22"/>
                <w:szCs w:val="22"/>
                <w:lang w:val="ro-RO" w:eastAsia="ro-RO"/>
              </w:rPr>
              <w:sym w:font="Wingdings" w:char="F06F"/>
            </w:r>
          </w:p>
        </w:tc>
        <w:tc>
          <w:tcPr>
            <w:tcW w:w="676" w:type="pct"/>
            <w:shd w:val="clear" w:color="auto" w:fill="auto"/>
          </w:tcPr>
          <w:p w14:paraId="600455A0" w14:textId="77777777" w:rsidR="003733D8" w:rsidRPr="00702EE3" w:rsidRDefault="003733D8" w:rsidP="00E04489">
            <w:pPr>
              <w:rPr>
                <w:rFonts w:asciiTheme="minorHAnsi" w:eastAsia="Calibri" w:hAnsiTheme="minorHAnsi"/>
                <w:b/>
                <w:bCs/>
                <w:sz w:val="22"/>
                <w:szCs w:val="22"/>
                <w:lang w:val="pt-BR"/>
              </w:rPr>
            </w:pPr>
          </w:p>
        </w:tc>
      </w:tr>
      <w:tr w:rsidR="003733D8" w:rsidRPr="00702EE3" w14:paraId="414A89BD" w14:textId="77777777" w:rsidTr="00E04489">
        <w:tc>
          <w:tcPr>
            <w:tcW w:w="289" w:type="pct"/>
            <w:shd w:val="clear" w:color="auto" w:fill="auto"/>
          </w:tcPr>
          <w:p w14:paraId="73989088" w14:textId="21278AFB" w:rsidR="003733D8" w:rsidRPr="00702EE3" w:rsidRDefault="003733D8" w:rsidP="00E04489">
            <w:pPr>
              <w:rPr>
                <w:rFonts w:asciiTheme="minorHAnsi" w:eastAsia="Calibri" w:hAnsiTheme="minorHAnsi"/>
                <w:b/>
                <w:bCs/>
                <w:sz w:val="22"/>
                <w:szCs w:val="22"/>
                <w:lang w:val="pt-BR"/>
              </w:rPr>
            </w:pPr>
          </w:p>
        </w:tc>
        <w:tc>
          <w:tcPr>
            <w:tcW w:w="2475" w:type="pct"/>
            <w:shd w:val="clear" w:color="auto" w:fill="auto"/>
          </w:tcPr>
          <w:p w14:paraId="3EEDB342" w14:textId="77777777" w:rsidR="003733D8" w:rsidRPr="00702EE3" w:rsidRDefault="003733D8" w:rsidP="00E04489">
            <w:pPr>
              <w:jc w:val="both"/>
              <w:rPr>
                <w:rFonts w:asciiTheme="minorHAnsi" w:eastAsia="Calibri" w:hAnsiTheme="minorHAnsi"/>
                <w:b/>
                <w:bCs/>
                <w:sz w:val="22"/>
                <w:szCs w:val="22"/>
                <w:lang w:val="pt-BR"/>
              </w:rPr>
            </w:pPr>
            <w:r w:rsidRPr="00702EE3">
              <w:rPr>
                <w:rFonts w:ascii="Calibri" w:hAnsi="Calibri" w:cs="Calibri"/>
                <w:b/>
                <w:sz w:val="22"/>
                <w:szCs w:val="22"/>
                <w:lang w:val="en-GB"/>
              </w:rPr>
              <w:t>Doc. 4.3 Decizia etapei de încadrare (ca document final) /ACORD DE MEDIU emis de Autoritatea competenta de mediu</w:t>
            </w:r>
          </w:p>
        </w:tc>
        <w:tc>
          <w:tcPr>
            <w:tcW w:w="657" w:type="pct"/>
            <w:shd w:val="clear" w:color="auto" w:fill="auto"/>
          </w:tcPr>
          <w:p w14:paraId="4002BC93" w14:textId="77777777" w:rsidR="003733D8" w:rsidRPr="00702EE3" w:rsidRDefault="003733D8" w:rsidP="00E04489">
            <w:pPr>
              <w:jc w:val="center"/>
              <w:rPr>
                <w:rFonts w:asciiTheme="minorHAnsi" w:eastAsia="Calibri" w:hAnsiTheme="minorHAnsi"/>
                <w:b/>
                <w:bCs/>
                <w:sz w:val="22"/>
                <w:szCs w:val="22"/>
                <w:lang w:val="pt-BR"/>
              </w:rPr>
            </w:pPr>
            <w:r w:rsidRPr="00702EE3">
              <w:rPr>
                <w:rFonts w:ascii="Calibri" w:hAnsi="Calibri"/>
                <w:b/>
                <w:noProof/>
                <w:sz w:val="22"/>
                <w:szCs w:val="22"/>
                <w:lang w:val="ro-RO" w:eastAsia="ro-RO"/>
              </w:rPr>
              <w:sym w:font="Wingdings" w:char="F06F"/>
            </w:r>
          </w:p>
        </w:tc>
        <w:tc>
          <w:tcPr>
            <w:tcW w:w="450" w:type="pct"/>
            <w:shd w:val="clear" w:color="auto" w:fill="auto"/>
          </w:tcPr>
          <w:p w14:paraId="440925D3" w14:textId="77777777" w:rsidR="003733D8" w:rsidRPr="00702EE3" w:rsidRDefault="003733D8" w:rsidP="00E04489">
            <w:pPr>
              <w:jc w:val="center"/>
              <w:rPr>
                <w:rFonts w:asciiTheme="minorHAnsi" w:eastAsia="Calibri" w:hAnsiTheme="minorHAnsi"/>
                <w:b/>
                <w:bCs/>
                <w:sz w:val="22"/>
                <w:szCs w:val="22"/>
                <w:lang w:val="pt-BR"/>
              </w:rPr>
            </w:pPr>
            <w:r w:rsidRPr="00702EE3">
              <w:rPr>
                <w:rFonts w:ascii="Calibri" w:hAnsi="Calibri"/>
                <w:b/>
                <w:noProof/>
                <w:sz w:val="22"/>
                <w:szCs w:val="22"/>
                <w:lang w:val="ro-RO" w:eastAsia="ro-RO"/>
              </w:rPr>
              <w:sym w:font="Wingdings" w:char="F06F"/>
            </w:r>
          </w:p>
        </w:tc>
        <w:tc>
          <w:tcPr>
            <w:tcW w:w="453" w:type="pct"/>
            <w:shd w:val="clear" w:color="auto" w:fill="auto"/>
          </w:tcPr>
          <w:p w14:paraId="2DFCE200" w14:textId="75A9BFD9" w:rsidR="003733D8" w:rsidRPr="00702EE3" w:rsidRDefault="00D547B1" w:rsidP="00E04489">
            <w:pPr>
              <w:rPr>
                <w:rFonts w:asciiTheme="minorHAnsi" w:eastAsia="Calibri" w:hAnsiTheme="minorHAnsi"/>
                <w:b/>
                <w:bCs/>
                <w:sz w:val="22"/>
                <w:szCs w:val="22"/>
                <w:lang w:val="pt-BR"/>
              </w:rPr>
            </w:pPr>
            <w:r w:rsidRPr="00702EE3">
              <w:rPr>
                <w:rFonts w:ascii="Calibri" w:hAnsi="Calibri"/>
                <w:b/>
                <w:noProof/>
                <w:sz w:val="22"/>
                <w:szCs w:val="22"/>
                <w:lang w:val="ro-RO" w:eastAsia="ro-RO"/>
              </w:rPr>
              <w:t xml:space="preserve">    </w:t>
            </w:r>
            <w:r w:rsidR="003733D8" w:rsidRPr="00702EE3">
              <w:rPr>
                <w:rFonts w:ascii="Calibri" w:hAnsi="Calibri"/>
                <w:b/>
                <w:noProof/>
                <w:sz w:val="22"/>
                <w:szCs w:val="22"/>
                <w:lang w:val="ro-RO" w:eastAsia="ro-RO"/>
              </w:rPr>
              <w:sym w:font="Wingdings" w:char="F06F"/>
            </w:r>
          </w:p>
        </w:tc>
        <w:tc>
          <w:tcPr>
            <w:tcW w:w="676" w:type="pct"/>
            <w:shd w:val="clear" w:color="auto" w:fill="auto"/>
          </w:tcPr>
          <w:p w14:paraId="5976E560" w14:textId="77777777" w:rsidR="003733D8" w:rsidRPr="00702EE3" w:rsidRDefault="003733D8" w:rsidP="00E04489">
            <w:pPr>
              <w:rPr>
                <w:rFonts w:asciiTheme="minorHAnsi" w:eastAsia="Calibri" w:hAnsiTheme="minorHAnsi"/>
                <w:b/>
                <w:bCs/>
                <w:sz w:val="22"/>
                <w:szCs w:val="22"/>
                <w:lang w:val="pt-BR"/>
              </w:rPr>
            </w:pPr>
          </w:p>
        </w:tc>
      </w:tr>
    </w:tbl>
    <w:p w14:paraId="6B36B59F" w14:textId="73843F06" w:rsidR="0093796B" w:rsidRPr="00702EE3" w:rsidRDefault="0093796B" w:rsidP="0093796B">
      <w:pPr>
        <w:ind w:right="284"/>
        <w:jc w:val="both"/>
        <w:rPr>
          <w:rFonts w:asciiTheme="minorHAnsi" w:eastAsia="Calibri" w:hAnsiTheme="minorHAnsi"/>
          <w:bCs/>
          <w:iCs/>
          <w:sz w:val="22"/>
          <w:szCs w:val="22"/>
          <w:lang w:val="ro-RO"/>
        </w:rPr>
      </w:pPr>
      <w:r w:rsidRPr="00702EE3">
        <w:rPr>
          <w:rFonts w:asciiTheme="minorHAnsi" w:eastAsia="Calibri" w:hAnsiTheme="minorHAnsi"/>
          <w:b/>
          <w:bCs/>
          <w:iCs/>
          <w:sz w:val="22"/>
          <w:szCs w:val="22"/>
          <w:lang w:val="ro-RO"/>
        </w:rPr>
        <w:t xml:space="preserve">În etapa a II-a de stabilire a eligibilității cererii de finanțare, la nivelul OJFIR  </w:t>
      </w:r>
      <w:r w:rsidRPr="00702EE3">
        <w:rPr>
          <w:rFonts w:asciiTheme="minorHAnsi" w:eastAsia="Calibri" w:hAnsiTheme="minorHAnsi"/>
          <w:bCs/>
          <w:iCs/>
          <w:sz w:val="22"/>
          <w:szCs w:val="22"/>
          <w:lang w:val="ro-RO"/>
        </w:rPr>
        <w:t>expertul verifica următoarele documente care se depun în acelasi termen de depunere a cererii de finanțare și a documentelor anexe pe suport de hârtie, respectiv:</w:t>
      </w:r>
    </w:p>
    <w:p w14:paraId="77FD4B1E" w14:textId="5D641800" w:rsidR="004C1AB8" w:rsidRPr="00702EE3" w:rsidRDefault="004C1AB8" w:rsidP="004C1AB8">
      <w:pPr>
        <w:shd w:val="clear" w:color="auto" w:fill="FFFFFF"/>
        <w:spacing w:line="276" w:lineRule="auto"/>
        <w:jc w:val="both"/>
        <w:rPr>
          <w:rFonts w:ascii="Calibri" w:hAnsi="Calibri" w:cs="Calibri"/>
          <w:b/>
          <w:i/>
        </w:rPr>
      </w:pPr>
    </w:p>
    <w:p w14:paraId="6EE4115C" w14:textId="5FCFD5CC" w:rsidR="004C1AB8" w:rsidRPr="00702EE3" w:rsidRDefault="004C1AB8" w:rsidP="004C1AB8">
      <w:pPr>
        <w:shd w:val="clear" w:color="auto" w:fill="FFFFFF"/>
        <w:spacing w:line="276" w:lineRule="auto"/>
        <w:jc w:val="both"/>
        <w:rPr>
          <w:rFonts w:ascii="Calibri" w:hAnsi="Calibri" w:cs="Calibri"/>
          <w:b/>
          <w:bCs/>
          <w:noProof/>
        </w:rPr>
      </w:pPr>
      <w:r w:rsidRPr="00702EE3">
        <w:rPr>
          <w:rFonts w:ascii="Calibri" w:hAnsi="Calibri" w:cs="Calibri"/>
          <w:b/>
        </w:rPr>
        <w:t>Doc.4.2 Clasarea notificării</w:t>
      </w:r>
      <w:r w:rsidR="00D41577" w:rsidRPr="00702EE3">
        <w:rPr>
          <w:rFonts w:ascii="Calibri" w:hAnsi="Calibri" w:cs="Calibri"/>
          <w:b/>
        </w:rPr>
        <w:t xml:space="preserve"> </w:t>
      </w:r>
      <w:proofErr w:type="gramStart"/>
      <w:r w:rsidR="00D41577" w:rsidRPr="00702EE3">
        <w:rPr>
          <w:rFonts w:asciiTheme="minorHAnsi" w:hAnsiTheme="minorHAnsi" w:cstheme="minorHAnsi"/>
          <w:b/>
          <w:lang w:val="en-GB"/>
        </w:rPr>
        <w:t>( ca</w:t>
      </w:r>
      <w:proofErr w:type="gramEnd"/>
      <w:r w:rsidR="00D41577" w:rsidRPr="00702EE3">
        <w:rPr>
          <w:rFonts w:asciiTheme="minorHAnsi" w:hAnsiTheme="minorHAnsi" w:cstheme="minorHAnsi"/>
          <w:b/>
          <w:lang w:val="en-GB"/>
        </w:rPr>
        <w:t xml:space="preserve"> document final)</w:t>
      </w:r>
    </w:p>
    <w:p w14:paraId="0712CC2D" w14:textId="23C2E4B1" w:rsidR="0093796B" w:rsidRPr="00702EE3" w:rsidRDefault="0093796B" w:rsidP="0093796B">
      <w:pPr>
        <w:jc w:val="both"/>
        <w:rPr>
          <w:rFonts w:asciiTheme="minorHAnsi" w:hAnsiTheme="minorHAnsi" w:cstheme="minorHAnsi"/>
          <w:b/>
          <w:lang w:val="ro-RO"/>
        </w:rPr>
      </w:pPr>
      <w:r w:rsidRPr="00702EE3">
        <w:rPr>
          <w:rFonts w:asciiTheme="minorHAnsi" w:hAnsiTheme="minorHAnsi" w:cstheme="minorHAnsi"/>
          <w:b/>
        </w:rPr>
        <w:t xml:space="preserve">Doc. </w:t>
      </w:r>
      <w:proofErr w:type="gramStart"/>
      <w:r w:rsidR="003F6100" w:rsidRPr="00702EE3">
        <w:rPr>
          <w:rFonts w:asciiTheme="minorHAnsi" w:hAnsiTheme="minorHAnsi" w:cstheme="minorHAnsi"/>
          <w:b/>
        </w:rPr>
        <w:t>4</w:t>
      </w:r>
      <w:r w:rsidRPr="00702EE3">
        <w:rPr>
          <w:rFonts w:asciiTheme="minorHAnsi" w:hAnsiTheme="minorHAnsi" w:cstheme="minorHAnsi"/>
          <w:b/>
        </w:rPr>
        <w:t>.</w:t>
      </w:r>
      <w:r w:rsidR="0090791E" w:rsidRPr="00702EE3">
        <w:rPr>
          <w:rFonts w:asciiTheme="minorHAnsi" w:hAnsiTheme="minorHAnsi" w:cstheme="minorHAnsi"/>
          <w:b/>
        </w:rPr>
        <w:t>3</w:t>
      </w:r>
      <w:r w:rsidRPr="00702EE3">
        <w:rPr>
          <w:rFonts w:asciiTheme="minorHAnsi" w:hAnsiTheme="minorHAnsi" w:cstheme="minorHAnsi"/>
          <w:b/>
        </w:rPr>
        <w:t xml:space="preserve">  </w:t>
      </w:r>
      <w:r w:rsidRPr="00702EE3">
        <w:rPr>
          <w:rFonts w:asciiTheme="minorHAnsi" w:hAnsiTheme="minorHAnsi" w:cstheme="minorHAnsi"/>
          <w:b/>
          <w:lang w:val="en-GB"/>
        </w:rPr>
        <w:t>Decizia</w:t>
      </w:r>
      <w:proofErr w:type="gramEnd"/>
      <w:r w:rsidRPr="00702EE3">
        <w:rPr>
          <w:rFonts w:asciiTheme="minorHAnsi" w:hAnsiTheme="minorHAnsi" w:cstheme="minorHAnsi"/>
          <w:b/>
          <w:lang w:val="en-GB"/>
        </w:rPr>
        <w:t xml:space="preserve"> etapei de încadrare</w:t>
      </w:r>
      <w:r w:rsidR="004C1AB8" w:rsidRPr="00702EE3">
        <w:rPr>
          <w:rFonts w:asciiTheme="minorHAnsi" w:hAnsiTheme="minorHAnsi" w:cstheme="minorHAnsi"/>
          <w:b/>
          <w:lang w:val="en-GB"/>
        </w:rPr>
        <w:t xml:space="preserve"> ( ca document final) </w:t>
      </w:r>
      <w:r w:rsidRPr="00702EE3">
        <w:rPr>
          <w:rFonts w:asciiTheme="minorHAnsi" w:hAnsiTheme="minorHAnsi" w:cstheme="minorHAnsi"/>
          <w:b/>
          <w:lang w:val="en-GB"/>
        </w:rPr>
        <w:t xml:space="preserve">/ACORD DE MEDIU emis de </w:t>
      </w:r>
      <w:r w:rsidR="004C1AB8" w:rsidRPr="00702EE3">
        <w:rPr>
          <w:rFonts w:asciiTheme="minorHAnsi" w:hAnsiTheme="minorHAnsi" w:cstheme="minorHAnsi"/>
          <w:b/>
          <w:lang w:val="en-GB"/>
        </w:rPr>
        <w:t>Autoritatea competent</w:t>
      </w:r>
      <w:r w:rsidR="004C1AB8" w:rsidRPr="00702EE3">
        <w:rPr>
          <w:rFonts w:asciiTheme="minorHAnsi" w:hAnsiTheme="minorHAnsi" w:cstheme="minorHAnsi"/>
          <w:b/>
          <w:lang w:val="ro-RO"/>
        </w:rPr>
        <w:t>ă de mediu</w:t>
      </w:r>
    </w:p>
    <w:p w14:paraId="772F9889" w14:textId="629B517B" w:rsidR="0093796B" w:rsidRPr="00702EE3" w:rsidRDefault="0093796B" w:rsidP="0093796B">
      <w:pPr>
        <w:pStyle w:val="ListParagraph"/>
        <w:spacing w:after="0" w:line="240" w:lineRule="auto"/>
        <w:jc w:val="both"/>
        <w:rPr>
          <w:rFonts w:asciiTheme="minorHAnsi" w:hAnsiTheme="minorHAnsi"/>
          <w:bCs/>
          <w:iCs/>
        </w:rPr>
      </w:pPr>
    </w:p>
    <w:p w14:paraId="77FBB6D4" w14:textId="0D4476D5" w:rsidR="0093796B" w:rsidRPr="00702EE3" w:rsidRDefault="0093796B" w:rsidP="0093796B">
      <w:pPr>
        <w:ind w:right="284"/>
        <w:jc w:val="both"/>
        <w:rPr>
          <w:rFonts w:asciiTheme="minorHAnsi" w:hAnsiTheme="minorHAnsi" w:cstheme="minorHAnsi"/>
          <w:lang w:val="it-IT"/>
        </w:rPr>
      </w:pPr>
      <w:r w:rsidRPr="00702EE3">
        <w:rPr>
          <w:rFonts w:ascii="Calibri" w:hAnsi="Calibri" w:cs="Calibri"/>
          <w:lang w:val="ro-RO"/>
        </w:rPr>
        <w:t xml:space="preserve">În cazul în care </w:t>
      </w:r>
      <w:r w:rsidRPr="00702EE3">
        <w:rPr>
          <w:rFonts w:ascii="Calibri" w:hAnsi="Calibri" w:cs="Calibri"/>
          <w:lang w:val="en-GB"/>
        </w:rPr>
        <w:t xml:space="preserve"> la depunerea cererii de finanțare nu a fost depus documentul final pentru proiect, și, la contractare a fost depusă </w:t>
      </w:r>
      <w:r w:rsidRPr="00702EE3">
        <w:rPr>
          <w:rFonts w:ascii="Calibri" w:hAnsi="Calibri" w:cs="Calibri"/>
          <w:i/>
          <w:lang w:val="en-GB"/>
        </w:rPr>
        <w:t>Decizia etapei de încadrare</w:t>
      </w:r>
      <w:r w:rsidRPr="00702EE3">
        <w:rPr>
          <w:rFonts w:ascii="Calibri" w:hAnsi="Calibri" w:cs="Calibri"/>
          <w:lang w:val="en-GB"/>
        </w:rPr>
        <w:t xml:space="preserve">, se verifică dacă în cadrul acesteia se menționează că proiectul nu se supune evaluării impactului asupra mediului sau asupra evaluării adecvate. Dacă DA, acest document </w:t>
      </w:r>
      <w:proofErr w:type="gramStart"/>
      <w:r w:rsidRPr="00702EE3">
        <w:rPr>
          <w:rFonts w:ascii="Calibri" w:hAnsi="Calibri" w:cs="Calibri"/>
          <w:lang w:val="en-GB"/>
        </w:rPr>
        <w:t>este</w:t>
      </w:r>
      <w:proofErr w:type="gramEnd"/>
      <w:r w:rsidRPr="00702EE3">
        <w:rPr>
          <w:rFonts w:ascii="Calibri" w:hAnsi="Calibri" w:cs="Calibri"/>
          <w:lang w:val="en-GB"/>
        </w:rPr>
        <w:t xml:space="preserve"> considerat document final emis de APM pentru mediu. Dacă a fost depus Acordul de mediu, atunci acesta </w:t>
      </w:r>
      <w:proofErr w:type="gramStart"/>
      <w:r w:rsidRPr="00702EE3">
        <w:rPr>
          <w:rFonts w:ascii="Calibri" w:hAnsi="Calibri" w:cs="Calibri"/>
          <w:lang w:val="en-GB"/>
        </w:rPr>
        <w:t>este</w:t>
      </w:r>
      <w:proofErr w:type="gramEnd"/>
      <w:r w:rsidRPr="00702EE3">
        <w:rPr>
          <w:rFonts w:ascii="Calibri" w:hAnsi="Calibri" w:cs="Calibri"/>
          <w:lang w:val="en-GB"/>
        </w:rPr>
        <w:t xml:space="preserve"> considerat document final pentru proiect și, </w:t>
      </w:r>
      <w:r w:rsidRPr="00702EE3">
        <w:rPr>
          <w:rFonts w:ascii="Calibri" w:hAnsi="Calibri" w:cs="Calibri"/>
          <w:lang w:val="ro-RO"/>
        </w:rPr>
        <w:t>expertul va verific</w:t>
      </w:r>
      <w:r w:rsidRPr="00702EE3">
        <w:rPr>
          <w:rFonts w:ascii="Calibri" w:hAnsi="Calibri" w:cs="Calibri"/>
          <w:lang w:val="en-GB"/>
        </w:rPr>
        <w:t xml:space="preserve">a </w:t>
      </w:r>
      <w:r w:rsidRPr="00702EE3">
        <w:rPr>
          <w:rFonts w:ascii="Calibri" w:hAnsi="Calibri" w:cs="Calibri"/>
          <w:lang w:val="ro-RO"/>
        </w:rPr>
        <w:t xml:space="preserve">concordanţa datelor din </w:t>
      </w:r>
      <w:r w:rsidR="00F10106" w:rsidRPr="00702EE3">
        <w:rPr>
          <w:rFonts w:ascii="Calibri" w:hAnsi="Calibri" w:cs="Calibri"/>
          <w:lang w:val="ro-RO"/>
        </w:rPr>
        <w:t>cererea de finanțare</w:t>
      </w:r>
      <w:r w:rsidRPr="00702EE3">
        <w:rPr>
          <w:rFonts w:ascii="Calibri" w:hAnsi="Calibri" w:cs="Calibri"/>
          <w:lang w:val="ro-RO"/>
        </w:rPr>
        <w:t xml:space="preserve"> cu datele din document</w:t>
      </w:r>
      <w:r w:rsidR="00D41577" w:rsidRPr="00702EE3">
        <w:rPr>
          <w:rFonts w:asciiTheme="minorHAnsi" w:hAnsiTheme="minorHAnsi" w:cstheme="minorHAnsi"/>
          <w:sz w:val="22"/>
          <w:szCs w:val="22"/>
          <w:lang w:val="it-IT"/>
        </w:rPr>
        <w:t>, respectiv</w:t>
      </w:r>
      <w:r w:rsidRPr="00702EE3">
        <w:rPr>
          <w:rFonts w:asciiTheme="minorHAnsi" w:hAnsiTheme="minorHAnsi" w:cstheme="minorHAnsi"/>
          <w:sz w:val="22"/>
          <w:szCs w:val="22"/>
          <w:lang w:val="it-IT"/>
        </w:rPr>
        <w:t>:</w:t>
      </w:r>
    </w:p>
    <w:p w14:paraId="0EA1D4FC" w14:textId="1625E002" w:rsidR="0093796B" w:rsidRPr="00702EE3" w:rsidRDefault="0093796B" w:rsidP="0093796B">
      <w:pPr>
        <w:pStyle w:val="ListParagraph"/>
        <w:spacing w:after="0" w:line="240" w:lineRule="auto"/>
        <w:ind w:left="1080" w:right="284"/>
        <w:jc w:val="both"/>
        <w:rPr>
          <w:rFonts w:asciiTheme="minorHAnsi" w:hAnsiTheme="minorHAnsi" w:cstheme="minorHAnsi"/>
          <w:lang w:val="it-IT"/>
        </w:rPr>
      </w:pPr>
      <w:r w:rsidRPr="00702EE3">
        <w:rPr>
          <w:rFonts w:asciiTheme="minorHAnsi" w:hAnsiTheme="minorHAnsi" w:cstheme="minorHAnsi"/>
          <w:lang w:val="it-IT"/>
        </w:rPr>
        <w:t xml:space="preserve">- numele solicitantului, titlul </w:t>
      </w:r>
      <w:proofErr w:type="gramStart"/>
      <w:r w:rsidRPr="00702EE3">
        <w:rPr>
          <w:rFonts w:asciiTheme="minorHAnsi" w:hAnsiTheme="minorHAnsi" w:cstheme="minorHAnsi"/>
          <w:lang w:val="it-IT"/>
        </w:rPr>
        <w:t>proiectului,  localizarea</w:t>
      </w:r>
      <w:proofErr w:type="gramEnd"/>
      <w:r w:rsidRPr="00702EE3">
        <w:rPr>
          <w:rFonts w:asciiTheme="minorHAnsi" w:hAnsiTheme="minorHAnsi" w:cstheme="minorHAnsi"/>
          <w:lang w:val="it-IT"/>
        </w:rPr>
        <w:t xml:space="preserve"> investitiei, </w:t>
      </w:r>
    </w:p>
    <w:p w14:paraId="717485A9" w14:textId="56B99EC3" w:rsidR="0093796B" w:rsidRPr="00702EE3" w:rsidRDefault="0093796B" w:rsidP="0093796B">
      <w:pPr>
        <w:pStyle w:val="ListParagraph"/>
        <w:spacing w:after="0" w:line="240" w:lineRule="auto"/>
        <w:ind w:left="1080" w:right="284"/>
        <w:jc w:val="both"/>
        <w:rPr>
          <w:rFonts w:asciiTheme="minorHAnsi" w:hAnsiTheme="minorHAnsi" w:cstheme="minorHAnsi"/>
          <w:lang w:val="it-IT"/>
        </w:rPr>
      </w:pPr>
      <w:r w:rsidRPr="00702EE3">
        <w:rPr>
          <w:rFonts w:asciiTheme="minorHAnsi" w:hAnsiTheme="minorHAnsi" w:cstheme="minorHAnsi"/>
          <w:lang w:val="it-IT"/>
        </w:rPr>
        <w:t xml:space="preserve">- daca acest document precizează concordanţa cu legislatia in vigoare, </w:t>
      </w:r>
    </w:p>
    <w:p w14:paraId="1E38947D" w14:textId="2A0C7190" w:rsidR="0093796B" w:rsidRPr="00702EE3" w:rsidRDefault="0093796B" w:rsidP="0093796B">
      <w:pPr>
        <w:pStyle w:val="ListParagraph"/>
        <w:spacing w:after="0" w:line="240" w:lineRule="auto"/>
        <w:ind w:left="1080" w:right="284"/>
        <w:jc w:val="both"/>
        <w:rPr>
          <w:rFonts w:asciiTheme="minorHAnsi" w:hAnsiTheme="minorHAnsi" w:cstheme="minorHAnsi"/>
          <w:lang w:val="it-IT"/>
        </w:rPr>
      </w:pPr>
      <w:r w:rsidRPr="00702EE3">
        <w:rPr>
          <w:rFonts w:asciiTheme="minorHAnsi" w:hAnsiTheme="minorHAnsi" w:cstheme="minorHAnsi"/>
          <w:lang w:val="it-IT"/>
        </w:rPr>
        <w:t xml:space="preserve">- daca acest document </w:t>
      </w:r>
      <w:proofErr w:type="gramStart"/>
      <w:r w:rsidRPr="00702EE3">
        <w:rPr>
          <w:rFonts w:asciiTheme="minorHAnsi" w:hAnsiTheme="minorHAnsi" w:cstheme="minorHAnsi"/>
          <w:lang w:val="it-IT"/>
        </w:rPr>
        <w:t>prevede  conditii</w:t>
      </w:r>
      <w:proofErr w:type="gramEnd"/>
      <w:r w:rsidRPr="00702EE3">
        <w:rPr>
          <w:rFonts w:asciiTheme="minorHAnsi" w:hAnsiTheme="minorHAnsi" w:cstheme="minorHAnsi"/>
          <w:lang w:val="it-IT"/>
        </w:rPr>
        <w:t xml:space="preserve"> de implementare şi în acest caz dacă aceste condiţii se regăsesc în realizarea investitiei prin cheltuieli cuprinse in bugetul indicativ al proiectului.</w:t>
      </w:r>
    </w:p>
    <w:p w14:paraId="7BA54F0E" w14:textId="3A6D692B" w:rsidR="0093796B" w:rsidRPr="00702EE3" w:rsidRDefault="0093796B" w:rsidP="0093796B">
      <w:pPr>
        <w:ind w:right="284"/>
        <w:jc w:val="both"/>
        <w:rPr>
          <w:rFonts w:asciiTheme="minorHAnsi" w:hAnsiTheme="minorHAnsi" w:cstheme="minorHAnsi"/>
          <w:sz w:val="22"/>
          <w:szCs w:val="22"/>
          <w:lang w:val="ro-RO"/>
        </w:rPr>
      </w:pPr>
    </w:p>
    <w:p w14:paraId="0FD6CF83" w14:textId="13C1341A" w:rsidR="0093796B" w:rsidRPr="00702EE3" w:rsidRDefault="0093796B" w:rsidP="0093796B">
      <w:pPr>
        <w:ind w:right="284"/>
        <w:jc w:val="both"/>
        <w:rPr>
          <w:rFonts w:asciiTheme="minorHAnsi" w:hAnsiTheme="minorHAnsi" w:cstheme="minorHAnsi"/>
          <w:sz w:val="22"/>
          <w:szCs w:val="22"/>
          <w:lang w:val="ro-RO"/>
        </w:rPr>
      </w:pPr>
      <w:r w:rsidRPr="00702EE3">
        <w:rPr>
          <w:rFonts w:asciiTheme="minorHAnsi" w:hAnsiTheme="minorHAnsi" w:cstheme="minorHAnsi"/>
          <w:sz w:val="22"/>
          <w:szCs w:val="22"/>
          <w:lang w:val="ro-RO"/>
        </w:rPr>
        <w:t>Dacă toate precizările de mai sus sunt verificate, expertul bifează căsuţa DA. În caz contrar se bifează căsuţa Nu şi se motivează poziţia la rubrica Observaţii. Acest document este necesar pentru  finalizarea evaluării  următoarelor criterii de eligibilitate: EG</w:t>
      </w:r>
      <w:r w:rsidR="003F6100" w:rsidRPr="00702EE3">
        <w:rPr>
          <w:rFonts w:asciiTheme="minorHAnsi" w:hAnsiTheme="minorHAnsi" w:cstheme="minorHAnsi"/>
          <w:sz w:val="22"/>
          <w:szCs w:val="22"/>
          <w:lang w:val="ro-RO"/>
        </w:rPr>
        <w:t>6</w:t>
      </w:r>
      <w:r w:rsidRPr="00702EE3">
        <w:rPr>
          <w:rFonts w:asciiTheme="minorHAnsi" w:hAnsiTheme="minorHAnsi" w:cstheme="minorHAnsi"/>
          <w:sz w:val="22"/>
          <w:szCs w:val="22"/>
          <w:lang w:val="ro-RO"/>
        </w:rPr>
        <w:t xml:space="preserve">. </w:t>
      </w:r>
    </w:p>
    <w:p w14:paraId="3EE39F25" w14:textId="4020EAB3" w:rsidR="0093796B" w:rsidRPr="00702EE3" w:rsidRDefault="0093796B" w:rsidP="0093796B">
      <w:pPr>
        <w:ind w:right="284"/>
        <w:jc w:val="both"/>
        <w:rPr>
          <w:rFonts w:asciiTheme="minorHAnsi" w:eastAsia="Calibri" w:hAnsiTheme="minorHAnsi"/>
          <w:b/>
          <w:bCs/>
          <w:iCs/>
          <w:sz w:val="22"/>
          <w:szCs w:val="22"/>
          <w:lang w:val="ro-RO"/>
        </w:rPr>
      </w:pPr>
    </w:p>
    <w:p w14:paraId="26190CDD" w14:textId="3C7A949B" w:rsidR="0093796B" w:rsidRPr="00702EE3" w:rsidRDefault="0093796B" w:rsidP="00367F4D">
      <w:pPr>
        <w:pStyle w:val="NoSpacing"/>
        <w:ind w:right="284"/>
        <w:jc w:val="both"/>
        <w:rPr>
          <w:rFonts w:asciiTheme="minorHAnsi" w:hAnsiTheme="minorHAnsi" w:cstheme="minorHAnsi"/>
          <w:b/>
          <w:sz w:val="22"/>
          <w:szCs w:val="24"/>
        </w:rPr>
      </w:pPr>
      <w:r w:rsidRPr="00702EE3">
        <w:rPr>
          <w:rFonts w:asciiTheme="minorHAnsi" w:eastAsia="Calibri" w:hAnsiTheme="minorHAnsi" w:cstheme="minorHAnsi"/>
          <w:b/>
          <w:sz w:val="22"/>
          <w:szCs w:val="24"/>
        </w:rPr>
        <w:t xml:space="preserve">Doc. </w:t>
      </w:r>
      <w:r w:rsidR="00555B05" w:rsidRPr="00702EE3">
        <w:rPr>
          <w:rFonts w:asciiTheme="minorHAnsi" w:eastAsia="Calibri" w:hAnsiTheme="minorHAnsi" w:cstheme="minorHAnsi"/>
          <w:b/>
          <w:sz w:val="22"/>
          <w:szCs w:val="24"/>
        </w:rPr>
        <w:t>6</w:t>
      </w:r>
      <w:r w:rsidRPr="00702EE3">
        <w:rPr>
          <w:rFonts w:asciiTheme="minorHAnsi" w:eastAsia="Calibri" w:hAnsiTheme="minorHAnsi" w:cstheme="minorHAnsi"/>
          <w:b/>
          <w:sz w:val="22"/>
          <w:szCs w:val="24"/>
        </w:rPr>
        <w:t xml:space="preserve">.1 </w:t>
      </w:r>
      <w:r w:rsidRPr="00702EE3">
        <w:rPr>
          <w:rFonts w:asciiTheme="minorHAnsi" w:hAnsiTheme="minorHAnsi" w:cstheme="minorHAnsi"/>
          <w:b/>
          <w:sz w:val="22"/>
          <w:szCs w:val="24"/>
        </w:rPr>
        <w:t>DOCUMENTE CARE DOVEDESC CAPACITATEA ŞI SURSA DE COFINANŢARE a investiţiei emise de o instituţie financiară</w:t>
      </w:r>
    </w:p>
    <w:p w14:paraId="273DF6C4" w14:textId="77777777" w:rsidR="0093796B" w:rsidRPr="00702EE3" w:rsidRDefault="0093796B" w:rsidP="00367F4D">
      <w:pPr>
        <w:pStyle w:val="Header"/>
        <w:ind w:right="284"/>
        <w:jc w:val="both"/>
        <w:rPr>
          <w:rFonts w:asciiTheme="minorHAnsi" w:hAnsiTheme="minorHAnsi" w:cstheme="minorHAnsi"/>
        </w:rPr>
      </w:pPr>
      <w:r w:rsidRPr="00702EE3">
        <w:rPr>
          <w:rFonts w:asciiTheme="minorHAnsi" w:hAnsiTheme="minorHAnsi" w:cstheme="minorHAnsi"/>
        </w:rPr>
        <w:t xml:space="preserve">Expertul verifică dacă solicitantul a prezentat copia contractului de credit sau extras de cont în original. Se verifică dacă suma înscrisa în aceste documente acoperă partea de cofinanţare privată din totalul valorii eligibile a proiectului. În cazul </w:t>
      </w:r>
      <w:r w:rsidRPr="00702EE3">
        <w:rPr>
          <w:rFonts w:asciiTheme="minorHAnsi" w:hAnsiTheme="minorHAnsi" w:cstheme="minorHAnsi"/>
          <w:b/>
        </w:rPr>
        <w:t>contractului de credit</w:t>
      </w:r>
      <w:r w:rsidRPr="00702EE3">
        <w:rPr>
          <w:rFonts w:asciiTheme="minorHAnsi" w:hAnsiTheme="minorHAnsi" w:cstheme="minorHAnsi"/>
        </w:rPr>
        <w:t xml:space="preserve"> se verifică daca acesta este aprobat pentru realizarea proiectului. În cazul în care dovada co-finanţării se prezintă </w:t>
      </w:r>
      <w:r w:rsidRPr="00702EE3">
        <w:rPr>
          <w:rFonts w:asciiTheme="minorHAnsi" w:hAnsiTheme="minorHAnsi" w:cstheme="minorHAnsi"/>
          <w:b/>
          <w:bCs/>
        </w:rPr>
        <w:t>prin extras de cont,</w:t>
      </w:r>
      <w:r w:rsidRPr="00702EE3">
        <w:rPr>
          <w:rFonts w:asciiTheme="minorHAnsi" w:hAnsiTheme="minorHAnsi" w:cstheme="minorHAnsi"/>
        </w:rPr>
        <w:t xml:space="preserve"> se verifică dacă acesta este pe numele solicitantului şi dacă </w:t>
      </w:r>
      <w:proofErr w:type="gramStart"/>
      <w:r w:rsidRPr="00702EE3">
        <w:rPr>
          <w:rFonts w:asciiTheme="minorHAnsi" w:hAnsiTheme="minorHAnsi" w:cstheme="minorHAnsi"/>
        </w:rPr>
        <w:t>este  vizat</w:t>
      </w:r>
      <w:proofErr w:type="gramEnd"/>
      <w:r w:rsidRPr="00702EE3">
        <w:rPr>
          <w:rFonts w:asciiTheme="minorHAnsi" w:hAnsiTheme="minorHAnsi" w:cstheme="minorHAnsi"/>
        </w:rPr>
        <w:t xml:space="preserve"> şi datat de instituţia financiară cu cel mult 5 zile lucrătoare înainte de data depunerii la CRFIR.</w:t>
      </w:r>
    </w:p>
    <w:p w14:paraId="0F309027" w14:textId="77777777" w:rsidR="0093796B" w:rsidRPr="00702EE3" w:rsidRDefault="0093796B" w:rsidP="00367F4D">
      <w:pPr>
        <w:autoSpaceDE w:val="0"/>
        <w:autoSpaceDN w:val="0"/>
        <w:adjustRightInd w:val="0"/>
        <w:ind w:right="284"/>
        <w:jc w:val="both"/>
        <w:rPr>
          <w:rFonts w:asciiTheme="minorHAnsi" w:hAnsiTheme="minorHAnsi" w:cstheme="minorHAnsi"/>
        </w:rPr>
      </w:pPr>
      <w:r w:rsidRPr="00702EE3">
        <w:rPr>
          <w:rFonts w:asciiTheme="minorHAnsi" w:hAnsiTheme="minorHAnsi" w:cstheme="minorHAnsi"/>
        </w:rPr>
        <w:t xml:space="preserve">  </w:t>
      </w:r>
    </w:p>
    <w:p w14:paraId="5516DE91" w14:textId="77777777" w:rsidR="0093796B" w:rsidRPr="00702EE3" w:rsidRDefault="0093796B" w:rsidP="00367F4D">
      <w:pPr>
        <w:ind w:firstLine="720"/>
        <w:jc w:val="both"/>
        <w:rPr>
          <w:rFonts w:ascii="Calibri" w:eastAsia="Calibri" w:hAnsi="Calibri"/>
          <w:b/>
          <w:bCs/>
        </w:rPr>
      </w:pPr>
      <w:r w:rsidRPr="00702EE3">
        <w:rPr>
          <w:rFonts w:ascii="Calibri" w:eastAsia="Calibri" w:hAnsi="Calibri"/>
          <w:lang w:val="ro-RO"/>
        </w:rPr>
        <w:t>Calculul echivalentului subvenției brute, în vederea recalculării conform procedurii AFIR, a valorii grantului, dacă este cazul, se va face astfel:</w:t>
      </w:r>
    </w:p>
    <w:p w14:paraId="69653591" w14:textId="77777777" w:rsidR="0093796B" w:rsidRPr="00702EE3" w:rsidRDefault="0093796B" w:rsidP="00367F4D">
      <w:pPr>
        <w:ind w:firstLine="720"/>
        <w:jc w:val="both"/>
        <w:rPr>
          <w:rFonts w:ascii="Calibri" w:eastAsia="Calibri" w:hAnsi="Calibri"/>
          <w:bCs/>
        </w:rPr>
      </w:pPr>
      <w:proofErr w:type="gramStart"/>
      <w:r w:rsidRPr="00702EE3">
        <w:rPr>
          <w:rFonts w:ascii="Calibri" w:eastAsia="Calibri" w:hAnsi="Calibri"/>
          <w:bCs/>
        </w:rPr>
        <w:t>a)</w:t>
      </w:r>
      <w:proofErr w:type="gramEnd"/>
      <w:r w:rsidRPr="00702EE3">
        <w:rPr>
          <w:rFonts w:ascii="Calibri" w:eastAsia="Calibri" w:hAnsi="Calibri"/>
          <w:bCs/>
        </w:rPr>
        <w:t>pentru proiectele la care rata de intensitate stabilită pentru proiect este egală cu rata maximă de intensitate a sprijinului aplicabilă proiectului/beneficiarului în cauză, conform prevederilor Regulamentului nr. 1305/2013:</w:t>
      </w:r>
    </w:p>
    <w:p w14:paraId="6AC4F428" w14:textId="77777777" w:rsidR="0093796B" w:rsidRPr="00702EE3" w:rsidRDefault="0093796B" w:rsidP="00367F4D">
      <w:pPr>
        <w:ind w:firstLine="720"/>
        <w:jc w:val="both"/>
        <w:rPr>
          <w:rFonts w:ascii="Calibri" w:eastAsia="Calibri" w:hAnsi="Calibri"/>
          <w:bCs/>
        </w:rPr>
      </w:pPr>
      <w:r w:rsidRPr="00702EE3">
        <w:rPr>
          <w:rFonts w:ascii="Calibri" w:eastAsia="Calibri" w:hAnsi="Calibri"/>
          <w:bCs/>
        </w:rPr>
        <w:t xml:space="preserve">-în acest caz, sprijinul cumulat al grantului şi ESB depășește rata maximă de intensitate a sprijinului aplicabilă proiectului/beneficiarului în cauză, conform prevederilor Regulamentului nr. 1305/2013, cu modificările și completările ulterioare, iar valoarea grantului se </w:t>
      </w:r>
      <w:proofErr w:type="gramStart"/>
      <w:r w:rsidRPr="00702EE3">
        <w:rPr>
          <w:rFonts w:ascii="Calibri" w:eastAsia="Calibri" w:hAnsi="Calibri"/>
          <w:bCs/>
        </w:rPr>
        <w:t>va</w:t>
      </w:r>
      <w:proofErr w:type="gramEnd"/>
      <w:r w:rsidRPr="00702EE3">
        <w:rPr>
          <w:rFonts w:ascii="Calibri" w:eastAsia="Calibri" w:hAnsi="Calibri"/>
          <w:bCs/>
        </w:rPr>
        <w:t xml:space="preserve"> reduce cu valoarea ESB, astfel încât sprijinul cumulat să se încadreze în rata maximă de intensitate a sprijinului din Regulament.</w:t>
      </w:r>
    </w:p>
    <w:p w14:paraId="20D7A5BC" w14:textId="77777777" w:rsidR="0093796B" w:rsidRPr="00702EE3" w:rsidRDefault="0093796B" w:rsidP="00367F4D">
      <w:pPr>
        <w:ind w:firstLine="720"/>
        <w:jc w:val="both"/>
        <w:rPr>
          <w:rFonts w:ascii="Calibri" w:eastAsia="Calibri" w:hAnsi="Calibri"/>
          <w:bCs/>
        </w:rPr>
      </w:pPr>
      <w:r w:rsidRPr="00702EE3">
        <w:rPr>
          <w:rFonts w:ascii="Calibri" w:eastAsia="Calibri" w:hAnsi="Calibri"/>
          <w:bCs/>
        </w:rPr>
        <w:lastRenderedPageBreak/>
        <w:t xml:space="preserve">b) </w:t>
      </w:r>
      <w:proofErr w:type="gramStart"/>
      <w:r w:rsidRPr="00702EE3">
        <w:rPr>
          <w:rFonts w:ascii="Calibri" w:eastAsia="Calibri" w:hAnsi="Calibri"/>
          <w:bCs/>
        </w:rPr>
        <w:t>pentru</w:t>
      </w:r>
      <w:proofErr w:type="gramEnd"/>
      <w:r w:rsidRPr="00702EE3">
        <w:rPr>
          <w:rFonts w:ascii="Calibri" w:eastAsia="Calibri" w:hAnsi="Calibri"/>
          <w:bCs/>
        </w:rPr>
        <w:t xml:space="preserve"> proiectele la care rata de intensitate stabilită pentru proiect este mai mică decât rata maximă de intensitate a sprijinului aplicabilă proiectului/beneficiarului în cauză, conform prevederilor Regulamentului nr. 1305/2013</w:t>
      </w:r>
    </w:p>
    <w:p w14:paraId="0BFDD2E0" w14:textId="77777777" w:rsidR="0093796B" w:rsidRPr="00702EE3" w:rsidRDefault="0093796B" w:rsidP="00367F4D">
      <w:pPr>
        <w:ind w:firstLine="720"/>
        <w:jc w:val="both"/>
        <w:rPr>
          <w:rFonts w:ascii="Calibri" w:eastAsia="Calibri" w:hAnsi="Calibri"/>
          <w:bCs/>
        </w:rPr>
      </w:pPr>
      <w:r w:rsidRPr="00702EE3">
        <w:rPr>
          <w:rFonts w:ascii="Calibri" w:eastAsia="Calibri" w:hAnsi="Calibri"/>
          <w:bCs/>
        </w:rPr>
        <w:t xml:space="preserve">-dacă sprijinul cumulat al grantului şi ESB nu depășește rata maximă de intensitate a sprijinului aplicabilă proiectului/beneficiarului în cauză, conform prevederilor Regulamentului nr. 1305/2013, cu modificările și completările ulterioare, nu se </w:t>
      </w:r>
      <w:proofErr w:type="gramStart"/>
      <w:r w:rsidRPr="00702EE3">
        <w:rPr>
          <w:rFonts w:ascii="Calibri" w:eastAsia="Calibri" w:hAnsi="Calibri"/>
          <w:bCs/>
        </w:rPr>
        <w:t>va</w:t>
      </w:r>
      <w:proofErr w:type="gramEnd"/>
      <w:r w:rsidRPr="00702EE3">
        <w:rPr>
          <w:rFonts w:ascii="Calibri" w:eastAsia="Calibri" w:hAnsi="Calibri"/>
          <w:bCs/>
        </w:rPr>
        <w:t xml:space="preserve"> reduce valoarea grantului.</w:t>
      </w:r>
    </w:p>
    <w:p w14:paraId="238F89FC" w14:textId="77777777" w:rsidR="0093796B" w:rsidRPr="00702EE3" w:rsidRDefault="0093796B" w:rsidP="00367F4D">
      <w:pPr>
        <w:ind w:firstLine="720"/>
        <w:jc w:val="both"/>
        <w:rPr>
          <w:rFonts w:ascii="Calibri" w:eastAsia="Calibri" w:hAnsi="Calibri"/>
          <w:bCs/>
        </w:rPr>
      </w:pPr>
      <w:r w:rsidRPr="00702EE3">
        <w:rPr>
          <w:rFonts w:ascii="Calibri" w:eastAsia="Calibri" w:hAnsi="Calibri"/>
          <w:bCs/>
        </w:rPr>
        <w:t xml:space="preserve">-dacă sprijinul cumulat al grantului şi ESB depășește rata maximă de intensitate a sprijinului aplicabilă proiectului/beneficiarului în cauză, conform prevederilor Regulamentului nr. 1305/2013, cu modificările și completările ulterioare, valoarea grantului se </w:t>
      </w:r>
      <w:proofErr w:type="gramStart"/>
      <w:r w:rsidRPr="00702EE3">
        <w:rPr>
          <w:rFonts w:ascii="Calibri" w:eastAsia="Calibri" w:hAnsi="Calibri"/>
          <w:bCs/>
        </w:rPr>
        <w:t>va</w:t>
      </w:r>
      <w:proofErr w:type="gramEnd"/>
      <w:r w:rsidRPr="00702EE3">
        <w:rPr>
          <w:rFonts w:ascii="Calibri" w:eastAsia="Calibri" w:hAnsi="Calibri"/>
          <w:bCs/>
        </w:rPr>
        <w:t xml:space="preserve"> reduce cu valoarea ESB, astfel încât sprijinul cumulat să se încadreze în rata maximă de intensitate a sprijinului din Regulament.</w:t>
      </w:r>
    </w:p>
    <w:p w14:paraId="54AD3B46" w14:textId="77777777" w:rsidR="0093796B" w:rsidRPr="00702EE3" w:rsidRDefault="0093796B" w:rsidP="00367F4D">
      <w:pPr>
        <w:ind w:firstLine="720"/>
        <w:jc w:val="both"/>
        <w:rPr>
          <w:rFonts w:ascii="Calibri" w:eastAsia="Calibri" w:hAnsi="Calibri"/>
          <w:bCs/>
        </w:rPr>
      </w:pPr>
    </w:p>
    <w:p w14:paraId="14C7C526" w14:textId="77777777" w:rsidR="0093796B" w:rsidRPr="00702EE3" w:rsidRDefault="0093796B" w:rsidP="00367F4D">
      <w:pPr>
        <w:jc w:val="both"/>
        <w:rPr>
          <w:rFonts w:ascii="Calibri" w:eastAsia="Calibri" w:hAnsi="Calibri"/>
          <w:lang w:val="ro-RO"/>
        </w:rPr>
      </w:pPr>
      <w:r w:rsidRPr="00702EE3">
        <w:rPr>
          <w:rFonts w:ascii="Calibri" w:eastAsia="Calibri" w:hAnsi="Calibri"/>
          <w:lang w:val="ro-RO"/>
        </w:rPr>
        <w:t>Creditul de co-finanţare PNDR poate acoperi valoarea co-finanțării private a cheltuielilor eligibile aferente proiectului selectat si contractat pentru finanțare de către AFIR, în următoarele condiții, conform prevederilor Regulamentului nr. 1303/ 2013, cu modificările și completările ulterioare:</w:t>
      </w:r>
    </w:p>
    <w:p w14:paraId="4EE2F8AD" w14:textId="77777777" w:rsidR="0093796B" w:rsidRPr="00702EE3" w:rsidRDefault="0093796B" w:rsidP="00367F4D">
      <w:pPr>
        <w:jc w:val="both"/>
        <w:rPr>
          <w:rFonts w:ascii="Calibri" w:eastAsia="Calibri" w:hAnsi="Calibri"/>
          <w:lang w:val="ro-RO"/>
        </w:rPr>
      </w:pPr>
      <w:r w:rsidRPr="00702EE3">
        <w:rPr>
          <w:rFonts w:ascii="Calibri" w:eastAsia="Calibri" w:hAnsi="Calibri"/>
          <w:lang w:val="ro-RO"/>
        </w:rPr>
        <w:t>-</w:t>
      </w:r>
      <w:r w:rsidRPr="00702EE3">
        <w:rPr>
          <w:rFonts w:ascii="Calibri" w:eastAsia="Calibri" w:hAnsi="Calibri"/>
          <w:lang w:val="ro-RO"/>
        </w:rPr>
        <w:tab/>
        <w:t>Valoarea cumulată a grantului şi a creditului nu poate depăşi suma totală a cheltuielilor vizate (eligibile);</w:t>
      </w:r>
    </w:p>
    <w:p w14:paraId="746AF5B0" w14:textId="77777777" w:rsidR="0093796B" w:rsidRPr="00702EE3" w:rsidRDefault="0093796B" w:rsidP="00367F4D">
      <w:pPr>
        <w:jc w:val="both"/>
        <w:rPr>
          <w:rFonts w:ascii="Calibri" w:eastAsia="Calibri" w:hAnsi="Calibri"/>
          <w:lang w:val="ro-RO"/>
        </w:rPr>
      </w:pPr>
      <w:r w:rsidRPr="00702EE3">
        <w:rPr>
          <w:rFonts w:ascii="Calibri" w:eastAsia="Calibri" w:hAnsi="Calibri"/>
          <w:lang w:val="ro-RO"/>
        </w:rPr>
        <w:t>-</w:t>
      </w:r>
      <w:r w:rsidRPr="00702EE3">
        <w:rPr>
          <w:rFonts w:ascii="Calibri" w:eastAsia="Calibri" w:hAnsi="Calibri"/>
          <w:lang w:val="ro-RO"/>
        </w:rPr>
        <w:tab/>
        <w:t>Creditele de co-finanţare PNDR nu pot prefinanţa grantul, respectiv acestea nu pot fi utilizate pentru a plăti cheltuielile ce urmează a fi rambursate prin grant;</w:t>
      </w:r>
    </w:p>
    <w:p w14:paraId="46604FE8" w14:textId="77777777" w:rsidR="0093796B" w:rsidRPr="00702EE3" w:rsidRDefault="0093796B" w:rsidP="00367F4D">
      <w:pPr>
        <w:jc w:val="both"/>
        <w:rPr>
          <w:rFonts w:ascii="Calibri" w:eastAsia="Calibri" w:hAnsi="Calibri"/>
          <w:lang w:val="ro-RO"/>
        </w:rPr>
      </w:pPr>
      <w:r w:rsidRPr="00702EE3">
        <w:rPr>
          <w:rFonts w:ascii="Calibri" w:eastAsia="Calibri" w:hAnsi="Calibri"/>
          <w:lang w:val="ro-RO"/>
        </w:rPr>
        <w:t>-</w:t>
      </w:r>
      <w:r w:rsidRPr="00702EE3">
        <w:rPr>
          <w:rFonts w:ascii="Calibri" w:eastAsia="Calibri" w:hAnsi="Calibri"/>
          <w:lang w:val="ro-RO"/>
        </w:rPr>
        <w:tab/>
        <w:t>Grantul nu poate fi utilizat pentru rambursarea sprijinului primit prin creditul de co-finanţare PNDR.</w:t>
      </w:r>
    </w:p>
    <w:p w14:paraId="77E65191" w14:textId="77777777" w:rsidR="0093796B" w:rsidRPr="00702EE3" w:rsidRDefault="0093796B" w:rsidP="0093796B">
      <w:pPr>
        <w:ind w:firstLine="720"/>
        <w:jc w:val="both"/>
        <w:rPr>
          <w:rFonts w:ascii="Calibri" w:eastAsia="Calibri" w:hAnsi="Calibri"/>
          <w:bCs/>
        </w:rPr>
      </w:pPr>
    </w:p>
    <w:p w14:paraId="3A559C8F" w14:textId="45A3D693" w:rsidR="0093796B" w:rsidRPr="00702EE3" w:rsidRDefault="0093796B" w:rsidP="0093796B">
      <w:pPr>
        <w:ind w:right="284"/>
        <w:jc w:val="both"/>
        <w:rPr>
          <w:rFonts w:asciiTheme="minorHAnsi" w:hAnsiTheme="minorHAnsi" w:cstheme="minorHAnsi"/>
          <w:sz w:val="22"/>
          <w:szCs w:val="22"/>
        </w:rPr>
      </w:pPr>
      <w:r w:rsidRPr="00702EE3">
        <w:rPr>
          <w:rFonts w:asciiTheme="minorHAnsi" w:hAnsiTheme="minorHAnsi" w:cstheme="minorHAnsi"/>
          <w:b/>
          <w:sz w:val="22"/>
          <w:szCs w:val="22"/>
        </w:rPr>
        <w:t xml:space="preserve">Doc. </w:t>
      </w:r>
      <w:r w:rsidR="00877424" w:rsidRPr="00702EE3">
        <w:rPr>
          <w:rFonts w:asciiTheme="minorHAnsi" w:hAnsiTheme="minorHAnsi" w:cstheme="minorHAnsi"/>
          <w:b/>
          <w:sz w:val="22"/>
          <w:szCs w:val="22"/>
        </w:rPr>
        <w:t>6</w:t>
      </w:r>
      <w:r w:rsidRPr="00702EE3">
        <w:rPr>
          <w:rFonts w:asciiTheme="minorHAnsi" w:hAnsiTheme="minorHAnsi" w:cstheme="minorHAnsi"/>
          <w:b/>
          <w:sz w:val="22"/>
          <w:szCs w:val="22"/>
        </w:rPr>
        <w:t>.1</w:t>
      </w:r>
      <w:r w:rsidRPr="00702EE3">
        <w:rPr>
          <w:rFonts w:asciiTheme="minorHAnsi" w:hAnsiTheme="minorHAnsi" w:cstheme="minorHAnsi"/>
          <w:sz w:val="22"/>
          <w:szCs w:val="22"/>
        </w:rPr>
        <w:t xml:space="preserve"> este necesar </w:t>
      </w:r>
      <w:proofErr w:type="gramStart"/>
      <w:r w:rsidRPr="00702EE3">
        <w:rPr>
          <w:rFonts w:asciiTheme="minorHAnsi" w:hAnsiTheme="minorHAnsi" w:cstheme="minorHAnsi"/>
          <w:sz w:val="22"/>
          <w:szCs w:val="22"/>
        </w:rPr>
        <w:t>pentru  finalizarea</w:t>
      </w:r>
      <w:proofErr w:type="gramEnd"/>
      <w:r w:rsidRPr="00702EE3">
        <w:rPr>
          <w:rFonts w:asciiTheme="minorHAnsi" w:hAnsiTheme="minorHAnsi" w:cstheme="minorHAnsi"/>
          <w:sz w:val="22"/>
          <w:szCs w:val="22"/>
        </w:rPr>
        <w:t xml:space="preserve">  evaluării  </w:t>
      </w:r>
      <w:r w:rsidRPr="00702EE3">
        <w:rPr>
          <w:rFonts w:asciiTheme="minorHAnsi" w:hAnsiTheme="minorHAnsi" w:cstheme="minorHAnsi"/>
          <w:sz w:val="22"/>
          <w:szCs w:val="22"/>
          <w:shd w:val="clear" w:color="auto" w:fill="FFFFFF" w:themeFill="background1"/>
        </w:rPr>
        <w:t>criteriului de eligibilitate EG4.</w:t>
      </w:r>
      <w:r w:rsidRPr="00702EE3">
        <w:rPr>
          <w:rFonts w:asciiTheme="minorHAnsi" w:hAnsiTheme="minorHAnsi" w:cstheme="minorHAnsi"/>
          <w:sz w:val="22"/>
          <w:szCs w:val="22"/>
        </w:rPr>
        <w:t xml:space="preserve"> </w:t>
      </w:r>
    </w:p>
    <w:p w14:paraId="71250E38" w14:textId="396BA9A8" w:rsidR="0093796B" w:rsidRPr="00702EE3" w:rsidRDefault="0093796B" w:rsidP="0025218F">
      <w:pPr>
        <w:ind w:right="59"/>
        <w:jc w:val="both"/>
        <w:rPr>
          <w:rFonts w:asciiTheme="minorHAnsi" w:hAnsiTheme="minorHAnsi" w:cstheme="minorHAnsi"/>
          <w:sz w:val="22"/>
          <w:szCs w:val="22"/>
        </w:rPr>
      </w:pPr>
      <w:r w:rsidRPr="00702EE3">
        <w:rPr>
          <w:rFonts w:asciiTheme="minorHAnsi" w:hAnsiTheme="minorHAnsi" w:cstheme="minorHAnsi"/>
          <w:b/>
          <w:sz w:val="22"/>
          <w:szCs w:val="22"/>
        </w:rPr>
        <w:t xml:space="preserve">Doc. </w:t>
      </w:r>
      <w:r w:rsidR="00877424" w:rsidRPr="00702EE3">
        <w:rPr>
          <w:rFonts w:asciiTheme="minorHAnsi" w:hAnsiTheme="minorHAnsi" w:cstheme="minorHAnsi"/>
          <w:b/>
          <w:sz w:val="22"/>
          <w:szCs w:val="22"/>
        </w:rPr>
        <w:t>5</w:t>
      </w:r>
      <w:r w:rsidRPr="00702EE3">
        <w:rPr>
          <w:rFonts w:asciiTheme="minorHAnsi" w:hAnsiTheme="minorHAnsi" w:cstheme="minorHAnsi"/>
          <w:b/>
          <w:sz w:val="22"/>
          <w:szCs w:val="22"/>
        </w:rPr>
        <w:t xml:space="preserve">.1 </w:t>
      </w:r>
      <w:r w:rsidRPr="00702EE3">
        <w:rPr>
          <w:rFonts w:asciiTheme="minorHAnsi" w:eastAsia="Calibri" w:hAnsiTheme="minorHAnsi" w:cstheme="minorHAnsi"/>
          <w:b/>
          <w:sz w:val="22"/>
          <w:szCs w:val="22"/>
          <w:lang w:val="ro-RO"/>
        </w:rPr>
        <w:t xml:space="preserve">Certificate care să ateste lipsa datoriilor restante locale </w:t>
      </w:r>
      <w:r w:rsidRPr="00702EE3">
        <w:rPr>
          <w:rFonts w:asciiTheme="minorHAnsi" w:hAnsiTheme="minorHAnsi" w:cstheme="minorHAnsi"/>
          <w:sz w:val="22"/>
          <w:szCs w:val="22"/>
        </w:rPr>
        <w:t>emise de primăriile pe raza cărora solicitanț</w:t>
      </w:r>
      <w:proofErr w:type="gramStart"/>
      <w:r w:rsidRPr="00702EE3">
        <w:rPr>
          <w:rFonts w:asciiTheme="minorHAnsi" w:hAnsiTheme="minorHAnsi" w:cstheme="minorHAnsi"/>
          <w:sz w:val="22"/>
          <w:szCs w:val="22"/>
        </w:rPr>
        <w:t>ii  îşi</w:t>
      </w:r>
      <w:proofErr w:type="gramEnd"/>
      <w:r w:rsidRPr="00702EE3">
        <w:rPr>
          <w:rFonts w:asciiTheme="minorHAnsi" w:hAnsiTheme="minorHAnsi" w:cstheme="minorHAnsi"/>
          <w:sz w:val="22"/>
          <w:szCs w:val="22"/>
        </w:rPr>
        <w:t xml:space="preserve"> au sediul social și puncte de lucru (numai în cazul în care solicitantul este proprietar asupra imobilelor) consolidate</w:t>
      </w:r>
    </w:p>
    <w:p w14:paraId="359F6425" w14:textId="77777777" w:rsidR="0093796B" w:rsidRPr="00702EE3" w:rsidRDefault="0093796B" w:rsidP="0025218F">
      <w:pPr>
        <w:ind w:right="59"/>
        <w:jc w:val="both"/>
        <w:rPr>
          <w:rFonts w:asciiTheme="minorHAnsi" w:hAnsiTheme="minorHAnsi" w:cstheme="minorHAnsi"/>
          <w:sz w:val="22"/>
          <w:szCs w:val="22"/>
        </w:rPr>
      </w:pPr>
    </w:p>
    <w:p w14:paraId="3ED1B0BD" w14:textId="4562D95B" w:rsidR="0093796B" w:rsidRPr="00702EE3" w:rsidRDefault="0093796B" w:rsidP="0025218F">
      <w:pPr>
        <w:ind w:right="59"/>
        <w:jc w:val="both"/>
        <w:rPr>
          <w:rFonts w:asciiTheme="minorHAnsi" w:eastAsia="Calibri" w:hAnsiTheme="minorHAnsi" w:cstheme="minorHAnsi"/>
          <w:sz w:val="22"/>
          <w:szCs w:val="22"/>
          <w:lang w:val="ro-RO"/>
        </w:rPr>
      </w:pPr>
      <w:r w:rsidRPr="00702EE3">
        <w:rPr>
          <w:rFonts w:asciiTheme="minorHAnsi" w:eastAsia="Calibri" w:hAnsiTheme="minorHAnsi" w:cstheme="minorHAnsi"/>
          <w:bCs/>
          <w:iCs/>
          <w:sz w:val="22"/>
          <w:szCs w:val="22"/>
          <w:lang w:val="ro-RO"/>
        </w:rPr>
        <w:t xml:space="preserve">Expertul </w:t>
      </w:r>
      <w:r w:rsidR="00010863" w:rsidRPr="00702EE3">
        <w:rPr>
          <w:rFonts w:asciiTheme="minorHAnsi" w:eastAsia="Calibri" w:hAnsiTheme="minorHAnsi" w:cstheme="minorHAnsi"/>
          <w:bCs/>
          <w:iCs/>
          <w:sz w:val="22"/>
          <w:szCs w:val="22"/>
          <w:lang w:val="ro-RO"/>
        </w:rPr>
        <w:t xml:space="preserve">OJFIR </w:t>
      </w:r>
      <w:r w:rsidRPr="00702EE3">
        <w:rPr>
          <w:rFonts w:asciiTheme="minorHAnsi" w:eastAsia="Calibri" w:hAnsiTheme="minorHAnsi" w:cstheme="minorHAnsi"/>
          <w:bCs/>
          <w:iCs/>
          <w:sz w:val="22"/>
          <w:szCs w:val="22"/>
          <w:lang w:val="ro-RO"/>
        </w:rPr>
        <w:t xml:space="preserve">verifică dacă documentele sunt depuse în termenul precizat în notificarea de selecție, dacă acesta este </w:t>
      </w:r>
      <w:r w:rsidRPr="00702EE3">
        <w:rPr>
          <w:rFonts w:asciiTheme="minorHAnsi" w:eastAsia="Calibri" w:hAnsiTheme="minorHAnsi" w:cstheme="minorHAnsi"/>
          <w:sz w:val="22"/>
          <w:szCs w:val="22"/>
          <w:lang w:val="ro-RO"/>
        </w:rPr>
        <w:t>emis pe numele solicitantului, de primăriile pe raza cărora îşi au sediul social și puncte de lucru (numai în cazul în care solicitantul este proprietar asupra imobilelor) şi, atestă lipsa datoriilor restante la bugetul localt.</w:t>
      </w:r>
    </w:p>
    <w:p w14:paraId="0D761F93" w14:textId="77777777" w:rsidR="0093796B" w:rsidRPr="00702EE3" w:rsidRDefault="0093796B" w:rsidP="0025218F">
      <w:pPr>
        <w:ind w:right="59"/>
        <w:jc w:val="both"/>
        <w:rPr>
          <w:rFonts w:asciiTheme="minorHAnsi" w:hAnsiTheme="minorHAnsi" w:cstheme="minorHAnsi"/>
          <w:sz w:val="22"/>
          <w:szCs w:val="22"/>
          <w:lang w:val="ro-RO"/>
        </w:rPr>
      </w:pPr>
      <w:r w:rsidRPr="00702EE3">
        <w:rPr>
          <w:rFonts w:asciiTheme="minorHAnsi" w:eastAsia="Calibri" w:hAnsiTheme="minorHAnsi" w:cstheme="minorHAnsi"/>
          <w:sz w:val="22"/>
          <w:szCs w:val="22"/>
          <w:lang w:val="ro-RO"/>
        </w:rPr>
        <w:t xml:space="preserve"> </w:t>
      </w:r>
      <w:r w:rsidRPr="00702EE3">
        <w:rPr>
          <w:rFonts w:asciiTheme="minorHAnsi" w:hAnsiTheme="minorHAnsi" w:cstheme="minorHAnsi"/>
          <w:sz w:val="22"/>
          <w:szCs w:val="22"/>
          <w:lang w:val="ro-RO"/>
        </w:rPr>
        <w:t>Dacă toate precizările de mai sus sunt verificate, expertul bifează căsuţ</w:t>
      </w:r>
      <w:r w:rsidRPr="00702EE3">
        <w:rPr>
          <w:rFonts w:asciiTheme="minorHAnsi" w:hAnsiTheme="minorHAnsi" w:cstheme="minorHAnsi"/>
          <w:sz w:val="22"/>
          <w:szCs w:val="22"/>
        </w:rPr>
        <w:t>a</w:t>
      </w:r>
      <w:r w:rsidRPr="00702EE3">
        <w:rPr>
          <w:rFonts w:asciiTheme="minorHAnsi" w:hAnsiTheme="minorHAnsi" w:cstheme="minorHAnsi"/>
          <w:sz w:val="22"/>
          <w:szCs w:val="22"/>
          <w:lang w:val="ro-RO"/>
        </w:rPr>
        <w:t xml:space="preserve"> DA. Dacă solicitantul nu este proprietar asupra imobilelor unde sunt  înscrise sediul social şi punctele de lucru (dacă este cazul), expertul bifează NU ESTE CAZUL. În cazul în care era oligatoriu prezentarea acestui document şi solicitantul nu l-a depus sau verificarile nu confirmă cerinţele precizate, expertul bifează NU şi motivează poziţia la rubrica Observaţii. </w:t>
      </w:r>
    </w:p>
    <w:p w14:paraId="07A606E0" w14:textId="77777777" w:rsidR="0093796B" w:rsidRPr="00702EE3" w:rsidRDefault="0093796B" w:rsidP="0093796B">
      <w:pPr>
        <w:jc w:val="both"/>
        <w:rPr>
          <w:rFonts w:ascii="Calibri" w:eastAsia="Calibri" w:hAnsi="Calibri" w:cs="Calibri"/>
          <w:sz w:val="22"/>
          <w:szCs w:val="22"/>
          <w:lang w:val="ro-RO"/>
        </w:rPr>
      </w:pPr>
      <w:r w:rsidRPr="00702EE3">
        <w:rPr>
          <w:rFonts w:ascii="Calibri" w:eastAsia="Calibri" w:hAnsi="Calibri" w:cs="Calibri"/>
          <w:sz w:val="22"/>
          <w:szCs w:val="22"/>
          <w:lang w:val="ro-RO"/>
        </w:rPr>
        <w:t>În baza acordului reprezentantului legal al solicitantului, exprimat în cererea de finanțare, anterior semnării contractului de finanțare, expertul verifică în extrasul de cazier judiciar obtinut prin consultarea bazei de date a IGPR, ROCRIS că nu sunt înscrieri de natură economico-financiară pentru reprezentantul legal, și totodată, verifică în certificatul de atestare fiscală obtinut prin interogarea bazei de date ANAF accesând link-ul https://epatrim.fiscnet.ro/, că solicitantul nu are datorii fiscale si sociale restante.</w:t>
      </w:r>
    </w:p>
    <w:p w14:paraId="076262E5" w14:textId="77777777" w:rsidR="0093796B" w:rsidRPr="00702EE3" w:rsidRDefault="0093796B" w:rsidP="0093796B">
      <w:pPr>
        <w:jc w:val="both"/>
        <w:rPr>
          <w:rFonts w:ascii="Calibri" w:eastAsia="Calibri" w:hAnsi="Calibri" w:cs="Calibri"/>
          <w:sz w:val="22"/>
          <w:szCs w:val="22"/>
          <w:lang w:val="ro-RO"/>
        </w:rPr>
      </w:pPr>
      <w:r w:rsidRPr="00702EE3">
        <w:rPr>
          <w:rFonts w:ascii="Calibri" w:eastAsia="Calibri" w:hAnsi="Calibri" w:cs="Calibri"/>
          <w:sz w:val="22"/>
          <w:szCs w:val="22"/>
          <w:lang w:val="ro-RO"/>
        </w:rPr>
        <w:t xml:space="preserve">În cazul în care exista înscrieri de natură economico-financiară, expertul AFIR va solicita prin informaţii suplimentare clarificări solicitantului pentru a se asigura că datele aferente obtinuţe din ROCRIS sunt actualizate cu eventuale Hotarari judecatoreşti, etc.  </w:t>
      </w:r>
    </w:p>
    <w:p w14:paraId="6478A269" w14:textId="77777777" w:rsidR="0093796B" w:rsidRPr="00702EE3" w:rsidRDefault="0093796B" w:rsidP="0093796B">
      <w:pPr>
        <w:jc w:val="both"/>
        <w:rPr>
          <w:rFonts w:ascii="Calibri" w:eastAsia="Calibri" w:hAnsi="Calibri" w:cs="Calibri"/>
          <w:sz w:val="22"/>
          <w:szCs w:val="22"/>
          <w:lang w:val="ro-RO"/>
        </w:rPr>
      </w:pPr>
      <w:r w:rsidRPr="00702EE3">
        <w:rPr>
          <w:rFonts w:ascii="Calibri" w:eastAsia="Calibri" w:hAnsi="Calibri" w:cs="Calibri"/>
          <w:sz w:val="22"/>
          <w:szCs w:val="22"/>
          <w:lang w:val="ro-RO"/>
        </w:rPr>
        <w:t>Solicitantul va fi informat cu privire la înscrierile de natură economico-financiară  existente iar în răspunsul la informații suplimentare, fie va confirma ca datele identificate sunt actualizate, fie va prezenta Certificat de cazier judiciar fara înscrieri de natură economico-financiară.</w:t>
      </w:r>
    </w:p>
    <w:p w14:paraId="02FB9155" w14:textId="77777777" w:rsidR="0093796B" w:rsidRPr="00702EE3" w:rsidRDefault="0093796B" w:rsidP="0093796B">
      <w:pPr>
        <w:jc w:val="both"/>
        <w:rPr>
          <w:rFonts w:ascii="Calibri" w:eastAsia="Calibri" w:hAnsi="Calibri" w:cs="Calibri"/>
          <w:lang w:val="ro-RO"/>
        </w:rPr>
      </w:pPr>
    </w:p>
    <w:p w14:paraId="08030EAC" w14:textId="77777777" w:rsidR="0093796B" w:rsidRPr="00702EE3" w:rsidRDefault="0093796B" w:rsidP="0025218F">
      <w:pPr>
        <w:jc w:val="both"/>
        <w:rPr>
          <w:rFonts w:ascii="Calibri" w:eastAsia="Calibri" w:hAnsi="Calibri" w:cs="Calibri"/>
          <w:sz w:val="22"/>
          <w:szCs w:val="22"/>
          <w:lang w:val="ro-RO"/>
        </w:rPr>
      </w:pPr>
      <w:r w:rsidRPr="00702EE3">
        <w:rPr>
          <w:rFonts w:ascii="Calibri" w:eastAsia="Calibri" w:hAnsi="Calibri" w:cs="Calibri"/>
          <w:sz w:val="22"/>
          <w:szCs w:val="22"/>
          <w:lang w:val="ro-RO"/>
        </w:rPr>
        <w:lastRenderedPageBreak/>
        <w:t>În situaţii excepţionale notificate de AFIR (certificatele în cauză nu pot fi obţinute de AFIR), cazierul judiciar/certificatul de atestare fiscala vor fi solicitate beneficiarului, caz în care expertul va verifica documentele depuse de beneficiar privind îndeplinirea condițiilor.</w:t>
      </w:r>
    </w:p>
    <w:p w14:paraId="78569714" w14:textId="77777777" w:rsidR="0093796B" w:rsidRPr="00702EE3" w:rsidRDefault="0093796B" w:rsidP="0025218F">
      <w:pPr>
        <w:jc w:val="both"/>
        <w:rPr>
          <w:rFonts w:ascii="Calibri" w:eastAsia="Calibri" w:hAnsi="Calibri" w:cs="Calibri"/>
          <w:sz w:val="22"/>
          <w:szCs w:val="22"/>
          <w:lang w:val="ro-RO"/>
        </w:rPr>
      </w:pPr>
    </w:p>
    <w:p w14:paraId="2CEECCC0" w14:textId="77777777" w:rsidR="0093796B" w:rsidRPr="00702EE3" w:rsidRDefault="0093796B" w:rsidP="0025218F">
      <w:pPr>
        <w:tabs>
          <w:tab w:val="left" w:pos="8505"/>
        </w:tabs>
        <w:jc w:val="both"/>
        <w:rPr>
          <w:rFonts w:asciiTheme="minorHAnsi" w:eastAsia="Calibri" w:hAnsiTheme="minorHAnsi" w:cstheme="minorHAnsi"/>
          <w:sz w:val="22"/>
          <w:szCs w:val="22"/>
          <w:lang w:val="ro-RO"/>
        </w:rPr>
      </w:pPr>
      <w:r w:rsidRPr="00702EE3">
        <w:rPr>
          <w:rFonts w:ascii="Calibri" w:eastAsia="Calibri" w:hAnsi="Calibri" w:cs="Calibri"/>
          <w:sz w:val="22"/>
          <w:szCs w:val="22"/>
          <w:lang w:val="ro-RO"/>
        </w:rPr>
        <w:t>Dacă solicitantul nu are înscrise infracțiuni de natură economico-financiară, acesta este eligibil pentru sprijin, iar expertul va bifa DA. În caz contrar, expertul bifează căsuța NU iar Cererea de finanțare devine neeligibilă.</w:t>
      </w:r>
    </w:p>
    <w:p w14:paraId="60319B12" w14:textId="77777777" w:rsidR="0093796B" w:rsidRPr="00702EE3" w:rsidRDefault="0093796B" w:rsidP="0093796B">
      <w:pPr>
        <w:pStyle w:val="NoSpacing"/>
        <w:spacing w:line="276" w:lineRule="auto"/>
        <w:ind w:right="284"/>
        <w:jc w:val="both"/>
        <w:rPr>
          <w:rFonts w:asciiTheme="minorHAnsi" w:eastAsia="Calibri" w:hAnsiTheme="minorHAnsi" w:cstheme="minorHAnsi"/>
          <w:b/>
          <w:sz w:val="22"/>
          <w:szCs w:val="22"/>
        </w:rPr>
      </w:pPr>
    </w:p>
    <w:p w14:paraId="6A16D9A7" w14:textId="7C3953FE" w:rsidR="0093796B" w:rsidRPr="00702EE3" w:rsidRDefault="0093796B" w:rsidP="0025218F">
      <w:pPr>
        <w:ind w:right="-31"/>
        <w:jc w:val="both"/>
        <w:rPr>
          <w:rFonts w:asciiTheme="minorHAnsi" w:hAnsiTheme="minorHAnsi" w:cstheme="minorHAnsi"/>
        </w:rPr>
      </w:pPr>
      <w:r w:rsidRPr="00702EE3">
        <w:rPr>
          <w:rFonts w:asciiTheme="minorHAnsi" w:hAnsiTheme="minorHAnsi" w:cstheme="minorHAnsi"/>
          <w:b/>
          <w:sz w:val="22"/>
          <w:szCs w:val="22"/>
        </w:rPr>
        <w:t xml:space="preserve">Doc. </w:t>
      </w:r>
      <w:proofErr w:type="gramStart"/>
      <w:r w:rsidR="00F838A8" w:rsidRPr="00702EE3">
        <w:rPr>
          <w:rFonts w:asciiTheme="minorHAnsi" w:hAnsiTheme="minorHAnsi" w:cstheme="minorHAnsi"/>
          <w:b/>
          <w:sz w:val="22"/>
          <w:szCs w:val="22"/>
        </w:rPr>
        <w:t>5</w:t>
      </w:r>
      <w:r w:rsidRPr="00702EE3">
        <w:rPr>
          <w:rFonts w:asciiTheme="minorHAnsi" w:hAnsiTheme="minorHAnsi" w:cstheme="minorHAnsi"/>
          <w:b/>
          <w:sz w:val="22"/>
          <w:szCs w:val="22"/>
        </w:rPr>
        <w:t>.1</w:t>
      </w:r>
      <w:r w:rsidRPr="00702EE3">
        <w:rPr>
          <w:rFonts w:asciiTheme="minorHAnsi" w:hAnsiTheme="minorHAnsi" w:cstheme="minorHAnsi"/>
          <w:sz w:val="22"/>
          <w:szCs w:val="22"/>
        </w:rPr>
        <w:t xml:space="preserve">  este</w:t>
      </w:r>
      <w:proofErr w:type="gramEnd"/>
      <w:r w:rsidRPr="00702EE3">
        <w:rPr>
          <w:rFonts w:asciiTheme="minorHAnsi" w:hAnsiTheme="minorHAnsi" w:cstheme="minorHAnsi"/>
          <w:sz w:val="22"/>
          <w:szCs w:val="22"/>
        </w:rPr>
        <w:t xml:space="preserve"> sunt  necesar pentru  finalizarea  evaluării  criteriului de eligibilitate EG1.</w:t>
      </w:r>
      <w:r w:rsidRPr="00702EE3">
        <w:rPr>
          <w:rFonts w:asciiTheme="minorHAnsi" w:hAnsiTheme="minorHAnsi" w:cstheme="minorHAnsi"/>
        </w:rPr>
        <w:t xml:space="preserve"> </w:t>
      </w:r>
    </w:p>
    <w:p w14:paraId="2BC8E58D" w14:textId="77777777" w:rsidR="0093796B" w:rsidRPr="00702EE3" w:rsidRDefault="0093796B" w:rsidP="0025218F">
      <w:pPr>
        <w:ind w:right="-31"/>
        <w:jc w:val="both"/>
        <w:rPr>
          <w:rFonts w:asciiTheme="minorHAnsi" w:hAnsiTheme="minorHAnsi" w:cstheme="minorHAnsi"/>
          <w:sz w:val="22"/>
          <w:szCs w:val="22"/>
        </w:rPr>
      </w:pPr>
    </w:p>
    <w:p w14:paraId="551B17D5" w14:textId="77777777" w:rsidR="0093796B" w:rsidRPr="00702EE3" w:rsidRDefault="0093796B" w:rsidP="0025218F">
      <w:pPr>
        <w:ind w:right="-31"/>
        <w:jc w:val="both"/>
        <w:rPr>
          <w:rFonts w:asciiTheme="minorHAnsi" w:hAnsiTheme="minorHAnsi" w:cstheme="minorHAnsi"/>
          <w:sz w:val="22"/>
          <w:szCs w:val="22"/>
        </w:rPr>
      </w:pPr>
      <w:r w:rsidRPr="00702EE3">
        <w:rPr>
          <w:rFonts w:asciiTheme="minorHAnsi" w:hAnsiTheme="minorHAnsi" w:cstheme="minorHAnsi"/>
          <w:sz w:val="22"/>
          <w:szCs w:val="22"/>
        </w:rPr>
        <w:t xml:space="preserve">În cazul în care solicitantul se regăsește pe lista furnizată de DGPA din cadrul MADR, transmisă conform protocolului încheiat între AFIR și aceasta, expertul verifică existența cererii de retragere, completată confom Anexei 14 la Ghidul Solicitantului. În caz contrar proiectul este declarat </w:t>
      </w:r>
      <w:proofErr w:type="gramStart"/>
      <w:r w:rsidRPr="00702EE3">
        <w:rPr>
          <w:rFonts w:asciiTheme="minorHAnsi" w:hAnsiTheme="minorHAnsi" w:cstheme="minorHAnsi"/>
          <w:sz w:val="22"/>
          <w:szCs w:val="22"/>
        </w:rPr>
        <w:t>neeligibil  în</w:t>
      </w:r>
      <w:proofErr w:type="gramEnd"/>
      <w:r w:rsidRPr="00702EE3">
        <w:rPr>
          <w:rFonts w:asciiTheme="minorHAnsi" w:hAnsiTheme="minorHAnsi" w:cstheme="minorHAnsi"/>
          <w:sz w:val="22"/>
          <w:szCs w:val="22"/>
        </w:rPr>
        <w:t xml:space="preserve"> baza neeligibilității cheltuielilor propuse prin proiect. </w:t>
      </w:r>
    </w:p>
    <w:p w14:paraId="169A9222" w14:textId="77777777" w:rsidR="0093796B" w:rsidRPr="00702EE3" w:rsidRDefault="0093796B" w:rsidP="0093796B">
      <w:pPr>
        <w:spacing w:after="200" w:line="276" w:lineRule="auto"/>
        <w:ind w:right="284"/>
        <w:jc w:val="both"/>
        <w:rPr>
          <w:rFonts w:asciiTheme="minorHAnsi" w:eastAsia="Calibri" w:hAnsiTheme="minorHAnsi"/>
          <w:sz w:val="22"/>
          <w:szCs w:val="22"/>
          <w:lang w:val="ro-RO"/>
        </w:rPr>
      </w:pPr>
      <w:r w:rsidRPr="00702EE3">
        <w:rPr>
          <w:rFonts w:asciiTheme="minorHAnsi" w:eastAsia="Calibri" w:hAnsiTheme="minorHAnsi"/>
          <w:sz w:val="22"/>
          <w:szCs w:val="22"/>
          <w:lang w:val="ro-RO"/>
        </w:rPr>
        <w:t>În urma verificării documentelor de mai sus proiectul proiectul poate fi încadrat cu statut:</w:t>
      </w:r>
    </w:p>
    <w:p w14:paraId="42E4EF14" w14:textId="77777777" w:rsidR="0093796B" w:rsidRPr="00702EE3" w:rsidRDefault="0093796B" w:rsidP="00D70F7F">
      <w:pPr>
        <w:numPr>
          <w:ilvl w:val="0"/>
          <w:numId w:val="14"/>
        </w:numPr>
        <w:spacing w:after="200" w:line="276" w:lineRule="auto"/>
        <w:ind w:left="714" w:right="284" w:hanging="357"/>
        <w:jc w:val="both"/>
        <w:rPr>
          <w:rFonts w:asciiTheme="minorHAnsi" w:eastAsia="Calibri" w:hAnsiTheme="minorHAnsi"/>
          <w:sz w:val="22"/>
          <w:szCs w:val="22"/>
          <w:lang w:val="ro-RO"/>
        </w:rPr>
      </w:pPr>
      <w:r w:rsidRPr="00702EE3">
        <w:rPr>
          <w:rFonts w:asciiTheme="minorHAnsi" w:eastAsia="Calibri" w:hAnsiTheme="minorHAnsi"/>
          <w:sz w:val="22"/>
          <w:szCs w:val="22"/>
          <w:lang w:val="ro-RO"/>
        </w:rPr>
        <w:t>eligibil;</w:t>
      </w:r>
    </w:p>
    <w:p w14:paraId="63B4AC1A" w14:textId="77777777" w:rsidR="0093796B" w:rsidRPr="00702EE3" w:rsidRDefault="0093796B" w:rsidP="00D70F7F">
      <w:pPr>
        <w:numPr>
          <w:ilvl w:val="0"/>
          <w:numId w:val="14"/>
        </w:numPr>
        <w:spacing w:after="200" w:line="276" w:lineRule="auto"/>
        <w:ind w:left="714" w:right="284" w:hanging="357"/>
        <w:jc w:val="both"/>
        <w:rPr>
          <w:rFonts w:asciiTheme="minorHAnsi" w:eastAsia="Calibri" w:hAnsiTheme="minorHAnsi"/>
          <w:sz w:val="22"/>
          <w:szCs w:val="22"/>
          <w:lang w:val="ro-RO"/>
        </w:rPr>
      </w:pPr>
      <w:r w:rsidRPr="00702EE3">
        <w:rPr>
          <w:rFonts w:asciiTheme="minorHAnsi" w:eastAsia="Calibri" w:hAnsiTheme="minorHAnsi"/>
          <w:sz w:val="22"/>
          <w:szCs w:val="22"/>
          <w:lang w:val="ro-RO"/>
        </w:rPr>
        <w:t>neeligibil.</w:t>
      </w:r>
    </w:p>
    <w:p w14:paraId="253B597B" w14:textId="77777777" w:rsidR="0093796B" w:rsidRPr="00702EE3" w:rsidRDefault="0093796B" w:rsidP="0093796B">
      <w:pPr>
        <w:ind w:right="284"/>
        <w:jc w:val="both"/>
        <w:rPr>
          <w:rFonts w:asciiTheme="minorHAnsi" w:eastAsia="Calibri" w:hAnsiTheme="minorHAnsi"/>
          <w:sz w:val="22"/>
          <w:szCs w:val="22"/>
          <w:lang w:val="ro-RO"/>
        </w:rPr>
      </w:pPr>
      <w:r w:rsidRPr="00702EE3">
        <w:rPr>
          <w:rFonts w:asciiTheme="minorHAnsi" w:eastAsia="Calibri" w:hAnsiTheme="minorHAnsi"/>
          <w:sz w:val="22"/>
          <w:szCs w:val="22"/>
          <w:lang w:val="ro-RO"/>
        </w:rPr>
        <w:t>Dacă în urma verificării se constată că sunt îndeplinite condițiile de eligibilitate, respectiv, proiectul este declarat eligibil,  se trece în etapa următoare în vederea încheierii contractului de finanțare;</w:t>
      </w:r>
    </w:p>
    <w:p w14:paraId="70E49D12" w14:textId="77777777" w:rsidR="0093796B" w:rsidRPr="00702EE3" w:rsidRDefault="0093796B" w:rsidP="0093796B">
      <w:pPr>
        <w:ind w:right="284"/>
        <w:contextualSpacing/>
        <w:jc w:val="both"/>
        <w:rPr>
          <w:rFonts w:asciiTheme="minorHAnsi" w:eastAsia="Calibri" w:hAnsiTheme="minorHAnsi"/>
          <w:bCs/>
          <w:sz w:val="22"/>
          <w:szCs w:val="22"/>
          <w:lang w:val="ro-RO"/>
        </w:rPr>
      </w:pPr>
      <w:r w:rsidRPr="00702EE3">
        <w:rPr>
          <w:rFonts w:asciiTheme="minorHAnsi" w:eastAsia="Calibri" w:hAnsiTheme="minorHAnsi"/>
          <w:bCs/>
          <w:sz w:val="22"/>
          <w:szCs w:val="22"/>
          <w:lang w:val="ro-RO"/>
        </w:rPr>
        <w:t xml:space="preserve">În cazul nedepunerii unui document din categoria documentelor obligatorii pentru care solicitantul și- a asumat angajamentul depunerii la momentul înregistrării cererii de finanțare sau/și care au fost precizate expres și în cuprinsul notificarii de selecție sau nedepunerea acestora în termenele specificate în notificare sau se constată că în cuprinsul documentului sunt înscrise menţiuni care conduc la încălcarea criteriului/criteriilor de eligibilitate proiectul va fi încadrat  cu statut de contract neîncheiat., solicitantul fiind notificat în acest sens. </w:t>
      </w:r>
    </w:p>
    <w:p w14:paraId="0D6AB022" w14:textId="77777777" w:rsidR="0093796B" w:rsidRPr="00702EE3" w:rsidRDefault="0093796B" w:rsidP="0093796B">
      <w:pPr>
        <w:contextualSpacing/>
        <w:jc w:val="both"/>
        <w:rPr>
          <w:rFonts w:asciiTheme="minorHAnsi" w:eastAsia="Calibri" w:hAnsiTheme="minorHAnsi"/>
          <w:bCs/>
          <w:sz w:val="22"/>
          <w:szCs w:val="22"/>
          <w:lang w:val="ro-RO"/>
        </w:rPr>
      </w:pPr>
      <w:r w:rsidRPr="00702EE3">
        <w:rPr>
          <w:rFonts w:asciiTheme="minorHAnsi" w:eastAsia="Calibri" w:hAnsiTheme="minorHAnsi"/>
          <w:bCs/>
          <w:sz w:val="22"/>
          <w:szCs w:val="22"/>
          <w:lang w:val="ro-RO"/>
        </w:rPr>
        <w:t xml:space="preserve"> </w:t>
      </w:r>
    </w:p>
    <w:p w14:paraId="50F3ADBD" w14:textId="77777777" w:rsidR="0093796B" w:rsidRPr="00702EE3" w:rsidRDefault="0093796B" w:rsidP="0093796B">
      <w:pPr>
        <w:contextualSpacing/>
        <w:jc w:val="both"/>
        <w:rPr>
          <w:rFonts w:asciiTheme="minorHAnsi" w:eastAsia="Calibri" w:hAnsiTheme="minorHAnsi"/>
          <w:sz w:val="22"/>
          <w:szCs w:val="22"/>
        </w:rPr>
      </w:pPr>
      <w:r w:rsidRPr="00702EE3">
        <w:rPr>
          <w:rFonts w:asciiTheme="minorHAnsi" w:eastAsia="Calibri" w:hAnsiTheme="minorHAnsi"/>
          <w:sz w:val="22"/>
          <w:szCs w:val="22"/>
        </w:rPr>
        <w:t>Observaţii.......................................................................................................................</w:t>
      </w:r>
    </w:p>
    <w:p w14:paraId="2F5D1E01" w14:textId="77777777" w:rsidR="0093796B" w:rsidRPr="00702EE3" w:rsidRDefault="0093796B" w:rsidP="0093796B">
      <w:pPr>
        <w:jc w:val="both"/>
        <w:rPr>
          <w:rFonts w:asciiTheme="minorHAnsi" w:eastAsia="Calibri" w:hAnsiTheme="minorHAnsi"/>
          <w:sz w:val="22"/>
          <w:szCs w:val="22"/>
        </w:rPr>
      </w:pPr>
      <w:r w:rsidRPr="00702EE3">
        <w:rPr>
          <w:rFonts w:asciiTheme="minorHAnsi" w:eastAsia="Calibri" w:hAnsiTheme="minorHAnsi"/>
          <w:sz w:val="22"/>
          <w:szCs w:val="22"/>
        </w:rPr>
        <w:t>........................................................................................................................................</w:t>
      </w:r>
    </w:p>
    <w:p w14:paraId="2254C6E2" w14:textId="77777777" w:rsidR="0093796B" w:rsidRPr="00702EE3" w:rsidRDefault="0093796B" w:rsidP="0093796B">
      <w:pPr>
        <w:jc w:val="both"/>
        <w:rPr>
          <w:rFonts w:asciiTheme="minorHAnsi" w:eastAsia="Calibri" w:hAnsiTheme="minorHAnsi"/>
          <w:sz w:val="22"/>
          <w:szCs w:val="22"/>
        </w:rPr>
      </w:pPr>
      <w:r w:rsidRPr="00702EE3">
        <w:rPr>
          <w:rFonts w:asciiTheme="minorHAnsi" w:eastAsia="Calibri" w:hAnsiTheme="minorHAnsi"/>
          <w:sz w:val="22"/>
          <w:szCs w:val="22"/>
        </w:rPr>
        <w:t>........................................................................................................................................</w:t>
      </w:r>
    </w:p>
    <w:p w14:paraId="34C22495" w14:textId="77777777" w:rsidR="008664CA" w:rsidRPr="00702EE3" w:rsidRDefault="008664CA" w:rsidP="008664CA">
      <w:pPr>
        <w:pStyle w:val="BodyText3"/>
        <w:jc w:val="left"/>
        <w:rPr>
          <w:rFonts w:asciiTheme="minorHAnsi" w:hAnsiTheme="minorHAnsi"/>
          <w:b w:val="0"/>
          <w:sz w:val="22"/>
          <w:szCs w:val="22"/>
          <w:lang w:val="ro-RO"/>
        </w:rPr>
      </w:pPr>
      <w:r w:rsidRPr="00702EE3">
        <w:rPr>
          <w:rFonts w:asciiTheme="minorHAnsi" w:hAnsiTheme="minorHAnsi"/>
          <w:b w:val="0"/>
          <w:sz w:val="22"/>
          <w:szCs w:val="22"/>
          <w:lang w:val="ro-RO"/>
        </w:rPr>
        <w:t>Aprobat de: Director  OJFIR</w:t>
      </w:r>
    </w:p>
    <w:p w14:paraId="1702263F" w14:textId="77777777" w:rsidR="008664CA" w:rsidRPr="00702EE3" w:rsidRDefault="008664CA" w:rsidP="008664CA">
      <w:pPr>
        <w:pStyle w:val="BodyText3"/>
        <w:jc w:val="left"/>
        <w:rPr>
          <w:rFonts w:asciiTheme="minorHAnsi" w:hAnsiTheme="minorHAnsi"/>
          <w:b w:val="0"/>
          <w:i/>
          <w:sz w:val="22"/>
          <w:szCs w:val="22"/>
          <w:lang w:val="ro-RO"/>
        </w:rPr>
      </w:pPr>
      <w:r w:rsidRPr="00702EE3">
        <w:rPr>
          <w:rFonts w:asciiTheme="minorHAnsi" w:hAnsiTheme="minorHAnsi"/>
          <w:b w:val="0"/>
          <w:i/>
          <w:sz w:val="22"/>
          <w:szCs w:val="22"/>
          <w:lang w:val="ro-RO"/>
        </w:rPr>
        <w:t>Nume/Prenume ……………………</w:t>
      </w:r>
    </w:p>
    <w:p w14:paraId="4882089E" w14:textId="77777777" w:rsidR="008664CA" w:rsidRPr="00702EE3" w:rsidRDefault="008664CA" w:rsidP="008664CA">
      <w:pPr>
        <w:pStyle w:val="BodyText3"/>
        <w:jc w:val="left"/>
        <w:rPr>
          <w:rFonts w:asciiTheme="minorHAnsi" w:hAnsiTheme="minorHAnsi"/>
          <w:b w:val="0"/>
          <w:i/>
          <w:sz w:val="22"/>
          <w:szCs w:val="22"/>
          <w:lang w:val="ro-RO"/>
        </w:rPr>
      </w:pPr>
      <w:r w:rsidRPr="00702EE3">
        <w:rPr>
          <w:rFonts w:asciiTheme="minorHAnsi" w:hAnsiTheme="minorHAnsi"/>
          <w:b w:val="0"/>
          <w:i/>
          <w:sz w:val="22"/>
          <w:szCs w:val="22"/>
          <w:lang w:val="ro-RO"/>
        </w:rPr>
        <w:t xml:space="preserve">Semnătura şi ştampila   </w:t>
      </w:r>
      <w:r w:rsidRPr="00702EE3">
        <w:rPr>
          <w:rFonts w:asciiTheme="minorHAnsi" w:hAnsiTheme="minorHAnsi"/>
          <w:b w:val="0"/>
          <w:i/>
          <w:sz w:val="22"/>
          <w:szCs w:val="22"/>
          <w:lang w:val="ro-RO"/>
        </w:rPr>
        <w:tab/>
      </w:r>
    </w:p>
    <w:p w14:paraId="3F91650C" w14:textId="77777777" w:rsidR="008664CA" w:rsidRPr="00702EE3" w:rsidRDefault="008664CA" w:rsidP="008664CA">
      <w:pPr>
        <w:pStyle w:val="BodyText3"/>
        <w:jc w:val="left"/>
        <w:rPr>
          <w:rFonts w:asciiTheme="minorHAnsi" w:hAnsiTheme="minorHAnsi"/>
          <w:b w:val="0"/>
          <w:i/>
          <w:sz w:val="22"/>
          <w:szCs w:val="22"/>
          <w:lang w:val="ro-RO"/>
        </w:rPr>
      </w:pPr>
      <w:r w:rsidRPr="00702EE3">
        <w:rPr>
          <w:rFonts w:asciiTheme="minorHAnsi" w:hAnsiTheme="minorHAnsi"/>
          <w:b w:val="0"/>
          <w:i/>
          <w:sz w:val="22"/>
          <w:szCs w:val="22"/>
          <w:lang w:val="ro-RO"/>
        </w:rPr>
        <w:t>DATA………..</w:t>
      </w:r>
    </w:p>
    <w:p w14:paraId="47DE5A6C" w14:textId="77777777" w:rsidR="008664CA" w:rsidRPr="00702EE3" w:rsidRDefault="008664CA" w:rsidP="008664CA">
      <w:pPr>
        <w:pStyle w:val="BodyText3"/>
        <w:jc w:val="left"/>
        <w:rPr>
          <w:rFonts w:asciiTheme="minorHAnsi" w:hAnsiTheme="minorHAnsi"/>
          <w:b w:val="0"/>
          <w:sz w:val="22"/>
          <w:szCs w:val="22"/>
          <w:lang w:val="ro-RO"/>
        </w:rPr>
      </w:pPr>
    </w:p>
    <w:p w14:paraId="383FABA4" w14:textId="77777777" w:rsidR="008664CA" w:rsidRPr="00702EE3" w:rsidRDefault="008664CA" w:rsidP="008664CA">
      <w:pPr>
        <w:pStyle w:val="BodyText3"/>
        <w:jc w:val="left"/>
        <w:rPr>
          <w:rFonts w:asciiTheme="minorHAnsi" w:hAnsiTheme="minorHAnsi"/>
          <w:b w:val="0"/>
          <w:sz w:val="22"/>
          <w:szCs w:val="22"/>
          <w:lang w:val="ro-RO"/>
        </w:rPr>
      </w:pPr>
      <w:r w:rsidRPr="00702EE3">
        <w:rPr>
          <w:rFonts w:asciiTheme="minorHAnsi" w:hAnsiTheme="minorHAnsi"/>
          <w:b w:val="0"/>
          <w:sz w:val="22"/>
          <w:szCs w:val="22"/>
          <w:lang w:val="ro-RO"/>
        </w:rPr>
        <w:t>Avizat/Verificat: Şef Serviciu SAFPD OJFIR</w:t>
      </w:r>
    </w:p>
    <w:p w14:paraId="7DA87436" w14:textId="77777777" w:rsidR="008664CA" w:rsidRPr="00702EE3" w:rsidRDefault="008664CA" w:rsidP="008664CA">
      <w:pPr>
        <w:pStyle w:val="BodyText3"/>
        <w:jc w:val="left"/>
        <w:rPr>
          <w:rFonts w:asciiTheme="minorHAnsi" w:hAnsiTheme="minorHAnsi"/>
          <w:b w:val="0"/>
          <w:i/>
          <w:sz w:val="22"/>
          <w:szCs w:val="22"/>
          <w:lang w:val="pt-BR"/>
        </w:rPr>
      </w:pPr>
      <w:r w:rsidRPr="00702EE3">
        <w:rPr>
          <w:rFonts w:asciiTheme="minorHAnsi" w:hAnsiTheme="minorHAnsi"/>
          <w:b w:val="0"/>
          <w:i/>
          <w:sz w:val="22"/>
          <w:szCs w:val="22"/>
          <w:lang w:val="pt-BR"/>
        </w:rPr>
        <w:t xml:space="preserve">Nume/Prenume …………………… </w:t>
      </w:r>
    </w:p>
    <w:p w14:paraId="427F4051" w14:textId="77777777" w:rsidR="008664CA" w:rsidRPr="00702EE3" w:rsidRDefault="008664CA" w:rsidP="008664CA">
      <w:pPr>
        <w:pStyle w:val="BodyText3"/>
        <w:jc w:val="left"/>
        <w:rPr>
          <w:rFonts w:asciiTheme="minorHAnsi" w:hAnsiTheme="minorHAnsi"/>
          <w:b w:val="0"/>
          <w:i/>
          <w:sz w:val="22"/>
          <w:szCs w:val="22"/>
          <w:lang w:val="pt-BR"/>
        </w:rPr>
      </w:pPr>
      <w:r w:rsidRPr="00702EE3">
        <w:rPr>
          <w:rFonts w:asciiTheme="minorHAnsi" w:hAnsiTheme="minorHAnsi"/>
          <w:b w:val="0"/>
          <w:i/>
          <w:sz w:val="22"/>
          <w:szCs w:val="22"/>
          <w:lang w:val="pt-BR"/>
        </w:rPr>
        <w:t>Semnătura</w:t>
      </w:r>
      <w:r w:rsidRPr="00702EE3">
        <w:rPr>
          <w:rFonts w:asciiTheme="minorHAnsi" w:hAnsiTheme="minorHAnsi"/>
          <w:b w:val="0"/>
          <w:i/>
          <w:sz w:val="22"/>
          <w:szCs w:val="22"/>
          <w:lang w:val="pt-BR"/>
        </w:rPr>
        <w:tab/>
      </w:r>
      <w:r w:rsidRPr="00702EE3">
        <w:rPr>
          <w:rFonts w:asciiTheme="minorHAnsi" w:hAnsiTheme="minorHAnsi"/>
          <w:b w:val="0"/>
          <w:i/>
          <w:sz w:val="22"/>
          <w:szCs w:val="22"/>
          <w:lang w:val="pt-BR"/>
        </w:rPr>
        <w:tab/>
      </w:r>
    </w:p>
    <w:p w14:paraId="26D33147" w14:textId="77777777" w:rsidR="008664CA" w:rsidRPr="00702EE3" w:rsidRDefault="008664CA" w:rsidP="008664CA">
      <w:pPr>
        <w:pStyle w:val="BodyText3"/>
        <w:jc w:val="left"/>
        <w:rPr>
          <w:rFonts w:asciiTheme="minorHAnsi" w:hAnsiTheme="minorHAnsi"/>
          <w:b w:val="0"/>
          <w:i/>
          <w:sz w:val="22"/>
          <w:szCs w:val="22"/>
          <w:lang w:val="pt-BR"/>
        </w:rPr>
      </w:pPr>
      <w:r w:rsidRPr="00702EE3">
        <w:rPr>
          <w:rFonts w:asciiTheme="minorHAnsi" w:hAnsiTheme="minorHAnsi"/>
          <w:b w:val="0"/>
          <w:i/>
          <w:sz w:val="22"/>
          <w:szCs w:val="22"/>
          <w:lang w:val="pt-BR"/>
        </w:rPr>
        <w:t>DATA…</w:t>
      </w:r>
      <w:proofErr w:type="gramStart"/>
      <w:r w:rsidRPr="00702EE3">
        <w:rPr>
          <w:rFonts w:asciiTheme="minorHAnsi" w:hAnsiTheme="minorHAnsi"/>
          <w:b w:val="0"/>
          <w:i/>
          <w:sz w:val="22"/>
          <w:szCs w:val="22"/>
          <w:lang w:val="pt-BR"/>
        </w:rPr>
        <w:t>…….</w:t>
      </w:r>
      <w:proofErr w:type="gramEnd"/>
      <w:r w:rsidRPr="00702EE3">
        <w:rPr>
          <w:rFonts w:asciiTheme="minorHAnsi" w:hAnsiTheme="minorHAnsi"/>
          <w:b w:val="0"/>
          <w:i/>
          <w:sz w:val="22"/>
          <w:szCs w:val="22"/>
          <w:lang w:val="pt-BR"/>
        </w:rPr>
        <w:t>.</w:t>
      </w:r>
    </w:p>
    <w:p w14:paraId="0F164012" w14:textId="77777777" w:rsidR="008664CA" w:rsidRPr="00702EE3" w:rsidRDefault="008664CA" w:rsidP="008664CA">
      <w:pPr>
        <w:pStyle w:val="BodyText3"/>
        <w:jc w:val="left"/>
        <w:rPr>
          <w:rFonts w:asciiTheme="minorHAnsi" w:hAnsiTheme="minorHAnsi"/>
          <w:b w:val="0"/>
          <w:sz w:val="22"/>
          <w:szCs w:val="22"/>
          <w:lang w:val="pt-BR"/>
        </w:rPr>
      </w:pPr>
    </w:p>
    <w:p w14:paraId="63A4ACC2" w14:textId="77777777" w:rsidR="008664CA" w:rsidRPr="00702EE3" w:rsidRDefault="008664CA" w:rsidP="008664CA">
      <w:pPr>
        <w:pStyle w:val="BodyText3"/>
        <w:jc w:val="left"/>
        <w:rPr>
          <w:rFonts w:asciiTheme="minorHAnsi" w:hAnsiTheme="minorHAnsi"/>
          <w:b w:val="0"/>
          <w:sz w:val="22"/>
          <w:szCs w:val="22"/>
          <w:lang w:val="pt-BR"/>
        </w:rPr>
      </w:pPr>
      <w:r w:rsidRPr="00702EE3">
        <w:rPr>
          <w:rFonts w:asciiTheme="minorHAnsi" w:hAnsiTheme="minorHAnsi"/>
          <w:b w:val="0"/>
          <w:sz w:val="22"/>
          <w:szCs w:val="22"/>
          <w:lang w:val="pt-BR"/>
        </w:rPr>
        <w:t xml:space="preserve">Verificat de: Expert </w:t>
      </w:r>
      <w:proofErr w:type="gramStart"/>
      <w:r w:rsidRPr="00702EE3">
        <w:rPr>
          <w:rFonts w:asciiTheme="minorHAnsi" w:hAnsiTheme="minorHAnsi"/>
          <w:b w:val="0"/>
          <w:sz w:val="22"/>
          <w:szCs w:val="22"/>
          <w:lang w:val="pt-BR"/>
        </w:rPr>
        <w:t>2  SAFPD</w:t>
      </w:r>
      <w:proofErr w:type="gramEnd"/>
      <w:r w:rsidRPr="00702EE3">
        <w:rPr>
          <w:rFonts w:asciiTheme="minorHAnsi" w:hAnsiTheme="minorHAnsi"/>
          <w:b w:val="0"/>
          <w:sz w:val="22"/>
          <w:szCs w:val="22"/>
          <w:lang w:val="pt-BR"/>
        </w:rPr>
        <w:t xml:space="preserve"> </w:t>
      </w:r>
      <w:r w:rsidRPr="00702EE3">
        <w:rPr>
          <w:rFonts w:asciiTheme="minorHAnsi" w:hAnsiTheme="minorHAnsi"/>
          <w:b w:val="0"/>
          <w:sz w:val="22"/>
          <w:szCs w:val="22"/>
          <w:lang w:val="ro-RO"/>
        </w:rPr>
        <w:t>OJFIR</w:t>
      </w:r>
    </w:p>
    <w:p w14:paraId="3F846D7C" w14:textId="77777777" w:rsidR="008664CA" w:rsidRPr="00702EE3" w:rsidRDefault="008664CA" w:rsidP="008664CA">
      <w:pPr>
        <w:pStyle w:val="BodyText3"/>
        <w:jc w:val="left"/>
        <w:rPr>
          <w:rFonts w:asciiTheme="minorHAnsi" w:hAnsiTheme="minorHAnsi"/>
          <w:b w:val="0"/>
          <w:i/>
          <w:sz w:val="22"/>
          <w:szCs w:val="22"/>
          <w:lang w:val="pt-BR"/>
        </w:rPr>
      </w:pPr>
      <w:r w:rsidRPr="00702EE3">
        <w:rPr>
          <w:rFonts w:asciiTheme="minorHAnsi" w:hAnsiTheme="minorHAnsi"/>
          <w:b w:val="0"/>
          <w:i/>
          <w:sz w:val="22"/>
          <w:szCs w:val="22"/>
          <w:lang w:val="pt-BR"/>
        </w:rPr>
        <w:t xml:space="preserve">Nume/Prenume …………………… </w:t>
      </w:r>
    </w:p>
    <w:p w14:paraId="5669142C" w14:textId="77777777" w:rsidR="008664CA" w:rsidRPr="00702EE3" w:rsidRDefault="008664CA" w:rsidP="008664CA">
      <w:pPr>
        <w:pStyle w:val="BodyText3"/>
        <w:jc w:val="left"/>
        <w:rPr>
          <w:rFonts w:asciiTheme="minorHAnsi" w:hAnsiTheme="minorHAnsi"/>
          <w:b w:val="0"/>
          <w:i/>
          <w:sz w:val="22"/>
          <w:szCs w:val="22"/>
          <w:lang w:val="pt-BR"/>
        </w:rPr>
      </w:pPr>
      <w:r w:rsidRPr="00702EE3">
        <w:rPr>
          <w:rFonts w:asciiTheme="minorHAnsi" w:hAnsiTheme="minorHAnsi"/>
          <w:b w:val="0"/>
          <w:i/>
          <w:sz w:val="22"/>
          <w:szCs w:val="22"/>
          <w:lang w:val="pt-BR"/>
        </w:rPr>
        <w:t>Semnătura</w:t>
      </w:r>
      <w:r w:rsidRPr="00702EE3">
        <w:rPr>
          <w:rFonts w:asciiTheme="minorHAnsi" w:hAnsiTheme="minorHAnsi"/>
          <w:b w:val="0"/>
          <w:i/>
          <w:sz w:val="22"/>
          <w:szCs w:val="22"/>
          <w:lang w:val="pt-BR"/>
        </w:rPr>
        <w:tab/>
      </w:r>
      <w:r w:rsidRPr="00702EE3">
        <w:rPr>
          <w:rFonts w:asciiTheme="minorHAnsi" w:hAnsiTheme="minorHAnsi"/>
          <w:b w:val="0"/>
          <w:i/>
          <w:sz w:val="22"/>
          <w:szCs w:val="22"/>
          <w:lang w:val="pt-BR"/>
        </w:rPr>
        <w:tab/>
      </w:r>
    </w:p>
    <w:p w14:paraId="1837CBEE" w14:textId="77777777" w:rsidR="008664CA" w:rsidRPr="00702EE3" w:rsidRDefault="008664CA" w:rsidP="008664CA">
      <w:pPr>
        <w:pStyle w:val="BodyText3"/>
        <w:jc w:val="left"/>
        <w:rPr>
          <w:rFonts w:asciiTheme="minorHAnsi" w:hAnsiTheme="minorHAnsi"/>
          <w:b w:val="0"/>
          <w:i/>
          <w:sz w:val="22"/>
          <w:szCs w:val="22"/>
          <w:lang w:val="pt-BR"/>
        </w:rPr>
      </w:pPr>
      <w:r w:rsidRPr="00702EE3">
        <w:rPr>
          <w:rFonts w:asciiTheme="minorHAnsi" w:hAnsiTheme="minorHAnsi"/>
          <w:b w:val="0"/>
          <w:i/>
          <w:sz w:val="22"/>
          <w:szCs w:val="22"/>
          <w:lang w:val="pt-BR"/>
        </w:rPr>
        <w:t>DATA…</w:t>
      </w:r>
      <w:proofErr w:type="gramStart"/>
      <w:r w:rsidRPr="00702EE3">
        <w:rPr>
          <w:rFonts w:asciiTheme="minorHAnsi" w:hAnsiTheme="minorHAnsi"/>
          <w:b w:val="0"/>
          <w:i/>
          <w:sz w:val="22"/>
          <w:szCs w:val="22"/>
          <w:lang w:val="pt-BR"/>
        </w:rPr>
        <w:t>…….</w:t>
      </w:r>
      <w:proofErr w:type="gramEnd"/>
      <w:r w:rsidRPr="00702EE3">
        <w:rPr>
          <w:rFonts w:asciiTheme="minorHAnsi" w:hAnsiTheme="minorHAnsi"/>
          <w:b w:val="0"/>
          <w:i/>
          <w:sz w:val="22"/>
          <w:szCs w:val="22"/>
          <w:lang w:val="pt-BR"/>
        </w:rPr>
        <w:t>.</w:t>
      </w:r>
    </w:p>
    <w:p w14:paraId="2F972B2D" w14:textId="77777777" w:rsidR="008664CA" w:rsidRPr="00702EE3" w:rsidRDefault="008664CA" w:rsidP="008664CA">
      <w:pPr>
        <w:pStyle w:val="BodyText3"/>
        <w:jc w:val="left"/>
        <w:rPr>
          <w:rFonts w:asciiTheme="minorHAnsi" w:hAnsiTheme="minorHAnsi"/>
          <w:b w:val="0"/>
          <w:sz w:val="22"/>
          <w:szCs w:val="22"/>
          <w:lang w:val="pt-BR"/>
        </w:rPr>
      </w:pPr>
    </w:p>
    <w:p w14:paraId="55601C49" w14:textId="77777777" w:rsidR="008664CA" w:rsidRPr="00702EE3" w:rsidRDefault="008664CA" w:rsidP="008664CA">
      <w:pPr>
        <w:pStyle w:val="BodyText3"/>
        <w:jc w:val="left"/>
        <w:rPr>
          <w:rFonts w:asciiTheme="minorHAnsi" w:hAnsiTheme="minorHAnsi"/>
          <w:b w:val="0"/>
          <w:sz w:val="22"/>
          <w:szCs w:val="22"/>
          <w:lang w:val="pt-BR"/>
        </w:rPr>
      </w:pPr>
      <w:r w:rsidRPr="00702EE3">
        <w:rPr>
          <w:rFonts w:asciiTheme="minorHAnsi" w:hAnsiTheme="minorHAnsi"/>
          <w:b w:val="0"/>
          <w:sz w:val="22"/>
          <w:szCs w:val="22"/>
          <w:lang w:val="pt-BR"/>
        </w:rPr>
        <w:t xml:space="preserve">Întocmit de: Expert 1 SAFPD </w:t>
      </w:r>
      <w:r w:rsidRPr="00702EE3">
        <w:rPr>
          <w:rFonts w:asciiTheme="minorHAnsi" w:hAnsiTheme="minorHAnsi"/>
          <w:b w:val="0"/>
          <w:sz w:val="22"/>
          <w:szCs w:val="22"/>
          <w:lang w:val="ro-RO"/>
        </w:rPr>
        <w:t>OJFIR</w:t>
      </w:r>
    </w:p>
    <w:p w14:paraId="632A0C89" w14:textId="77777777" w:rsidR="008664CA" w:rsidRPr="00702EE3" w:rsidRDefault="008664CA" w:rsidP="008664CA">
      <w:pPr>
        <w:pStyle w:val="BodyText3"/>
        <w:jc w:val="left"/>
        <w:rPr>
          <w:rFonts w:asciiTheme="minorHAnsi" w:hAnsiTheme="minorHAnsi"/>
          <w:b w:val="0"/>
          <w:i/>
          <w:sz w:val="22"/>
          <w:szCs w:val="22"/>
          <w:lang w:val="pt-BR"/>
        </w:rPr>
      </w:pPr>
      <w:r w:rsidRPr="00702EE3">
        <w:rPr>
          <w:rFonts w:asciiTheme="minorHAnsi" w:hAnsiTheme="minorHAnsi"/>
          <w:b w:val="0"/>
          <w:i/>
          <w:sz w:val="22"/>
          <w:szCs w:val="22"/>
          <w:lang w:val="pt-BR"/>
        </w:rPr>
        <w:t xml:space="preserve">Nume/Prenume …………………… </w:t>
      </w:r>
    </w:p>
    <w:p w14:paraId="5F2FD2D0" w14:textId="77777777" w:rsidR="008664CA" w:rsidRPr="00702EE3" w:rsidRDefault="008664CA" w:rsidP="008664CA">
      <w:pPr>
        <w:pStyle w:val="BodyText3"/>
        <w:jc w:val="left"/>
        <w:rPr>
          <w:rFonts w:asciiTheme="minorHAnsi" w:hAnsiTheme="minorHAnsi"/>
          <w:b w:val="0"/>
          <w:i/>
          <w:sz w:val="22"/>
          <w:szCs w:val="22"/>
          <w:lang w:val="pt-BR"/>
        </w:rPr>
      </w:pPr>
      <w:r w:rsidRPr="00702EE3">
        <w:rPr>
          <w:rFonts w:asciiTheme="minorHAnsi" w:hAnsiTheme="minorHAnsi"/>
          <w:b w:val="0"/>
          <w:i/>
          <w:sz w:val="22"/>
          <w:szCs w:val="22"/>
          <w:lang w:val="pt-BR"/>
        </w:rPr>
        <w:t>Semnătura</w:t>
      </w:r>
      <w:r w:rsidRPr="00702EE3">
        <w:rPr>
          <w:rFonts w:asciiTheme="minorHAnsi" w:hAnsiTheme="minorHAnsi"/>
          <w:b w:val="0"/>
          <w:i/>
          <w:sz w:val="22"/>
          <w:szCs w:val="22"/>
          <w:lang w:val="pt-BR"/>
        </w:rPr>
        <w:tab/>
      </w:r>
      <w:r w:rsidRPr="00702EE3">
        <w:rPr>
          <w:rFonts w:asciiTheme="minorHAnsi" w:hAnsiTheme="minorHAnsi"/>
          <w:b w:val="0"/>
          <w:i/>
          <w:sz w:val="22"/>
          <w:szCs w:val="22"/>
          <w:lang w:val="pt-BR"/>
        </w:rPr>
        <w:tab/>
      </w:r>
    </w:p>
    <w:p w14:paraId="48B756BF" w14:textId="77777777" w:rsidR="008664CA" w:rsidRPr="0018605A" w:rsidRDefault="008664CA" w:rsidP="008664CA">
      <w:pPr>
        <w:pStyle w:val="BodyText3"/>
        <w:jc w:val="left"/>
        <w:rPr>
          <w:rFonts w:asciiTheme="minorHAnsi" w:hAnsiTheme="minorHAnsi"/>
          <w:b w:val="0"/>
          <w:i/>
          <w:sz w:val="22"/>
          <w:szCs w:val="22"/>
          <w:lang w:val="pt-BR"/>
        </w:rPr>
      </w:pPr>
      <w:r w:rsidRPr="00702EE3">
        <w:rPr>
          <w:rFonts w:asciiTheme="minorHAnsi" w:hAnsiTheme="minorHAnsi"/>
          <w:b w:val="0"/>
          <w:i/>
          <w:sz w:val="22"/>
          <w:szCs w:val="22"/>
          <w:lang w:val="pt-BR"/>
        </w:rPr>
        <w:t>DATA…</w:t>
      </w:r>
      <w:proofErr w:type="gramStart"/>
      <w:r w:rsidRPr="00702EE3">
        <w:rPr>
          <w:rFonts w:asciiTheme="minorHAnsi" w:hAnsiTheme="minorHAnsi"/>
          <w:b w:val="0"/>
          <w:i/>
          <w:sz w:val="22"/>
          <w:szCs w:val="22"/>
          <w:lang w:val="pt-BR"/>
        </w:rPr>
        <w:t>…….</w:t>
      </w:r>
      <w:proofErr w:type="gramEnd"/>
      <w:r w:rsidRPr="00702EE3">
        <w:rPr>
          <w:rFonts w:asciiTheme="minorHAnsi" w:hAnsiTheme="minorHAnsi"/>
          <w:b w:val="0"/>
          <w:i/>
          <w:sz w:val="22"/>
          <w:szCs w:val="22"/>
          <w:lang w:val="pt-BR"/>
        </w:rPr>
        <w:t>.</w:t>
      </w:r>
    </w:p>
    <w:p w14:paraId="124A02C4" w14:textId="77777777" w:rsidR="0093796B" w:rsidRPr="006C31E0" w:rsidRDefault="0093796B" w:rsidP="0093796B">
      <w:pPr>
        <w:pStyle w:val="BodyText3"/>
        <w:jc w:val="left"/>
        <w:rPr>
          <w:rFonts w:asciiTheme="minorHAnsi" w:hAnsiTheme="minorHAnsi"/>
          <w:b w:val="0"/>
          <w:sz w:val="22"/>
          <w:szCs w:val="22"/>
          <w:lang w:val="ro-RO"/>
        </w:rPr>
      </w:pPr>
    </w:p>
    <w:p w14:paraId="255EF757" w14:textId="77777777" w:rsidR="0093796B" w:rsidRPr="006C31E0" w:rsidRDefault="0093796B" w:rsidP="007835B3">
      <w:pPr>
        <w:ind w:right="284"/>
        <w:jc w:val="center"/>
        <w:rPr>
          <w:rFonts w:ascii="Calibri" w:hAnsi="Calibri"/>
          <w:sz w:val="22"/>
          <w:szCs w:val="22"/>
          <w:lang w:val="ro-RO" w:eastAsia="ro-RO"/>
        </w:rPr>
      </w:pPr>
    </w:p>
    <w:p w14:paraId="56C44FE3" w14:textId="136F1595" w:rsidR="00B831EA" w:rsidRPr="0018605A" w:rsidRDefault="00B831EA" w:rsidP="0018605A">
      <w:pPr>
        <w:jc w:val="both"/>
        <w:rPr>
          <w:rFonts w:ascii="SIVECO Office" w:hAnsi="SIVECO Office"/>
          <w:b/>
          <w:bCs/>
          <w:sz w:val="22"/>
          <w:szCs w:val="22"/>
          <w:lang w:val="en-GB" w:eastAsia="ro-RO"/>
        </w:rPr>
      </w:pPr>
    </w:p>
    <w:sectPr w:rsidR="00B831EA" w:rsidRPr="0018605A" w:rsidSect="00A620CA">
      <w:pgSz w:w="11906" w:h="16838"/>
      <w:pgMar w:top="1417" w:right="1274" w:bottom="1080" w:left="1843"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575F5CB" w14:textId="77777777" w:rsidR="00B11F7B" w:rsidRDefault="00B11F7B" w:rsidP="00BB118C">
      <w:r>
        <w:separator/>
      </w:r>
    </w:p>
  </w:endnote>
  <w:endnote w:type="continuationSeparator" w:id="0">
    <w:p w14:paraId="7515866E" w14:textId="77777777" w:rsidR="00B11F7B" w:rsidRDefault="00B11F7B" w:rsidP="00BB11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Yu Gothic UI"/>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pitch w:val="variable"/>
    <w:sig w:usb0="00000003" w:usb1="00000000" w:usb2="00000000" w:usb3="00000000" w:csb0="00000001" w:csb1="00000000"/>
  </w:font>
  <w:font w:name="Optima">
    <w:altName w:val="Times New Roman"/>
    <w:panose1 w:val="00000000000000000000"/>
    <w:charset w:val="00"/>
    <w:family w:val="swiss"/>
    <w:notTrueType/>
    <w:pitch w:val="variable"/>
    <w:sig w:usb0="00000003" w:usb1="00000000" w:usb2="00000000" w:usb3="00000000" w:csb0="00000001" w:csb1="00000000"/>
  </w:font>
  <w:font w:name="EUAlbertina">
    <w:altName w:val="Cambria"/>
    <w:panose1 w:val="00000000000000000000"/>
    <w:charset w:val="00"/>
    <w:family w:val="roman"/>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IVECO Office">
    <w:altName w:val="Times New Roman"/>
    <w:panose1 w:val="00000000000000000000"/>
    <w:charset w:val="00"/>
    <w:family w:val="swiss"/>
    <w:notTrueType/>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03FDDDC" w14:textId="77777777" w:rsidR="00B11F7B" w:rsidRDefault="00B11F7B" w:rsidP="00BB118C">
      <w:r>
        <w:separator/>
      </w:r>
    </w:p>
  </w:footnote>
  <w:footnote w:type="continuationSeparator" w:id="0">
    <w:p w14:paraId="64B4EA67" w14:textId="77777777" w:rsidR="00B11F7B" w:rsidRDefault="00B11F7B" w:rsidP="00BB118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1.2pt;height:11.2pt" o:bullet="t">
        <v:imagedata r:id="rId1" o:title="mso1D"/>
      </v:shape>
    </w:pict>
  </w:numPicBullet>
  <w:abstractNum w:abstractNumId="0" w15:restartNumberingAfterBreak="0">
    <w:nsid w:val="05400D43"/>
    <w:multiLevelType w:val="hybridMultilevel"/>
    <w:tmpl w:val="D6588D86"/>
    <w:lvl w:ilvl="0" w:tplc="04090007">
      <w:start w:val="1"/>
      <w:numFmt w:val="bullet"/>
      <w:lvlText w:val=""/>
      <w:lvlPicBulletId w:val="0"/>
      <w:lvlJc w:val="left"/>
      <w:pPr>
        <w:ind w:left="502" w:hanging="360"/>
      </w:pPr>
      <w:rPr>
        <w:rFonts w:ascii="Symbol" w:hAnsi="Symbol" w:hint="default"/>
      </w:rPr>
    </w:lvl>
    <w:lvl w:ilvl="1" w:tplc="04180003">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 w15:restartNumberingAfterBreak="0">
    <w:nsid w:val="05E43B42"/>
    <w:multiLevelType w:val="hybridMultilevel"/>
    <w:tmpl w:val="391A0FD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4663B7"/>
    <w:multiLevelType w:val="hybridMultilevel"/>
    <w:tmpl w:val="D0D06E3E"/>
    <w:lvl w:ilvl="0" w:tplc="636C87A8">
      <w:start w:val="8"/>
      <w:numFmt w:val="bullet"/>
      <w:lvlText w:val="-"/>
      <w:lvlJc w:val="left"/>
      <w:pPr>
        <w:ind w:left="720" w:hanging="360"/>
      </w:pPr>
      <w:rPr>
        <w:rFonts w:ascii="Trebuchet MS" w:eastAsia="Calibri" w:hAnsi="Trebuchet MS"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C247F59"/>
    <w:multiLevelType w:val="hybridMultilevel"/>
    <w:tmpl w:val="86A03892"/>
    <w:lvl w:ilvl="0" w:tplc="04180007">
      <w:start w:val="1"/>
      <w:numFmt w:val="bullet"/>
      <w:lvlText w:val=""/>
      <w:lvlPicBulletId w:val="0"/>
      <w:lvlJc w:val="left"/>
      <w:pPr>
        <w:ind w:left="720" w:hanging="360"/>
      </w:pPr>
      <w:rPr>
        <w:rFonts w:ascii="Symbol" w:hAnsi="Symbol" w:hint="default"/>
      </w:rPr>
    </w:lvl>
    <w:lvl w:ilvl="1" w:tplc="04180003">
      <w:start w:val="1"/>
      <w:numFmt w:val="bullet"/>
      <w:lvlText w:val="o"/>
      <w:lvlJc w:val="left"/>
      <w:pPr>
        <w:ind w:left="1353"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4" w15:restartNumberingAfterBreak="0">
    <w:nsid w:val="12672D06"/>
    <w:multiLevelType w:val="hybridMultilevel"/>
    <w:tmpl w:val="33269ED2"/>
    <w:lvl w:ilvl="0" w:tplc="064619FC">
      <w:start w:val="2"/>
      <w:numFmt w:val="bullet"/>
      <w:lvlText w:val="-"/>
      <w:lvlJc w:val="left"/>
      <w:pPr>
        <w:ind w:left="720" w:hanging="360"/>
      </w:pPr>
      <w:rPr>
        <w:rFonts w:ascii="Calibri" w:eastAsia="Times New Roman" w:hAnsi="Calibri" w:cs="Times New Roman"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5" w15:restartNumberingAfterBreak="0">
    <w:nsid w:val="12AC01AC"/>
    <w:multiLevelType w:val="hybridMultilevel"/>
    <w:tmpl w:val="AABA373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2B01073"/>
    <w:multiLevelType w:val="hybridMultilevel"/>
    <w:tmpl w:val="F71EE72A"/>
    <w:lvl w:ilvl="0" w:tplc="A0BA6F52">
      <w:start w:val="2"/>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137236A6"/>
    <w:multiLevelType w:val="hybridMultilevel"/>
    <w:tmpl w:val="B9D83B80"/>
    <w:lvl w:ilvl="0" w:tplc="44F02CC4">
      <w:start w:val="1"/>
      <w:numFmt w:val="bullet"/>
      <w:lvlText w:val="-"/>
      <w:lvlJc w:val="left"/>
      <w:pPr>
        <w:ind w:left="720" w:hanging="360"/>
      </w:pPr>
      <w:rPr>
        <w:rFonts w:ascii="Calibri" w:eastAsia="Times New Roman" w:hAnsi="Calibri" w:cs="Calibri"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8" w15:restartNumberingAfterBreak="0">
    <w:nsid w:val="142744B2"/>
    <w:multiLevelType w:val="hybridMultilevel"/>
    <w:tmpl w:val="3D7AE8E0"/>
    <w:lvl w:ilvl="0" w:tplc="0409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9" w15:restartNumberingAfterBreak="0">
    <w:nsid w:val="148F5515"/>
    <w:multiLevelType w:val="hybridMultilevel"/>
    <w:tmpl w:val="D3C4880C"/>
    <w:lvl w:ilvl="0" w:tplc="47BE9864">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1668387F"/>
    <w:multiLevelType w:val="hybridMultilevel"/>
    <w:tmpl w:val="7D2215C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6A905C8"/>
    <w:multiLevelType w:val="hybridMultilevel"/>
    <w:tmpl w:val="E6A882D6"/>
    <w:lvl w:ilvl="0" w:tplc="0409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2" w15:restartNumberingAfterBreak="0">
    <w:nsid w:val="186A5BFB"/>
    <w:multiLevelType w:val="hybridMultilevel"/>
    <w:tmpl w:val="F54E4064"/>
    <w:lvl w:ilvl="0" w:tplc="04180007">
      <w:start w:val="1"/>
      <w:numFmt w:val="bullet"/>
      <w:lvlText w:val=""/>
      <w:lvlPicBulletId w:val="0"/>
      <w:lvlJc w:val="left"/>
      <w:pPr>
        <w:ind w:left="502" w:hanging="360"/>
      </w:pPr>
      <w:rPr>
        <w:rFonts w:ascii="Symbol" w:hAnsi="Symbol" w:hint="default"/>
      </w:rPr>
    </w:lvl>
    <w:lvl w:ilvl="1" w:tplc="04180003">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3" w15:restartNumberingAfterBreak="0">
    <w:nsid w:val="18814F01"/>
    <w:multiLevelType w:val="hybridMultilevel"/>
    <w:tmpl w:val="28E42CF2"/>
    <w:lvl w:ilvl="0" w:tplc="D8ACDD2A">
      <w:numFmt w:val="bullet"/>
      <w:lvlText w:val="-"/>
      <w:lvlJc w:val="left"/>
      <w:pPr>
        <w:ind w:left="1308" w:hanging="360"/>
      </w:pPr>
      <w:rPr>
        <w:rFonts w:ascii="Calibri" w:eastAsia="Times New Roman" w:hAnsi="Calibri" w:cs="Calibri" w:hint="default"/>
      </w:rPr>
    </w:lvl>
    <w:lvl w:ilvl="1" w:tplc="04180003" w:tentative="1">
      <w:start w:val="1"/>
      <w:numFmt w:val="bullet"/>
      <w:lvlText w:val="o"/>
      <w:lvlJc w:val="left"/>
      <w:pPr>
        <w:ind w:left="2028" w:hanging="360"/>
      </w:pPr>
      <w:rPr>
        <w:rFonts w:ascii="Courier New" w:hAnsi="Courier New" w:cs="Courier New" w:hint="default"/>
      </w:rPr>
    </w:lvl>
    <w:lvl w:ilvl="2" w:tplc="04180005" w:tentative="1">
      <w:start w:val="1"/>
      <w:numFmt w:val="bullet"/>
      <w:lvlText w:val=""/>
      <w:lvlJc w:val="left"/>
      <w:pPr>
        <w:ind w:left="2748" w:hanging="360"/>
      </w:pPr>
      <w:rPr>
        <w:rFonts w:ascii="Wingdings" w:hAnsi="Wingdings" w:hint="default"/>
      </w:rPr>
    </w:lvl>
    <w:lvl w:ilvl="3" w:tplc="04180001" w:tentative="1">
      <w:start w:val="1"/>
      <w:numFmt w:val="bullet"/>
      <w:lvlText w:val=""/>
      <w:lvlJc w:val="left"/>
      <w:pPr>
        <w:ind w:left="3468" w:hanging="360"/>
      </w:pPr>
      <w:rPr>
        <w:rFonts w:ascii="Symbol" w:hAnsi="Symbol" w:hint="default"/>
      </w:rPr>
    </w:lvl>
    <w:lvl w:ilvl="4" w:tplc="04180003" w:tentative="1">
      <w:start w:val="1"/>
      <w:numFmt w:val="bullet"/>
      <w:lvlText w:val="o"/>
      <w:lvlJc w:val="left"/>
      <w:pPr>
        <w:ind w:left="4188" w:hanging="360"/>
      </w:pPr>
      <w:rPr>
        <w:rFonts w:ascii="Courier New" w:hAnsi="Courier New" w:cs="Courier New" w:hint="default"/>
      </w:rPr>
    </w:lvl>
    <w:lvl w:ilvl="5" w:tplc="04180005" w:tentative="1">
      <w:start w:val="1"/>
      <w:numFmt w:val="bullet"/>
      <w:lvlText w:val=""/>
      <w:lvlJc w:val="left"/>
      <w:pPr>
        <w:ind w:left="4908" w:hanging="360"/>
      </w:pPr>
      <w:rPr>
        <w:rFonts w:ascii="Wingdings" w:hAnsi="Wingdings" w:hint="default"/>
      </w:rPr>
    </w:lvl>
    <w:lvl w:ilvl="6" w:tplc="04180001" w:tentative="1">
      <w:start w:val="1"/>
      <w:numFmt w:val="bullet"/>
      <w:lvlText w:val=""/>
      <w:lvlJc w:val="left"/>
      <w:pPr>
        <w:ind w:left="5628" w:hanging="360"/>
      </w:pPr>
      <w:rPr>
        <w:rFonts w:ascii="Symbol" w:hAnsi="Symbol" w:hint="default"/>
      </w:rPr>
    </w:lvl>
    <w:lvl w:ilvl="7" w:tplc="04180003" w:tentative="1">
      <w:start w:val="1"/>
      <w:numFmt w:val="bullet"/>
      <w:lvlText w:val="o"/>
      <w:lvlJc w:val="left"/>
      <w:pPr>
        <w:ind w:left="6348" w:hanging="360"/>
      </w:pPr>
      <w:rPr>
        <w:rFonts w:ascii="Courier New" w:hAnsi="Courier New" w:cs="Courier New" w:hint="default"/>
      </w:rPr>
    </w:lvl>
    <w:lvl w:ilvl="8" w:tplc="04180005" w:tentative="1">
      <w:start w:val="1"/>
      <w:numFmt w:val="bullet"/>
      <w:lvlText w:val=""/>
      <w:lvlJc w:val="left"/>
      <w:pPr>
        <w:ind w:left="7068" w:hanging="360"/>
      </w:pPr>
      <w:rPr>
        <w:rFonts w:ascii="Wingdings" w:hAnsi="Wingdings" w:hint="default"/>
      </w:rPr>
    </w:lvl>
  </w:abstractNum>
  <w:abstractNum w:abstractNumId="14" w15:restartNumberingAfterBreak="0">
    <w:nsid w:val="1D2B360C"/>
    <w:multiLevelType w:val="hybridMultilevel"/>
    <w:tmpl w:val="E7983474"/>
    <w:lvl w:ilvl="0" w:tplc="CE1A7410">
      <w:numFmt w:val="bullet"/>
      <w:lvlText w:val="-"/>
      <w:lvlJc w:val="left"/>
      <w:pPr>
        <w:ind w:left="1080" w:hanging="360"/>
      </w:pPr>
      <w:rPr>
        <w:rFonts w:ascii="Trebuchet MS" w:eastAsia="Times New Roman" w:hAnsi="Trebuchet MS" w:cs="Arial" w:hint="default"/>
      </w:rPr>
    </w:lvl>
    <w:lvl w:ilvl="1" w:tplc="04180003">
      <w:start w:val="1"/>
      <w:numFmt w:val="bullet"/>
      <w:lvlText w:val="o"/>
      <w:lvlJc w:val="left"/>
      <w:pPr>
        <w:ind w:left="1800" w:hanging="360"/>
      </w:pPr>
      <w:rPr>
        <w:rFonts w:ascii="Courier New" w:hAnsi="Courier New" w:cs="Courier New" w:hint="default"/>
      </w:rPr>
    </w:lvl>
    <w:lvl w:ilvl="2" w:tplc="04180005" w:tentative="1">
      <w:start w:val="1"/>
      <w:numFmt w:val="bullet"/>
      <w:lvlText w:val=""/>
      <w:lvlJc w:val="left"/>
      <w:pPr>
        <w:ind w:left="2520" w:hanging="360"/>
      </w:pPr>
      <w:rPr>
        <w:rFonts w:ascii="Wingdings" w:hAnsi="Wingdings" w:hint="default"/>
      </w:rPr>
    </w:lvl>
    <w:lvl w:ilvl="3" w:tplc="04180001" w:tentative="1">
      <w:start w:val="1"/>
      <w:numFmt w:val="bullet"/>
      <w:lvlText w:val=""/>
      <w:lvlJc w:val="left"/>
      <w:pPr>
        <w:ind w:left="3240" w:hanging="360"/>
      </w:pPr>
      <w:rPr>
        <w:rFonts w:ascii="Symbol" w:hAnsi="Symbol" w:hint="default"/>
      </w:rPr>
    </w:lvl>
    <w:lvl w:ilvl="4" w:tplc="04180003" w:tentative="1">
      <w:start w:val="1"/>
      <w:numFmt w:val="bullet"/>
      <w:lvlText w:val="o"/>
      <w:lvlJc w:val="left"/>
      <w:pPr>
        <w:ind w:left="3960" w:hanging="360"/>
      </w:pPr>
      <w:rPr>
        <w:rFonts w:ascii="Courier New" w:hAnsi="Courier New" w:cs="Courier New" w:hint="default"/>
      </w:rPr>
    </w:lvl>
    <w:lvl w:ilvl="5" w:tplc="04180005" w:tentative="1">
      <w:start w:val="1"/>
      <w:numFmt w:val="bullet"/>
      <w:lvlText w:val=""/>
      <w:lvlJc w:val="left"/>
      <w:pPr>
        <w:ind w:left="4680" w:hanging="360"/>
      </w:pPr>
      <w:rPr>
        <w:rFonts w:ascii="Wingdings" w:hAnsi="Wingdings" w:hint="default"/>
      </w:rPr>
    </w:lvl>
    <w:lvl w:ilvl="6" w:tplc="04180001" w:tentative="1">
      <w:start w:val="1"/>
      <w:numFmt w:val="bullet"/>
      <w:lvlText w:val=""/>
      <w:lvlJc w:val="left"/>
      <w:pPr>
        <w:ind w:left="5400" w:hanging="360"/>
      </w:pPr>
      <w:rPr>
        <w:rFonts w:ascii="Symbol" w:hAnsi="Symbol" w:hint="default"/>
      </w:rPr>
    </w:lvl>
    <w:lvl w:ilvl="7" w:tplc="04180003" w:tentative="1">
      <w:start w:val="1"/>
      <w:numFmt w:val="bullet"/>
      <w:lvlText w:val="o"/>
      <w:lvlJc w:val="left"/>
      <w:pPr>
        <w:ind w:left="6120" w:hanging="360"/>
      </w:pPr>
      <w:rPr>
        <w:rFonts w:ascii="Courier New" w:hAnsi="Courier New" w:cs="Courier New" w:hint="default"/>
      </w:rPr>
    </w:lvl>
    <w:lvl w:ilvl="8" w:tplc="04180005" w:tentative="1">
      <w:start w:val="1"/>
      <w:numFmt w:val="bullet"/>
      <w:lvlText w:val=""/>
      <w:lvlJc w:val="left"/>
      <w:pPr>
        <w:ind w:left="6840" w:hanging="360"/>
      </w:pPr>
      <w:rPr>
        <w:rFonts w:ascii="Wingdings" w:hAnsi="Wingdings" w:hint="default"/>
      </w:rPr>
    </w:lvl>
  </w:abstractNum>
  <w:abstractNum w:abstractNumId="15" w15:restartNumberingAfterBreak="0">
    <w:nsid w:val="1D5A4579"/>
    <w:multiLevelType w:val="hybridMultilevel"/>
    <w:tmpl w:val="E97CE7FC"/>
    <w:lvl w:ilvl="0" w:tplc="0409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6" w15:restartNumberingAfterBreak="0">
    <w:nsid w:val="1EF26F8E"/>
    <w:multiLevelType w:val="hybridMultilevel"/>
    <w:tmpl w:val="45F89094"/>
    <w:lvl w:ilvl="0" w:tplc="D8ACDD2A">
      <w:numFmt w:val="bullet"/>
      <w:lvlText w:val="-"/>
      <w:lvlJc w:val="left"/>
      <w:pPr>
        <w:ind w:left="1308" w:hanging="360"/>
      </w:pPr>
      <w:rPr>
        <w:rFonts w:ascii="Calibri" w:eastAsia="Times New Roman" w:hAnsi="Calibri" w:cs="Calibri" w:hint="default"/>
      </w:rPr>
    </w:lvl>
    <w:lvl w:ilvl="1" w:tplc="04180003" w:tentative="1">
      <w:start w:val="1"/>
      <w:numFmt w:val="bullet"/>
      <w:lvlText w:val="o"/>
      <w:lvlJc w:val="left"/>
      <w:pPr>
        <w:ind w:left="2028" w:hanging="360"/>
      </w:pPr>
      <w:rPr>
        <w:rFonts w:ascii="Courier New" w:hAnsi="Courier New" w:cs="Courier New" w:hint="default"/>
      </w:rPr>
    </w:lvl>
    <w:lvl w:ilvl="2" w:tplc="04180005" w:tentative="1">
      <w:start w:val="1"/>
      <w:numFmt w:val="bullet"/>
      <w:lvlText w:val=""/>
      <w:lvlJc w:val="left"/>
      <w:pPr>
        <w:ind w:left="2748" w:hanging="360"/>
      </w:pPr>
      <w:rPr>
        <w:rFonts w:ascii="Wingdings" w:hAnsi="Wingdings" w:hint="default"/>
      </w:rPr>
    </w:lvl>
    <w:lvl w:ilvl="3" w:tplc="04180001" w:tentative="1">
      <w:start w:val="1"/>
      <w:numFmt w:val="bullet"/>
      <w:lvlText w:val=""/>
      <w:lvlJc w:val="left"/>
      <w:pPr>
        <w:ind w:left="3468" w:hanging="360"/>
      </w:pPr>
      <w:rPr>
        <w:rFonts w:ascii="Symbol" w:hAnsi="Symbol" w:hint="default"/>
      </w:rPr>
    </w:lvl>
    <w:lvl w:ilvl="4" w:tplc="04180003" w:tentative="1">
      <w:start w:val="1"/>
      <w:numFmt w:val="bullet"/>
      <w:lvlText w:val="o"/>
      <w:lvlJc w:val="left"/>
      <w:pPr>
        <w:ind w:left="4188" w:hanging="360"/>
      </w:pPr>
      <w:rPr>
        <w:rFonts w:ascii="Courier New" w:hAnsi="Courier New" w:cs="Courier New" w:hint="default"/>
      </w:rPr>
    </w:lvl>
    <w:lvl w:ilvl="5" w:tplc="04180005" w:tentative="1">
      <w:start w:val="1"/>
      <w:numFmt w:val="bullet"/>
      <w:lvlText w:val=""/>
      <w:lvlJc w:val="left"/>
      <w:pPr>
        <w:ind w:left="4908" w:hanging="360"/>
      </w:pPr>
      <w:rPr>
        <w:rFonts w:ascii="Wingdings" w:hAnsi="Wingdings" w:hint="default"/>
      </w:rPr>
    </w:lvl>
    <w:lvl w:ilvl="6" w:tplc="04180001" w:tentative="1">
      <w:start w:val="1"/>
      <w:numFmt w:val="bullet"/>
      <w:lvlText w:val=""/>
      <w:lvlJc w:val="left"/>
      <w:pPr>
        <w:ind w:left="5628" w:hanging="360"/>
      </w:pPr>
      <w:rPr>
        <w:rFonts w:ascii="Symbol" w:hAnsi="Symbol" w:hint="default"/>
      </w:rPr>
    </w:lvl>
    <w:lvl w:ilvl="7" w:tplc="04180003" w:tentative="1">
      <w:start w:val="1"/>
      <w:numFmt w:val="bullet"/>
      <w:lvlText w:val="o"/>
      <w:lvlJc w:val="left"/>
      <w:pPr>
        <w:ind w:left="6348" w:hanging="360"/>
      </w:pPr>
      <w:rPr>
        <w:rFonts w:ascii="Courier New" w:hAnsi="Courier New" w:cs="Courier New" w:hint="default"/>
      </w:rPr>
    </w:lvl>
    <w:lvl w:ilvl="8" w:tplc="04180005" w:tentative="1">
      <w:start w:val="1"/>
      <w:numFmt w:val="bullet"/>
      <w:lvlText w:val=""/>
      <w:lvlJc w:val="left"/>
      <w:pPr>
        <w:ind w:left="7068" w:hanging="360"/>
      </w:pPr>
      <w:rPr>
        <w:rFonts w:ascii="Wingdings" w:hAnsi="Wingdings" w:hint="default"/>
      </w:rPr>
    </w:lvl>
  </w:abstractNum>
  <w:abstractNum w:abstractNumId="17" w15:restartNumberingAfterBreak="0">
    <w:nsid w:val="20B27688"/>
    <w:multiLevelType w:val="hybridMultilevel"/>
    <w:tmpl w:val="320674B4"/>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21904C12"/>
    <w:multiLevelType w:val="hybridMultilevel"/>
    <w:tmpl w:val="939E8450"/>
    <w:lvl w:ilvl="0" w:tplc="04090001">
      <w:start w:val="1"/>
      <w:numFmt w:val="bullet"/>
      <w:lvlText w:val=""/>
      <w:lvlJc w:val="left"/>
      <w:pPr>
        <w:tabs>
          <w:tab w:val="num" w:pos="360"/>
        </w:tabs>
        <w:ind w:left="360" w:hanging="360"/>
      </w:pPr>
      <w:rPr>
        <w:rFonts w:ascii="Symbol" w:hAnsi="Symbol" w:hint="default"/>
      </w:rPr>
    </w:lvl>
    <w:lvl w:ilvl="1" w:tplc="01A09472">
      <w:start w:val="16"/>
      <w:numFmt w:val="bullet"/>
      <w:lvlText w:val="-"/>
      <w:lvlJc w:val="left"/>
      <w:pPr>
        <w:tabs>
          <w:tab w:val="num" w:pos="360"/>
        </w:tabs>
        <w:ind w:left="360" w:hanging="360"/>
      </w:pPr>
      <w:rPr>
        <w:rFonts w:ascii="Arial" w:eastAsia="Times New Roman" w:hAnsi="Arial" w:cs="Arial" w:hint="default"/>
      </w:rPr>
    </w:lvl>
    <w:lvl w:ilvl="2" w:tplc="04090005">
      <w:start w:val="1"/>
      <w:numFmt w:val="bullet"/>
      <w:lvlText w:val=""/>
      <w:lvlJc w:val="left"/>
      <w:pPr>
        <w:tabs>
          <w:tab w:val="num" w:pos="1800"/>
        </w:tabs>
        <w:ind w:left="1800" w:hanging="360"/>
      </w:pPr>
      <w:rPr>
        <w:rFonts w:ascii="Wingdings" w:hAnsi="Wingdings" w:hint="default"/>
      </w:rPr>
    </w:lvl>
    <w:lvl w:ilvl="3" w:tplc="23AE4BEE">
      <w:start w:val="5"/>
      <w:numFmt w:val="bullet"/>
      <w:lvlText w:val=""/>
      <w:lvlJc w:val="left"/>
      <w:pPr>
        <w:ind w:left="2520" w:hanging="360"/>
      </w:pPr>
      <w:rPr>
        <w:rFonts w:ascii="Wingdings" w:eastAsia="Times New Roman" w:hAnsi="Wingdings" w:cs="Calibri"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9" w15:restartNumberingAfterBreak="0">
    <w:nsid w:val="219347AD"/>
    <w:multiLevelType w:val="hybridMultilevel"/>
    <w:tmpl w:val="03E844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2665626"/>
    <w:multiLevelType w:val="hybridMultilevel"/>
    <w:tmpl w:val="9048C1BE"/>
    <w:lvl w:ilvl="0" w:tplc="04180001">
      <w:start w:val="1"/>
      <w:numFmt w:val="bullet"/>
      <w:lvlText w:val=""/>
      <w:lvlJc w:val="left"/>
      <w:pPr>
        <w:ind w:left="360" w:hanging="360"/>
      </w:pPr>
      <w:rPr>
        <w:rFonts w:ascii="Symbol" w:hAnsi="Symbol" w:hint="default"/>
      </w:rPr>
    </w:lvl>
    <w:lvl w:ilvl="1" w:tplc="04180003">
      <w:start w:val="1"/>
      <w:numFmt w:val="bullet"/>
      <w:lvlText w:val="o"/>
      <w:lvlJc w:val="left"/>
      <w:pPr>
        <w:ind w:left="1080" w:hanging="360"/>
      </w:pPr>
      <w:rPr>
        <w:rFonts w:ascii="Courier New" w:hAnsi="Courier New" w:cs="Courier New" w:hint="default"/>
      </w:rPr>
    </w:lvl>
    <w:lvl w:ilvl="2" w:tplc="04180005" w:tentative="1">
      <w:start w:val="1"/>
      <w:numFmt w:val="bullet"/>
      <w:lvlText w:val=""/>
      <w:lvlJc w:val="left"/>
      <w:pPr>
        <w:ind w:left="1800" w:hanging="360"/>
      </w:pPr>
      <w:rPr>
        <w:rFonts w:ascii="Wingdings" w:hAnsi="Wingdings" w:hint="default"/>
      </w:rPr>
    </w:lvl>
    <w:lvl w:ilvl="3" w:tplc="04180001" w:tentative="1">
      <w:start w:val="1"/>
      <w:numFmt w:val="bullet"/>
      <w:lvlText w:val=""/>
      <w:lvlJc w:val="left"/>
      <w:pPr>
        <w:ind w:left="2520" w:hanging="360"/>
      </w:pPr>
      <w:rPr>
        <w:rFonts w:ascii="Symbol" w:hAnsi="Symbol" w:hint="default"/>
      </w:rPr>
    </w:lvl>
    <w:lvl w:ilvl="4" w:tplc="04180003" w:tentative="1">
      <w:start w:val="1"/>
      <w:numFmt w:val="bullet"/>
      <w:lvlText w:val="o"/>
      <w:lvlJc w:val="left"/>
      <w:pPr>
        <w:ind w:left="3240" w:hanging="360"/>
      </w:pPr>
      <w:rPr>
        <w:rFonts w:ascii="Courier New" w:hAnsi="Courier New" w:cs="Courier New" w:hint="default"/>
      </w:rPr>
    </w:lvl>
    <w:lvl w:ilvl="5" w:tplc="04180005" w:tentative="1">
      <w:start w:val="1"/>
      <w:numFmt w:val="bullet"/>
      <w:lvlText w:val=""/>
      <w:lvlJc w:val="left"/>
      <w:pPr>
        <w:ind w:left="3960" w:hanging="360"/>
      </w:pPr>
      <w:rPr>
        <w:rFonts w:ascii="Wingdings" w:hAnsi="Wingdings" w:hint="default"/>
      </w:rPr>
    </w:lvl>
    <w:lvl w:ilvl="6" w:tplc="04180001" w:tentative="1">
      <w:start w:val="1"/>
      <w:numFmt w:val="bullet"/>
      <w:lvlText w:val=""/>
      <w:lvlJc w:val="left"/>
      <w:pPr>
        <w:ind w:left="4680" w:hanging="360"/>
      </w:pPr>
      <w:rPr>
        <w:rFonts w:ascii="Symbol" w:hAnsi="Symbol" w:hint="default"/>
      </w:rPr>
    </w:lvl>
    <w:lvl w:ilvl="7" w:tplc="04180003" w:tentative="1">
      <w:start w:val="1"/>
      <w:numFmt w:val="bullet"/>
      <w:lvlText w:val="o"/>
      <w:lvlJc w:val="left"/>
      <w:pPr>
        <w:ind w:left="5400" w:hanging="360"/>
      </w:pPr>
      <w:rPr>
        <w:rFonts w:ascii="Courier New" w:hAnsi="Courier New" w:cs="Courier New" w:hint="default"/>
      </w:rPr>
    </w:lvl>
    <w:lvl w:ilvl="8" w:tplc="04180005" w:tentative="1">
      <w:start w:val="1"/>
      <w:numFmt w:val="bullet"/>
      <w:lvlText w:val=""/>
      <w:lvlJc w:val="left"/>
      <w:pPr>
        <w:ind w:left="6120" w:hanging="360"/>
      </w:pPr>
      <w:rPr>
        <w:rFonts w:ascii="Wingdings" w:hAnsi="Wingdings" w:hint="default"/>
      </w:rPr>
    </w:lvl>
  </w:abstractNum>
  <w:abstractNum w:abstractNumId="21" w15:restartNumberingAfterBreak="0">
    <w:nsid w:val="27C26F2C"/>
    <w:multiLevelType w:val="hybridMultilevel"/>
    <w:tmpl w:val="674E9A1A"/>
    <w:lvl w:ilvl="0" w:tplc="04090007">
      <w:start w:val="1"/>
      <w:numFmt w:val="bullet"/>
      <w:lvlText w:val=""/>
      <w:lvlPicBulletId w:val="0"/>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7E36B42"/>
    <w:multiLevelType w:val="hybridMultilevel"/>
    <w:tmpl w:val="83B2EBFE"/>
    <w:lvl w:ilvl="0" w:tplc="AD0AF5B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29137183"/>
    <w:multiLevelType w:val="hybridMultilevel"/>
    <w:tmpl w:val="F16EBF10"/>
    <w:lvl w:ilvl="0" w:tplc="04090017">
      <w:start w:val="1"/>
      <w:numFmt w:val="lowerLetter"/>
      <w:lvlText w:val="%1)"/>
      <w:lvlJc w:val="left"/>
      <w:pPr>
        <w:tabs>
          <w:tab w:val="num" w:pos="360"/>
        </w:tabs>
        <w:ind w:left="360" w:hanging="360"/>
      </w:pPr>
    </w:lvl>
    <w:lvl w:ilvl="1" w:tplc="04090001">
      <w:start w:val="1"/>
      <w:numFmt w:val="bullet"/>
      <w:lvlText w:val=""/>
      <w:lvlJc w:val="left"/>
      <w:pPr>
        <w:tabs>
          <w:tab w:val="num" w:pos="1080"/>
        </w:tabs>
        <w:ind w:left="1080" w:hanging="360"/>
      </w:pPr>
      <w:rPr>
        <w:rFonts w:ascii="Symbol" w:hAnsi="Symbol" w:hint="default"/>
      </w:rPr>
    </w:lvl>
    <w:lvl w:ilvl="2" w:tplc="0409001B">
      <w:start w:val="1"/>
      <w:numFmt w:val="lowerRoman"/>
      <w:lvlText w:val="%3."/>
      <w:lvlJc w:val="right"/>
      <w:pPr>
        <w:tabs>
          <w:tab w:val="num" w:pos="1800"/>
        </w:tabs>
        <w:ind w:left="1800" w:hanging="180"/>
      </w:pPr>
    </w:lvl>
    <w:lvl w:ilvl="3" w:tplc="0409000F">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4" w15:restartNumberingAfterBreak="0">
    <w:nsid w:val="2A3156D5"/>
    <w:multiLevelType w:val="hybridMultilevel"/>
    <w:tmpl w:val="B3460D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0A44D82"/>
    <w:multiLevelType w:val="multilevel"/>
    <w:tmpl w:val="77240250"/>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351529E9"/>
    <w:multiLevelType w:val="hybridMultilevel"/>
    <w:tmpl w:val="E5603114"/>
    <w:lvl w:ilvl="0" w:tplc="04180009">
      <w:start w:val="1"/>
      <w:numFmt w:val="bullet"/>
      <w:lvlText w:val=""/>
      <w:lvlJc w:val="left"/>
      <w:pPr>
        <w:ind w:left="540" w:hanging="360"/>
      </w:pPr>
      <w:rPr>
        <w:rFonts w:ascii="Wingdings" w:hAnsi="Wingdings" w:hint="default"/>
      </w:rPr>
    </w:lvl>
    <w:lvl w:ilvl="1" w:tplc="04180003">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27" w15:restartNumberingAfterBreak="0">
    <w:nsid w:val="36D67330"/>
    <w:multiLevelType w:val="hybridMultilevel"/>
    <w:tmpl w:val="A95EE4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7B14981"/>
    <w:multiLevelType w:val="hybridMultilevel"/>
    <w:tmpl w:val="30C4544C"/>
    <w:lvl w:ilvl="0" w:tplc="4FC0F79C">
      <w:start w:val="2"/>
      <w:numFmt w:val="lowerLetter"/>
      <w:lvlText w:val="%1)"/>
      <w:lvlJc w:val="left"/>
      <w:pPr>
        <w:ind w:left="1495" w:hanging="360"/>
      </w:pPr>
      <w:rPr>
        <w:rFonts w:cs="Times New Roman" w:hint="default"/>
        <w:b/>
      </w:rPr>
    </w:lvl>
    <w:lvl w:ilvl="1" w:tplc="04180019">
      <w:start w:val="1"/>
      <w:numFmt w:val="lowerLetter"/>
      <w:lvlText w:val="%2."/>
      <w:lvlJc w:val="left"/>
      <w:pPr>
        <w:ind w:left="2215" w:hanging="360"/>
      </w:pPr>
    </w:lvl>
    <w:lvl w:ilvl="2" w:tplc="0418001B" w:tentative="1">
      <w:start w:val="1"/>
      <w:numFmt w:val="lowerRoman"/>
      <w:lvlText w:val="%3."/>
      <w:lvlJc w:val="right"/>
      <w:pPr>
        <w:ind w:left="2935" w:hanging="180"/>
      </w:pPr>
    </w:lvl>
    <w:lvl w:ilvl="3" w:tplc="0418000F" w:tentative="1">
      <w:start w:val="1"/>
      <w:numFmt w:val="decimal"/>
      <w:lvlText w:val="%4."/>
      <w:lvlJc w:val="left"/>
      <w:pPr>
        <w:ind w:left="3655" w:hanging="360"/>
      </w:pPr>
    </w:lvl>
    <w:lvl w:ilvl="4" w:tplc="04180019" w:tentative="1">
      <w:start w:val="1"/>
      <w:numFmt w:val="lowerLetter"/>
      <w:lvlText w:val="%5."/>
      <w:lvlJc w:val="left"/>
      <w:pPr>
        <w:ind w:left="4375" w:hanging="360"/>
      </w:pPr>
    </w:lvl>
    <w:lvl w:ilvl="5" w:tplc="0418001B" w:tentative="1">
      <w:start w:val="1"/>
      <w:numFmt w:val="lowerRoman"/>
      <w:lvlText w:val="%6."/>
      <w:lvlJc w:val="right"/>
      <w:pPr>
        <w:ind w:left="5095" w:hanging="180"/>
      </w:pPr>
    </w:lvl>
    <w:lvl w:ilvl="6" w:tplc="0418000F" w:tentative="1">
      <w:start w:val="1"/>
      <w:numFmt w:val="decimal"/>
      <w:lvlText w:val="%7."/>
      <w:lvlJc w:val="left"/>
      <w:pPr>
        <w:ind w:left="5815" w:hanging="360"/>
      </w:pPr>
    </w:lvl>
    <w:lvl w:ilvl="7" w:tplc="04180019" w:tentative="1">
      <w:start w:val="1"/>
      <w:numFmt w:val="lowerLetter"/>
      <w:lvlText w:val="%8."/>
      <w:lvlJc w:val="left"/>
      <w:pPr>
        <w:ind w:left="6535" w:hanging="360"/>
      </w:pPr>
    </w:lvl>
    <w:lvl w:ilvl="8" w:tplc="0418001B" w:tentative="1">
      <w:start w:val="1"/>
      <w:numFmt w:val="lowerRoman"/>
      <w:lvlText w:val="%9."/>
      <w:lvlJc w:val="right"/>
      <w:pPr>
        <w:ind w:left="7255" w:hanging="180"/>
      </w:pPr>
    </w:lvl>
  </w:abstractNum>
  <w:abstractNum w:abstractNumId="29" w15:restartNumberingAfterBreak="0">
    <w:nsid w:val="3BEC151E"/>
    <w:multiLevelType w:val="hybridMultilevel"/>
    <w:tmpl w:val="7D2215C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D0D6229"/>
    <w:multiLevelType w:val="hybridMultilevel"/>
    <w:tmpl w:val="F2A2DEB6"/>
    <w:lvl w:ilvl="0" w:tplc="0418000F">
      <w:start w:val="1"/>
      <w:numFmt w:val="decimal"/>
      <w:lvlText w:val="%1."/>
      <w:lvlJc w:val="left"/>
      <w:pPr>
        <w:ind w:left="785"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31" w15:restartNumberingAfterBreak="0">
    <w:nsid w:val="42FE52A2"/>
    <w:multiLevelType w:val="hybridMultilevel"/>
    <w:tmpl w:val="3A345892"/>
    <w:lvl w:ilvl="0" w:tplc="2F6CA3AC">
      <w:start w:val="121"/>
      <w:numFmt w:val="bullet"/>
      <w:lvlText w:val=""/>
      <w:lvlJc w:val="left"/>
      <w:pPr>
        <w:ind w:left="644" w:hanging="360"/>
      </w:pPr>
      <w:rPr>
        <w:rFonts w:ascii="Wingdings" w:eastAsia="Times New Roman" w:hAnsi="Wingdings" w:cs="Times New Roman"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32" w15:restartNumberingAfterBreak="0">
    <w:nsid w:val="43351544"/>
    <w:multiLevelType w:val="hybridMultilevel"/>
    <w:tmpl w:val="AAE0DB3A"/>
    <w:lvl w:ilvl="0" w:tplc="04180001">
      <w:start w:val="1"/>
      <w:numFmt w:val="bullet"/>
      <w:lvlText w:val=""/>
      <w:lvlJc w:val="left"/>
      <w:pPr>
        <w:ind w:left="1068" w:hanging="360"/>
      </w:pPr>
      <w:rPr>
        <w:rFonts w:ascii="Symbol" w:hAnsi="Symbol" w:hint="default"/>
      </w:rPr>
    </w:lvl>
    <w:lvl w:ilvl="1" w:tplc="04180003" w:tentative="1">
      <w:start w:val="1"/>
      <w:numFmt w:val="bullet"/>
      <w:lvlText w:val="o"/>
      <w:lvlJc w:val="left"/>
      <w:pPr>
        <w:ind w:left="1788" w:hanging="360"/>
      </w:pPr>
      <w:rPr>
        <w:rFonts w:ascii="Courier New" w:hAnsi="Courier New" w:cs="Courier New" w:hint="default"/>
      </w:rPr>
    </w:lvl>
    <w:lvl w:ilvl="2" w:tplc="04180005" w:tentative="1">
      <w:start w:val="1"/>
      <w:numFmt w:val="bullet"/>
      <w:lvlText w:val=""/>
      <w:lvlJc w:val="left"/>
      <w:pPr>
        <w:ind w:left="2508" w:hanging="360"/>
      </w:pPr>
      <w:rPr>
        <w:rFonts w:ascii="Wingdings" w:hAnsi="Wingdings" w:hint="default"/>
      </w:rPr>
    </w:lvl>
    <w:lvl w:ilvl="3" w:tplc="04180001" w:tentative="1">
      <w:start w:val="1"/>
      <w:numFmt w:val="bullet"/>
      <w:lvlText w:val=""/>
      <w:lvlJc w:val="left"/>
      <w:pPr>
        <w:ind w:left="3228" w:hanging="360"/>
      </w:pPr>
      <w:rPr>
        <w:rFonts w:ascii="Symbol" w:hAnsi="Symbol" w:hint="default"/>
      </w:rPr>
    </w:lvl>
    <w:lvl w:ilvl="4" w:tplc="04180003" w:tentative="1">
      <w:start w:val="1"/>
      <w:numFmt w:val="bullet"/>
      <w:lvlText w:val="o"/>
      <w:lvlJc w:val="left"/>
      <w:pPr>
        <w:ind w:left="3948" w:hanging="360"/>
      </w:pPr>
      <w:rPr>
        <w:rFonts w:ascii="Courier New" w:hAnsi="Courier New" w:cs="Courier New" w:hint="default"/>
      </w:rPr>
    </w:lvl>
    <w:lvl w:ilvl="5" w:tplc="04180005" w:tentative="1">
      <w:start w:val="1"/>
      <w:numFmt w:val="bullet"/>
      <w:lvlText w:val=""/>
      <w:lvlJc w:val="left"/>
      <w:pPr>
        <w:ind w:left="4668" w:hanging="360"/>
      </w:pPr>
      <w:rPr>
        <w:rFonts w:ascii="Wingdings" w:hAnsi="Wingdings" w:hint="default"/>
      </w:rPr>
    </w:lvl>
    <w:lvl w:ilvl="6" w:tplc="04180001" w:tentative="1">
      <w:start w:val="1"/>
      <w:numFmt w:val="bullet"/>
      <w:lvlText w:val=""/>
      <w:lvlJc w:val="left"/>
      <w:pPr>
        <w:ind w:left="5388" w:hanging="360"/>
      </w:pPr>
      <w:rPr>
        <w:rFonts w:ascii="Symbol" w:hAnsi="Symbol" w:hint="default"/>
      </w:rPr>
    </w:lvl>
    <w:lvl w:ilvl="7" w:tplc="04180003" w:tentative="1">
      <w:start w:val="1"/>
      <w:numFmt w:val="bullet"/>
      <w:lvlText w:val="o"/>
      <w:lvlJc w:val="left"/>
      <w:pPr>
        <w:ind w:left="6108" w:hanging="360"/>
      </w:pPr>
      <w:rPr>
        <w:rFonts w:ascii="Courier New" w:hAnsi="Courier New" w:cs="Courier New" w:hint="default"/>
      </w:rPr>
    </w:lvl>
    <w:lvl w:ilvl="8" w:tplc="04180005" w:tentative="1">
      <w:start w:val="1"/>
      <w:numFmt w:val="bullet"/>
      <w:lvlText w:val=""/>
      <w:lvlJc w:val="left"/>
      <w:pPr>
        <w:ind w:left="6828" w:hanging="360"/>
      </w:pPr>
      <w:rPr>
        <w:rFonts w:ascii="Wingdings" w:hAnsi="Wingdings" w:hint="default"/>
      </w:rPr>
    </w:lvl>
  </w:abstractNum>
  <w:abstractNum w:abstractNumId="33" w15:restartNumberingAfterBreak="0">
    <w:nsid w:val="45BE43A0"/>
    <w:multiLevelType w:val="hybridMultilevel"/>
    <w:tmpl w:val="C5446E98"/>
    <w:lvl w:ilvl="0" w:tplc="0D48F584">
      <w:start w:val="1"/>
      <w:numFmt w:val="decimal"/>
      <w:lvlText w:val="%1."/>
      <w:lvlJc w:val="left"/>
      <w:pPr>
        <w:ind w:left="1080" w:hanging="360"/>
      </w:pPr>
      <w:rPr>
        <w:rFonts w:hint="default"/>
      </w:rPr>
    </w:lvl>
    <w:lvl w:ilvl="1" w:tplc="04180019" w:tentative="1">
      <w:start w:val="1"/>
      <w:numFmt w:val="lowerLetter"/>
      <w:lvlText w:val="%2."/>
      <w:lvlJc w:val="left"/>
      <w:pPr>
        <w:ind w:left="1800" w:hanging="360"/>
      </w:pPr>
    </w:lvl>
    <w:lvl w:ilvl="2" w:tplc="0418001B" w:tentative="1">
      <w:start w:val="1"/>
      <w:numFmt w:val="lowerRoman"/>
      <w:lvlText w:val="%3."/>
      <w:lvlJc w:val="right"/>
      <w:pPr>
        <w:ind w:left="2520" w:hanging="180"/>
      </w:pPr>
    </w:lvl>
    <w:lvl w:ilvl="3" w:tplc="0418000F" w:tentative="1">
      <w:start w:val="1"/>
      <w:numFmt w:val="decimal"/>
      <w:lvlText w:val="%4."/>
      <w:lvlJc w:val="left"/>
      <w:pPr>
        <w:ind w:left="3240" w:hanging="360"/>
      </w:pPr>
    </w:lvl>
    <w:lvl w:ilvl="4" w:tplc="04180019" w:tentative="1">
      <w:start w:val="1"/>
      <w:numFmt w:val="lowerLetter"/>
      <w:lvlText w:val="%5."/>
      <w:lvlJc w:val="left"/>
      <w:pPr>
        <w:ind w:left="3960" w:hanging="360"/>
      </w:pPr>
    </w:lvl>
    <w:lvl w:ilvl="5" w:tplc="0418001B" w:tentative="1">
      <w:start w:val="1"/>
      <w:numFmt w:val="lowerRoman"/>
      <w:lvlText w:val="%6."/>
      <w:lvlJc w:val="right"/>
      <w:pPr>
        <w:ind w:left="4680" w:hanging="180"/>
      </w:pPr>
    </w:lvl>
    <w:lvl w:ilvl="6" w:tplc="0418000F" w:tentative="1">
      <w:start w:val="1"/>
      <w:numFmt w:val="decimal"/>
      <w:lvlText w:val="%7."/>
      <w:lvlJc w:val="left"/>
      <w:pPr>
        <w:ind w:left="5400" w:hanging="360"/>
      </w:pPr>
    </w:lvl>
    <w:lvl w:ilvl="7" w:tplc="04180019" w:tentative="1">
      <w:start w:val="1"/>
      <w:numFmt w:val="lowerLetter"/>
      <w:lvlText w:val="%8."/>
      <w:lvlJc w:val="left"/>
      <w:pPr>
        <w:ind w:left="6120" w:hanging="360"/>
      </w:pPr>
    </w:lvl>
    <w:lvl w:ilvl="8" w:tplc="0418001B" w:tentative="1">
      <w:start w:val="1"/>
      <w:numFmt w:val="lowerRoman"/>
      <w:lvlText w:val="%9."/>
      <w:lvlJc w:val="right"/>
      <w:pPr>
        <w:ind w:left="6840" w:hanging="180"/>
      </w:pPr>
    </w:lvl>
  </w:abstractNum>
  <w:abstractNum w:abstractNumId="34" w15:restartNumberingAfterBreak="0">
    <w:nsid w:val="47ED21E6"/>
    <w:multiLevelType w:val="hybridMultilevel"/>
    <w:tmpl w:val="1C5C7690"/>
    <w:lvl w:ilvl="0" w:tplc="96163F48">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89A03D6"/>
    <w:multiLevelType w:val="hybridMultilevel"/>
    <w:tmpl w:val="B98E13FE"/>
    <w:lvl w:ilvl="0" w:tplc="4ED6E7C0">
      <w:start w:val="1"/>
      <w:numFmt w:val="lowerLetter"/>
      <w:lvlText w:val="%1."/>
      <w:lvlJc w:val="left"/>
      <w:pPr>
        <w:ind w:left="360" w:hanging="360"/>
      </w:pPr>
      <w:rPr>
        <w:rFonts w:hint="default"/>
        <w:b/>
        <w:sz w:val="22"/>
        <w:szCs w:val="2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15:restartNumberingAfterBreak="0">
    <w:nsid w:val="49296144"/>
    <w:multiLevelType w:val="hybridMultilevel"/>
    <w:tmpl w:val="0D3E5E74"/>
    <w:lvl w:ilvl="0" w:tplc="04090005">
      <w:start w:val="1"/>
      <w:numFmt w:val="bullet"/>
      <w:lvlText w:val=""/>
      <w:lvlJc w:val="left"/>
      <w:pPr>
        <w:tabs>
          <w:tab w:val="num" w:pos="360"/>
        </w:tabs>
        <w:ind w:left="360" w:hanging="360"/>
      </w:pPr>
      <w:rPr>
        <w:rFonts w:ascii="Symbol" w:hAnsi="Symbol" w:hint="default"/>
      </w:rPr>
    </w:lvl>
    <w:lvl w:ilvl="1" w:tplc="04090003">
      <w:numFmt w:val="bullet"/>
      <w:lvlText w:val="-"/>
      <w:lvlJc w:val="left"/>
      <w:pPr>
        <w:tabs>
          <w:tab w:val="num" w:pos="360"/>
        </w:tabs>
        <w:ind w:left="360" w:hanging="360"/>
      </w:pPr>
      <w:rPr>
        <w:rFonts w:hint="default"/>
      </w:rPr>
    </w:lvl>
    <w:lvl w:ilvl="2" w:tplc="04090005">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37" w15:restartNumberingAfterBreak="0">
    <w:nsid w:val="49E1776C"/>
    <w:multiLevelType w:val="hybridMultilevel"/>
    <w:tmpl w:val="94506030"/>
    <w:lvl w:ilvl="0" w:tplc="01A09472">
      <w:start w:val="16"/>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A00268B"/>
    <w:multiLevelType w:val="hybridMultilevel"/>
    <w:tmpl w:val="3960A436"/>
    <w:lvl w:ilvl="0" w:tplc="6BC4D7CC">
      <w:start w:val="1"/>
      <w:numFmt w:val="decimal"/>
      <w:lvlText w:val="%1."/>
      <w:lvlJc w:val="left"/>
      <w:pPr>
        <w:ind w:left="644" w:hanging="360"/>
      </w:pPr>
      <w:rPr>
        <w:rFonts w:hint="default"/>
        <w:b/>
        <w:i w:val="0"/>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39" w15:restartNumberingAfterBreak="0">
    <w:nsid w:val="4F7D261E"/>
    <w:multiLevelType w:val="hybridMultilevel"/>
    <w:tmpl w:val="1ECCD944"/>
    <w:lvl w:ilvl="0" w:tplc="04180001">
      <w:start w:val="1"/>
      <w:numFmt w:val="bullet"/>
      <w:lvlText w:val=""/>
      <w:lvlJc w:val="left"/>
      <w:pPr>
        <w:ind w:left="720" w:hanging="360"/>
      </w:pPr>
      <w:rPr>
        <w:rFonts w:ascii="Symbol" w:hAnsi="Symbol" w:hint="default"/>
      </w:rPr>
    </w:lvl>
    <w:lvl w:ilvl="1" w:tplc="04180003">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40" w15:restartNumberingAfterBreak="0">
    <w:nsid w:val="537030DF"/>
    <w:multiLevelType w:val="hybridMultilevel"/>
    <w:tmpl w:val="1236F1C8"/>
    <w:lvl w:ilvl="0" w:tplc="04180001">
      <w:start w:val="1"/>
      <w:numFmt w:val="bullet"/>
      <w:lvlText w:val=""/>
      <w:lvlJc w:val="left"/>
      <w:pPr>
        <w:ind w:left="1080" w:hanging="360"/>
      </w:pPr>
      <w:rPr>
        <w:rFonts w:ascii="Symbol" w:hAnsi="Symbol" w:hint="default"/>
      </w:rPr>
    </w:lvl>
    <w:lvl w:ilvl="1" w:tplc="04180003" w:tentative="1">
      <w:start w:val="1"/>
      <w:numFmt w:val="bullet"/>
      <w:lvlText w:val="o"/>
      <w:lvlJc w:val="left"/>
      <w:pPr>
        <w:ind w:left="1800" w:hanging="360"/>
      </w:pPr>
      <w:rPr>
        <w:rFonts w:ascii="Courier New" w:hAnsi="Courier New" w:cs="Courier New" w:hint="default"/>
      </w:rPr>
    </w:lvl>
    <w:lvl w:ilvl="2" w:tplc="04180005" w:tentative="1">
      <w:start w:val="1"/>
      <w:numFmt w:val="bullet"/>
      <w:lvlText w:val=""/>
      <w:lvlJc w:val="left"/>
      <w:pPr>
        <w:ind w:left="2520" w:hanging="360"/>
      </w:pPr>
      <w:rPr>
        <w:rFonts w:ascii="Wingdings" w:hAnsi="Wingdings" w:hint="default"/>
      </w:rPr>
    </w:lvl>
    <w:lvl w:ilvl="3" w:tplc="04180001" w:tentative="1">
      <w:start w:val="1"/>
      <w:numFmt w:val="bullet"/>
      <w:lvlText w:val=""/>
      <w:lvlJc w:val="left"/>
      <w:pPr>
        <w:ind w:left="3240" w:hanging="360"/>
      </w:pPr>
      <w:rPr>
        <w:rFonts w:ascii="Symbol" w:hAnsi="Symbol" w:hint="default"/>
      </w:rPr>
    </w:lvl>
    <w:lvl w:ilvl="4" w:tplc="04180003" w:tentative="1">
      <w:start w:val="1"/>
      <w:numFmt w:val="bullet"/>
      <w:lvlText w:val="o"/>
      <w:lvlJc w:val="left"/>
      <w:pPr>
        <w:ind w:left="3960" w:hanging="360"/>
      </w:pPr>
      <w:rPr>
        <w:rFonts w:ascii="Courier New" w:hAnsi="Courier New" w:cs="Courier New" w:hint="default"/>
      </w:rPr>
    </w:lvl>
    <w:lvl w:ilvl="5" w:tplc="04180005" w:tentative="1">
      <w:start w:val="1"/>
      <w:numFmt w:val="bullet"/>
      <w:lvlText w:val=""/>
      <w:lvlJc w:val="left"/>
      <w:pPr>
        <w:ind w:left="4680" w:hanging="360"/>
      </w:pPr>
      <w:rPr>
        <w:rFonts w:ascii="Wingdings" w:hAnsi="Wingdings" w:hint="default"/>
      </w:rPr>
    </w:lvl>
    <w:lvl w:ilvl="6" w:tplc="04180001" w:tentative="1">
      <w:start w:val="1"/>
      <w:numFmt w:val="bullet"/>
      <w:lvlText w:val=""/>
      <w:lvlJc w:val="left"/>
      <w:pPr>
        <w:ind w:left="5400" w:hanging="360"/>
      </w:pPr>
      <w:rPr>
        <w:rFonts w:ascii="Symbol" w:hAnsi="Symbol" w:hint="default"/>
      </w:rPr>
    </w:lvl>
    <w:lvl w:ilvl="7" w:tplc="04180003" w:tentative="1">
      <w:start w:val="1"/>
      <w:numFmt w:val="bullet"/>
      <w:lvlText w:val="o"/>
      <w:lvlJc w:val="left"/>
      <w:pPr>
        <w:ind w:left="6120" w:hanging="360"/>
      </w:pPr>
      <w:rPr>
        <w:rFonts w:ascii="Courier New" w:hAnsi="Courier New" w:cs="Courier New" w:hint="default"/>
      </w:rPr>
    </w:lvl>
    <w:lvl w:ilvl="8" w:tplc="04180005" w:tentative="1">
      <w:start w:val="1"/>
      <w:numFmt w:val="bullet"/>
      <w:lvlText w:val=""/>
      <w:lvlJc w:val="left"/>
      <w:pPr>
        <w:ind w:left="6840" w:hanging="360"/>
      </w:pPr>
      <w:rPr>
        <w:rFonts w:ascii="Wingdings" w:hAnsi="Wingdings" w:hint="default"/>
      </w:rPr>
    </w:lvl>
  </w:abstractNum>
  <w:abstractNum w:abstractNumId="41" w15:restartNumberingAfterBreak="0">
    <w:nsid w:val="578D1266"/>
    <w:multiLevelType w:val="hybridMultilevel"/>
    <w:tmpl w:val="25AEFD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8657560"/>
    <w:multiLevelType w:val="hybridMultilevel"/>
    <w:tmpl w:val="4B928810"/>
    <w:lvl w:ilvl="0" w:tplc="44F02CC4">
      <w:start w:val="1"/>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5B93607A"/>
    <w:multiLevelType w:val="hybridMultilevel"/>
    <w:tmpl w:val="A350CDFE"/>
    <w:lvl w:ilvl="0" w:tplc="FDB84364">
      <w:start w:val="1"/>
      <w:numFmt w:val="lowerLetter"/>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4" w15:restartNumberingAfterBreak="0">
    <w:nsid w:val="5E0353FC"/>
    <w:multiLevelType w:val="singleLevel"/>
    <w:tmpl w:val="4AB0C46C"/>
    <w:lvl w:ilvl="0">
      <w:start w:val="1"/>
      <w:numFmt w:val="upperRoman"/>
      <w:pStyle w:val="Heading8"/>
      <w:lvlText w:val="%1."/>
      <w:lvlJc w:val="left"/>
      <w:pPr>
        <w:tabs>
          <w:tab w:val="num" w:pos="720"/>
        </w:tabs>
        <w:ind w:left="720" w:hanging="720"/>
      </w:pPr>
      <w:rPr>
        <w:rFonts w:hint="default"/>
      </w:rPr>
    </w:lvl>
  </w:abstractNum>
  <w:abstractNum w:abstractNumId="45" w15:restartNumberingAfterBreak="0">
    <w:nsid w:val="60462504"/>
    <w:multiLevelType w:val="hybridMultilevel"/>
    <w:tmpl w:val="3D1CB7A8"/>
    <w:lvl w:ilvl="0" w:tplc="46AA79A2">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6169536E"/>
    <w:multiLevelType w:val="hybridMultilevel"/>
    <w:tmpl w:val="A1EEA5E4"/>
    <w:lvl w:ilvl="0" w:tplc="08090019">
      <w:start w:val="1"/>
      <w:numFmt w:val="lowerLetter"/>
      <w:lvlText w:val="%1."/>
      <w:lvlJc w:val="left"/>
      <w:pPr>
        <w:ind w:left="720" w:hanging="360"/>
      </w:pPr>
      <w:rPr>
        <w:rFonts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7" w15:restartNumberingAfterBreak="0">
    <w:nsid w:val="66551522"/>
    <w:multiLevelType w:val="hybridMultilevel"/>
    <w:tmpl w:val="BEFC6892"/>
    <w:lvl w:ilvl="0" w:tplc="2F6CA3AC">
      <w:start w:val="121"/>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66CC61FA"/>
    <w:multiLevelType w:val="hybridMultilevel"/>
    <w:tmpl w:val="E9225E62"/>
    <w:lvl w:ilvl="0" w:tplc="0418000B">
      <w:start w:val="1"/>
      <w:numFmt w:val="bullet"/>
      <w:lvlText w:val=""/>
      <w:lvlJc w:val="left"/>
      <w:pPr>
        <w:ind w:left="720" w:hanging="360"/>
      </w:pPr>
      <w:rPr>
        <w:rFonts w:ascii="Wingdings" w:hAnsi="Wingdings"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49" w15:restartNumberingAfterBreak="0">
    <w:nsid w:val="69FA591F"/>
    <w:multiLevelType w:val="hybridMultilevel"/>
    <w:tmpl w:val="83B2EBFE"/>
    <w:lvl w:ilvl="0" w:tplc="AD0AF5B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0" w15:restartNumberingAfterBreak="0">
    <w:nsid w:val="6AC37B51"/>
    <w:multiLevelType w:val="hybridMultilevel"/>
    <w:tmpl w:val="F7F4E498"/>
    <w:lvl w:ilvl="0" w:tplc="605064AE">
      <w:numFmt w:val="bullet"/>
      <w:lvlText w:val="-"/>
      <w:lvlJc w:val="left"/>
      <w:pPr>
        <w:ind w:left="420" w:hanging="360"/>
      </w:pPr>
      <w:rPr>
        <w:rFonts w:ascii="Calibri" w:eastAsia="MS Mincho" w:hAnsi="Calibri" w:cs="Calibri" w:hint="default"/>
      </w:rPr>
    </w:lvl>
    <w:lvl w:ilvl="1" w:tplc="04090003">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51" w15:restartNumberingAfterBreak="0">
    <w:nsid w:val="6CA65B4F"/>
    <w:multiLevelType w:val="singleLevel"/>
    <w:tmpl w:val="4DA63B84"/>
    <w:name w:val="List Bullet"/>
    <w:lvl w:ilvl="0">
      <w:start w:val="1"/>
      <w:numFmt w:val="decimal"/>
      <w:pStyle w:val="Considrant"/>
      <w:lvlText w:val="(%1)"/>
      <w:lvlJc w:val="left"/>
      <w:pPr>
        <w:tabs>
          <w:tab w:val="num" w:pos="709"/>
        </w:tabs>
        <w:ind w:left="709" w:hanging="709"/>
      </w:pPr>
    </w:lvl>
  </w:abstractNum>
  <w:abstractNum w:abstractNumId="52" w15:restartNumberingAfterBreak="0">
    <w:nsid w:val="6CCC27BD"/>
    <w:multiLevelType w:val="hybridMultilevel"/>
    <w:tmpl w:val="5A10A47E"/>
    <w:lvl w:ilvl="0" w:tplc="F51AA086">
      <w:start w:val="1"/>
      <w:numFmt w:val="decimal"/>
      <w:lvlText w:val="%1."/>
      <w:lvlJc w:val="left"/>
      <w:pPr>
        <w:ind w:left="644" w:hanging="360"/>
      </w:pPr>
      <w:rPr>
        <w:rFonts w:hint="default"/>
      </w:rPr>
    </w:lvl>
    <w:lvl w:ilvl="1" w:tplc="04180019">
      <w:start w:val="1"/>
      <w:numFmt w:val="lowerLetter"/>
      <w:lvlText w:val="%2."/>
      <w:lvlJc w:val="left"/>
      <w:pPr>
        <w:ind w:left="1004" w:hanging="360"/>
      </w:pPr>
    </w:lvl>
    <w:lvl w:ilvl="2" w:tplc="0418001B" w:tentative="1">
      <w:start w:val="1"/>
      <w:numFmt w:val="lowerRoman"/>
      <w:lvlText w:val="%3."/>
      <w:lvlJc w:val="right"/>
      <w:pPr>
        <w:ind w:left="1724" w:hanging="180"/>
      </w:pPr>
    </w:lvl>
    <w:lvl w:ilvl="3" w:tplc="0418000F" w:tentative="1">
      <w:start w:val="1"/>
      <w:numFmt w:val="decimal"/>
      <w:lvlText w:val="%4."/>
      <w:lvlJc w:val="left"/>
      <w:pPr>
        <w:ind w:left="2444" w:hanging="360"/>
      </w:pPr>
    </w:lvl>
    <w:lvl w:ilvl="4" w:tplc="04180019" w:tentative="1">
      <w:start w:val="1"/>
      <w:numFmt w:val="lowerLetter"/>
      <w:lvlText w:val="%5."/>
      <w:lvlJc w:val="left"/>
      <w:pPr>
        <w:ind w:left="3164" w:hanging="360"/>
      </w:pPr>
    </w:lvl>
    <w:lvl w:ilvl="5" w:tplc="0418001B" w:tentative="1">
      <w:start w:val="1"/>
      <w:numFmt w:val="lowerRoman"/>
      <w:lvlText w:val="%6."/>
      <w:lvlJc w:val="right"/>
      <w:pPr>
        <w:ind w:left="3884" w:hanging="180"/>
      </w:pPr>
    </w:lvl>
    <w:lvl w:ilvl="6" w:tplc="0418000F" w:tentative="1">
      <w:start w:val="1"/>
      <w:numFmt w:val="decimal"/>
      <w:lvlText w:val="%7."/>
      <w:lvlJc w:val="left"/>
      <w:pPr>
        <w:ind w:left="4604" w:hanging="360"/>
      </w:pPr>
    </w:lvl>
    <w:lvl w:ilvl="7" w:tplc="04180019" w:tentative="1">
      <w:start w:val="1"/>
      <w:numFmt w:val="lowerLetter"/>
      <w:lvlText w:val="%8."/>
      <w:lvlJc w:val="left"/>
      <w:pPr>
        <w:ind w:left="5324" w:hanging="360"/>
      </w:pPr>
    </w:lvl>
    <w:lvl w:ilvl="8" w:tplc="0418001B" w:tentative="1">
      <w:start w:val="1"/>
      <w:numFmt w:val="lowerRoman"/>
      <w:lvlText w:val="%9."/>
      <w:lvlJc w:val="right"/>
      <w:pPr>
        <w:ind w:left="6044" w:hanging="180"/>
      </w:pPr>
    </w:lvl>
  </w:abstractNum>
  <w:abstractNum w:abstractNumId="53" w15:restartNumberingAfterBreak="0">
    <w:nsid w:val="702A430B"/>
    <w:multiLevelType w:val="hybridMultilevel"/>
    <w:tmpl w:val="218EB7F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71813033"/>
    <w:multiLevelType w:val="hybridMultilevel"/>
    <w:tmpl w:val="9184DBFA"/>
    <w:lvl w:ilvl="0" w:tplc="44F02CC4">
      <w:start w:val="1"/>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7527175A"/>
    <w:multiLevelType w:val="hybridMultilevel"/>
    <w:tmpl w:val="648E29DC"/>
    <w:lvl w:ilvl="0" w:tplc="04180001">
      <w:start w:val="1"/>
      <w:numFmt w:val="bullet"/>
      <w:lvlText w:val=""/>
      <w:lvlJc w:val="left"/>
      <w:pPr>
        <w:ind w:left="720" w:hanging="360"/>
      </w:pPr>
      <w:rPr>
        <w:rFonts w:ascii="Symbol" w:hAnsi="Symbol"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56" w15:restartNumberingAfterBreak="0">
    <w:nsid w:val="77763C39"/>
    <w:multiLevelType w:val="hybridMultilevel"/>
    <w:tmpl w:val="45900B22"/>
    <w:lvl w:ilvl="0" w:tplc="04090003">
      <w:start w:val="1"/>
      <w:numFmt w:val="bullet"/>
      <w:lvlText w:val="o"/>
      <w:lvlJc w:val="left"/>
      <w:pPr>
        <w:ind w:left="720" w:hanging="360"/>
      </w:pPr>
      <w:rPr>
        <w:rFonts w:ascii="Courier New" w:hAnsi="Courier New" w:cs="Courier New"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57" w15:restartNumberingAfterBreak="0">
    <w:nsid w:val="7A6708DE"/>
    <w:multiLevelType w:val="hybridMultilevel"/>
    <w:tmpl w:val="3960A436"/>
    <w:lvl w:ilvl="0" w:tplc="6BC4D7CC">
      <w:start w:val="1"/>
      <w:numFmt w:val="decimal"/>
      <w:lvlText w:val="%1."/>
      <w:lvlJc w:val="left"/>
      <w:pPr>
        <w:ind w:left="644" w:hanging="360"/>
      </w:pPr>
      <w:rPr>
        <w:rFonts w:hint="default"/>
        <w:b/>
        <w:i w:val="0"/>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58" w15:restartNumberingAfterBreak="0">
    <w:nsid w:val="7BAB1BA5"/>
    <w:multiLevelType w:val="hybridMultilevel"/>
    <w:tmpl w:val="86BAEDE6"/>
    <w:lvl w:ilvl="0" w:tplc="04180017">
      <w:start w:val="1"/>
      <w:numFmt w:val="lowerLetter"/>
      <w:lvlText w:val="%1)"/>
      <w:lvlJc w:val="left"/>
      <w:pPr>
        <w:ind w:left="720" w:hanging="360"/>
      </w:pPr>
      <w:rPr>
        <w:rFonts w:hint="default"/>
        <w:i w:val="0"/>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59" w15:restartNumberingAfterBreak="0">
    <w:nsid w:val="7E8E5076"/>
    <w:multiLevelType w:val="hybridMultilevel"/>
    <w:tmpl w:val="F8E8A268"/>
    <w:lvl w:ilvl="0" w:tplc="41B631A6">
      <w:start w:val="1"/>
      <w:numFmt w:val="bullet"/>
      <w:lvlText w:val=""/>
      <w:lvlJc w:val="left"/>
      <w:pPr>
        <w:ind w:left="360" w:hanging="360"/>
      </w:pPr>
      <w:rPr>
        <w:rFonts w:ascii="Wingdings" w:hAnsi="Wingdings" w:hint="default"/>
      </w:rPr>
    </w:lvl>
    <w:lvl w:ilvl="1" w:tplc="C1464E2A">
      <w:start w:val="1"/>
      <w:numFmt w:val="decimal"/>
      <w:lvlText w:val="(%2)"/>
      <w:lvlJc w:val="left"/>
      <w:pPr>
        <w:ind w:left="1495" w:hanging="360"/>
      </w:pPr>
      <w:rPr>
        <w:rFonts w:hint="default"/>
      </w:rPr>
    </w:lvl>
    <w:lvl w:ilvl="2" w:tplc="04180005">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num w:numId="1">
    <w:abstractNumId w:val="38"/>
  </w:num>
  <w:num w:numId="2">
    <w:abstractNumId w:val="57"/>
  </w:num>
  <w:num w:numId="3">
    <w:abstractNumId w:val="7"/>
  </w:num>
  <w:num w:numId="4">
    <w:abstractNumId w:val="18"/>
  </w:num>
  <w:num w:numId="5">
    <w:abstractNumId w:val="55"/>
  </w:num>
  <w:num w:numId="6">
    <w:abstractNumId w:val="37"/>
  </w:num>
  <w:num w:numId="7">
    <w:abstractNumId w:val="36"/>
  </w:num>
  <w:num w:numId="8">
    <w:abstractNumId w:val="45"/>
  </w:num>
  <w:num w:numId="9">
    <w:abstractNumId w:val="24"/>
  </w:num>
  <w:num w:numId="10">
    <w:abstractNumId w:val="27"/>
  </w:num>
  <w:num w:numId="11">
    <w:abstractNumId w:val="12"/>
  </w:num>
  <w:num w:numId="12">
    <w:abstractNumId w:val="48"/>
  </w:num>
  <w:num w:numId="13">
    <w:abstractNumId w:val="44"/>
  </w:num>
  <w:num w:numId="14">
    <w:abstractNumId w:val="31"/>
  </w:num>
  <w:num w:numId="15">
    <w:abstractNumId w:val="47"/>
  </w:num>
  <w:num w:numId="16">
    <w:abstractNumId w:val="56"/>
  </w:num>
  <w:num w:numId="17">
    <w:abstractNumId w:val="1"/>
  </w:num>
  <w:num w:numId="18">
    <w:abstractNumId w:val="30"/>
  </w:num>
  <w:num w:numId="19">
    <w:abstractNumId w:val="3"/>
  </w:num>
  <w:num w:numId="20">
    <w:abstractNumId w:val="33"/>
  </w:num>
  <w:num w:numId="21">
    <w:abstractNumId w:val="16"/>
  </w:num>
  <w:num w:numId="22">
    <w:abstractNumId w:val="52"/>
  </w:num>
  <w:num w:numId="23">
    <w:abstractNumId w:val="58"/>
  </w:num>
  <w:num w:numId="24">
    <w:abstractNumId w:val="50"/>
  </w:num>
  <w:num w:numId="25">
    <w:abstractNumId w:val="23"/>
  </w:num>
  <w:num w:numId="26">
    <w:abstractNumId w:val="20"/>
  </w:num>
  <w:num w:numId="27">
    <w:abstractNumId w:val="8"/>
  </w:num>
  <w:num w:numId="28">
    <w:abstractNumId w:val="15"/>
  </w:num>
  <w:num w:numId="29">
    <w:abstractNumId w:val="11"/>
  </w:num>
  <w:num w:numId="30">
    <w:abstractNumId w:val="4"/>
  </w:num>
  <w:num w:numId="31">
    <w:abstractNumId w:val="32"/>
  </w:num>
  <w:num w:numId="32">
    <w:abstractNumId w:val="40"/>
  </w:num>
  <w:num w:numId="33">
    <w:abstractNumId w:val="25"/>
  </w:num>
  <w:num w:numId="34">
    <w:abstractNumId w:val="53"/>
  </w:num>
  <w:num w:numId="35">
    <w:abstractNumId w:val="51"/>
    <w:lvlOverride w:ilvl="0">
      <w:startOverride w:val="1"/>
    </w:lvlOverride>
  </w:num>
  <w:num w:numId="36">
    <w:abstractNumId w:val="35"/>
  </w:num>
  <w:num w:numId="37">
    <w:abstractNumId w:val="29"/>
  </w:num>
  <w:num w:numId="38">
    <w:abstractNumId w:val="49"/>
  </w:num>
  <w:num w:numId="39">
    <w:abstractNumId w:val="43"/>
  </w:num>
  <w:num w:numId="40">
    <w:abstractNumId w:val="46"/>
  </w:num>
  <w:num w:numId="41">
    <w:abstractNumId w:val="22"/>
  </w:num>
  <w:num w:numId="42">
    <w:abstractNumId w:val="6"/>
  </w:num>
  <w:num w:numId="43">
    <w:abstractNumId w:val="14"/>
  </w:num>
  <w:num w:numId="44">
    <w:abstractNumId w:val="39"/>
  </w:num>
  <w:num w:numId="45">
    <w:abstractNumId w:val="19"/>
  </w:num>
  <w:num w:numId="46">
    <w:abstractNumId w:val="41"/>
  </w:num>
  <w:num w:numId="47">
    <w:abstractNumId w:val="10"/>
  </w:num>
  <w:num w:numId="48">
    <w:abstractNumId w:val="17"/>
  </w:num>
  <w:num w:numId="49">
    <w:abstractNumId w:val="42"/>
  </w:num>
  <w:num w:numId="50">
    <w:abstractNumId w:val="0"/>
  </w:num>
  <w:num w:numId="51">
    <w:abstractNumId w:val="54"/>
  </w:num>
  <w:num w:numId="52">
    <w:abstractNumId w:val="9"/>
  </w:num>
  <w:num w:numId="53">
    <w:abstractNumId w:val="2"/>
  </w:num>
  <w:num w:numId="54">
    <w:abstractNumId w:val="59"/>
  </w:num>
  <w:num w:numId="55">
    <w:abstractNumId w:val="28"/>
  </w:num>
  <w:num w:numId="56">
    <w:abstractNumId w:val="21"/>
  </w:num>
  <w:num w:numId="57">
    <w:abstractNumId w:val="34"/>
  </w:num>
  <w:num w:numId="58">
    <w:abstractNumId w:val="13"/>
  </w:num>
  <w:num w:numId="59">
    <w:abstractNumId w:val="5"/>
  </w:num>
  <w:num w:numId="60">
    <w:abstractNumId w:val="26"/>
  </w:num>
  <w:numIdMacAtCleanup w:val="63"/>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Andra ISPIR">
    <w15:presenceInfo w15:providerId="AD" w15:userId="S-1-5-21-955442363-214915585-1614844132-2608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hideSpellingErrors/>
  <w:hideGrammaticalErrors/>
  <w:activeWritingStyle w:appName="MSWord" w:lang="fr-FR" w:vendorID="64" w:dllVersion="6" w:nlCheck="1" w:checkStyle="0"/>
  <w:activeWritingStyle w:appName="MSWord" w:lang="en-US" w:vendorID="64" w:dllVersion="6" w:nlCheck="1" w:checkStyle="0"/>
  <w:activeWritingStyle w:appName="MSWord" w:lang="en-GB" w:vendorID="64" w:dllVersion="6" w:nlCheck="1" w:checkStyle="0"/>
  <w:activeWritingStyle w:appName="MSWord" w:lang="es-ES" w:vendorID="64" w:dllVersion="6" w:nlCheck="1" w:checkStyle="0"/>
  <w:activeWritingStyle w:appName="MSWord" w:lang="pt-BR" w:vendorID="64" w:dllVersion="6" w:nlCheck="1" w:checkStyle="0"/>
  <w:activeWritingStyle w:appName="MSWord" w:lang="it-IT" w:vendorID="64" w:dllVersion="6" w:nlCheck="1" w:checkStyle="0"/>
  <w:activeWritingStyle w:appName="MSWord" w:lang="en-US" w:vendorID="64" w:dllVersion="4096" w:nlCheck="1" w:checkStyle="0"/>
  <w:activeWritingStyle w:appName="MSWord" w:lang="fr-FR" w:vendorID="64" w:dllVersion="4096" w:nlCheck="1" w:checkStyle="0"/>
  <w:activeWritingStyle w:appName="MSWord" w:lang="en-GB" w:vendorID="64" w:dllVersion="4096" w:nlCheck="1" w:checkStyle="0"/>
  <w:activeWritingStyle w:appName="MSWord" w:lang="es-ES" w:vendorID="64" w:dllVersion="4096" w:nlCheck="1" w:checkStyle="0"/>
  <w:activeWritingStyle w:appName="MSWord" w:lang="en-US" w:vendorID="64" w:dllVersion="131078" w:nlCheck="1" w:checkStyle="0"/>
  <w:activeWritingStyle w:appName="MSWord" w:lang="en-GB" w:vendorID="64" w:dllVersion="131078" w:nlCheck="1" w:checkStyle="0"/>
  <w:activeWritingStyle w:appName="MSWord" w:lang="fr-FR" w:vendorID="64" w:dllVersion="131078" w:nlCheck="1" w:checkStyle="0"/>
  <w:activeWritingStyle w:appName="MSWord" w:lang="pt-BR" w:vendorID="64" w:dllVersion="131078" w:nlCheck="1" w:checkStyle="0"/>
  <w:activeWritingStyle w:appName="MSWord" w:lang="it-IT" w:vendorID="64" w:dllVersion="131078" w:nlCheck="1" w:checkStyle="0"/>
  <w:activeWritingStyle w:appName="MSWord" w:lang="es-ES" w:vendorID="64" w:dllVersion="131078" w:nlCheck="1" w:checkStyle="0"/>
  <w:proofState w:grammar="clean"/>
  <w:defaultTabStop w:val="708"/>
  <w:hyphenationZone w:val="425"/>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E0478"/>
    <w:rsid w:val="0000003A"/>
    <w:rsid w:val="0000026D"/>
    <w:rsid w:val="00001507"/>
    <w:rsid w:val="0000157E"/>
    <w:rsid w:val="000015D2"/>
    <w:rsid w:val="00001678"/>
    <w:rsid w:val="00001DA1"/>
    <w:rsid w:val="00001EC3"/>
    <w:rsid w:val="00002331"/>
    <w:rsid w:val="000023C4"/>
    <w:rsid w:val="00002A02"/>
    <w:rsid w:val="00002FF5"/>
    <w:rsid w:val="00002FF7"/>
    <w:rsid w:val="0000308B"/>
    <w:rsid w:val="00003B2D"/>
    <w:rsid w:val="00003FF9"/>
    <w:rsid w:val="0000423C"/>
    <w:rsid w:val="00004543"/>
    <w:rsid w:val="00005A4A"/>
    <w:rsid w:val="00005B03"/>
    <w:rsid w:val="0000629F"/>
    <w:rsid w:val="0000642E"/>
    <w:rsid w:val="00006627"/>
    <w:rsid w:val="000066BF"/>
    <w:rsid w:val="00006735"/>
    <w:rsid w:val="00006929"/>
    <w:rsid w:val="00006B54"/>
    <w:rsid w:val="00006F94"/>
    <w:rsid w:val="0000796A"/>
    <w:rsid w:val="00007B04"/>
    <w:rsid w:val="00010050"/>
    <w:rsid w:val="000102FC"/>
    <w:rsid w:val="00010778"/>
    <w:rsid w:val="00010863"/>
    <w:rsid w:val="00010DFD"/>
    <w:rsid w:val="00011683"/>
    <w:rsid w:val="00011932"/>
    <w:rsid w:val="00011DCE"/>
    <w:rsid w:val="0001276D"/>
    <w:rsid w:val="00012C2D"/>
    <w:rsid w:val="00013295"/>
    <w:rsid w:val="000133DA"/>
    <w:rsid w:val="00013A6E"/>
    <w:rsid w:val="00013D10"/>
    <w:rsid w:val="00013E7D"/>
    <w:rsid w:val="000141D6"/>
    <w:rsid w:val="00014336"/>
    <w:rsid w:val="0001436D"/>
    <w:rsid w:val="000143F8"/>
    <w:rsid w:val="00014508"/>
    <w:rsid w:val="00014B0A"/>
    <w:rsid w:val="00015005"/>
    <w:rsid w:val="0001503F"/>
    <w:rsid w:val="000151D9"/>
    <w:rsid w:val="000154ED"/>
    <w:rsid w:val="00015837"/>
    <w:rsid w:val="00015E67"/>
    <w:rsid w:val="0001625C"/>
    <w:rsid w:val="00017693"/>
    <w:rsid w:val="000178E2"/>
    <w:rsid w:val="000179A9"/>
    <w:rsid w:val="00017AD6"/>
    <w:rsid w:val="00017F82"/>
    <w:rsid w:val="00020159"/>
    <w:rsid w:val="0002066F"/>
    <w:rsid w:val="00020921"/>
    <w:rsid w:val="00020E72"/>
    <w:rsid w:val="00021935"/>
    <w:rsid w:val="00021C52"/>
    <w:rsid w:val="00021C68"/>
    <w:rsid w:val="00021DC7"/>
    <w:rsid w:val="000228FE"/>
    <w:rsid w:val="00022AC6"/>
    <w:rsid w:val="00022DBB"/>
    <w:rsid w:val="00023021"/>
    <w:rsid w:val="0002304A"/>
    <w:rsid w:val="00023083"/>
    <w:rsid w:val="0002344D"/>
    <w:rsid w:val="0002394E"/>
    <w:rsid w:val="00023F63"/>
    <w:rsid w:val="000243B9"/>
    <w:rsid w:val="00024740"/>
    <w:rsid w:val="000247E4"/>
    <w:rsid w:val="000253CA"/>
    <w:rsid w:val="000257F5"/>
    <w:rsid w:val="00025956"/>
    <w:rsid w:val="00025B62"/>
    <w:rsid w:val="00025B9D"/>
    <w:rsid w:val="00025D70"/>
    <w:rsid w:val="00026015"/>
    <w:rsid w:val="000262C2"/>
    <w:rsid w:val="000267AA"/>
    <w:rsid w:val="0002683A"/>
    <w:rsid w:val="00027055"/>
    <w:rsid w:val="00027414"/>
    <w:rsid w:val="00027739"/>
    <w:rsid w:val="000277B0"/>
    <w:rsid w:val="000278EC"/>
    <w:rsid w:val="00027BDC"/>
    <w:rsid w:val="00027E23"/>
    <w:rsid w:val="00030367"/>
    <w:rsid w:val="000305A6"/>
    <w:rsid w:val="000306CF"/>
    <w:rsid w:val="0003096E"/>
    <w:rsid w:val="000309B8"/>
    <w:rsid w:val="00030B4A"/>
    <w:rsid w:val="00030CC0"/>
    <w:rsid w:val="00031003"/>
    <w:rsid w:val="000313B3"/>
    <w:rsid w:val="00031FE6"/>
    <w:rsid w:val="00032416"/>
    <w:rsid w:val="00032606"/>
    <w:rsid w:val="0003299D"/>
    <w:rsid w:val="00033218"/>
    <w:rsid w:val="00033BEB"/>
    <w:rsid w:val="00033EC9"/>
    <w:rsid w:val="00033FE1"/>
    <w:rsid w:val="00034147"/>
    <w:rsid w:val="00035711"/>
    <w:rsid w:val="00035CB6"/>
    <w:rsid w:val="00037453"/>
    <w:rsid w:val="00037AE8"/>
    <w:rsid w:val="0004035E"/>
    <w:rsid w:val="00040BB1"/>
    <w:rsid w:val="00041504"/>
    <w:rsid w:val="00041FA6"/>
    <w:rsid w:val="00042AFB"/>
    <w:rsid w:val="00043335"/>
    <w:rsid w:val="000434C8"/>
    <w:rsid w:val="000442B2"/>
    <w:rsid w:val="000442C6"/>
    <w:rsid w:val="000442F7"/>
    <w:rsid w:val="00044481"/>
    <w:rsid w:val="00044CB8"/>
    <w:rsid w:val="00044F66"/>
    <w:rsid w:val="00045890"/>
    <w:rsid w:val="00045D44"/>
    <w:rsid w:val="000460C2"/>
    <w:rsid w:val="000462F7"/>
    <w:rsid w:val="0004644C"/>
    <w:rsid w:val="00046BAE"/>
    <w:rsid w:val="00046F7E"/>
    <w:rsid w:val="000470EC"/>
    <w:rsid w:val="0004763A"/>
    <w:rsid w:val="00047C2B"/>
    <w:rsid w:val="00047CE6"/>
    <w:rsid w:val="00047CF3"/>
    <w:rsid w:val="00047EE5"/>
    <w:rsid w:val="000502FB"/>
    <w:rsid w:val="000506D3"/>
    <w:rsid w:val="00050D27"/>
    <w:rsid w:val="000510CF"/>
    <w:rsid w:val="000512B0"/>
    <w:rsid w:val="0005174F"/>
    <w:rsid w:val="00052124"/>
    <w:rsid w:val="000522D8"/>
    <w:rsid w:val="000524AE"/>
    <w:rsid w:val="0005259E"/>
    <w:rsid w:val="00052A19"/>
    <w:rsid w:val="00052BE2"/>
    <w:rsid w:val="00052D5C"/>
    <w:rsid w:val="0005326F"/>
    <w:rsid w:val="000535C7"/>
    <w:rsid w:val="0005360F"/>
    <w:rsid w:val="00053EB9"/>
    <w:rsid w:val="00053F54"/>
    <w:rsid w:val="00054483"/>
    <w:rsid w:val="00054AB2"/>
    <w:rsid w:val="00054D79"/>
    <w:rsid w:val="00055A7C"/>
    <w:rsid w:val="00056633"/>
    <w:rsid w:val="00056A37"/>
    <w:rsid w:val="00056A7C"/>
    <w:rsid w:val="00056B6E"/>
    <w:rsid w:val="00057034"/>
    <w:rsid w:val="00057503"/>
    <w:rsid w:val="000578A3"/>
    <w:rsid w:val="00057BCE"/>
    <w:rsid w:val="00057E1F"/>
    <w:rsid w:val="00061184"/>
    <w:rsid w:val="00061914"/>
    <w:rsid w:val="00061C09"/>
    <w:rsid w:val="00061CA3"/>
    <w:rsid w:val="00062831"/>
    <w:rsid w:val="0006287F"/>
    <w:rsid w:val="00062BCF"/>
    <w:rsid w:val="00062EF3"/>
    <w:rsid w:val="00063568"/>
    <w:rsid w:val="00064428"/>
    <w:rsid w:val="000659F8"/>
    <w:rsid w:val="00065A57"/>
    <w:rsid w:val="0006602E"/>
    <w:rsid w:val="000666AA"/>
    <w:rsid w:val="00066FA1"/>
    <w:rsid w:val="0006736E"/>
    <w:rsid w:val="00067661"/>
    <w:rsid w:val="00067751"/>
    <w:rsid w:val="0006798A"/>
    <w:rsid w:val="00070D52"/>
    <w:rsid w:val="0007173A"/>
    <w:rsid w:val="00071B43"/>
    <w:rsid w:val="00071DF1"/>
    <w:rsid w:val="00072422"/>
    <w:rsid w:val="0007251D"/>
    <w:rsid w:val="00072CA3"/>
    <w:rsid w:val="000731F4"/>
    <w:rsid w:val="00073A54"/>
    <w:rsid w:val="00073A62"/>
    <w:rsid w:val="00073BD7"/>
    <w:rsid w:val="00073E93"/>
    <w:rsid w:val="00074395"/>
    <w:rsid w:val="00074970"/>
    <w:rsid w:val="00074B6A"/>
    <w:rsid w:val="000752CE"/>
    <w:rsid w:val="00075760"/>
    <w:rsid w:val="00075CA7"/>
    <w:rsid w:val="000770EE"/>
    <w:rsid w:val="000771ED"/>
    <w:rsid w:val="000771F4"/>
    <w:rsid w:val="00080C01"/>
    <w:rsid w:val="00080C4A"/>
    <w:rsid w:val="00080EC6"/>
    <w:rsid w:val="000812E5"/>
    <w:rsid w:val="00081BF1"/>
    <w:rsid w:val="00082013"/>
    <w:rsid w:val="00082C7C"/>
    <w:rsid w:val="0008338C"/>
    <w:rsid w:val="00083ADC"/>
    <w:rsid w:val="00083B9C"/>
    <w:rsid w:val="00083D37"/>
    <w:rsid w:val="00083EB1"/>
    <w:rsid w:val="000840FC"/>
    <w:rsid w:val="0008428F"/>
    <w:rsid w:val="00084983"/>
    <w:rsid w:val="000849FA"/>
    <w:rsid w:val="000851E2"/>
    <w:rsid w:val="00085C93"/>
    <w:rsid w:val="0008609A"/>
    <w:rsid w:val="000864D2"/>
    <w:rsid w:val="00086C09"/>
    <w:rsid w:val="0008719C"/>
    <w:rsid w:val="0008747E"/>
    <w:rsid w:val="00087AE2"/>
    <w:rsid w:val="00087AED"/>
    <w:rsid w:val="00087BD6"/>
    <w:rsid w:val="00090279"/>
    <w:rsid w:val="00090403"/>
    <w:rsid w:val="0009048B"/>
    <w:rsid w:val="0009065C"/>
    <w:rsid w:val="00090722"/>
    <w:rsid w:val="00090BA5"/>
    <w:rsid w:val="00091605"/>
    <w:rsid w:val="00091A9F"/>
    <w:rsid w:val="00091E3C"/>
    <w:rsid w:val="00092454"/>
    <w:rsid w:val="00092823"/>
    <w:rsid w:val="00092D32"/>
    <w:rsid w:val="00092EFB"/>
    <w:rsid w:val="00093725"/>
    <w:rsid w:val="0009389A"/>
    <w:rsid w:val="00093962"/>
    <w:rsid w:val="000940C7"/>
    <w:rsid w:val="000942B4"/>
    <w:rsid w:val="000942F8"/>
    <w:rsid w:val="0009441F"/>
    <w:rsid w:val="000944BF"/>
    <w:rsid w:val="000944E8"/>
    <w:rsid w:val="000949BA"/>
    <w:rsid w:val="00094C54"/>
    <w:rsid w:val="00095960"/>
    <w:rsid w:val="00096125"/>
    <w:rsid w:val="00096571"/>
    <w:rsid w:val="000967B9"/>
    <w:rsid w:val="000968CA"/>
    <w:rsid w:val="00096B0E"/>
    <w:rsid w:val="00096BC0"/>
    <w:rsid w:val="00097197"/>
    <w:rsid w:val="000973C6"/>
    <w:rsid w:val="00097A8D"/>
    <w:rsid w:val="000A01DB"/>
    <w:rsid w:val="000A039E"/>
    <w:rsid w:val="000A046B"/>
    <w:rsid w:val="000A0C9A"/>
    <w:rsid w:val="000A0EB6"/>
    <w:rsid w:val="000A0F17"/>
    <w:rsid w:val="000A12E5"/>
    <w:rsid w:val="000A1483"/>
    <w:rsid w:val="000A1AB1"/>
    <w:rsid w:val="000A231D"/>
    <w:rsid w:val="000A23C2"/>
    <w:rsid w:val="000A28D1"/>
    <w:rsid w:val="000A2F34"/>
    <w:rsid w:val="000A3022"/>
    <w:rsid w:val="000A352B"/>
    <w:rsid w:val="000A36EC"/>
    <w:rsid w:val="000A3AFC"/>
    <w:rsid w:val="000A3B33"/>
    <w:rsid w:val="000A43FB"/>
    <w:rsid w:val="000A4C7C"/>
    <w:rsid w:val="000A4DD4"/>
    <w:rsid w:val="000A504F"/>
    <w:rsid w:val="000A5051"/>
    <w:rsid w:val="000A59C8"/>
    <w:rsid w:val="000A65E0"/>
    <w:rsid w:val="000A681C"/>
    <w:rsid w:val="000A6C6F"/>
    <w:rsid w:val="000A6CCD"/>
    <w:rsid w:val="000A6E01"/>
    <w:rsid w:val="000A6E0D"/>
    <w:rsid w:val="000A7B80"/>
    <w:rsid w:val="000B0064"/>
    <w:rsid w:val="000B04FD"/>
    <w:rsid w:val="000B0EF3"/>
    <w:rsid w:val="000B1312"/>
    <w:rsid w:val="000B1C34"/>
    <w:rsid w:val="000B2804"/>
    <w:rsid w:val="000B2B22"/>
    <w:rsid w:val="000B2CB1"/>
    <w:rsid w:val="000B2E79"/>
    <w:rsid w:val="000B3036"/>
    <w:rsid w:val="000B33B8"/>
    <w:rsid w:val="000B3AB1"/>
    <w:rsid w:val="000B3C03"/>
    <w:rsid w:val="000B3C63"/>
    <w:rsid w:val="000B3C89"/>
    <w:rsid w:val="000B3D44"/>
    <w:rsid w:val="000B40ED"/>
    <w:rsid w:val="000B435F"/>
    <w:rsid w:val="000B48DF"/>
    <w:rsid w:val="000B4C74"/>
    <w:rsid w:val="000B4E5A"/>
    <w:rsid w:val="000B5879"/>
    <w:rsid w:val="000B5ADC"/>
    <w:rsid w:val="000B6072"/>
    <w:rsid w:val="000B60E7"/>
    <w:rsid w:val="000B616E"/>
    <w:rsid w:val="000B65CA"/>
    <w:rsid w:val="000B676D"/>
    <w:rsid w:val="000B67E8"/>
    <w:rsid w:val="000B68E7"/>
    <w:rsid w:val="000B6CB1"/>
    <w:rsid w:val="000B7192"/>
    <w:rsid w:val="000B7392"/>
    <w:rsid w:val="000B7692"/>
    <w:rsid w:val="000C007E"/>
    <w:rsid w:val="000C01BE"/>
    <w:rsid w:val="000C095A"/>
    <w:rsid w:val="000C1506"/>
    <w:rsid w:val="000C1675"/>
    <w:rsid w:val="000C1BD3"/>
    <w:rsid w:val="000C1C55"/>
    <w:rsid w:val="000C20BC"/>
    <w:rsid w:val="000C2260"/>
    <w:rsid w:val="000C240A"/>
    <w:rsid w:val="000C263F"/>
    <w:rsid w:val="000C27C4"/>
    <w:rsid w:val="000C29A3"/>
    <w:rsid w:val="000C2FAA"/>
    <w:rsid w:val="000C3198"/>
    <w:rsid w:val="000C382E"/>
    <w:rsid w:val="000C3AC3"/>
    <w:rsid w:val="000C3F1B"/>
    <w:rsid w:val="000C3F5D"/>
    <w:rsid w:val="000C40FE"/>
    <w:rsid w:val="000C43C1"/>
    <w:rsid w:val="000C451E"/>
    <w:rsid w:val="000C499C"/>
    <w:rsid w:val="000C54BD"/>
    <w:rsid w:val="000C56C4"/>
    <w:rsid w:val="000C5C01"/>
    <w:rsid w:val="000C5C22"/>
    <w:rsid w:val="000C5CAC"/>
    <w:rsid w:val="000C61DC"/>
    <w:rsid w:val="000C6E65"/>
    <w:rsid w:val="000C728C"/>
    <w:rsid w:val="000C7658"/>
    <w:rsid w:val="000D0003"/>
    <w:rsid w:val="000D01EC"/>
    <w:rsid w:val="000D03EF"/>
    <w:rsid w:val="000D0DAC"/>
    <w:rsid w:val="000D0F4F"/>
    <w:rsid w:val="000D109E"/>
    <w:rsid w:val="000D148F"/>
    <w:rsid w:val="000D2B55"/>
    <w:rsid w:val="000D2B71"/>
    <w:rsid w:val="000D2C48"/>
    <w:rsid w:val="000D2E75"/>
    <w:rsid w:val="000D44B6"/>
    <w:rsid w:val="000D47BD"/>
    <w:rsid w:val="000D52D5"/>
    <w:rsid w:val="000D5467"/>
    <w:rsid w:val="000D627E"/>
    <w:rsid w:val="000D69B3"/>
    <w:rsid w:val="000D6DD8"/>
    <w:rsid w:val="000D6E0F"/>
    <w:rsid w:val="000D708A"/>
    <w:rsid w:val="000D70D7"/>
    <w:rsid w:val="000D7242"/>
    <w:rsid w:val="000D7277"/>
    <w:rsid w:val="000D7379"/>
    <w:rsid w:val="000D757B"/>
    <w:rsid w:val="000D7D67"/>
    <w:rsid w:val="000D7E12"/>
    <w:rsid w:val="000E0420"/>
    <w:rsid w:val="000E042B"/>
    <w:rsid w:val="000E13F4"/>
    <w:rsid w:val="000E143D"/>
    <w:rsid w:val="000E1464"/>
    <w:rsid w:val="000E1B61"/>
    <w:rsid w:val="000E1D04"/>
    <w:rsid w:val="000E1F52"/>
    <w:rsid w:val="000E23A6"/>
    <w:rsid w:val="000E2816"/>
    <w:rsid w:val="000E28E5"/>
    <w:rsid w:val="000E29DB"/>
    <w:rsid w:val="000E2CE6"/>
    <w:rsid w:val="000E2EED"/>
    <w:rsid w:val="000E31D7"/>
    <w:rsid w:val="000E3639"/>
    <w:rsid w:val="000E3882"/>
    <w:rsid w:val="000E3919"/>
    <w:rsid w:val="000E40E0"/>
    <w:rsid w:val="000E4B48"/>
    <w:rsid w:val="000E4B94"/>
    <w:rsid w:val="000E4DBC"/>
    <w:rsid w:val="000E5078"/>
    <w:rsid w:val="000E591D"/>
    <w:rsid w:val="000E59F1"/>
    <w:rsid w:val="000E5CCC"/>
    <w:rsid w:val="000E5D30"/>
    <w:rsid w:val="000E5F53"/>
    <w:rsid w:val="000E63E9"/>
    <w:rsid w:val="000E6530"/>
    <w:rsid w:val="000E6820"/>
    <w:rsid w:val="000E6B7F"/>
    <w:rsid w:val="000E6CA0"/>
    <w:rsid w:val="000E70B8"/>
    <w:rsid w:val="000E7333"/>
    <w:rsid w:val="000F0200"/>
    <w:rsid w:val="000F0297"/>
    <w:rsid w:val="000F0D73"/>
    <w:rsid w:val="000F12B5"/>
    <w:rsid w:val="000F160B"/>
    <w:rsid w:val="000F1705"/>
    <w:rsid w:val="000F17F9"/>
    <w:rsid w:val="000F183A"/>
    <w:rsid w:val="000F2209"/>
    <w:rsid w:val="000F243D"/>
    <w:rsid w:val="000F3B48"/>
    <w:rsid w:val="000F461F"/>
    <w:rsid w:val="000F4830"/>
    <w:rsid w:val="000F48D6"/>
    <w:rsid w:val="000F50F9"/>
    <w:rsid w:val="000F5406"/>
    <w:rsid w:val="000F55D6"/>
    <w:rsid w:val="000F5958"/>
    <w:rsid w:val="000F5CC5"/>
    <w:rsid w:val="000F5CE3"/>
    <w:rsid w:val="000F5E48"/>
    <w:rsid w:val="000F6707"/>
    <w:rsid w:val="000F6EB8"/>
    <w:rsid w:val="000F7027"/>
    <w:rsid w:val="000F7071"/>
    <w:rsid w:val="000F7160"/>
    <w:rsid w:val="000F76B9"/>
    <w:rsid w:val="000F76C8"/>
    <w:rsid w:val="000F7C6A"/>
    <w:rsid w:val="000F7CF4"/>
    <w:rsid w:val="000F7D24"/>
    <w:rsid w:val="000F7DAC"/>
    <w:rsid w:val="000F7F03"/>
    <w:rsid w:val="00100259"/>
    <w:rsid w:val="001008E4"/>
    <w:rsid w:val="00100FA0"/>
    <w:rsid w:val="0010133C"/>
    <w:rsid w:val="001014E8"/>
    <w:rsid w:val="0010164B"/>
    <w:rsid w:val="00101B95"/>
    <w:rsid w:val="00101EFA"/>
    <w:rsid w:val="00101F8B"/>
    <w:rsid w:val="001020B3"/>
    <w:rsid w:val="00102367"/>
    <w:rsid w:val="001026CF"/>
    <w:rsid w:val="00102C94"/>
    <w:rsid w:val="00102E1D"/>
    <w:rsid w:val="001034DD"/>
    <w:rsid w:val="001037B3"/>
    <w:rsid w:val="00105662"/>
    <w:rsid w:val="00105BB6"/>
    <w:rsid w:val="00105E61"/>
    <w:rsid w:val="0010671D"/>
    <w:rsid w:val="00106762"/>
    <w:rsid w:val="001068F1"/>
    <w:rsid w:val="0010749A"/>
    <w:rsid w:val="001074F2"/>
    <w:rsid w:val="001078EB"/>
    <w:rsid w:val="00107A24"/>
    <w:rsid w:val="00107F61"/>
    <w:rsid w:val="001105F2"/>
    <w:rsid w:val="00110665"/>
    <w:rsid w:val="0011089E"/>
    <w:rsid w:val="001108C4"/>
    <w:rsid w:val="00110905"/>
    <w:rsid w:val="00110B19"/>
    <w:rsid w:val="00110D07"/>
    <w:rsid w:val="00111042"/>
    <w:rsid w:val="001110A5"/>
    <w:rsid w:val="001114DE"/>
    <w:rsid w:val="001116B7"/>
    <w:rsid w:val="0011184C"/>
    <w:rsid w:val="00111BB8"/>
    <w:rsid w:val="001124BE"/>
    <w:rsid w:val="00112661"/>
    <w:rsid w:val="0011271D"/>
    <w:rsid w:val="00112A4F"/>
    <w:rsid w:val="00112EA4"/>
    <w:rsid w:val="001138E7"/>
    <w:rsid w:val="00113BD6"/>
    <w:rsid w:val="00113D4B"/>
    <w:rsid w:val="00114367"/>
    <w:rsid w:val="001146C5"/>
    <w:rsid w:val="0011470F"/>
    <w:rsid w:val="0011473D"/>
    <w:rsid w:val="001148D5"/>
    <w:rsid w:val="00114A4E"/>
    <w:rsid w:val="00114B61"/>
    <w:rsid w:val="00114E59"/>
    <w:rsid w:val="00115C20"/>
    <w:rsid w:val="0011608C"/>
    <w:rsid w:val="00116178"/>
    <w:rsid w:val="00116508"/>
    <w:rsid w:val="00116669"/>
    <w:rsid w:val="0011673E"/>
    <w:rsid w:val="0011741C"/>
    <w:rsid w:val="001176BD"/>
    <w:rsid w:val="00117BA0"/>
    <w:rsid w:val="00117C60"/>
    <w:rsid w:val="00117DA6"/>
    <w:rsid w:val="00117DEC"/>
    <w:rsid w:val="00117F09"/>
    <w:rsid w:val="00120883"/>
    <w:rsid w:val="00120993"/>
    <w:rsid w:val="00120AEA"/>
    <w:rsid w:val="001214C6"/>
    <w:rsid w:val="0012153A"/>
    <w:rsid w:val="0012225F"/>
    <w:rsid w:val="001222AC"/>
    <w:rsid w:val="0012253F"/>
    <w:rsid w:val="00122C28"/>
    <w:rsid w:val="00122FCA"/>
    <w:rsid w:val="001230FB"/>
    <w:rsid w:val="001237FA"/>
    <w:rsid w:val="00123A69"/>
    <w:rsid w:val="001242C3"/>
    <w:rsid w:val="0012430C"/>
    <w:rsid w:val="001245FC"/>
    <w:rsid w:val="00124E67"/>
    <w:rsid w:val="00125364"/>
    <w:rsid w:val="00125C5A"/>
    <w:rsid w:val="00125D69"/>
    <w:rsid w:val="0012604A"/>
    <w:rsid w:val="00126371"/>
    <w:rsid w:val="0012667B"/>
    <w:rsid w:val="001266C8"/>
    <w:rsid w:val="00127069"/>
    <w:rsid w:val="00130004"/>
    <w:rsid w:val="00130042"/>
    <w:rsid w:val="001300C6"/>
    <w:rsid w:val="00130466"/>
    <w:rsid w:val="0013049F"/>
    <w:rsid w:val="001306BA"/>
    <w:rsid w:val="00130D24"/>
    <w:rsid w:val="00130E31"/>
    <w:rsid w:val="001310E8"/>
    <w:rsid w:val="00131636"/>
    <w:rsid w:val="00131716"/>
    <w:rsid w:val="001319A7"/>
    <w:rsid w:val="00131DC4"/>
    <w:rsid w:val="00132B26"/>
    <w:rsid w:val="00132E0D"/>
    <w:rsid w:val="001335EF"/>
    <w:rsid w:val="00133686"/>
    <w:rsid w:val="00133A5D"/>
    <w:rsid w:val="00133ACD"/>
    <w:rsid w:val="00133C18"/>
    <w:rsid w:val="00133D0B"/>
    <w:rsid w:val="00133E91"/>
    <w:rsid w:val="00133ED3"/>
    <w:rsid w:val="001348F2"/>
    <w:rsid w:val="00134C38"/>
    <w:rsid w:val="00134C45"/>
    <w:rsid w:val="00134C5F"/>
    <w:rsid w:val="0013537A"/>
    <w:rsid w:val="00135B2C"/>
    <w:rsid w:val="00135CB5"/>
    <w:rsid w:val="001364CF"/>
    <w:rsid w:val="001369D8"/>
    <w:rsid w:val="001370DD"/>
    <w:rsid w:val="0013744C"/>
    <w:rsid w:val="00137933"/>
    <w:rsid w:val="00137A45"/>
    <w:rsid w:val="00137B81"/>
    <w:rsid w:val="00137DA4"/>
    <w:rsid w:val="00140165"/>
    <w:rsid w:val="001404A9"/>
    <w:rsid w:val="00140DB7"/>
    <w:rsid w:val="00141B65"/>
    <w:rsid w:val="00141B9C"/>
    <w:rsid w:val="001425AB"/>
    <w:rsid w:val="0014267B"/>
    <w:rsid w:val="001427F2"/>
    <w:rsid w:val="00142D6A"/>
    <w:rsid w:val="00142D94"/>
    <w:rsid w:val="00143135"/>
    <w:rsid w:val="001434EA"/>
    <w:rsid w:val="00143813"/>
    <w:rsid w:val="00143CD7"/>
    <w:rsid w:val="00143DE5"/>
    <w:rsid w:val="00143F85"/>
    <w:rsid w:val="0014430E"/>
    <w:rsid w:val="00144835"/>
    <w:rsid w:val="00144A8B"/>
    <w:rsid w:val="00144EC6"/>
    <w:rsid w:val="00144F2E"/>
    <w:rsid w:val="00144F9D"/>
    <w:rsid w:val="00145767"/>
    <w:rsid w:val="00146977"/>
    <w:rsid w:val="00146B08"/>
    <w:rsid w:val="00146F1A"/>
    <w:rsid w:val="0014708D"/>
    <w:rsid w:val="00147248"/>
    <w:rsid w:val="00147CD2"/>
    <w:rsid w:val="00147CDD"/>
    <w:rsid w:val="00150274"/>
    <w:rsid w:val="0015084A"/>
    <w:rsid w:val="00150B4F"/>
    <w:rsid w:val="00151490"/>
    <w:rsid w:val="00151B26"/>
    <w:rsid w:val="00151CD7"/>
    <w:rsid w:val="00151E82"/>
    <w:rsid w:val="001520B8"/>
    <w:rsid w:val="001526E7"/>
    <w:rsid w:val="00152854"/>
    <w:rsid w:val="00152B78"/>
    <w:rsid w:val="00152D1A"/>
    <w:rsid w:val="00152E94"/>
    <w:rsid w:val="00153569"/>
    <w:rsid w:val="0015359B"/>
    <w:rsid w:val="0015383C"/>
    <w:rsid w:val="00153BDB"/>
    <w:rsid w:val="00153ECB"/>
    <w:rsid w:val="00153F99"/>
    <w:rsid w:val="001541C8"/>
    <w:rsid w:val="001557C6"/>
    <w:rsid w:val="001557E0"/>
    <w:rsid w:val="00155E44"/>
    <w:rsid w:val="001560C7"/>
    <w:rsid w:val="00156427"/>
    <w:rsid w:val="0015648A"/>
    <w:rsid w:val="001565D5"/>
    <w:rsid w:val="001571D1"/>
    <w:rsid w:val="00157703"/>
    <w:rsid w:val="00157AE0"/>
    <w:rsid w:val="001601B9"/>
    <w:rsid w:val="00160372"/>
    <w:rsid w:val="00160421"/>
    <w:rsid w:val="0016087B"/>
    <w:rsid w:val="00160A8D"/>
    <w:rsid w:val="00160D87"/>
    <w:rsid w:val="00161351"/>
    <w:rsid w:val="001617AB"/>
    <w:rsid w:val="0016190A"/>
    <w:rsid w:val="00161999"/>
    <w:rsid w:val="0016204E"/>
    <w:rsid w:val="0016221F"/>
    <w:rsid w:val="001631B9"/>
    <w:rsid w:val="0016350C"/>
    <w:rsid w:val="00163547"/>
    <w:rsid w:val="0016369F"/>
    <w:rsid w:val="0016373D"/>
    <w:rsid w:val="00164166"/>
    <w:rsid w:val="00164836"/>
    <w:rsid w:val="00164BF8"/>
    <w:rsid w:val="00164E40"/>
    <w:rsid w:val="001650D4"/>
    <w:rsid w:val="001656B0"/>
    <w:rsid w:val="00165BED"/>
    <w:rsid w:val="00165C92"/>
    <w:rsid w:val="00165D6A"/>
    <w:rsid w:val="001668F5"/>
    <w:rsid w:val="00166A76"/>
    <w:rsid w:val="00166C13"/>
    <w:rsid w:val="0016726F"/>
    <w:rsid w:val="0016743C"/>
    <w:rsid w:val="00167DFD"/>
    <w:rsid w:val="00167F64"/>
    <w:rsid w:val="001705C5"/>
    <w:rsid w:val="00170702"/>
    <w:rsid w:val="001709AB"/>
    <w:rsid w:val="00170E3A"/>
    <w:rsid w:val="00170EC8"/>
    <w:rsid w:val="00171008"/>
    <w:rsid w:val="0017143B"/>
    <w:rsid w:val="00171AFA"/>
    <w:rsid w:val="00171B6C"/>
    <w:rsid w:val="00171BA9"/>
    <w:rsid w:val="0017222D"/>
    <w:rsid w:val="001729F1"/>
    <w:rsid w:val="00172D80"/>
    <w:rsid w:val="001739D4"/>
    <w:rsid w:val="00173AB0"/>
    <w:rsid w:val="00173D6E"/>
    <w:rsid w:val="001757D2"/>
    <w:rsid w:val="00175DEF"/>
    <w:rsid w:val="00176031"/>
    <w:rsid w:val="00176785"/>
    <w:rsid w:val="0017706E"/>
    <w:rsid w:val="001774C0"/>
    <w:rsid w:val="00177727"/>
    <w:rsid w:val="001778F8"/>
    <w:rsid w:val="00180B30"/>
    <w:rsid w:val="0018192D"/>
    <w:rsid w:val="00181A6F"/>
    <w:rsid w:val="00181DA9"/>
    <w:rsid w:val="001824DE"/>
    <w:rsid w:val="001826A2"/>
    <w:rsid w:val="001828B9"/>
    <w:rsid w:val="00182905"/>
    <w:rsid w:val="00182A84"/>
    <w:rsid w:val="00182D74"/>
    <w:rsid w:val="00183025"/>
    <w:rsid w:val="0018335A"/>
    <w:rsid w:val="00183490"/>
    <w:rsid w:val="00183E8F"/>
    <w:rsid w:val="00183FB7"/>
    <w:rsid w:val="0018411A"/>
    <w:rsid w:val="00184344"/>
    <w:rsid w:val="001843DF"/>
    <w:rsid w:val="00184947"/>
    <w:rsid w:val="00184CB7"/>
    <w:rsid w:val="001850DF"/>
    <w:rsid w:val="001851BC"/>
    <w:rsid w:val="00185236"/>
    <w:rsid w:val="001856DE"/>
    <w:rsid w:val="001856EB"/>
    <w:rsid w:val="00185DA4"/>
    <w:rsid w:val="00185EBF"/>
    <w:rsid w:val="0018605A"/>
    <w:rsid w:val="001866A9"/>
    <w:rsid w:val="00186F5D"/>
    <w:rsid w:val="00186F70"/>
    <w:rsid w:val="001876CE"/>
    <w:rsid w:val="00187EA7"/>
    <w:rsid w:val="001902B5"/>
    <w:rsid w:val="001918F0"/>
    <w:rsid w:val="00191A93"/>
    <w:rsid w:val="00192293"/>
    <w:rsid w:val="001925EB"/>
    <w:rsid w:val="00192AF5"/>
    <w:rsid w:val="00192C30"/>
    <w:rsid w:val="00193573"/>
    <w:rsid w:val="001936C1"/>
    <w:rsid w:val="00193808"/>
    <w:rsid w:val="00193836"/>
    <w:rsid w:val="001939C5"/>
    <w:rsid w:val="00193A20"/>
    <w:rsid w:val="00193B8C"/>
    <w:rsid w:val="00193DF2"/>
    <w:rsid w:val="0019419E"/>
    <w:rsid w:val="00194353"/>
    <w:rsid w:val="00194594"/>
    <w:rsid w:val="00195A27"/>
    <w:rsid w:val="00195F1E"/>
    <w:rsid w:val="00196060"/>
    <w:rsid w:val="001961BF"/>
    <w:rsid w:val="0019641A"/>
    <w:rsid w:val="00196966"/>
    <w:rsid w:val="00196BA1"/>
    <w:rsid w:val="00196CD7"/>
    <w:rsid w:val="00197445"/>
    <w:rsid w:val="001974A4"/>
    <w:rsid w:val="001974B2"/>
    <w:rsid w:val="00197961"/>
    <w:rsid w:val="001A0578"/>
    <w:rsid w:val="001A0812"/>
    <w:rsid w:val="001A085A"/>
    <w:rsid w:val="001A1238"/>
    <w:rsid w:val="001A1489"/>
    <w:rsid w:val="001A1790"/>
    <w:rsid w:val="001A2358"/>
    <w:rsid w:val="001A2595"/>
    <w:rsid w:val="001A2912"/>
    <w:rsid w:val="001A2A5A"/>
    <w:rsid w:val="001A3591"/>
    <w:rsid w:val="001A3E28"/>
    <w:rsid w:val="001A4001"/>
    <w:rsid w:val="001A42A1"/>
    <w:rsid w:val="001A4531"/>
    <w:rsid w:val="001A466A"/>
    <w:rsid w:val="001A47D5"/>
    <w:rsid w:val="001A4942"/>
    <w:rsid w:val="001A49FF"/>
    <w:rsid w:val="001A4A89"/>
    <w:rsid w:val="001A4B5B"/>
    <w:rsid w:val="001A52F0"/>
    <w:rsid w:val="001A53C2"/>
    <w:rsid w:val="001A68A8"/>
    <w:rsid w:val="001A70BE"/>
    <w:rsid w:val="001A73DD"/>
    <w:rsid w:val="001A774A"/>
    <w:rsid w:val="001A7AF1"/>
    <w:rsid w:val="001A7B7C"/>
    <w:rsid w:val="001A7C5C"/>
    <w:rsid w:val="001A7D24"/>
    <w:rsid w:val="001A7DBA"/>
    <w:rsid w:val="001A7E83"/>
    <w:rsid w:val="001B0550"/>
    <w:rsid w:val="001B05E8"/>
    <w:rsid w:val="001B0B99"/>
    <w:rsid w:val="001B124E"/>
    <w:rsid w:val="001B1C6D"/>
    <w:rsid w:val="001B218E"/>
    <w:rsid w:val="001B226E"/>
    <w:rsid w:val="001B2D49"/>
    <w:rsid w:val="001B355D"/>
    <w:rsid w:val="001B3639"/>
    <w:rsid w:val="001B3B05"/>
    <w:rsid w:val="001B3BEF"/>
    <w:rsid w:val="001B429B"/>
    <w:rsid w:val="001B4752"/>
    <w:rsid w:val="001B4FBA"/>
    <w:rsid w:val="001B57AD"/>
    <w:rsid w:val="001B5C9A"/>
    <w:rsid w:val="001B64F4"/>
    <w:rsid w:val="001B7012"/>
    <w:rsid w:val="001B7590"/>
    <w:rsid w:val="001B7698"/>
    <w:rsid w:val="001B7CF2"/>
    <w:rsid w:val="001B7F29"/>
    <w:rsid w:val="001C006E"/>
    <w:rsid w:val="001C070A"/>
    <w:rsid w:val="001C081F"/>
    <w:rsid w:val="001C0B16"/>
    <w:rsid w:val="001C0B66"/>
    <w:rsid w:val="001C13DA"/>
    <w:rsid w:val="001C1484"/>
    <w:rsid w:val="001C1C0B"/>
    <w:rsid w:val="001C208C"/>
    <w:rsid w:val="001C29BA"/>
    <w:rsid w:val="001C2BDB"/>
    <w:rsid w:val="001C2E03"/>
    <w:rsid w:val="001C3723"/>
    <w:rsid w:val="001C37D0"/>
    <w:rsid w:val="001C3BA2"/>
    <w:rsid w:val="001C4029"/>
    <w:rsid w:val="001C40C0"/>
    <w:rsid w:val="001C491D"/>
    <w:rsid w:val="001C5298"/>
    <w:rsid w:val="001C52BD"/>
    <w:rsid w:val="001C5337"/>
    <w:rsid w:val="001C5539"/>
    <w:rsid w:val="001C5894"/>
    <w:rsid w:val="001C5F25"/>
    <w:rsid w:val="001C5F4A"/>
    <w:rsid w:val="001C6085"/>
    <w:rsid w:val="001C630C"/>
    <w:rsid w:val="001C688C"/>
    <w:rsid w:val="001C69E6"/>
    <w:rsid w:val="001C6A73"/>
    <w:rsid w:val="001C7631"/>
    <w:rsid w:val="001C7DD6"/>
    <w:rsid w:val="001C7F18"/>
    <w:rsid w:val="001D0565"/>
    <w:rsid w:val="001D08C0"/>
    <w:rsid w:val="001D11E3"/>
    <w:rsid w:val="001D17CC"/>
    <w:rsid w:val="001D17F2"/>
    <w:rsid w:val="001D1C94"/>
    <w:rsid w:val="001D1E40"/>
    <w:rsid w:val="001D2220"/>
    <w:rsid w:val="001D222E"/>
    <w:rsid w:val="001D2367"/>
    <w:rsid w:val="001D2631"/>
    <w:rsid w:val="001D2CE7"/>
    <w:rsid w:val="001D3316"/>
    <w:rsid w:val="001D3DB1"/>
    <w:rsid w:val="001D4227"/>
    <w:rsid w:val="001D42BB"/>
    <w:rsid w:val="001D47D6"/>
    <w:rsid w:val="001D4C07"/>
    <w:rsid w:val="001D53C0"/>
    <w:rsid w:val="001D58AE"/>
    <w:rsid w:val="001D5D6C"/>
    <w:rsid w:val="001D5EAD"/>
    <w:rsid w:val="001D5F30"/>
    <w:rsid w:val="001D62DD"/>
    <w:rsid w:val="001D6316"/>
    <w:rsid w:val="001D6A57"/>
    <w:rsid w:val="001D6C97"/>
    <w:rsid w:val="001D6F6B"/>
    <w:rsid w:val="001D789A"/>
    <w:rsid w:val="001D78CF"/>
    <w:rsid w:val="001D7AC9"/>
    <w:rsid w:val="001D7D43"/>
    <w:rsid w:val="001E0269"/>
    <w:rsid w:val="001E05D2"/>
    <w:rsid w:val="001E0F6C"/>
    <w:rsid w:val="001E113B"/>
    <w:rsid w:val="001E11FA"/>
    <w:rsid w:val="001E15D9"/>
    <w:rsid w:val="001E1D97"/>
    <w:rsid w:val="001E1E06"/>
    <w:rsid w:val="001E1FE3"/>
    <w:rsid w:val="001E2126"/>
    <w:rsid w:val="001E23EE"/>
    <w:rsid w:val="001E25E9"/>
    <w:rsid w:val="001E27DA"/>
    <w:rsid w:val="001E2D8F"/>
    <w:rsid w:val="001E2DE1"/>
    <w:rsid w:val="001E31E5"/>
    <w:rsid w:val="001E3749"/>
    <w:rsid w:val="001E37D4"/>
    <w:rsid w:val="001E3A47"/>
    <w:rsid w:val="001E3DE4"/>
    <w:rsid w:val="001E3F26"/>
    <w:rsid w:val="001E442F"/>
    <w:rsid w:val="001E47DB"/>
    <w:rsid w:val="001E4811"/>
    <w:rsid w:val="001E5141"/>
    <w:rsid w:val="001E51CE"/>
    <w:rsid w:val="001E5217"/>
    <w:rsid w:val="001E52D0"/>
    <w:rsid w:val="001E55AD"/>
    <w:rsid w:val="001E55B0"/>
    <w:rsid w:val="001E5902"/>
    <w:rsid w:val="001E5A14"/>
    <w:rsid w:val="001E5D6C"/>
    <w:rsid w:val="001E5FF1"/>
    <w:rsid w:val="001E6351"/>
    <w:rsid w:val="001E63E5"/>
    <w:rsid w:val="001E64FC"/>
    <w:rsid w:val="001E660B"/>
    <w:rsid w:val="001E68E2"/>
    <w:rsid w:val="001E6B92"/>
    <w:rsid w:val="001E6E97"/>
    <w:rsid w:val="001E73EF"/>
    <w:rsid w:val="001E7C56"/>
    <w:rsid w:val="001E7CB2"/>
    <w:rsid w:val="001E7EF7"/>
    <w:rsid w:val="001F00DB"/>
    <w:rsid w:val="001F01D0"/>
    <w:rsid w:val="001F03AD"/>
    <w:rsid w:val="001F05B1"/>
    <w:rsid w:val="001F0A61"/>
    <w:rsid w:val="001F0D77"/>
    <w:rsid w:val="001F0E68"/>
    <w:rsid w:val="001F1FE9"/>
    <w:rsid w:val="001F28F4"/>
    <w:rsid w:val="001F2B8E"/>
    <w:rsid w:val="001F2BD9"/>
    <w:rsid w:val="001F35E6"/>
    <w:rsid w:val="001F38FD"/>
    <w:rsid w:val="001F3E03"/>
    <w:rsid w:val="001F3F7E"/>
    <w:rsid w:val="001F4D3F"/>
    <w:rsid w:val="001F5015"/>
    <w:rsid w:val="001F509D"/>
    <w:rsid w:val="001F5387"/>
    <w:rsid w:val="001F569C"/>
    <w:rsid w:val="001F570F"/>
    <w:rsid w:val="001F5747"/>
    <w:rsid w:val="001F5945"/>
    <w:rsid w:val="001F6560"/>
    <w:rsid w:val="001F6927"/>
    <w:rsid w:val="001F694F"/>
    <w:rsid w:val="001F746A"/>
    <w:rsid w:val="001F7E6A"/>
    <w:rsid w:val="00200879"/>
    <w:rsid w:val="002008BD"/>
    <w:rsid w:val="00200B40"/>
    <w:rsid w:val="00200C9E"/>
    <w:rsid w:val="00200E54"/>
    <w:rsid w:val="00200E6D"/>
    <w:rsid w:val="00201620"/>
    <w:rsid w:val="0020167A"/>
    <w:rsid w:val="00201D1C"/>
    <w:rsid w:val="00202138"/>
    <w:rsid w:val="00202281"/>
    <w:rsid w:val="00202923"/>
    <w:rsid w:val="0020313A"/>
    <w:rsid w:val="002041B4"/>
    <w:rsid w:val="00204535"/>
    <w:rsid w:val="002046C0"/>
    <w:rsid w:val="00204822"/>
    <w:rsid w:val="002049E0"/>
    <w:rsid w:val="00204AAA"/>
    <w:rsid w:val="00204FF3"/>
    <w:rsid w:val="00205364"/>
    <w:rsid w:val="002055B3"/>
    <w:rsid w:val="00205698"/>
    <w:rsid w:val="00205AC7"/>
    <w:rsid w:val="00205E7E"/>
    <w:rsid w:val="00205ED9"/>
    <w:rsid w:val="00206051"/>
    <w:rsid w:val="00206159"/>
    <w:rsid w:val="00206614"/>
    <w:rsid w:val="0020693C"/>
    <w:rsid w:val="00206B14"/>
    <w:rsid w:val="00207180"/>
    <w:rsid w:val="002075F3"/>
    <w:rsid w:val="00207719"/>
    <w:rsid w:val="00207735"/>
    <w:rsid w:val="00207AB4"/>
    <w:rsid w:val="00207F80"/>
    <w:rsid w:val="0021061F"/>
    <w:rsid w:val="00210E45"/>
    <w:rsid w:val="0021142F"/>
    <w:rsid w:val="002116DF"/>
    <w:rsid w:val="0021175B"/>
    <w:rsid w:val="00211796"/>
    <w:rsid w:val="0021194C"/>
    <w:rsid w:val="002119BA"/>
    <w:rsid w:val="00211A30"/>
    <w:rsid w:val="00211AAE"/>
    <w:rsid w:val="00212531"/>
    <w:rsid w:val="0021267F"/>
    <w:rsid w:val="00212803"/>
    <w:rsid w:val="002130A8"/>
    <w:rsid w:val="002131B4"/>
    <w:rsid w:val="0021357E"/>
    <w:rsid w:val="002138DF"/>
    <w:rsid w:val="00213A07"/>
    <w:rsid w:val="00213A88"/>
    <w:rsid w:val="00214049"/>
    <w:rsid w:val="0021462B"/>
    <w:rsid w:val="002147D0"/>
    <w:rsid w:val="00215A9B"/>
    <w:rsid w:val="00215C7B"/>
    <w:rsid w:val="00216BE7"/>
    <w:rsid w:val="00216C89"/>
    <w:rsid w:val="00216D3D"/>
    <w:rsid w:val="00217206"/>
    <w:rsid w:val="002172ED"/>
    <w:rsid w:val="00217858"/>
    <w:rsid w:val="00217B8C"/>
    <w:rsid w:val="00217D72"/>
    <w:rsid w:val="00217F7B"/>
    <w:rsid w:val="0022094D"/>
    <w:rsid w:val="00220979"/>
    <w:rsid w:val="002209AA"/>
    <w:rsid w:val="00221F81"/>
    <w:rsid w:val="00222954"/>
    <w:rsid w:val="00222AFC"/>
    <w:rsid w:val="002231E6"/>
    <w:rsid w:val="00223C26"/>
    <w:rsid w:val="00224588"/>
    <w:rsid w:val="00224640"/>
    <w:rsid w:val="00224650"/>
    <w:rsid w:val="002247DC"/>
    <w:rsid w:val="00224ACA"/>
    <w:rsid w:val="00224B5E"/>
    <w:rsid w:val="00224E07"/>
    <w:rsid w:val="002254E2"/>
    <w:rsid w:val="00225E26"/>
    <w:rsid w:val="0022621C"/>
    <w:rsid w:val="00226327"/>
    <w:rsid w:val="0022682E"/>
    <w:rsid w:val="00226D73"/>
    <w:rsid w:val="00226D8F"/>
    <w:rsid w:val="0022700D"/>
    <w:rsid w:val="002271AB"/>
    <w:rsid w:val="00227383"/>
    <w:rsid w:val="00227A3E"/>
    <w:rsid w:val="00227B5B"/>
    <w:rsid w:val="002301CE"/>
    <w:rsid w:val="00230315"/>
    <w:rsid w:val="00230808"/>
    <w:rsid w:val="002312B7"/>
    <w:rsid w:val="0023189D"/>
    <w:rsid w:val="002319B2"/>
    <w:rsid w:val="00231A78"/>
    <w:rsid w:val="00231BD0"/>
    <w:rsid w:val="00232326"/>
    <w:rsid w:val="002325D9"/>
    <w:rsid w:val="00232D02"/>
    <w:rsid w:val="00232EE3"/>
    <w:rsid w:val="00233043"/>
    <w:rsid w:val="002331F2"/>
    <w:rsid w:val="0023365B"/>
    <w:rsid w:val="00234651"/>
    <w:rsid w:val="002347C1"/>
    <w:rsid w:val="00234877"/>
    <w:rsid w:val="00234986"/>
    <w:rsid w:val="002351E4"/>
    <w:rsid w:val="00235621"/>
    <w:rsid w:val="00235BEA"/>
    <w:rsid w:val="00235D4A"/>
    <w:rsid w:val="00235D8E"/>
    <w:rsid w:val="00235DAD"/>
    <w:rsid w:val="002364D8"/>
    <w:rsid w:val="002366C3"/>
    <w:rsid w:val="002368F6"/>
    <w:rsid w:val="0023694B"/>
    <w:rsid w:val="00236B80"/>
    <w:rsid w:val="00236BB8"/>
    <w:rsid w:val="002370D9"/>
    <w:rsid w:val="00237C25"/>
    <w:rsid w:val="00240285"/>
    <w:rsid w:val="00240362"/>
    <w:rsid w:val="00240365"/>
    <w:rsid w:val="00240384"/>
    <w:rsid w:val="00240652"/>
    <w:rsid w:val="00240A4C"/>
    <w:rsid w:val="00240D3C"/>
    <w:rsid w:val="00240FD6"/>
    <w:rsid w:val="0024126A"/>
    <w:rsid w:val="00241312"/>
    <w:rsid w:val="00241789"/>
    <w:rsid w:val="002417F6"/>
    <w:rsid w:val="00241B27"/>
    <w:rsid w:val="00241BEB"/>
    <w:rsid w:val="002422A4"/>
    <w:rsid w:val="0024282A"/>
    <w:rsid w:val="002428B9"/>
    <w:rsid w:val="00242B7F"/>
    <w:rsid w:val="002433D4"/>
    <w:rsid w:val="00243DF1"/>
    <w:rsid w:val="002440F9"/>
    <w:rsid w:val="002445AC"/>
    <w:rsid w:val="00244B10"/>
    <w:rsid w:val="00244D8E"/>
    <w:rsid w:val="00245221"/>
    <w:rsid w:val="00245269"/>
    <w:rsid w:val="00245428"/>
    <w:rsid w:val="00245558"/>
    <w:rsid w:val="002458BB"/>
    <w:rsid w:val="00245E39"/>
    <w:rsid w:val="00246344"/>
    <w:rsid w:val="00246902"/>
    <w:rsid w:val="00246B42"/>
    <w:rsid w:val="00246FA2"/>
    <w:rsid w:val="0024708D"/>
    <w:rsid w:val="002472A5"/>
    <w:rsid w:val="00247A44"/>
    <w:rsid w:val="00247C73"/>
    <w:rsid w:val="00247CC9"/>
    <w:rsid w:val="00247E75"/>
    <w:rsid w:val="002501FC"/>
    <w:rsid w:val="00250A1B"/>
    <w:rsid w:val="002517EA"/>
    <w:rsid w:val="00251F54"/>
    <w:rsid w:val="0025218F"/>
    <w:rsid w:val="0025268A"/>
    <w:rsid w:val="002527B4"/>
    <w:rsid w:val="0025292B"/>
    <w:rsid w:val="00253387"/>
    <w:rsid w:val="002534C2"/>
    <w:rsid w:val="0025355F"/>
    <w:rsid w:val="00253576"/>
    <w:rsid w:val="00253705"/>
    <w:rsid w:val="00253A4A"/>
    <w:rsid w:val="00253DC7"/>
    <w:rsid w:val="00254346"/>
    <w:rsid w:val="002544D3"/>
    <w:rsid w:val="002556E0"/>
    <w:rsid w:val="00256E69"/>
    <w:rsid w:val="00256ED1"/>
    <w:rsid w:val="002570B0"/>
    <w:rsid w:val="002570BB"/>
    <w:rsid w:val="002578E1"/>
    <w:rsid w:val="00257A5A"/>
    <w:rsid w:val="00257D45"/>
    <w:rsid w:val="0026045C"/>
    <w:rsid w:val="00261AE6"/>
    <w:rsid w:val="00261C63"/>
    <w:rsid w:val="00261CED"/>
    <w:rsid w:val="00261D26"/>
    <w:rsid w:val="00261DD3"/>
    <w:rsid w:val="00261ED3"/>
    <w:rsid w:val="00262983"/>
    <w:rsid w:val="002629EC"/>
    <w:rsid w:val="00262ECA"/>
    <w:rsid w:val="00262F2F"/>
    <w:rsid w:val="00263043"/>
    <w:rsid w:val="002630BD"/>
    <w:rsid w:val="00263657"/>
    <w:rsid w:val="0026436C"/>
    <w:rsid w:val="002644B4"/>
    <w:rsid w:val="00264956"/>
    <w:rsid w:val="00264AB9"/>
    <w:rsid w:val="00264C07"/>
    <w:rsid w:val="00264CD6"/>
    <w:rsid w:val="00265008"/>
    <w:rsid w:val="00265453"/>
    <w:rsid w:val="00265ABC"/>
    <w:rsid w:val="00265BB7"/>
    <w:rsid w:val="002660F7"/>
    <w:rsid w:val="00266386"/>
    <w:rsid w:val="00266CEB"/>
    <w:rsid w:val="00266DE0"/>
    <w:rsid w:val="0026755B"/>
    <w:rsid w:val="00267B23"/>
    <w:rsid w:val="00267FF2"/>
    <w:rsid w:val="002701AB"/>
    <w:rsid w:val="00270740"/>
    <w:rsid w:val="00270AAE"/>
    <w:rsid w:val="00270D20"/>
    <w:rsid w:val="00270EF6"/>
    <w:rsid w:val="00271216"/>
    <w:rsid w:val="002714F5"/>
    <w:rsid w:val="0027184A"/>
    <w:rsid w:val="0027195E"/>
    <w:rsid w:val="0027264E"/>
    <w:rsid w:val="00272EAF"/>
    <w:rsid w:val="00272F80"/>
    <w:rsid w:val="002731F3"/>
    <w:rsid w:val="0027328F"/>
    <w:rsid w:val="00273299"/>
    <w:rsid w:val="002738C0"/>
    <w:rsid w:val="00273BA9"/>
    <w:rsid w:val="00273C70"/>
    <w:rsid w:val="00273F90"/>
    <w:rsid w:val="0027429E"/>
    <w:rsid w:val="002742AD"/>
    <w:rsid w:val="0027497C"/>
    <w:rsid w:val="00274F1E"/>
    <w:rsid w:val="00275CF7"/>
    <w:rsid w:val="0027617A"/>
    <w:rsid w:val="002764A7"/>
    <w:rsid w:val="002767A1"/>
    <w:rsid w:val="00276848"/>
    <w:rsid w:val="00276A20"/>
    <w:rsid w:val="00276B27"/>
    <w:rsid w:val="00276E1B"/>
    <w:rsid w:val="00277197"/>
    <w:rsid w:val="002773DE"/>
    <w:rsid w:val="002776D6"/>
    <w:rsid w:val="00277718"/>
    <w:rsid w:val="00277F76"/>
    <w:rsid w:val="0028022B"/>
    <w:rsid w:val="002802EA"/>
    <w:rsid w:val="00280581"/>
    <w:rsid w:val="00280630"/>
    <w:rsid w:val="00280B40"/>
    <w:rsid w:val="0028124E"/>
    <w:rsid w:val="00281385"/>
    <w:rsid w:val="00281D2F"/>
    <w:rsid w:val="00282200"/>
    <w:rsid w:val="0028227B"/>
    <w:rsid w:val="002824AF"/>
    <w:rsid w:val="002826FB"/>
    <w:rsid w:val="00282B76"/>
    <w:rsid w:val="002832F3"/>
    <w:rsid w:val="00283541"/>
    <w:rsid w:val="00283B28"/>
    <w:rsid w:val="002842A6"/>
    <w:rsid w:val="00284916"/>
    <w:rsid w:val="00284961"/>
    <w:rsid w:val="00284D90"/>
    <w:rsid w:val="00285C8A"/>
    <w:rsid w:val="00285CB6"/>
    <w:rsid w:val="0028689A"/>
    <w:rsid w:val="00286EBE"/>
    <w:rsid w:val="00287317"/>
    <w:rsid w:val="00287AE5"/>
    <w:rsid w:val="0029099B"/>
    <w:rsid w:val="002912FB"/>
    <w:rsid w:val="00291770"/>
    <w:rsid w:val="00292264"/>
    <w:rsid w:val="0029229B"/>
    <w:rsid w:val="002922EF"/>
    <w:rsid w:val="00292312"/>
    <w:rsid w:val="002923DF"/>
    <w:rsid w:val="00292569"/>
    <w:rsid w:val="00292AF3"/>
    <w:rsid w:val="00292D2C"/>
    <w:rsid w:val="00292E44"/>
    <w:rsid w:val="002930A8"/>
    <w:rsid w:val="002930B0"/>
    <w:rsid w:val="002931B4"/>
    <w:rsid w:val="002931DF"/>
    <w:rsid w:val="002933A0"/>
    <w:rsid w:val="0029364C"/>
    <w:rsid w:val="00293ED4"/>
    <w:rsid w:val="002944E3"/>
    <w:rsid w:val="0029484D"/>
    <w:rsid w:val="00294A41"/>
    <w:rsid w:val="002958B7"/>
    <w:rsid w:val="00295A9D"/>
    <w:rsid w:val="00295D29"/>
    <w:rsid w:val="00295E55"/>
    <w:rsid w:val="002960B2"/>
    <w:rsid w:val="00296180"/>
    <w:rsid w:val="00296447"/>
    <w:rsid w:val="00296571"/>
    <w:rsid w:val="0029675A"/>
    <w:rsid w:val="00296BA6"/>
    <w:rsid w:val="00296F4B"/>
    <w:rsid w:val="0029770B"/>
    <w:rsid w:val="0029789D"/>
    <w:rsid w:val="002A0A9E"/>
    <w:rsid w:val="002A1A4A"/>
    <w:rsid w:val="002A1E85"/>
    <w:rsid w:val="002A256C"/>
    <w:rsid w:val="002A272A"/>
    <w:rsid w:val="002A2E5D"/>
    <w:rsid w:val="002A2F5F"/>
    <w:rsid w:val="002A30CA"/>
    <w:rsid w:val="002A33FE"/>
    <w:rsid w:val="002A4432"/>
    <w:rsid w:val="002A44D4"/>
    <w:rsid w:val="002A480B"/>
    <w:rsid w:val="002A4A49"/>
    <w:rsid w:val="002A5177"/>
    <w:rsid w:val="002A579C"/>
    <w:rsid w:val="002A58F6"/>
    <w:rsid w:val="002A5CE4"/>
    <w:rsid w:val="002A607A"/>
    <w:rsid w:val="002A63D3"/>
    <w:rsid w:val="002A653C"/>
    <w:rsid w:val="002A6584"/>
    <w:rsid w:val="002A6842"/>
    <w:rsid w:val="002A6A76"/>
    <w:rsid w:val="002A6C5D"/>
    <w:rsid w:val="002A7D5B"/>
    <w:rsid w:val="002B0E83"/>
    <w:rsid w:val="002B0F6D"/>
    <w:rsid w:val="002B1252"/>
    <w:rsid w:val="002B13C2"/>
    <w:rsid w:val="002B14F7"/>
    <w:rsid w:val="002B187F"/>
    <w:rsid w:val="002B1DC9"/>
    <w:rsid w:val="002B2585"/>
    <w:rsid w:val="002B25AB"/>
    <w:rsid w:val="002B2932"/>
    <w:rsid w:val="002B2B95"/>
    <w:rsid w:val="002B30AE"/>
    <w:rsid w:val="002B3167"/>
    <w:rsid w:val="002B3E87"/>
    <w:rsid w:val="002B46D1"/>
    <w:rsid w:val="002B489E"/>
    <w:rsid w:val="002B4EA8"/>
    <w:rsid w:val="002B5569"/>
    <w:rsid w:val="002B59D3"/>
    <w:rsid w:val="002B5B3A"/>
    <w:rsid w:val="002B62BA"/>
    <w:rsid w:val="002B6488"/>
    <w:rsid w:val="002B695D"/>
    <w:rsid w:val="002B6F24"/>
    <w:rsid w:val="002B7A63"/>
    <w:rsid w:val="002B7C61"/>
    <w:rsid w:val="002C028D"/>
    <w:rsid w:val="002C02DB"/>
    <w:rsid w:val="002C04E7"/>
    <w:rsid w:val="002C04F4"/>
    <w:rsid w:val="002C09B9"/>
    <w:rsid w:val="002C0E5F"/>
    <w:rsid w:val="002C0ECD"/>
    <w:rsid w:val="002C145F"/>
    <w:rsid w:val="002C1E76"/>
    <w:rsid w:val="002C22BD"/>
    <w:rsid w:val="002C279D"/>
    <w:rsid w:val="002C2D0C"/>
    <w:rsid w:val="002C2EAD"/>
    <w:rsid w:val="002C3134"/>
    <w:rsid w:val="002C384E"/>
    <w:rsid w:val="002C3994"/>
    <w:rsid w:val="002C3AE9"/>
    <w:rsid w:val="002C3B5F"/>
    <w:rsid w:val="002C40DF"/>
    <w:rsid w:val="002C4649"/>
    <w:rsid w:val="002C47D4"/>
    <w:rsid w:val="002C5671"/>
    <w:rsid w:val="002C5FF8"/>
    <w:rsid w:val="002C6446"/>
    <w:rsid w:val="002C654F"/>
    <w:rsid w:val="002C691B"/>
    <w:rsid w:val="002C6C9D"/>
    <w:rsid w:val="002C7151"/>
    <w:rsid w:val="002C7153"/>
    <w:rsid w:val="002C7D46"/>
    <w:rsid w:val="002C7F4E"/>
    <w:rsid w:val="002D0C45"/>
    <w:rsid w:val="002D0D3E"/>
    <w:rsid w:val="002D0EC3"/>
    <w:rsid w:val="002D1022"/>
    <w:rsid w:val="002D27AC"/>
    <w:rsid w:val="002D297C"/>
    <w:rsid w:val="002D310E"/>
    <w:rsid w:val="002D34CC"/>
    <w:rsid w:val="002D3C30"/>
    <w:rsid w:val="002D4346"/>
    <w:rsid w:val="002D51A4"/>
    <w:rsid w:val="002D51C3"/>
    <w:rsid w:val="002D53DC"/>
    <w:rsid w:val="002D59AF"/>
    <w:rsid w:val="002D5C9C"/>
    <w:rsid w:val="002D6028"/>
    <w:rsid w:val="002D6785"/>
    <w:rsid w:val="002D69C3"/>
    <w:rsid w:val="002D70DD"/>
    <w:rsid w:val="002D71C4"/>
    <w:rsid w:val="002D7824"/>
    <w:rsid w:val="002D7F6D"/>
    <w:rsid w:val="002E050A"/>
    <w:rsid w:val="002E0B31"/>
    <w:rsid w:val="002E0CA4"/>
    <w:rsid w:val="002E1B06"/>
    <w:rsid w:val="002E2458"/>
    <w:rsid w:val="002E24FB"/>
    <w:rsid w:val="002E2509"/>
    <w:rsid w:val="002E259C"/>
    <w:rsid w:val="002E2B77"/>
    <w:rsid w:val="002E2C86"/>
    <w:rsid w:val="002E2DC4"/>
    <w:rsid w:val="002E2EF2"/>
    <w:rsid w:val="002E3320"/>
    <w:rsid w:val="002E34B9"/>
    <w:rsid w:val="002E39EE"/>
    <w:rsid w:val="002E3EA7"/>
    <w:rsid w:val="002E4616"/>
    <w:rsid w:val="002E4741"/>
    <w:rsid w:val="002E49CC"/>
    <w:rsid w:val="002E49F4"/>
    <w:rsid w:val="002E4AAE"/>
    <w:rsid w:val="002E4CBD"/>
    <w:rsid w:val="002E4E94"/>
    <w:rsid w:val="002E4FD7"/>
    <w:rsid w:val="002E540C"/>
    <w:rsid w:val="002E5AE2"/>
    <w:rsid w:val="002E5EE4"/>
    <w:rsid w:val="002E6BE3"/>
    <w:rsid w:val="002E6DE4"/>
    <w:rsid w:val="002E71D8"/>
    <w:rsid w:val="002E7234"/>
    <w:rsid w:val="002E7736"/>
    <w:rsid w:val="002E7A30"/>
    <w:rsid w:val="002E7C40"/>
    <w:rsid w:val="002F0CC8"/>
    <w:rsid w:val="002F0EF2"/>
    <w:rsid w:val="002F161A"/>
    <w:rsid w:val="002F29D8"/>
    <w:rsid w:val="002F2C60"/>
    <w:rsid w:val="002F2FD8"/>
    <w:rsid w:val="002F320F"/>
    <w:rsid w:val="002F35C2"/>
    <w:rsid w:val="002F3DAB"/>
    <w:rsid w:val="002F3E20"/>
    <w:rsid w:val="002F48D0"/>
    <w:rsid w:val="002F4A92"/>
    <w:rsid w:val="002F4E70"/>
    <w:rsid w:val="002F52A7"/>
    <w:rsid w:val="002F5322"/>
    <w:rsid w:val="002F5564"/>
    <w:rsid w:val="002F557B"/>
    <w:rsid w:val="002F5757"/>
    <w:rsid w:val="002F58DB"/>
    <w:rsid w:val="002F59D3"/>
    <w:rsid w:val="002F5C5B"/>
    <w:rsid w:val="002F6757"/>
    <w:rsid w:val="002F6835"/>
    <w:rsid w:val="002F6A1E"/>
    <w:rsid w:val="002F6C23"/>
    <w:rsid w:val="002F6E95"/>
    <w:rsid w:val="002F6E9A"/>
    <w:rsid w:val="002F7228"/>
    <w:rsid w:val="002F72AA"/>
    <w:rsid w:val="002F7607"/>
    <w:rsid w:val="002F76C2"/>
    <w:rsid w:val="002F79D8"/>
    <w:rsid w:val="002F7EA4"/>
    <w:rsid w:val="00300452"/>
    <w:rsid w:val="003007B6"/>
    <w:rsid w:val="0030083E"/>
    <w:rsid w:val="00300840"/>
    <w:rsid w:val="0030136B"/>
    <w:rsid w:val="003013E2"/>
    <w:rsid w:val="003014D9"/>
    <w:rsid w:val="00301737"/>
    <w:rsid w:val="00301ABB"/>
    <w:rsid w:val="00301C64"/>
    <w:rsid w:val="00301FB7"/>
    <w:rsid w:val="00302008"/>
    <w:rsid w:val="0030221B"/>
    <w:rsid w:val="003030C5"/>
    <w:rsid w:val="003032FA"/>
    <w:rsid w:val="00303BAF"/>
    <w:rsid w:val="0030470A"/>
    <w:rsid w:val="00304A12"/>
    <w:rsid w:val="00304D3B"/>
    <w:rsid w:val="0030581F"/>
    <w:rsid w:val="003061DF"/>
    <w:rsid w:val="0030655F"/>
    <w:rsid w:val="00307350"/>
    <w:rsid w:val="00307800"/>
    <w:rsid w:val="00307813"/>
    <w:rsid w:val="00307AF9"/>
    <w:rsid w:val="00307B47"/>
    <w:rsid w:val="00307FE4"/>
    <w:rsid w:val="00310428"/>
    <w:rsid w:val="00310DB1"/>
    <w:rsid w:val="00310E5A"/>
    <w:rsid w:val="00310F3B"/>
    <w:rsid w:val="0031136C"/>
    <w:rsid w:val="0031177A"/>
    <w:rsid w:val="003117F0"/>
    <w:rsid w:val="003118F4"/>
    <w:rsid w:val="00311CC2"/>
    <w:rsid w:val="00312848"/>
    <w:rsid w:val="00312BD6"/>
    <w:rsid w:val="00312E9E"/>
    <w:rsid w:val="00313071"/>
    <w:rsid w:val="0031332E"/>
    <w:rsid w:val="00313660"/>
    <w:rsid w:val="00313710"/>
    <w:rsid w:val="00313749"/>
    <w:rsid w:val="0031395E"/>
    <w:rsid w:val="00313C99"/>
    <w:rsid w:val="00314CF5"/>
    <w:rsid w:val="00314D7E"/>
    <w:rsid w:val="00315175"/>
    <w:rsid w:val="003152F6"/>
    <w:rsid w:val="00315595"/>
    <w:rsid w:val="00315941"/>
    <w:rsid w:val="00315C88"/>
    <w:rsid w:val="00316007"/>
    <w:rsid w:val="0031619D"/>
    <w:rsid w:val="003165B3"/>
    <w:rsid w:val="00316BD4"/>
    <w:rsid w:val="00317455"/>
    <w:rsid w:val="003178CF"/>
    <w:rsid w:val="00317928"/>
    <w:rsid w:val="00320029"/>
    <w:rsid w:val="00320073"/>
    <w:rsid w:val="003208E0"/>
    <w:rsid w:val="00320982"/>
    <w:rsid w:val="00320A8F"/>
    <w:rsid w:val="0032130D"/>
    <w:rsid w:val="00321E72"/>
    <w:rsid w:val="00322176"/>
    <w:rsid w:val="003222D4"/>
    <w:rsid w:val="003225F8"/>
    <w:rsid w:val="00322611"/>
    <w:rsid w:val="0032267E"/>
    <w:rsid w:val="0032298D"/>
    <w:rsid w:val="003229D7"/>
    <w:rsid w:val="00322DD0"/>
    <w:rsid w:val="0032327B"/>
    <w:rsid w:val="003248D8"/>
    <w:rsid w:val="00325613"/>
    <w:rsid w:val="0032574B"/>
    <w:rsid w:val="00325858"/>
    <w:rsid w:val="00325E7B"/>
    <w:rsid w:val="00325F2B"/>
    <w:rsid w:val="00326172"/>
    <w:rsid w:val="00326769"/>
    <w:rsid w:val="003267B5"/>
    <w:rsid w:val="003267EE"/>
    <w:rsid w:val="00326C5A"/>
    <w:rsid w:val="003276B9"/>
    <w:rsid w:val="003277D5"/>
    <w:rsid w:val="00327B73"/>
    <w:rsid w:val="00327E7A"/>
    <w:rsid w:val="00330127"/>
    <w:rsid w:val="0033050C"/>
    <w:rsid w:val="00330BDE"/>
    <w:rsid w:val="00330C7D"/>
    <w:rsid w:val="00330CF1"/>
    <w:rsid w:val="003310E9"/>
    <w:rsid w:val="00331479"/>
    <w:rsid w:val="00331827"/>
    <w:rsid w:val="003318CB"/>
    <w:rsid w:val="00331A4A"/>
    <w:rsid w:val="00331B0A"/>
    <w:rsid w:val="00331B7C"/>
    <w:rsid w:val="00331C6F"/>
    <w:rsid w:val="003321C1"/>
    <w:rsid w:val="003322BA"/>
    <w:rsid w:val="0033235A"/>
    <w:rsid w:val="003329B6"/>
    <w:rsid w:val="00332DF8"/>
    <w:rsid w:val="00333111"/>
    <w:rsid w:val="003331B9"/>
    <w:rsid w:val="0033341B"/>
    <w:rsid w:val="00333E0A"/>
    <w:rsid w:val="003351A8"/>
    <w:rsid w:val="0033575B"/>
    <w:rsid w:val="00335AED"/>
    <w:rsid w:val="00335BC8"/>
    <w:rsid w:val="00336036"/>
    <w:rsid w:val="00336203"/>
    <w:rsid w:val="00336320"/>
    <w:rsid w:val="0033638C"/>
    <w:rsid w:val="0033656D"/>
    <w:rsid w:val="003366F8"/>
    <w:rsid w:val="00336893"/>
    <w:rsid w:val="00336D95"/>
    <w:rsid w:val="00337164"/>
    <w:rsid w:val="00337904"/>
    <w:rsid w:val="00340014"/>
    <w:rsid w:val="0034010B"/>
    <w:rsid w:val="0034025B"/>
    <w:rsid w:val="003404FF"/>
    <w:rsid w:val="00340A30"/>
    <w:rsid w:val="00340ED5"/>
    <w:rsid w:val="00341791"/>
    <w:rsid w:val="00341B98"/>
    <w:rsid w:val="0034220C"/>
    <w:rsid w:val="003426AA"/>
    <w:rsid w:val="00342897"/>
    <w:rsid w:val="00342F08"/>
    <w:rsid w:val="0034302B"/>
    <w:rsid w:val="003433A4"/>
    <w:rsid w:val="0034372E"/>
    <w:rsid w:val="003438C4"/>
    <w:rsid w:val="00343B98"/>
    <w:rsid w:val="00343EB4"/>
    <w:rsid w:val="00343F61"/>
    <w:rsid w:val="00344BA7"/>
    <w:rsid w:val="00345C15"/>
    <w:rsid w:val="00345D36"/>
    <w:rsid w:val="00345DDC"/>
    <w:rsid w:val="0034650D"/>
    <w:rsid w:val="003465D9"/>
    <w:rsid w:val="003468ED"/>
    <w:rsid w:val="00346AC5"/>
    <w:rsid w:val="00346BD0"/>
    <w:rsid w:val="00346CE1"/>
    <w:rsid w:val="00346FE0"/>
    <w:rsid w:val="00347567"/>
    <w:rsid w:val="00347D51"/>
    <w:rsid w:val="00347F77"/>
    <w:rsid w:val="003500BC"/>
    <w:rsid w:val="00350421"/>
    <w:rsid w:val="003515AB"/>
    <w:rsid w:val="0035192E"/>
    <w:rsid w:val="00351DB4"/>
    <w:rsid w:val="003526D5"/>
    <w:rsid w:val="00352AA6"/>
    <w:rsid w:val="00352BB3"/>
    <w:rsid w:val="003531C9"/>
    <w:rsid w:val="00353237"/>
    <w:rsid w:val="00353F58"/>
    <w:rsid w:val="00354029"/>
    <w:rsid w:val="0035434C"/>
    <w:rsid w:val="00354735"/>
    <w:rsid w:val="003548FA"/>
    <w:rsid w:val="00354AB1"/>
    <w:rsid w:val="003556C8"/>
    <w:rsid w:val="003558A2"/>
    <w:rsid w:val="00355B28"/>
    <w:rsid w:val="00355DCF"/>
    <w:rsid w:val="00356318"/>
    <w:rsid w:val="00356C6F"/>
    <w:rsid w:val="00356C7E"/>
    <w:rsid w:val="003571EC"/>
    <w:rsid w:val="00360285"/>
    <w:rsid w:val="003602EA"/>
    <w:rsid w:val="003604C6"/>
    <w:rsid w:val="0036096B"/>
    <w:rsid w:val="00360EA3"/>
    <w:rsid w:val="00361777"/>
    <w:rsid w:val="00361D1E"/>
    <w:rsid w:val="003625F5"/>
    <w:rsid w:val="00362908"/>
    <w:rsid w:val="00362DBF"/>
    <w:rsid w:val="00363136"/>
    <w:rsid w:val="003640CB"/>
    <w:rsid w:val="00364480"/>
    <w:rsid w:val="00364CB2"/>
    <w:rsid w:val="003653EE"/>
    <w:rsid w:val="00365660"/>
    <w:rsid w:val="00365F84"/>
    <w:rsid w:val="00366FCC"/>
    <w:rsid w:val="0036702B"/>
    <w:rsid w:val="00367250"/>
    <w:rsid w:val="00367845"/>
    <w:rsid w:val="00367C2A"/>
    <w:rsid w:val="00367C33"/>
    <w:rsid w:val="00367D31"/>
    <w:rsid w:val="00367D44"/>
    <w:rsid w:val="00367E3C"/>
    <w:rsid w:val="00367F4D"/>
    <w:rsid w:val="00367FBF"/>
    <w:rsid w:val="00370135"/>
    <w:rsid w:val="003706B0"/>
    <w:rsid w:val="00370734"/>
    <w:rsid w:val="00370C41"/>
    <w:rsid w:val="00371162"/>
    <w:rsid w:val="003713ED"/>
    <w:rsid w:val="003715B4"/>
    <w:rsid w:val="00371B73"/>
    <w:rsid w:val="00372306"/>
    <w:rsid w:val="0037248B"/>
    <w:rsid w:val="00372B59"/>
    <w:rsid w:val="00372CE9"/>
    <w:rsid w:val="00372E43"/>
    <w:rsid w:val="00373144"/>
    <w:rsid w:val="003733D8"/>
    <w:rsid w:val="00373457"/>
    <w:rsid w:val="0037392C"/>
    <w:rsid w:val="003742E3"/>
    <w:rsid w:val="0037478C"/>
    <w:rsid w:val="003747D3"/>
    <w:rsid w:val="00374910"/>
    <w:rsid w:val="0037541B"/>
    <w:rsid w:val="00375449"/>
    <w:rsid w:val="0037562E"/>
    <w:rsid w:val="003756AF"/>
    <w:rsid w:val="00375706"/>
    <w:rsid w:val="00375A48"/>
    <w:rsid w:val="00375DC2"/>
    <w:rsid w:val="003760E3"/>
    <w:rsid w:val="00376746"/>
    <w:rsid w:val="0037729E"/>
    <w:rsid w:val="00377579"/>
    <w:rsid w:val="00377616"/>
    <w:rsid w:val="00377C9E"/>
    <w:rsid w:val="00377E02"/>
    <w:rsid w:val="00377E68"/>
    <w:rsid w:val="00381029"/>
    <w:rsid w:val="00381049"/>
    <w:rsid w:val="0038113A"/>
    <w:rsid w:val="0038114B"/>
    <w:rsid w:val="003811E8"/>
    <w:rsid w:val="00381309"/>
    <w:rsid w:val="00381A72"/>
    <w:rsid w:val="00381C28"/>
    <w:rsid w:val="00381E6F"/>
    <w:rsid w:val="00381F90"/>
    <w:rsid w:val="00381FDF"/>
    <w:rsid w:val="003822DB"/>
    <w:rsid w:val="00382492"/>
    <w:rsid w:val="003832E0"/>
    <w:rsid w:val="003835E3"/>
    <w:rsid w:val="00384254"/>
    <w:rsid w:val="00384438"/>
    <w:rsid w:val="00385052"/>
    <w:rsid w:val="00385162"/>
    <w:rsid w:val="0038648B"/>
    <w:rsid w:val="00386862"/>
    <w:rsid w:val="00386956"/>
    <w:rsid w:val="00386C3A"/>
    <w:rsid w:val="003870C6"/>
    <w:rsid w:val="003876AE"/>
    <w:rsid w:val="00387C7F"/>
    <w:rsid w:val="0039012B"/>
    <w:rsid w:val="003905CC"/>
    <w:rsid w:val="003907D3"/>
    <w:rsid w:val="0039174D"/>
    <w:rsid w:val="00391BAB"/>
    <w:rsid w:val="00391CD6"/>
    <w:rsid w:val="003920C1"/>
    <w:rsid w:val="0039231B"/>
    <w:rsid w:val="0039275A"/>
    <w:rsid w:val="003928AB"/>
    <w:rsid w:val="00392B6B"/>
    <w:rsid w:val="003930A2"/>
    <w:rsid w:val="003933DB"/>
    <w:rsid w:val="0039370B"/>
    <w:rsid w:val="0039399D"/>
    <w:rsid w:val="00393B19"/>
    <w:rsid w:val="00393D16"/>
    <w:rsid w:val="00393EBF"/>
    <w:rsid w:val="00394034"/>
    <w:rsid w:val="003940EB"/>
    <w:rsid w:val="00394701"/>
    <w:rsid w:val="00394874"/>
    <w:rsid w:val="003948A4"/>
    <w:rsid w:val="00394C65"/>
    <w:rsid w:val="00394EDD"/>
    <w:rsid w:val="00394F71"/>
    <w:rsid w:val="00394FBC"/>
    <w:rsid w:val="00395263"/>
    <w:rsid w:val="00395FFC"/>
    <w:rsid w:val="00396428"/>
    <w:rsid w:val="00396729"/>
    <w:rsid w:val="00396F53"/>
    <w:rsid w:val="00396FE3"/>
    <w:rsid w:val="00397401"/>
    <w:rsid w:val="00397579"/>
    <w:rsid w:val="003979D2"/>
    <w:rsid w:val="00397AFD"/>
    <w:rsid w:val="00397F2A"/>
    <w:rsid w:val="003A0644"/>
    <w:rsid w:val="003A0743"/>
    <w:rsid w:val="003A0FF5"/>
    <w:rsid w:val="003A1069"/>
    <w:rsid w:val="003A1369"/>
    <w:rsid w:val="003A15FB"/>
    <w:rsid w:val="003A15FE"/>
    <w:rsid w:val="003A19F2"/>
    <w:rsid w:val="003A1CF2"/>
    <w:rsid w:val="003A2A23"/>
    <w:rsid w:val="003A2A7C"/>
    <w:rsid w:val="003A3185"/>
    <w:rsid w:val="003A4485"/>
    <w:rsid w:val="003A54A2"/>
    <w:rsid w:val="003A576F"/>
    <w:rsid w:val="003A6208"/>
    <w:rsid w:val="003A64DF"/>
    <w:rsid w:val="003A6663"/>
    <w:rsid w:val="003A6D4C"/>
    <w:rsid w:val="003A7676"/>
    <w:rsid w:val="003A7791"/>
    <w:rsid w:val="003A78F2"/>
    <w:rsid w:val="003B0442"/>
    <w:rsid w:val="003B04C1"/>
    <w:rsid w:val="003B050D"/>
    <w:rsid w:val="003B0523"/>
    <w:rsid w:val="003B056B"/>
    <w:rsid w:val="003B0F4D"/>
    <w:rsid w:val="003B122C"/>
    <w:rsid w:val="003B1C10"/>
    <w:rsid w:val="003B1ED6"/>
    <w:rsid w:val="003B1F21"/>
    <w:rsid w:val="003B21DA"/>
    <w:rsid w:val="003B252E"/>
    <w:rsid w:val="003B28DC"/>
    <w:rsid w:val="003B2963"/>
    <w:rsid w:val="003B2EFD"/>
    <w:rsid w:val="003B33F8"/>
    <w:rsid w:val="003B4D25"/>
    <w:rsid w:val="003B4E0D"/>
    <w:rsid w:val="003B5AE8"/>
    <w:rsid w:val="003B5F71"/>
    <w:rsid w:val="003B6983"/>
    <w:rsid w:val="003B6A98"/>
    <w:rsid w:val="003B6DEA"/>
    <w:rsid w:val="003B6EF9"/>
    <w:rsid w:val="003B7286"/>
    <w:rsid w:val="003B7842"/>
    <w:rsid w:val="003B78B3"/>
    <w:rsid w:val="003B7E33"/>
    <w:rsid w:val="003C01DA"/>
    <w:rsid w:val="003C0574"/>
    <w:rsid w:val="003C064A"/>
    <w:rsid w:val="003C0C44"/>
    <w:rsid w:val="003C1281"/>
    <w:rsid w:val="003C1771"/>
    <w:rsid w:val="003C1B11"/>
    <w:rsid w:val="003C1DB8"/>
    <w:rsid w:val="003C1FDF"/>
    <w:rsid w:val="003C20BC"/>
    <w:rsid w:val="003C25F1"/>
    <w:rsid w:val="003C2E4C"/>
    <w:rsid w:val="003C3046"/>
    <w:rsid w:val="003C31CB"/>
    <w:rsid w:val="003C41DC"/>
    <w:rsid w:val="003C4454"/>
    <w:rsid w:val="003C4CB9"/>
    <w:rsid w:val="003C5675"/>
    <w:rsid w:val="003C56B0"/>
    <w:rsid w:val="003C59C0"/>
    <w:rsid w:val="003C5AFA"/>
    <w:rsid w:val="003C5CB2"/>
    <w:rsid w:val="003C5E78"/>
    <w:rsid w:val="003C621C"/>
    <w:rsid w:val="003C68AB"/>
    <w:rsid w:val="003C7284"/>
    <w:rsid w:val="003C7FCF"/>
    <w:rsid w:val="003D0085"/>
    <w:rsid w:val="003D0126"/>
    <w:rsid w:val="003D1571"/>
    <w:rsid w:val="003D1641"/>
    <w:rsid w:val="003D1F8C"/>
    <w:rsid w:val="003D288A"/>
    <w:rsid w:val="003D2DD8"/>
    <w:rsid w:val="003D2E1F"/>
    <w:rsid w:val="003D30A9"/>
    <w:rsid w:val="003D31AA"/>
    <w:rsid w:val="003D3E25"/>
    <w:rsid w:val="003D3EF6"/>
    <w:rsid w:val="003D4629"/>
    <w:rsid w:val="003D49EB"/>
    <w:rsid w:val="003D4C50"/>
    <w:rsid w:val="003D4D75"/>
    <w:rsid w:val="003D4DDA"/>
    <w:rsid w:val="003D56FB"/>
    <w:rsid w:val="003D58B3"/>
    <w:rsid w:val="003D5C7A"/>
    <w:rsid w:val="003D6408"/>
    <w:rsid w:val="003D696A"/>
    <w:rsid w:val="003D6ABC"/>
    <w:rsid w:val="003D6B8C"/>
    <w:rsid w:val="003D7B82"/>
    <w:rsid w:val="003D7C4E"/>
    <w:rsid w:val="003D7CF4"/>
    <w:rsid w:val="003E00C4"/>
    <w:rsid w:val="003E01D7"/>
    <w:rsid w:val="003E06E0"/>
    <w:rsid w:val="003E0B2B"/>
    <w:rsid w:val="003E0C85"/>
    <w:rsid w:val="003E0E19"/>
    <w:rsid w:val="003E106B"/>
    <w:rsid w:val="003E11A4"/>
    <w:rsid w:val="003E13C4"/>
    <w:rsid w:val="003E18DD"/>
    <w:rsid w:val="003E192C"/>
    <w:rsid w:val="003E1FE7"/>
    <w:rsid w:val="003E253B"/>
    <w:rsid w:val="003E35DF"/>
    <w:rsid w:val="003E3CDB"/>
    <w:rsid w:val="003E4918"/>
    <w:rsid w:val="003E4D0E"/>
    <w:rsid w:val="003E4D1E"/>
    <w:rsid w:val="003E4EA9"/>
    <w:rsid w:val="003E504F"/>
    <w:rsid w:val="003E5419"/>
    <w:rsid w:val="003E54BF"/>
    <w:rsid w:val="003E70D9"/>
    <w:rsid w:val="003E758A"/>
    <w:rsid w:val="003E77B2"/>
    <w:rsid w:val="003E7DF9"/>
    <w:rsid w:val="003E7E71"/>
    <w:rsid w:val="003F024F"/>
    <w:rsid w:val="003F02AD"/>
    <w:rsid w:val="003F0564"/>
    <w:rsid w:val="003F0634"/>
    <w:rsid w:val="003F07D3"/>
    <w:rsid w:val="003F0E7F"/>
    <w:rsid w:val="003F105B"/>
    <w:rsid w:val="003F108F"/>
    <w:rsid w:val="003F16AD"/>
    <w:rsid w:val="003F1BAC"/>
    <w:rsid w:val="003F2255"/>
    <w:rsid w:val="003F2E20"/>
    <w:rsid w:val="003F32B9"/>
    <w:rsid w:val="003F3680"/>
    <w:rsid w:val="003F380C"/>
    <w:rsid w:val="003F3A5A"/>
    <w:rsid w:val="003F3A84"/>
    <w:rsid w:val="003F3B32"/>
    <w:rsid w:val="003F3C55"/>
    <w:rsid w:val="003F4282"/>
    <w:rsid w:val="003F4B06"/>
    <w:rsid w:val="003F4CB1"/>
    <w:rsid w:val="003F4F42"/>
    <w:rsid w:val="003F533C"/>
    <w:rsid w:val="003F5936"/>
    <w:rsid w:val="003F5B97"/>
    <w:rsid w:val="003F6100"/>
    <w:rsid w:val="003F6666"/>
    <w:rsid w:val="003F6B57"/>
    <w:rsid w:val="003F6F80"/>
    <w:rsid w:val="003F716C"/>
    <w:rsid w:val="003F72BC"/>
    <w:rsid w:val="003F783B"/>
    <w:rsid w:val="00400008"/>
    <w:rsid w:val="004000C3"/>
    <w:rsid w:val="00400297"/>
    <w:rsid w:val="004004B8"/>
    <w:rsid w:val="004006F9"/>
    <w:rsid w:val="00400843"/>
    <w:rsid w:val="004008AB"/>
    <w:rsid w:val="00400A53"/>
    <w:rsid w:val="004016C6"/>
    <w:rsid w:val="00401DF6"/>
    <w:rsid w:val="00402105"/>
    <w:rsid w:val="0040214D"/>
    <w:rsid w:val="004026D0"/>
    <w:rsid w:val="00402C31"/>
    <w:rsid w:val="00402C6D"/>
    <w:rsid w:val="0040326F"/>
    <w:rsid w:val="00403330"/>
    <w:rsid w:val="00404D3A"/>
    <w:rsid w:val="0040534C"/>
    <w:rsid w:val="00406017"/>
    <w:rsid w:val="0040618F"/>
    <w:rsid w:val="004069B5"/>
    <w:rsid w:val="00406AD5"/>
    <w:rsid w:val="00407CD9"/>
    <w:rsid w:val="00407D82"/>
    <w:rsid w:val="00407F3F"/>
    <w:rsid w:val="0041002E"/>
    <w:rsid w:val="0041055B"/>
    <w:rsid w:val="004105BA"/>
    <w:rsid w:val="00410A53"/>
    <w:rsid w:val="00410FB3"/>
    <w:rsid w:val="00411383"/>
    <w:rsid w:val="0041139F"/>
    <w:rsid w:val="00411456"/>
    <w:rsid w:val="00411ABE"/>
    <w:rsid w:val="00411B49"/>
    <w:rsid w:val="00411E1A"/>
    <w:rsid w:val="0041249F"/>
    <w:rsid w:val="004127D1"/>
    <w:rsid w:val="00412B0B"/>
    <w:rsid w:val="00413028"/>
    <w:rsid w:val="004133F8"/>
    <w:rsid w:val="00413437"/>
    <w:rsid w:val="0041387D"/>
    <w:rsid w:val="00413AD3"/>
    <w:rsid w:val="00413D78"/>
    <w:rsid w:val="004140F0"/>
    <w:rsid w:val="004143D5"/>
    <w:rsid w:val="00414CC2"/>
    <w:rsid w:val="00415239"/>
    <w:rsid w:val="0041564D"/>
    <w:rsid w:val="00415C82"/>
    <w:rsid w:val="00415CC5"/>
    <w:rsid w:val="00415D4D"/>
    <w:rsid w:val="00415EDC"/>
    <w:rsid w:val="00415EEF"/>
    <w:rsid w:val="00415F65"/>
    <w:rsid w:val="00416575"/>
    <w:rsid w:val="004165CD"/>
    <w:rsid w:val="0041679C"/>
    <w:rsid w:val="004169FD"/>
    <w:rsid w:val="0041734F"/>
    <w:rsid w:val="004174A7"/>
    <w:rsid w:val="0041753E"/>
    <w:rsid w:val="004177D1"/>
    <w:rsid w:val="0041796E"/>
    <w:rsid w:val="004200E8"/>
    <w:rsid w:val="00420554"/>
    <w:rsid w:val="00420763"/>
    <w:rsid w:val="0042088E"/>
    <w:rsid w:val="00420ADF"/>
    <w:rsid w:val="00420CA8"/>
    <w:rsid w:val="004213AA"/>
    <w:rsid w:val="00421439"/>
    <w:rsid w:val="004219A2"/>
    <w:rsid w:val="00421A07"/>
    <w:rsid w:val="00422417"/>
    <w:rsid w:val="004226A0"/>
    <w:rsid w:val="00423558"/>
    <w:rsid w:val="004237F5"/>
    <w:rsid w:val="00424055"/>
    <w:rsid w:val="004240F9"/>
    <w:rsid w:val="004241B2"/>
    <w:rsid w:val="004242BC"/>
    <w:rsid w:val="004242FF"/>
    <w:rsid w:val="004243C9"/>
    <w:rsid w:val="00424B3F"/>
    <w:rsid w:val="0042543D"/>
    <w:rsid w:val="00425C13"/>
    <w:rsid w:val="00425E9A"/>
    <w:rsid w:val="00425FF6"/>
    <w:rsid w:val="004262CE"/>
    <w:rsid w:val="004265CF"/>
    <w:rsid w:val="00426626"/>
    <w:rsid w:val="004267DA"/>
    <w:rsid w:val="00426C5C"/>
    <w:rsid w:val="00426CF9"/>
    <w:rsid w:val="00426D8C"/>
    <w:rsid w:val="00426E07"/>
    <w:rsid w:val="00426ECD"/>
    <w:rsid w:val="004277FE"/>
    <w:rsid w:val="00427FD3"/>
    <w:rsid w:val="0043064A"/>
    <w:rsid w:val="00430723"/>
    <w:rsid w:val="004307DF"/>
    <w:rsid w:val="004308D6"/>
    <w:rsid w:val="00430A81"/>
    <w:rsid w:val="00430D50"/>
    <w:rsid w:val="00430FF5"/>
    <w:rsid w:val="004317DE"/>
    <w:rsid w:val="004318B1"/>
    <w:rsid w:val="004318FB"/>
    <w:rsid w:val="00431D12"/>
    <w:rsid w:val="00431D30"/>
    <w:rsid w:val="00431EA4"/>
    <w:rsid w:val="004323B1"/>
    <w:rsid w:val="004326A3"/>
    <w:rsid w:val="00432FF9"/>
    <w:rsid w:val="00433207"/>
    <w:rsid w:val="004332C6"/>
    <w:rsid w:val="00433348"/>
    <w:rsid w:val="00433439"/>
    <w:rsid w:val="00433696"/>
    <w:rsid w:val="00433A7E"/>
    <w:rsid w:val="00433E40"/>
    <w:rsid w:val="00434326"/>
    <w:rsid w:val="00434340"/>
    <w:rsid w:val="004347FB"/>
    <w:rsid w:val="00435B2E"/>
    <w:rsid w:val="00435FB5"/>
    <w:rsid w:val="0043631C"/>
    <w:rsid w:val="00436336"/>
    <w:rsid w:val="00436DF8"/>
    <w:rsid w:val="00436F0D"/>
    <w:rsid w:val="00437100"/>
    <w:rsid w:val="004374F3"/>
    <w:rsid w:val="004375AB"/>
    <w:rsid w:val="004378D1"/>
    <w:rsid w:val="00437CF2"/>
    <w:rsid w:val="00437E2E"/>
    <w:rsid w:val="00437E68"/>
    <w:rsid w:val="00441291"/>
    <w:rsid w:val="00442271"/>
    <w:rsid w:val="00442BCC"/>
    <w:rsid w:val="00442C31"/>
    <w:rsid w:val="004434DF"/>
    <w:rsid w:val="00443609"/>
    <w:rsid w:val="0044387C"/>
    <w:rsid w:val="00443B31"/>
    <w:rsid w:val="0044401D"/>
    <w:rsid w:val="00444175"/>
    <w:rsid w:val="00444269"/>
    <w:rsid w:val="0044556C"/>
    <w:rsid w:val="00445902"/>
    <w:rsid w:val="00445F31"/>
    <w:rsid w:val="00445FAB"/>
    <w:rsid w:val="004462D3"/>
    <w:rsid w:val="0044637D"/>
    <w:rsid w:val="00446F27"/>
    <w:rsid w:val="004470F4"/>
    <w:rsid w:val="004472A9"/>
    <w:rsid w:val="00447700"/>
    <w:rsid w:val="00447F36"/>
    <w:rsid w:val="00450690"/>
    <w:rsid w:val="00450A72"/>
    <w:rsid w:val="00450C4E"/>
    <w:rsid w:val="00450E74"/>
    <w:rsid w:val="0045131F"/>
    <w:rsid w:val="00451593"/>
    <w:rsid w:val="004516C7"/>
    <w:rsid w:val="00451B69"/>
    <w:rsid w:val="00451E72"/>
    <w:rsid w:val="0045226A"/>
    <w:rsid w:val="0045237D"/>
    <w:rsid w:val="00452457"/>
    <w:rsid w:val="004524B1"/>
    <w:rsid w:val="00452A13"/>
    <w:rsid w:val="00452FD7"/>
    <w:rsid w:val="004533D8"/>
    <w:rsid w:val="004546C7"/>
    <w:rsid w:val="004548A8"/>
    <w:rsid w:val="00454B93"/>
    <w:rsid w:val="00454FCE"/>
    <w:rsid w:val="004550F0"/>
    <w:rsid w:val="00455131"/>
    <w:rsid w:val="00455BB6"/>
    <w:rsid w:val="00456033"/>
    <w:rsid w:val="00456B26"/>
    <w:rsid w:val="00456BD7"/>
    <w:rsid w:val="00456D35"/>
    <w:rsid w:val="0045703F"/>
    <w:rsid w:val="004572D4"/>
    <w:rsid w:val="004574C8"/>
    <w:rsid w:val="00457D39"/>
    <w:rsid w:val="00457D61"/>
    <w:rsid w:val="00457F66"/>
    <w:rsid w:val="0046075D"/>
    <w:rsid w:val="004609BE"/>
    <w:rsid w:val="00460A5F"/>
    <w:rsid w:val="00460C7A"/>
    <w:rsid w:val="00461A09"/>
    <w:rsid w:val="00461C97"/>
    <w:rsid w:val="00461FF1"/>
    <w:rsid w:val="00462A3D"/>
    <w:rsid w:val="0046334C"/>
    <w:rsid w:val="004633CF"/>
    <w:rsid w:val="004634DF"/>
    <w:rsid w:val="0046364A"/>
    <w:rsid w:val="00463789"/>
    <w:rsid w:val="00463805"/>
    <w:rsid w:val="004638E9"/>
    <w:rsid w:val="00463AF1"/>
    <w:rsid w:val="004655B7"/>
    <w:rsid w:val="00465831"/>
    <w:rsid w:val="00465C78"/>
    <w:rsid w:val="004668CE"/>
    <w:rsid w:val="004676D1"/>
    <w:rsid w:val="00467BA0"/>
    <w:rsid w:val="0047040E"/>
    <w:rsid w:val="00470AE7"/>
    <w:rsid w:val="00471020"/>
    <w:rsid w:val="00471139"/>
    <w:rsid w:val="0047114F"/>
    <w:rsid w:val="004713CB"/>
    <w:rsid w:val="00472149"/>
    <w:rsid w:val="004722AF"/>
    <w:rsid w:val="00472F3D"/>
    <w:rsid w:val="004738CE"/>
    <w:rsid w:val="00473950"/>
    <w:rsid w:val="00473D5C"/>
    <w:rsid w:val="00473DE0"/>
    <w:rsid w:val="004740F7"/>
    <w:rsid w:val="004746B0"/>
    <w:rsid w:val="00474CBD"/>
    <w:rsid w:val="00474D8C"/>
    <w:rsid w:val="00474E0F"/>
    <w:rsid w:val="00475100"/>
    <w:rsid w:val="004757CD"/>
    <w:rsid w:val="00475BD8"/>
    <w:rsid w:val="00475C36"/>
    <w:rsid w:val="00475FB7"/>
    <w:rsid w:val="004762AC"/>
    <w:rsid w:val="004763C3"/>
    <w:rsid w:val="004765A0"/>
    <w:rsid w:val="00476B3C"/>
    <w:rsid w:val="00476E6B"/>
    <w:rsid w:val="004775D3"/>
    <w:rsid w:val="00477EC5"/>
    <w:rsid w:val="00477F72"/>
    <w:rsid w:val="00477FB4"/>
    <w:rsid w:val="004800F7"/>
    <w:rsid w:val="00480191"/>
    <w:rsid w:val="00480449"/>
    <w:rsid w:val="004805C6"/>
    <w:rsid w:val="00481109"/>
    <w:rsid w:val="004811F7"/>
    <w:rsid w:val="00481A4F"/>
    <w:rsid w:val="00481CC3"/>
    <w:rsid w:val="00481E81"/>
    <w:rsid w:val="00482492"/>
    <w:rsid w:val="00482A86"/>
    <w:rsid w:val="00482B4C"/>
    <w:rsid w:val="00482FE0"/>
    <w:rsid w:val="00482FE6"/>
    <w:rsid w:val="0048312E"/>
    <w:rsid w:val="004833FA"/>
    <w:rsid w:val="00483C83"/>
    <w:rsid w:val="00483F15"/>
    <w:rsid w:val="00484153"/>
    <w:rsid w:val="0048422A"/>
    <w:rsid w:val="0048430F"/>
    <w:rsid w:val="004843EB"/>
    <w:rsid w:val="00484443"/>
    <w:rsid w:val="004844A9"/>
    <w:rsid w:val="004844BB"/>
    <w:rsid w:val="00484BB5"/>
    <w:rsid w:val="004852C7"/>
    <w:rsid w:val="004853FD"/>
    <w:rsid w:val="00486410"/>
    <w:rsid w:val="0048653B"/>
    <w:rsid w:val="0048672F"/>
    <w:rsid w:val="00487437"/>
    <w:rsid w:val="0048749F"/>
    <w:rsid w:val="004875D7"/>
    <w:rsid w:val="004902AB"/>
    <w:rsid w:val="0049079E"/>
    <w:rsid w:val="00490B53"/>
    <w:rsid w:val="00490DC3"/>
    <w:rsid w:val="00490EBE"/>
    <w:rsid w:val="00491015"/>
    <w:rsid w:val="00491382"/>
    <w:rsid w:val="0049192E"/>
    <w:rsid w:val="00491AEC"/>
    <w:rsid w:val="004923A5"/>
    <w:rsid w:val="00492560"/>
    <w:rsid w:val="0049259E"/>
    <w:rsid w:val="00492DC5"/>
    <w:rsid w:val="00492DC9"/>
    <w:rsid w:val="004930FA"/>
    <w:rsid w:val="00493CC5"/>
    <w:rsid w:val="004941E1"/>
    <w:rsid w:val="0049422A"/>
    <w:rsid w:val="00494234"/>
    <w:rsid w:val="004946AC"/>
    <w:rsid w:val="00494DDE"/>
    <w:rsid w:val="00494F81"/>
    <w:rsid w:val="004950B9"/>
    <w:rsid w:val="00495491"/>
    <w:rsid w:val="004958A6"/>
    <w:rsid w:val="00495A20"/>
    <w:rsid w:val="00495AC3"/>
    <w:rsid w:val="00495D80"/>
    <w:rsid w:val="00496071"/>
    <w:rsid w:val="004960E0"/>
    <w:rsid w:val="00496264"/>
    <w:rsid w:val="00496828"/>
    <w:rsid w:val="00496B60"/>
    <w:rsid w:val="00497503"/>
    <w:rsid w:val="0049779D"/>
    <w:rsid w:val="004A09A3"/>
    <w:rsid w:val="004A0B7B"/>
    <w:rsid w:val="004A0C71"/>
    <w:rsid w:val="004A11F8"/>
    <w:rsid w:val="004A1BDD"/>
    <w:rsid w:val="004A1CEF"/>
    <w:rsid w:val="004A3026"/>
    <w:rsid w:val="004A30DB"/>
    <w:rsid w:val="004A349F"/>
    <w:rsid w:val="004A3648"/>
    <w:rsid w:val="004A3D9E"/>
    <w:rsid w:val="004A3F75"/>
    <w:rsid w:val="004A43CD"/>
    <w:rsid w:val="004A4A00"/>
    <w:rsid w:val="004A4DD4"/>
    <w:rsid w:val="004A4E01"/>
    <w:rsid w:val="004A5006"/>
    <w:rsid w:val="004A514D"/>
    <w:rsid w:val="004A532D"/>
    <w:rsid w:val="004A55AE"/>
    <w:rsid w:val="004A5958"/>
    <w:rsid w:val="004A60C4"/>
    <w:rsid w:val="004A6259"/>
    <w:rsid w:val="004A637A"/>
    <w:rsid w:val="004A6473"/>
    <w:rsid w:val="004A66E0"/>
    <w:rsid w:val="004A6894"/>
    <w:rsid w:val="004A6D69"/>
    <w:rsid w:val="004A7100"/>
    <w:rsid w:val="004A7B4C"/>
    <w:rsid w:val="004A7B73"/>
    <w:rsid w:val="004B0027"/>
    <w:rsid w:val="004B0575"/>
    <w:rsid w:val="004B0EC8"/>
    <w:rsid w:val="004B1329"/>
    <w:rsid w:val="004B1C2A"/>
    <w:rsid w:val="004B2972"/>
    <w:rsid w:val="004B3450"/>
    <w:rsid w:val="004B3C4C"/>
    <w:rsid w:val="004B3EAE"/>
    <w:rsid w:val="004B4828"/>
    <w:rsid w:val="004B4CB1"/>
    <w:rsid w:val="004B50D8"/>
    <w:rsid w:val="004B50FB"/>
    <w:rsid w:val="004B5143"/>
    <w:rsid w:val="004B52FE"/>
    <w:rsid w:val="004B5331"/>
    <w:rsid w:val="004B5828"/>
    <w:rsid w:val="004B5B2E"/>
    <w:rsid w:val="004B5B42"/>
    <w:rsid w:val="004B5DA5"/>
    <w:rsid w:val="004B6343"/>
    <w:rsid w:val="004B6992"/>
    <w:rsid w:val="004B70E0"/>
    <w:rsid w:val="004B73FC"/>
    <w:rsid w:val="004B7401"/>
    <w:rsid w:val="004B750F"/>
    <w:rsid w:val="004B764A"/>
    <w:rsid w:val="004C0281"/>
    <w:rsid w:val="004C028D"/>
    <w:rsid w:val="004C0CB9"/>
    <w:rsid w:val="004C0FFE"/>
    <w:rsid w:val="004C11C2"/>
    <w:rsid w:val="004C12B0"/>
    <w:rsid w:val="004C1317"/>
    <w:rsid w:val="004C13AD"/>
    <w:rsid w:val="004C1AB8"/>
    <w:rsid w:val="004C1EF9"/>
    <w:rsid w:val="004C1FBA"/>
    <w:rsid w:val="004C214B"/>
    <w:rsid w:val="004C2182"/>
    <w:rsid w:val="004C2253"/>
    <w:rsid w:val="004C2431"/>
    <w:rsid w:val="004C268A"/>
    <w:rsid w:val="004C27F8"/>
    <w:rsid w:val="004C2A67"/>
    <w:rsid w:val="004C2F33"/>
    <w:rsid w:val="004C46FF"/>
    <w:rsid w:val="004C51D0"/>
    <w:rsid w:val="004C5368"/>
    <w:rsid w:val="004C57BF"/>
    <w:rsid w:val="004C5D45"/>
    <w:rsid w:val="004C6067"/>
    <w:rsid w:val="004C63AE"/>
    <w:rsid w:val="004C66DD"/>
    <w:rsid w:val="004C6A28"/>
    <w:rsid w:val="004C7BE4"/>
    <w:rsid w:val="004C7CBD"/>
    <w:rsid w:val="004D03DE"/>
    <w:rsid w:val="004D0829"/>
    <w:rsid w:val="004D09FD"/>
    <w:rsid w:val="004D0D09"/>
    <w:rsid w:val="004D1703"/>
    <w:rsid w:val="004D2048"/>
    <w:rsid w:val="004D2980"/>
    <w:rsid w:val="004D29D7"/>
    <w:rsid w:val="004D2BB6"/>
    <w:rsid w:val="004D2BD0"/>
    <w:rsid w:val="004D3AA5"/>
    <w:rsid w:val="004D3EEC"/>
    <w:rsid w:val="004D426C"/>
    <w:rsid w:val="004D44B4"/>
    <w:rsid w:val="004D4574"/>
    <w:rsid w:val="004D4894"/>
    <w:rsid w:val="004D4B25"/>
    <w:rsid w:val="004D4CAA"/>
    <w:rsid w:val="004D4DCE"/>
    <w:rsid w:val="004D54DD"/>
    <w:rsid w:val="004D62D9"/>
    <w:rsid w:val="004D6A7F"/>
    <w:rsid w:val="004D75ED"/>
    <w:rsid w:val="004D7AE1"/>
    <w:rsid w:val="004D7BB8"/>
    <w:rsid w:val="004E0097"/>
    <w:rsid w:val="004E01BC"/>
    <w:rsid w:val="004E0DF1"/>
    <w:rsid w:val="004E0EFF"/>
    <w:rsid w:val="004E144B"/>
    <w:rsid w:val="004E15D6"/>
    <w:rsid w:val="004E181F"/>
    <w:rsid w:val="004E1979"/>
    <w:rsid w:val="004E1A2B"/>
    <w:rsid w:val="004E1AC9"/>
    <w:rsid w:val="004E2D3D"/>
    <w:rsid w:val="004E3760"/>
    <w:rsid w:val="004E3779"/>
    <w:rsid w:val="004E3ABF"/>
    <w:rsid w:val="004E400B"/>
    <w:rsid w:val="004E42C5"/>
    <w:rsid w:val="004E4735"/>
    <w:rsid w:val="004E4975"/>
    <w:rsid w:val="004E52ED"/>
    <w:rsid w:val="004E6625"/>
    <w:rsid w:val="004E7146"/>
    <w:rsid w:val="004E714C"/>
    <w:rsid w:val="004E775F"/>
    <w:rsid w:val="004F03DC"/>
    <w:rsid w:val="004F0DD2"/>
    <w:rsid w:val="004F144A"/>
    <w:rsid w:val="004F1BB1"/>
    <w:rsid w:val="004F1F85"/>
    <w:rsid w:val="004F21C1"/>
    <w:rsid w:val="004F22E3"/>
    <w:rsid w:val="004F273B"/>
    <w:rsid w:val="004F2A7B"/>
    <w:rsid w:val="004F2DD3"/>
    <w:rsid w:val="004F3040"/>
    <w:rsid w:val="004F326C"/>
    <w:rsid w:val="004F33CB"/>
    <w:rsid w:val="004F3418"/>
    <w:rsid w:val="004F36FD"/>
    <w:rsid w:val="004F38AA"/>
    <w:rsid w:val="004F39DF"/>
    <w:rsid w:val="004F3F7C"/>
    <w:rsid w:val="004F4882"/>
    <w:rsid w:val="004F49E7"/>
    <w:rsid w:val="004F4CDC"/>
    <w:rsid w:val="004F4DA1"/>
    <w:rsid w:val="004F5796"/>
    <w:rsid w:val="004F587A"/>
    <w:rsid w:val="004F5F01"/>
    <w:rsid w:val="004F5F57"/>
    <w:rsid w:val="004F61DC"/>
    <w:rsid w:val="004F6D18"/>
    <w:rsid w:val="004F715A"/>
    <w:rsid w:val="004F7278"/>
    <w:rsid w:val="004F72BA"/>
    <w:rsid w:val="004F7A63"/>
    <w:rsid w:val="004F7ECD"/>
    <w:rsid w:val="00500B89"/>
    <w:rsid w:val="005015ED"/>
    <w:rsid w:val="00501D8E"/>
    <w:rsid w:val="00501DEA"/>
    <w:rsid w:val="00501DFD"/>
    <w:rsid w:val="00501F78"/>
    <w:rsid w:val="00502324"/>
    <w:rsid w:val="005024FD"/>
    <w:rsid w:val="005025E9"/>
    <w:rsid w:val="005029D8"/>
    <w:rsid w:val="00502BD0"/>
    <w:rsid w:val="00502CEC"/>
    <w:rsid w:val="00503FBA"/>
    <w:rsid w:val="005042F4"/>
    <w:rsid w:val="00504617"/>
    <w:rsid w:val="00504C79"/>
    <w:rsid w:val="00504D9B"/>
    <w:rsid w:val="00505380"/>
    <w:rsid w:val="0050612B"/>
    <w:rsid w:val="0050612C"/>
    <w:rsid w:val="00506757"/>
    <w:rsid w:val="005067BC"/>
    <w:rsid w:val="005072FB"/>
    <w:rsid w:val="0050736D"/>
    <w:rsid w:val="00507E50"/>
    <w:rsid w:val="00507FE0"/>
    <w:rsid w:val="00510336"/>
    <w:rsid w:val="00510814"/>
    <w:rsid w:val="005109A3"/>
    <w:rsid w:val="00510A13"/>
    <w:rsid w:val="00510BEC"/>
    <w:rsid w:val="00511358"/>
    <w:rsid w:val="00511416"/>
    <w:rsid w:val="005115C3"/>
    <w:rsid w:val="0051186F"/>
    <w:rsid w:val="005119B7"/>
    <w:rsid w:val="0051246A"/>
    <w:rsid w:val="00512534"/>
    <w:rsid w:val="00512BB1"/>
    <w:rsid w:val="0051323A"/>
    <w:rsid w:val="005135FA"/>
    <w:rsid w:val="00513628"/>
    <w:rsid w:val="00514245"/>
    <w:rsid w:val="00514C1A"/>
    <w:rsid w:val="00514DC7"/>
    <w:rsid w:val="0051500D"/>
    <w:rsid w:val="0051571C"/>
    <w:rsid w:val="00515889"/>
    <w:rsid w:val="005158DB"/>
    <w:rsid w:val="00515CB2"/>
    <w:rsid w:val="00516052"/>
    <w:rsid w:val="0051623B"/>
    <w:rsid w:val="0051625B"/>
    <w:rsid w:val="00516854"/>
    <w:rsid w:val="00517034"/>
    <w:rsid w:val="00517345"/>
    <w:rsid w:val="005177DF"/>
    <w:rsid w:val="00517D8C"/>
    <w:rsid w:val="00517E63"/>
    <w:rsid w:val="00517F30"/>
    <w:rsid w:val="00517F8A"/>
    <w:rsid w:val="0052088C"/>
    <w:rsid w:val="00520A61"/>
    <w:rsid w:val="00520B05"/>
    <w:rsid w:val="0052144B"/>
    <w:rsid w:val="00521BB9"/>
    <w:rsid w:val="00522134"/>
    <w:rsid w:val="00522162"/>
    <w:rsid w:val="00522681"/>
    <w:rsid w:val="00522848"/>
    <w:rsid w:val="00522C3E"/>
    <w:rsid w:val="00523141"/>
    <w:rsid w:val="00523646"/>
    <w:rsid w:val="00523921"/>
    <w:rsid w:val="00523BD5"/>
    <w:rsid w:val="005247A2"/>
    <w:rsid w:val="00524B04"/>
    <w:rsid w:val="00524D6A"/>
    <w:rsid w:val="00525754"/>
    <w:rsid w:val="005257B7"/>
    <w:rsid w:val="00525CF0"/>
    <w:rsid w:val="00526CDC"/>
    <w:rsid w:val="00526CDF"/>
    <w:rsid w:val="00526F1F"/>
    <w:rsid w:val="0052746B"/>
    <w:rsid w:val="00527656"/>
    <w:rsid w:val="005279DD"/>
    <w:rsid w:val="00530073"/>
    <w:rsid w:val="00530AD5"/>
    <w:rsid w:val="005313B2"/>
    <w:rsid w:val="005314F2"/>
    <w:rsid w:val="00531846"/>
    <w:rsid w:val="0053194A"/>
    <w:rsid w:val="005319B7"/>
    <w:rsid w:val="00531D00"/>
    <w:rsid w:val="00532192"/>
    <w:rsid w:val="005322CB"/>
    <w:rsid w:val="00532484"/>
    <w:rsid w:val="00532676"/>
    <w:rsid w:val="00532905"/>
    <w:rsid w:val="00532FEE"/>
    <w:rsid w:val="0053312C"/>
    <w:rsid w:val="005346B3"/>
    <w:rsid w:val="0053522F"/>
    <w:rsid w:val="0053530E"/>
    <w:rsid w:val="005360C2"/>
    <w:rsid w:val="00536111"/>
    <w:rsid w:val="005364AC"/>
    <w:rsid w:val="005369DB"/>
    <w:rsid w:val="00537928"/>
    <w:rsid w:val="0054091B"/>
    <w:rsid w:val="00540CDA"/>
    <w:rsid w:val="00540F21"/>
    <w:rsid w:val="005410BF"/>
    <w:rsid w:val="005410F9"/>
    <w:rsid w:val="0054118C"/>
    <w:rsid w:val="00541192"/>
    <w:rsid w:val="005417A8"/>
    <w:rsid w:val="005418DF"/>
    <w:rsid w:val="0054236D"/>
    <w:rsid w:val="0054292B"/>
    <w:rsid w:val="0054302C"/>
    <w:rsid w:val="00543411"/>
    <w:rsid w:val="0054381F"/>
    <w:rsid w:val="005438B6"/>
    <w:rsid w:val="0054396D"/>
    <w:rsid w:val="00543B86"/>
    <w:rsid w:val="005444CE"/>
    <w:rsid w:val="00544878"/>
    <w:rsid w:val="00544D75"/>
    <w:rsid w:val="0054560F"/>
    <w:rsid w:val="00545DF3"/>
    <w:rsid w:val="00545ECE"/>
    <w:rsid w:val="005460A3"/>
    <w:rsid w:val="00546603"/>
    <w:rsid w:val="00546779"/>
    <w:rsid w:val="005467B4"/>
    <w:rsid w:val="00546BE3"/>
    <w:rsid w:val="00547504"/>
    <w:rsid w:val="005501FD"/>
    <w:rsid w:val="005502B2"/>
    <w:rsid w:val="00550EC5"/>
    <w:rsid w:val="00551008"/>
    <w:rsid w:val="00551057"/>
    <w:rsid w:val="005513F0"/>
    <w:rsid w:val="0055166C"/>
    <w:rsid w:val="005528C7"/>
    <w:rsid w:val="00552ED5"/>
    <w:rsid w:val="005532CB"/>
    <w:rsid w:val="00553DE8"/>
    <w:rsid w:val="00553E84"/>
    <w:rsid w:val="005542FA"/>
    <w:rsid w:val="0055479E"/>
    <w:rsid w:val="00554D8A"/>
    <w:rsid w:val="00555B05"/>
    <w:rsid w:val="00555D16"/>
    <w:rsid w:val="00555F35"/>
    <w:rsid w:val="005563E7"/>
    <w:rsid w:val="00556DC3"/>
    <w:rsid w:val="005570B7"/>
    <w:rsid w:val="005571C5"/>
    <w:rsid w:val="005573C4"/>
    <w:rsid w:val="00557616"/>
    <w:rsid w:val="00557A3D"/>
    <w:rsid w:val="00557CB6"/>
    <w:rsid w:val="0056082E"/>
    <w:rsid w:val="00560F09"/>
    <w:rsid w:val="00561392"/>
    <w:rsid w:val="005618A9"/>
    <w:rsid w:val="00561C6A"/>
    <w:rsid w:val="00562483"/>
    <w:rsid w:val="00562D79"/>
    <w:rsid w:val="00562E8B"/>
    <w:rsid w:val="00563006"/>
    <w:rsid w:val="005633BC"/>
    <w:rsid w:val="00563900"/>
    <w:rsid w:val="0056499D"/>
    <w:rsid w:val="00565298"/>
    <w:rsid w:val="0056568E"/>
    <w:rsid w:val="005656FF"/>
    <w:rsid w:val="005657A0"/>
    <w:rsid w:val="005658E6"/>
    <w:rsid w:val="00565C94"/>
    <w:rsid w:val="00565E39"/>
    <w:rsid w:val="00565F80"/>
    <w:rsid w:val="00565F92"/>
    <w:rsid w:val="00566115"/>
    <w:rsid w:val="00566271"/>
    <w:rsid w:val="00566699"/>
    <w:rsid w:val="005668BD"/>
    <w:rsid w:val="00566B09"/>
    <w:rsid w:val="00566BCA"/>
    <w:rsid w:val="00567011"/>
    <w:rsid w:val="00567837"/>
    <w:rsid w:val="00567AF2"/>
    <w:rsid w:val="00567E3E"/>
    <w:rsid w:val="0057033F"/>
    <w:rsid w:val="00570820"/>
    <w:rsid w:val="00570933"/>
    <w:rsid w:val="00570BB4"/>
    <w:rsid w:val="0057156E"/>
    <w:rsid w:val="00572AB2"/>
    <w:rsid w:val="0057337E"/>
    <w:rsid w:val="00573402"/>
    <w:rsid w:val="0057366F"/>
    <w:rsid w:val="00573856"/>
    <w:rsid w:val="00573B6F"/>
    <w:rsid w:val="00574698"/>
    <w:rsid w:val="00574918"/>
    <w:rsid w:val="0057567F"/>
    <w:rsid w:val="00575EA9"/>
    <w:rsid w:val="005760C5"/>
    <w:rsid w:val="005767AD"/>
    <w:rsid w:val="00576D11"/>
    <w:rsid w:val="00576DEB"/>
    <w:rsid w:val="005770E4"/>
    <w:rsid w:val="00577C33"/>
    <w:rsid w:val="00577D2C"/>
    <w:rsid w:val="00580416"/>
    <w:rsid w:val="00580947"/>
    <w:rsid w:val="00580D6F"/>
    <w:rsid w:val="00580EA0"/>
    <w:rsid w:val="005810D5"/>
    <w:rsid w:val="0058165A"/>
    <w:rsid w:val="0058190D"/>
    <w:rsid w:val="00581B12"/>
    <w:rsid w:val="00581F9E"/>
    <w:rsid w:val="00582527"/>
    <w:rsid w:val="005825BD"/>
    <w:rsid w:val="005826F6"/>
    <w:rsid w:val="00582987"/>
    <w:rsid w:val="00584DE3"/>
    <w:rsid w:val="00584E87"/>
    <w:rsid w:val="00585081"/>
    <w:rsid w:val="005851BA"/>
    <w:rsid w:val="00585339"/>
    <w:rsid w:val="0058534C"/>
    <w:rsid w:val="00585C30"/>
    <w:rsid w:val="00585E17"/>
    <w:rsid w:val="00585FAA"/>
    <w:rsid w:val="005860BA"/>
    <w:rsid w:val="005863C0"/>
    <w:rsid w:val="005864E5"/>
    <w:rsid w:val="005864E9"/>
    <w:rsid w:val="00586B2C"/>
    <w:rsid w:val="00586B71"/>
    <w:rsid w:val="00586FD1"/>
    <w:rsid w:val="0058731E"/>
    <w:rsid w:val="00587D46"/>
    <w:rsid w:val="00587F55"/>
    <w:rsid w:val="00587F97"/>
    <w:rsid w:val="00590204"/>
    <w:rsid w:val="005902BB"/>
    <w:rsid w:val="00590CF2"/>
    <w:rsid w:val="00590E32"/>
    <w:rsid w:val="00590E42"/>
    <w:rsid w:val="00590E60"/>
    <w:rsid w:val="0059128D"/>
    <w:rsid w:val="00591345"/>
    <w:rsid w:val="00591CEA"/>
    <w:rsid w:val="00591DA9"/>
    <w:rsid w:val="0059245A"/>
    <w:rsid w:val="0059330E"/>
    <w:rsid w:val="005935A8"/>
    <w:rsid w:val="005938B6"/>
    <w:rsid w:val="00594224"/>
    <w:rsid w:val="00594468"/>
    <w:rsid w:val="0059544B"/>
    <w:rsid w:val="00595B3D"/>
    <w:rsid w:val="0059676B"/>
    <w:rsid w:val="005967C3"/>
    <w:rsid w:val="00596C27"/>
    <w:rsid w:val="00597020"/>
    <w:rsid w:val="0059768C"/>
    <w:rsid w:val="005979B8"/>
    <w:rsid w:val="00597B02"/>
    <w:rsid w:val="005A0311"/>
    <w:rsid w:val="005A0D66"/>
    <w:rsid w:val="005A0EAB"/>
    <w:rsid w:val="005A110C"/>
    <w:rsid w:val="005A15B8"/>
    <w:rsid w:val="005A16AF"/>
    <w:rsid w:val="005A18CD"/>
    <w:rsid w:val="005A1978"/>
    <w:rsid w:val="005A1AB4"/>
    <w:rsid w:val="005A1C3D"/>
    <w:rsid w:val="005A2040"/>
    <w:rsid w:val="005A2526"/>
    <w:rsid w:val="005A3141"/>
    <w:rsid w:val="005A3586"/>
    <w:rsid w:val="005A35A4"/>
    <w:rsid w:val="005A361D"/>
    <w:rsid w:val="005A36AA"/>
    <w:rsid w:val="005A39AD"/>
    <w:rsid w:val="005A3BE0"/>
    <w:rsid w:val="005A4086"/>
    <w:rsid w:val="005A4707"/>
    <w:rsid w:val="005A4A40"/>
    <w:rsid w:val="005A5085"/>
    <w:rsid w:val="005A5420"/>
    <w:rsid w:val="005A558F"/>
    <w:rsid w:val="005A6EF6"/>
    <w:rsid w:val="005A713E"/>
    <w:rsid w:val="005A7D24"/>
    <w:rsid w:val="005B0062"/>
    <w:rsid w:val="005B06F8"/>
    <w:rsid w:val="005B0982"/>
    <w:rsid w:val="005B0E14"/>
    <w:rsid w:val="005B0F91"/>
    <w:rsid w:val="005B1410"/>
    <w:rsid w:val="005B19B2"/>
    <w:rsid w:val="005B1A2C"/>
    <w:rsid w:val="005B1CF1"/>
    <w:rsid w:val="005B25CD"/>
    <w:rsid w:val="005B27FB"/>
    <w:rsid w:val="005B2883"/>
    <w:rsid w:val="005B28DA"/>
    <w:rsid w:val="005B2D45"/>
    <w:rsid w:val="005B306F"/>
    <w:rsid w:val="005B3251"/>
    <w:rsid w:val="005B354E"/>
    <w:rsid w:val="005B39A6"/>
    <w:rsid w:val="005B3D8D"/>
    <w:rsid w:val="005B413D"/>
    <w:rsid w:val="005B4300"/>
    <w:rsid w:val="005B43B3"/>
    <w:rsid w:val="005B44CE"/>
    <w:rsid w:val="005B45F7"/>
    <w:rsid w:val="005B48FA"/>
    <w:rsid w:val="005B5479"/>
    <w:rsid w:val="005B57D8"/>
    <w:rsid w:val="005B5D35"/>
    <w:rsid w:val="005B5DBA"/>
    <w:rsid w:val="005B5F2C"/>
    <w:rsid w:val="005B6872"/>
    <w:rsid w:val="005B6B09"/>
    <w:rsid w:val="005B7855"/>
    <w:rsid w:val="005B7B45"/>
    <w:rsid w:val="005B7D28"/>
    <w:rsid w:val="005B7D37"/>
    <w:rsid w:val="005C01C3"/>
    <w:rsid w:val="005C047E"/>
    <w:rsid w:val="005C0BB3"/>
    <w:rsid w:val="005C163C"/>
    <w:rsid w:val="005C1AB3"/>
    <w:rsid w:val="005C2366"/>
    <w:rsid w:val="005C27E3"/>
    <w:rsid w:val="005C2A82"/>
    <w:rsid w:val="005C30CA"/>
    <w:rsid w:val="005C32E0"/>
    <w:rsid w:val="005C3794"/>
    <w:rsid w:val="005C3880"/>
    <w:rsid w:val="005C3B54"/>
    <w:rsid w:val="005C3EF1"/>
    <w:rsid w:val="005C50F6"/>
    <w:rsid w:val="005C543F"/>
    <w:rsid w:val="005C54BE"/>
    <w:rsid w:val="005C58BF"/>
    <w:rsid w:val="005C5C25"/>
    <w:rsid w:val="005C624C"/>
    <w:rsid w:val="005C68DB"/>
    <w:rsid w:val="005C6D1F"/>
    <w:rsid w:val="005C6D95"/>
    <w:rsid w:val="005C6DB7"/>
    <w:rsid w:val="005C6E42"/>
    <w:rsid w:val="005C709D"/>
    <w:rsid w:val="005C736B"/>
    <w:rsid w:val="005C754E"/>
    <w:rsid w:val="005C759D"/>
    <w:rsid w:val="005D02E8"/>
    <w:rsid w:val="005D0BD8"/>
    <w:rsid w:val="005D11A8"/>
    <w:rsid w:val="005D129D"/>
    <w:rsid w:val="005D138E"/>
    <w:rsid w:val="005D2402"/>
    <w:rsid w:val="005D2561"/>
    <w:rsid w:val="005D268C"/>
    <w:rsid w:val="005D2721"/>
    <w:rsid w:val="005D2978"/>
    <w:rsid w:val="005D2B89"/>
    <w:rsid w:val="005D3257"/>
    <w:rsid w:val="005D347F"/>
    <w:rsid w:val="005D3979"/>
    <w:rsid w:val="005D42A7"/>
    <w:rsid w:val="005D50B2"/>
    <w:rsid w:val="005D54CE"/>
    <w:rsid w:val="005D562D"/>
    <w:rsid w:val="005D57BD"/>
    <w:rsid w:val="005D58AF"/>
    <w:rsid w:val="005D5B5B"/>
    <w:rsid w:val="005D5D06"/>
    <w:rsid w:val="005D5F2F"/>
    <w:rsid w:val="005D674B"/>
    <w:rsid w:val="005D69B5"/>
    <w:rsid w:val="005D6B42"/>
    <w:rsid w:val="005D6C0F"/>
    <w:rsid w:val="005D7061"/>
    <w:rsid w:val="005D745A"/>
    <w:rsid w:val="005D7EB4"/>
    <w:rsid w:val="005E01EF"/>
    <w:rsid w:val="005E03DE"/>
    <w:rsid w:val="005E0F0F"/>
    <w:rsid w:val="005E10F5"/>
    <w:rsid w:val="005E14DA"/>
    <w:rsid w:val="005E2325"/>
    <w:rsid w:val="005E31B1"/>
    <w:rsid w:val="005E31C6"/>
    <w:rsid w:val="005E33A8"/>
    <w:rsid w:val="005E3B63"/>
    <w:rsid w:val="005E4594"/>
    <w:rsid w:val="005E468E"/>
    <w:rsid w:val="005E46B8"/>
    <w:rsid w:val="005E518E"/>
    <w:rsid w:val="005E5998"/>
    <w:rsid w:val="005E5D83"/>
    <w:rsid w:val="005E5DA8"/>
    <w:rsid w:val="005E63A8"/>
    <w:rsid w:val="005E6713"/>
    <w:rsid w:val="005E6B6F"/>
    <w:rsid w:val="005E7C92"/>
    <w:rsid w:val="005F020A"/>
    <w:rsid w:val="005F025C"/>
    <w:rsid w:val="005F035F"/>
    <w:rsid w:val="005F0713"/>
    <w:rsid w:val="005F09ED"/>
    <w:rsid w:val="005F0C83"/>
    <w:rsid w:val="005F0E3F"/>
    <w:rsid w:val="005F17C4"/>
    <w:rsid w:val="005F1869"/>
    <w:rsid w:val="005F1B1E"/>
    <w:rsid w:val="005F1FB7"/>
    <w:rsid w:val="005F2A89"/>
    <w:rsid w:val="005F37FF"/>
    <w:rsid w:val="005F3A98"/>
    <w:rsid w:val="005F3C33"/>
    <w:rsid w:val="005F4186"/>
    <w:rsid w:val="005F4257"/>
    <w:rsid w:val="005F4292"/>
    <w:rsid w:val="005F4C7B"/>
    <w:rsid w:val="005F4D87"/>
    <w:rsid w:val="005F4E3C"/>
    <w:rsid w:val="005F5051"/>
    <w:rsid w:val="005F5420"/>
    <w:rsid w:val="005F566C"/>
    <w:rsid w:val="005F5750"/>
    <w:rsid w:val="005F59EC"/>
    <w:rsid w:val="005F5D3C"/>
    <w:rsid w:val="005F62E4"/>
    <w:rsid w:val="005F64B3"/>
    <w:rsid w:val="005F6FF1"/>
    <w:rsid w:val="005F71D0"/>
    <w:rsid w:val="005F72FF"/>
    <w:rsid w:val="005F7391"/>
    <w:rsid w:val="005F7A0C"/>
    <w:rsid w:val="005F7B3F"/>
    <w:rsid w:val="005F7B9B"/>
    <w:rsid w:val="005F7CC8"/>
    <w:rsid w:val="00600225"/>
    <w:rsid w:val="00600F54"/>
    <w:rsid w:val="00600FDF"/>
    <w:rsid w:val="00601BCB"/>
    <w:rsid w:val="00601CD7"/>
    <w:rsid w:val="00601D4F"/>
    <w:rsid w:val="00602193"/>
    <w:rsid w:val="006024AB"/>
    <w:rsid w:val="00602562"/>
    <w:rsid w:val="00602C4A"/>
    <w:rsid w:val="00602D22"/>
    <w:rsid w:val="006032B9"/>
    <w:rsid w:val="006034B4"/>
    <w:rsid w:val="006038F0"/>
    <w:rsid w:val="0060392E"/>
    <w:rsid w:val="00604239"/>
    <w:rsid w:val="006043B5"/>
    <w:rsid w:val="00604429"/>
    <w:rsid w:val="00604A47"/>
    <w:rsid w:val="00605F25"/>
    <w:rsid w:val="00606498"/>
    <w:rsid w:val="00606C47"/>
    <w:rsid w:val="0060715E"/>
    <w:rsid w:val="00607361"/>
    <w:rsid w:val="00610A01"/>
    <w:rsid w:val="00610AAD"/>
    <w:rsid w:val="0061105C"/>
    <w:rsid w:val="0061122C"/>
    <w:rsid w:val="0061164D"/>
    <w:rsid w:val="00611F22"/>
    <w:rsid w:val="00611FA7"/>
    <w:rsid w:val="0061214D"/>
    <w:rsid w:val="00612196"/>
    <w:rsid w:val="00612D84"/>
    <w:rsid w:val="00613539"/>
    <w:rsid w:val="00613C20"/>
    <w:rsid w:val="00613D81"/>
    <w:rsid w:val="00614192"/>
    <w:rsid w:val="006142BB"/>
    <w:rsid w:val="006147C6"/>
    <w:rsid w:val="00614D21"/>
    <w:rsid w:val="00615658"/>
    <w:rsid w:val="006158AF"/>
    <w:rsid w:val="00615C0B"/>
    <w:rsid w:val="006163E7"/>
    <w:rsid w:val="0061676F"/>
    <w:rsid w:val="00616C6B"/>
    <w:rsid w:val="0061700E"/>
    <w:rsid w:val="00620128"/>
    <w:rsid w:val="0062030F"/>
    <w:rsid w:val="00620732"/>
    <w:rsid w:val="00620BC2"/>
    <w:rsid w:val="00620F49"/>
    <w:rsid w:val="00621470"/>
    <w:rsid w:val="00621A38"/>
    <w:rsid w:val="00621A69"/>
    <w:rsid w:val="00621EA9"/>
    <w:rsid w:val="00621F48"/>
    <w:rsid w:val="00622547"/>
    <w:rsid w:val="00622A33"/>
    <w:rsid w:val="00622D83"/>
    <w:rsid w:val="006232EF"/>
    <w:rsid w:val="006235ED"/>
    <w:rsid w:val="00623683"/>
    <w:rsid w:val="00623A90"/>
    <w:rsid w:val="00623BFC"/>
    <w:rsid w:val="00623D1F"/>
    <w:rsid w:val="00623DB1"/>
    <w:rsid w:val="006247AD"/>
    <w:rsid w:val="00624DF6"/>
    <w:rsid w:val="006254BE"/>
    <w:rsid w:val="0062550A"/>
    <w:rsid w:val="006258E7"/>
    <w:rsid w:val="00625ACE"/>
    <w:rsid w:val="00625C16"/>
    <w:rsid w:val="00626285"/>
    <w:rsid w:val="00626E6E"/>
    <w:rsid w:val="00626E70"/>
    <w:rsid w:val="00626EEF"/>
    <w:rsid w:val="006271E0"/>
    <w:rsid w:val="006274FC"/>
    <w:rsid w:val="00627665"/>
    <w:rsid w:val="00627A7D"/>
    <w:rsid w:val="00627E57"/>
    <w:rsid w:val="0063001B"/>
    <w:rsid w:val="006306AB"/>
    <w:rsid w:val="0063073A"/>
    <w:rsid w:val="00630C2C"/>
    <w:rsid w:val="00631194"/>
    <w:rsid w:val="00631790"/>
    <w:rsid w:val="006318D8"/>
    <w:rsid w:val="00631935"/>
    <w:rsid w:val="00631AD8"/>
    <w:rsid w:val="00631B1E"/>
    <w:rsid w:val="00631F11"/>
    <w:rsid w:val="0063221B"/>
    <w:rsid w:val="0063228B"/>
    <w:rsid w:val="00632852"/>
    <w:rsid w:val="00632BB0"/>
    <w:rsid w:val="00632EDB"/>
    <w:rsid w:val="006330B9"/>
    <w:rsid w:val="006333BD"/>
    <w:rsid w:val="006339F6"/>
    <w:rsid w:val="00633D46"/>
    <w:rsid w:val="00633F9D"/>
    <w:rsid w:val="00634CE5"/>
    <w:rsid w:val="00634F87"/>
    <w:rsid w:val="0063511E"/>
    <w:rsid w:val="00635157"/>
    <w:rsid w:val="00635294"/>
    <w:rsid w:val="00635701"/>
    <w:rsid w:val="00635D92"/>
    <w:rsid w:val="00636587"/>
    <w:rsid w:val="00636A6D"/>
    <w:rsid w:val="0063734C"/>
    <w:rsid w:val="006376B9"/>
    <w:rsid w:val="006377E7"/>
    <w:rsid w:val="00637AA7"/>
    <w:rsid w:val="00637C34"/>
    <w:rsid w:val="00637EDB"/>
    <w:rsid w:val="00640549"/>
    <w:rsid w:val="0064108C"/>
    <w:rsid w:val="00641429"/>
    <w:rsid w:val="0064156E"/>
    <w:rsid w:val="00641932"/>
    <w:rsid w:val="00641A0F"/>
    <w:rsid w:val="006420D0"/>
    <w:rsid w:val="00642369"/>
    <w:rsid w:val="006423F3"/>
    <w:rsid w:val="00642689"/>
    <w:rsid w:val="00642783"/>
    <w:rsid w:val="00642AEC"/>
    <w:rsid w:val="00642D5E"/>
    <w:rsid w:val="00642D70"/>
    <w:rsid w:val="00643498"/>
    <w:rsid w:val="00643DA8"/>
    <w:rsid w:val="00643F10"/>
    <w:rsid w:val="00644601"/>
    <w:rsid w:val="00644945"/>
    <w:rsid w:val="00644A17"/>
    <w:rsid w:val="00644BE5"/>
    <w:rsid w:val="006455F5"/>
    <w:rsid w:val="00645940"/>
    <w:rsid w:val="00645B6A"/>
    <w:rsid w:val="00646148"/>
    <w:rsid w:val="006463C5"/>
    <w:rsid w:val="00646FAB"/>
    <w:rsid w:val="0064790A"/>
    <w:rsid w:val="0064792D"/>
    <w:rsid w:val="00647BA1"/>
    <w:rsid w:val="00647CD9"/>
    <w:rsid w:val="006503BA"/>
    <w:rsid w:val="00650633"/>
    <w:rsid w:val="00651362"/>
    <w:rsid w:val="00651B53"/>
    <w:rsid w:val="00651D5F"/>
    <w:rsid w:val="006527D8"/>
    <w:rsid w:val="00652A8F"/>
    <w:rsid w:val="00652BCB"/>
    <w:rsid w:val="00652DAC"/>
    <w:rsid w:val="00653112"/>
    <w:rsid w:val="00653A5A"/>
    <w:rsid w:val="00654817"/>
    <w:rsid w:val="006550FE"/>
    <w:rsid w:val="00655C18"/>
    <w:rsid w:val="00655DC2"/>
    <w:rsid w:val="006561D7"/>
    <w:rsid w:val="00656903"/>
    <w:rsid w:val="00656985"/>
    <w:rsid w:val="00656B51"/>
    <w:rsid w:val="00656B7B"/>
    <w:rsid w:val="00656DF0"/>
    <w:rsid w:val="00656F10"/>
    <w:rsid w:val="006573CC"/>
    <w:rsid w:val="006576FD"/>
    <w:rsid w:val="00657A94"/>
    <w:rsid w:val="00657EDD"/>
    <w:rsid w:val="006601AA"/>
    <w:rsid w:val="006601AC"/>
    <w:rsid w:val="006605C5"/>
    <w:rsid w:val="00660964"/>
    <w:rsid w:val="00661303"/>
    <w:rsid w:val="00661F78"/>
    <w:rsid w:val="00662840"/>
    <w:rsid w:val="00662967"/>
    <w:rsid w:val="00662BBF"/>
    <w:rsid w:val="00663059"/>
    <w:rsid w:val="0066329C"/>
    <w:rsid w:val="00663657"/>
    <w:rsid w:val="00663813"/>
    <w:rsid w:val="006638BA"/>
    <w:rsid w:val="00663B89"/>
    <w:rsid w:val="0066429E"/>
    <w:rsid w:val="00664365"/>
    <w:rsid w:val="00664D7A"/>
    <w:rsid w:val="00664DED"/>
    <w:rsid w:val="006650E5"/>
    <w:rsid w:val="00665290"/>
    <w:rsid w:val="00665309"/>
    <w:rsid w:val="006661F8"/>
    <w:rsid w:val="0066622A"/>
    <w:rsid w:val="00666419"/>
    <w:rsid w:val="00666CDB"/>
    <w:rsid w:val="00667293"/>
    <w:rsid w:val="00667984"/>
    <w:rsid w:val="00667BBD"/>
    <w:rsid w:val="00670211"/>
    <w:rsid w:val="00670496"/>
    <w:rsid w:val="0067094B"/>
    <w:rsid w:val="00670D27"/>
    <w:rsid w:val="00670DBB"/>
    <w:rsid w:val="00670E0F"/>
    <w:rsid w:val="006718AD"/>
    <w:rsid w:val="0067312B"/>
    <w:rsid w:val="006732F6"/>
    <w:rsid w:val="00673304"/>
    <w:rsid w:val="006735F8"/>
    <w:rsid w:val="00673A69"/>
    <w:rsid w:val="00673EEA"/>
    <w:rsid w:val="00673F98"/>
    <w:rsid w:val="006752AC"/>
    <w:rsid w:val="006755B6"/>
    <w:rsid w:val="006757E5"/>
    <w:rsid w:val="00675A21"/>
    <w:rsid w:val="00675BF0"/>
    <w:rsid w:val="00675F9C"/>
    <w:rsid w:val="006768BF"/>
    <w:rsid w:val="00676952"/>
    <w:rsid w:val="00676AA7"/>
    <w:rsid w:val="00676B47"/>
    <w:rsid w:val="00676CD5"/>
    <w:rsid w:val="00676FD2"/>
    <w:rsid w:val="00677446"/>
    <w:rsid w:val="00677ACA"/>
    <w:rsid w:val="006802D0"/>
    <w:rsid w:val="00680421"/>
    <w:rsid w:val="006804E5"/>
    <w:rsid w:val="006809A5"/>
    <w:rsid w:val="00680BB5"/>
    <w:rsid w:val="00681509"/>
    <w:rsid w:val="00681BCE"/>
    <w:rsid w:val="00681BF0"/>
    <w:rsid w:val="006823DA"/>
    <w:rsid w:val="00682433"/>
    <w:rsid w:val="00682BB5"/>
    <w:rsid w:val="00682DF5"/>
    <w:rsid w:val="00682EAE"/>
    <w:rsid w:val="00682EBA"/>
    <w:rsid w:val="0068343A"/>
    <w:rsid w:val="00683736"/>
    <w:rsid w:val="006837EC"/>
    <w:rsid w:val="00683A28"/>
    <w:rsid w:val="00683E5A"/>
    <w:rsid w:val="00684119"/>
    <w:rsid w:val="006848B3"/>
    <w:rsid w:val="006849D2"/>
    <w:rsid w:val="00684D7E"/>
    <w:rsid w:val="00685082"/>
    <w:rsid w:val="0068582E"/>
    <w:rsid w:val="006858CB"/>
    <w:rsid w:val="00685912"/>
    <w:rsid w:val="00685E03"/>
    <w:rsid w:val="0068602A"/>
    <w:rsid w:val="0068614F"/>
    <w:rsid w:val="0068629B"/>
    <w:rsid w:val="00686956"/>
    <w:rsid w:val="00686978"/>
    <w:rsid w:val="00687A0B"/>
    <w:rsid w:val="00687A49"/>
    <w:rsid w:val="0069017C"/>
    <w:rsid w:val="00690191"/>
    <w:rsid w:val="006901C1"/>
    <w:rsid w:val="00690460"/>
    <w:rsid w:val="00690C5D"/>
    <w:rsid w:val="006912B1"/>
    <w:rsid w:val="006912BE"/>
    <w:rsid w:val="006914B7"/>
    <w:rsid w:val="0069179F"/>
    <w:rsid w:val="00691B2C"/>
    <w:rsid w:val="00691BF7"/>
    <w:rsid w:val="00691CEB"/>
    <w:rsid w:val="00692244"/>
    <w:rsid w:val="006922C4"/>
    <w:rsid w:val="0069236E"/>
    <w:rsid w:val="0069312B"/>
    <w:rsid w:val="006934D2"/>
    <w:rsid w:val="00693A79"/>
    <w:rsid w:val="00693D6C"/>
    <w:rsid w:val="00693F2B"/>
    <w:rsid w:val="00693FC8"/>
    <w:rsid w:val="00694623"/>
    <w:rsid w:val="006947F1"/>
    <w:rsid w:val="00694DE0"/>
    <w:rsid w:val="00694FFC"/>
    <w:rsid w:val="006952A3"/>
    <w:rsid w:val="00695347"/>
    <w:rsid w:val="00695CF2"/>
    <w:rsid w:val="00696608"/>
    <w:rsid w:val="006969D3"/>
    <w:rsid w:val="00696A4E"/>
    <w:rsid w:val="00696E55"/>
    <w:rsid w:val="006970E6"/>
    <w:rsid w:val="0069736B"/>
    <w:rsid w:val="006973D8"/>
    <w:rsid w:val="006974E7"/>
    <w:rsid w:val="006978C7"/>
    <w:rsid w:val="00697B2B"/>
    <w:rsid w:val="00697BB8"/>
    <w:rsid w:val="00697CC2"/>
    <w:rsid w:val="006A05D9"/>
    <w:rsid w:val="006A0A09"/>
    <w:rsid w:val="006A0A35"/>
    <w:rsid w:val="006A0C3C"/>
    <w:rsid w:val="006A0CE1"/>
    <w:rsid w:val="006A117F"/>
    <w:rsid w:val="006A12A3"/>
    <w:rsid w:val="006A130F"/>
    <w:rsid w:val="006A1E4A"/>
    <w:rsid w:val="006A2089"/>
    <w:rsid w:val="006A20BC"/>
    <w:rsid w:val="006A2780"/>
    <w:rsid w:val="006A2B37"/>
    <w:rsid w:val="006A2BB5"/>
    <w:rsid w:val="006A39F7"/>
    <w:rsid w:val="006A428F"/>
    <w:rsid w:val="006A47B1"/>
    <w:rsid w:val="006A5822"/>
    <w:rsid w:val="006A585C"/>
    <w:rsid w:val="006A5A7B"/>
    <w:rsid w:val="006A5B7D"/>
    <w:rsid w:val="006A5BDA"/>
    <w:rsid w:val="006A5EF0"/>
    <w:rsid w:val="006A65D0"/>
    <w:rsid w:val="006A660D"/>
    <w:rsid w:val="006A68A4"/>
    <w:rsid w:val="006A6A89"/>
    <w:rsid w:val="006A6CC0"/>
    <w:rsid w:val="006A6E4E"/>
    <w:rsid w:val="006A6FD0"/>
    <w:rsid w:val="006A74F2"/>
    <w:rsid w:val="006A79DA"/>
    <w:rsid w:val="006A7B02"/>
    <w:rsid w:val="006A7F0D"/>
    <w:rsid w:val="006B0554"/>
    <w:rsid w:val="006B0A5C"/>
    <w:rsid w:val="006B0CD6"/>
    <w:rsid w:val="006B0FB4"/>
    <w:rsid w:val="006B135B"/>
    <w:rsid w:val="006B1BD2"/>
    <w:rsid w:val="006B2308"/>
    <w:rsid w:val="006B24FD"/>
    <w:rsid w:val="006B25FA"/>
    <w:rsid w:val="006B263C"/>
    <w:rsid w:val="006B2A2C"/>
    <w:rsid w:val="006B2B07"/>
    <w:rsid w:val="006B2C5C"/>
    <w:rsid w:val="006B3212"/>
    <w:rsid w:val="006B32B5"/>
    <w:rsid w:val="006B3442"/>
    <w:rsid w:val="006B34B7"/>
    <w:rsid w:val="006B35B1"/>
    <w:rsid w:val="006B3771"/>
    <w:rsid w:val="006B451F"/>
    <w:rsid w:val="006B47B1"/>
    <w:rsid w:val="006B4A03"/>
    <w:rsid w:val="006B5561"/>
    <w:rsid w:val="006B56E4"/>
    <w:rsid w:val="006B5988"/>
    <w:rsid w:val="006B5BAA"/>
    <w:rsid w:val="006B5CF1"/>
    <w:rsid w:val="006B6070"/>
    <w:rsid w:val="006B61AA"/>
    <w:rsid w:val="006B67A0"/>
    <w:rsid w:val="006B6A8A"/>
    <w:rsid w:val="006B6BCC"/>
    <w:rsid w:val="006B6CFA"/>
    <w:rsid w:val="006B70EC"/>
    <w:rsid w:val="006B7157"/>
    <w:rsid w:val="006C034D"/>
    <w:rsid w:val="006C03C3"/>
    <w:rsid w:val="006C094B"/>
    <w:rsid w:val="006C134E"/>
    <w:rsid w:val="006C1A56"/>
    <w:rsid w:val="006C1E9E"/>
    <w:rsid w:val="006C219D"/>
    <w:rsid w:val="006C2258"/>
    <w:rsid w:val="006C225D"/>
    <w:rsid w:val="006C25A3"/>
    <w:rsid w:val="006C2D0F"/>
    <w:rsid w:val="006C31E0"/>
    <w:rsid w:val="006C342D"/>
    <w:rsid w:val="006C35F9"/>
    <w:rsid w:val="006C368D"/>
    <w:rsid w:val="006C396B"/>
    <w:rsid w:val="006C3A24"/>
    <w:rsid w:val="006C3D32"/>
    <w:rsid w:val="006C427F"/>
    <w:rsid w:val="006C45FD"/>
    <w:rsid w:val="006C471F"/>
    <w:rsid w:val="006C48EC"/>
    <w:rsid w:val="006C4CEE"/>
    <w:rsid w:val="006C51DF"/>
    <w:rsid w:val="006C55E1"/>
    <w:rsid w:val="006C5B91"/>
    <w:rsid w:val="006C61E1"/>
    <w:rsid w:val="006C6A2C"/>
    <w:rsid w:val="006C7914"/>
    <w:rsid w:val="006C7D1C"/>
    <w:rsid w:val="006C7F30"/>
    <w:rsid w:val="006D00D7"/>
    <w:rsid w:val="006D02A1"/>
    <w:rsid w:val="006D0539"/>
    <w:rsid w:val="006D0B68"/>
    <w:rsid w:val="006D1566"/>
    <w:rsid w:val="006D158B"/>
    <w:rsid w:val="006D19EC"/>
    <w:rsid w:val="006D1A50"/>
    <w:rsid w:val="006D1C8B"/>
    <w:rsid w:val="006D1FF0"/>
    <w:rsid w:val="006D26A6"/>
    <w:rsid w:val="006D2C80"/>
    <w:rsid w:val="006D2CC9"/>
    <w:rsid w:val="006D2E78"/>
    <w:rsid w:val="006D2EF8"/>
    <w:rsid w:val="006D3A2D"/>
    <w:rsid w:val="006D3A4A"/>
    <w:rsid w:val="006D3B7A"/>
    <w:rsid w:val="006D3D27"/>
    <w:rsid w:val="006D3D3C"/>
    <w:rsid w:val="006D3E52"/>
    <w:rsid w:val="006D4116"/>
    <w:rsid w:val="006D4798"/>
    <w:rsid w:val="006D4B1E"/>
    <w:rsid w:val="006D4D2B"/>
    <w:rsid w:val="006D5064"/>
    <w:rsid w:val="006D548E"/>
    <w:rsid w:val="006D56D9"/>
    <w:rsid w:val="006D5A4C"/>
    <w:rsid w:val="006D5F96"/>
    <w:rsid w:val="006D6750"/>
    <w:rsid w:val="006D703E"/>
    <w:rsid w:val="006D7274"/>
    <w:rsid w:val="006D7367"/>
    <w:rsid w:val="006D7D12"/>
    <w:rsid w:val="006D7D38"/>
    <w:rsid w:val="006D7D83"/>
    <w:rsid w:val="006D7F27"/>
    <w:rsid w:val="006D7FC9"/>
    <w:rsid w:val="006E021B"/>
    <w:rsid w:val="006E0355"/>
    <w:rsid w:val="006E06B4"/>
    <w:rsid w:val="006E088C"/>
    <w:rsid w:val="006E11F6"/>
    <w:rsid w:val="006E131D"/>
    <w:rsid w:val="006E1BBE"/>
    <w:rsid w:val="006E1C51"/>
    <w:rsid w:val="006E223B"/>
    <w:rsid w:val="006E2691"/>
    <w:rsid w:val="006E273D"/>
    <w:rsid w:val="006E2840"/>
    <w:rsid w:val="006E2F64"/>
    <w:rsid w:val="006E3547"/>
    <w:rsid w:val="006E3665"/>
    <w:rsid w:val="006E3BD6"/>
    <w:rsid w:val="006E3CFF"/>
    <w:rsid w:val="006E3E6A"/>
    <w:rsid w:val="006E41E2"/>
    <w:rsid w:val="006E461A"/>
    <w:rsid w:val="006E4AA0"/>
    <w:rsid w:val="006E4FB9"/>
    <w:rsid w:val="006E512D"/>
    <w:rsid w:val="006E5F9F"/>
    <w:rsid w:val="006E60A6"/>
    <w:rsid w:val="006E61CF"/>
    <w:rsid w:val="006E61F8"/>
    <w:rsid w:val="006E64EF"/>
    <w:rsid w:val="006E69D4"/>
    <w:rsid w:val="006E6A7B"/>
    <w:rsid w:val="006E6CAB"/>
    <w:rsid w:val="006E7E18"/>
    <w:rsid w:val="006F05DC"/>
    <w:rsid w:val="006F0792"/>
    <w:rsid w:val="006F1089"/>
    <w:rsid w:val="006F1913"/>
    <w:rsid w:val="006F19D2"/>
    <w:rsid w:val="006F1E7B"/>
    <w:rsid w:val="006F1ED5"/>
    <w:rsid w:val="006F2D2A"/>
    <w:rsid w:val="006F2E63"/>
    <w:rsid w:val="006F2F71"/>
    <w:rsid w:val="006F3EA8"/>
    <w:rsid w:val="006F4161"/>
    <w:rsid w:val="006F485C"/>
    <w:rsid w:val="006F4A5F"/>
    <w:rsid w:val="006F4DD1"/>
    <w:rsid w:val="006F5604"/>
    <w:rsid w:val="006F6CE6"/>
    <w:rsid w:val="006F75C7"/>
    <w:rsid w:val="006F7A87"/>
    <w:rsid w:val="006F7BEE"/>
    <w:rsid w:val="006F7C25"/>
    <w:rsid w:val="006F7C6D"/>
    <w:rsid w:val="00700692"/>
    <w:rsid w:val="007008A8"/>
    <w:rsid w:val="00700C13"/>
    <w:rsid w:val="00701264"/>
    <w:rsid w:val="007017AF"/>
    <w:rsid w:val="007019EE"/>
    <w:rsid w:val="0070217F"/>
    <w:rsid w:val="0070232A"/>
    <w:rsid w:val="00702819"/>
    <w:rsid w:val="00702CAE"/>
    <w:rsid w:val="00702EE3"/>
    <w:rsid w:val="007036B7"/>
    <w:rsid w:val="0070390A"/>
    <w:rsid w:val="00703AF2"/>
    <w:rsid w:val="00703C8F"/>
    <w:rsid w:val="00703D5D"/>
    <w:rsid w:val="00703DDA"/>
    <w:rsid w:val="00703E1F"/>
    <w:rsid w:val="00703E55"/>
    <w:rsid w:val="00704033"/>
    <w:rsid w:val="007043E4"/>
    <w:rsid w:val="007045E8"/>
    <w:rsid w:val="0070474F"/>
    <w:rsid w:val="00705078"/>
    <w:rsid w:val="0070512F"/>
    <w:rsid w:val="0070522E"/>
    <w:rsid w:val="00705776"/>
    <w:rsid w:val="00705787"/>
    <w:rsid w:val="00705B67"/>
    <w:rsid w:val="00705B95"/>
    <w:rsid w:val="00705CCF"/>
    <w:rsid w:val="007068A4"/>
    <w:rsid w:val="007070B2"/>
    <w:rsid w:val="007070D9"/>
    <w:rsid w:val="007075B3"/>
    <w:rsid w:val="007078FD"/>
    <w:rsid w:val="00707DE5"/>
    <w:rsid w:val="00707E4D"/>
    <w:rsid w:val="00707EAB"/>
    <w:rsid w:val="00707F86"/>
    <w:rsid w:val="00710FB7"/>
    <w:rsid w:val="007111E0"/>
    <w:rsid w:val="0071128B"/>
    <w:rsid w:val="007112AA"/>
    <w:rsid w:val="0071163E"/>
    <w:rsid w:val="00711664"/>
    <w:rsid w:val="00711B30"/>
    <w:rsid w:val="00711D65"/>
    <w:rsid w:val="00711E18"/>
    <w:rsid w:val="00711F20"/>
    <w:rsid w:val="0071206A"/>
    <w:rsid w:val="00712437"/>
    <w:rsid w:val="00712E64"/>
    <w:rsid w:val="007136D5"/>
    <w:rsid w:val="00713916"/>
    <w:rsid w:val="00714B3D"/>
    <w:rsid w:val="007150F4"/>
    <w:rsid w:val="0071519A"/>
    <w:rsid w:val="007152FD"/>
    <w:rsid w:val="00715BB8"/>
    <w:rsid w:val="00715BBB"/>
    <w:rsid w:val="00715C7D"/>
    <w:rsid w:val="007169D1"/>
    <w:rsid w:val="00716A85"/>
    <w:rsid w:val="00716A9B"/>
    <w:rsid w:val="00717C0D"/>
    <w:rsid w:val="00717DFC"/>
    <w:rsid w:val="00717EA1"/>
    <w:rsid w:val="00717F3F"/>
    <w:rsid w:val="0072058E"/>
    <w:rsid w:val="0072121F"/>
    <w:rsid w:val="00721676"/>
    <w:rsid w:val="00721840"/>
    <w:rsid w:val="007219BB"/>
    <w:rsid w:val="007228D2"/>
    <w:rsid w:val="00722A9F"/>
    <w:rsid w:val="00723087"/>
    <w:rsid w:val="00723DC3"/>
    <w:rsid w:val="00723E48"/>
    <w:rsid w:val="007243C0"/>
    <w:rsid w:val="0072473A"/>
    <w:rsid w:val="00724AAD"/>
    <w:rsid w:val="00724E99"/>
    <w:rsid w:val="00725601"/>
    <w:rsid w:val="00725C50"/>
    <w:rsid w:val="007260D9"/>
    <w:rsid w:val="00726266"/>
    <w:rsid w:val="00726483"/>
    <w:rsid w:val="00726E98"/>
    <w:rsid w:val="00727194"/>
    <w:rsid w:val="00727801"/>
    <w:rsid w:val="0073015B"/>
    <w:rsid w:val="00730510"/>
    <w:rsid w:val="0073072F"/>
    <w:rsid w:val="00730F0D"/>
    <w:rsid w:val="00731024"/>
    <w:rsid w:val="00731955"/>
    <w:rsid w:val="0073278E"/>
    <w:rsid w:val="00732C68"/>
    <w:rsid w:val="00732DD5"/>
    <w:rsid w:val="007331E3"/>
    <w:rsid w:val="007331F8"/>
    <w:rsid w:val="00733674"/>
    <w:rsid w:val="007336D9"/>
    <w:rsid w:val="00733DA2"/>
    <w:rsid w:val="00733DD9"/>
    <w:rsid w:val="0073420F"/>
    <w:rsid w:val="0073424C"/>
    <w:rsid w:val="0073424F"/>
    <w:rsid w:val="0073481F"/>
    <w:rsid w:val="00734902"/>
    <w:rsid w:val="00734A9A"/>
    <w:rsid w:val="00735417"/>
    <w:rsid w:val="00735FD7"/>
    <w:rsid w:val="007362C6"/>
    <w:rsid w:val="0073650A"/>
    <w:rsid w:val="007367A3"/>
    <w:rsid w:val="0073722B"/>
    <w:rsid w:val="00737335"/>
    <w:rsid w:val="00737584"/>
    <w:rsid w:val="00737657"/>
    <w:rsid w:val="00737A7C"/>
    <w:rsid w:val="00737B2D"/>
    <w:rsid w:val="007406BE"/>
    <w:rsid w:val="00740C24"/>
    <w:rsid w:val="00741272"/>
    <w:rsid w:val="00741923"/>
    <w:rsid w:val="0074204F"/>
    <w:rsid w:val="007424C7"/>
    <w:rsid w:val="007425D3"/>
    <w:rsid w:val="00742619"/>
    <w:rsid w:val="00742787"/>
    <w:rsid w:val="00742D38"/>
    <w:rsid w:val="007434EF"/>
    <w:rsid w:val="007438E1"/>
    <w:rsid w:val="00743B3C"/>
    <w:rsid w:val="00743FBA"/>
    <w:rsid w:val="007447FD"/>
    <w:rsid w:val="0074489D"/>
    <w:rsid w:val="0074498E"/>
    <w:rsid w:val="00744B67"/>
    <w:rsid w:val="00745268"/>
    <w:rsid w:val="00745886"/>
    <w:rsid w:val="0074622E"/>
    <w:rsid w:val="0074630F"/>
    <w:rsid w:val="00746EE9"/>
    <w:rsid w:val="00746FD4"/>
    <w:rsid w:val="00747140"/>
    <w:rsid w:val="0074723E"/>
    <w:rsid w:val="00747FAF"/>
    <w:rsid w:val="007502C8"/>
    <w:rsid w:val="0075037B"/>
    <w:rsid w:val="00750426"/>
    <w:rsid w:val="0075064E"/>
    <w:rsid w:val="00751173"/>
    <w:rsid w:val="00751595"/>
    <w:rsid w:val="00751E22"/>
    <w:rsid w:val="00751F88"/>
    <w:rsid w:val="00752551"/>
    <w:rsid w:val="0075308B"/>
    <w:rsid w:val="0075351B"/>
    <w:rsid w:val="00753B53"/>
    <w:rsid w:val="00753C09"/>
    <w:rsid w:val="0075449F"/>
    <w:rsid w:val="007545D2"/>
    <w:rsid w:val="00754C77"/>
    <w:rsid w:val="00755884"/>
    <w:rsid w:val="00755F31"/>
    <w:rsid w:val="00755F46"/>
    <w:rsid w:val="00755F52"/>
    <w:rsid w:val="00756855"/>
    <w:rsid w:val="00756903"/>
    <w:rsid w:val="00756B2A"/>
    <w:rsid w:val="00756D40"/>
    <w:rsid w:val="00757281"/>
    <w:rsid w:val="00757A53"/>
    <w:rsid w:val="00757E9E"/>
    <w:rsid w:val="007603F4"/>
    <w:rsid w:val="0076046E"/>
    <w:rsid w:val="00760C42"/>
    <w:rsid w:val="00760CC1"/>
    <w:rsid w:val="00760EB1"/>
    <w:rsid w:val="007615F1"/>
    <w:rsid w:val="00761B30"/>
    <w:rsid w:val="00761C8C"/>
    <w:rsid w:val="0076276E"/>
    <w:rsid w:val="00762A5A"/>
    <w:rsid w:val="00762DD3"/>
    <w:rsid w:val="00762EEC"/>
    <w:rsid w:val="0076328A"/>
    <w:rsid w:val="0076339D"/>
    <w:rsid w:val="00763D6D"/>
    <w:rsid w:val="00763E0B"/>
    <w:rsid w:val="00764184"/>
    <w:rsid w:val="00764426"/>
    <w:rsid w:val="00764C34"/>
    <w:rsid w:val="0076562A"/>
    <w:rsid w:val="0076578B"/>
    <w:rsid w:val="007657F9"/>
    <w:rsid w:val="00765B71"/>
    <w:rsid w:val="00765F6B"/>
    <w:rsid w:val="00766065"/>
    <w:rsid w:val="00766148"/>
    <w:rsid w:val="00766670"/>
    <w:rsid w:val="007667AF"/>
    <w:rsid w:val="00766E70"/>
    <w:rsid w:val="00767032"/>
    <w:rsid w:val="00767418"/>
    <w:rsid w:val="0076746B"/>
    <w:rsid w:val="00767B81"/>
    <w:rsid w:val="007702A3"/>
    <w:rsid w:val="00770856"/>
    <w:rsid w:val="00770CD3"/>
    <w:rsid w:val="00770D96"/>
    <w:rsid w:val="00770E59"/>
    <w:rsid w:val="007714A0"/>
    <w:rsid w:val="007715FE"/>
    <w:rsid w:val="00771D4A"/>
    <w:rsid w:val="0077200F"/>
    <w:rsid w:val="00772246"/>
    <w:rsid w:val="00772355"/>
    <w:rsid w:val="00772775"/>
    <w:rsid w:val="007731FB"/>
    <w:rsid w:val="007737A8"/>
    <w:rsid w:val="00773BD9"/>
    <w:rsid w:val="00773BE7"/>
    <w:rsid w:val="00773D3A"/>
    <w:rsid w:val="00773EDD"/>
    <w:rsid w:val="00774163"/>
    <w:rsid w:val="007741D9"/>
    <w:rsid w:val="0077436E"/>
    <w:rsid w:val="00775487"/>
    <w:rsid w:val="00775669"/>
    <w:rsid w:val="0077599E"/>
    <w:rsid w:val="00775C6C"/>
    <w:rsid w:val="007763DF"/>
    <w:rsid w:val="007767A9"/>
    <w:rsid w:val="00776C57"/>
    <w:rsid w:val="007776A2"/>
    <w:rsid w:val="00777D62"/>
    <w:rsid w:val="007801EE"/>
    <w:rsid w:val="00780966"/>
    <w:rsid w:val="0078142D"/>
    <w:rsid w:val="00781437"/>
    <w:rsid w:val="007814BD"/>
    <w:rsid w:val="00782103"/>
    <w:rsid w:val="00782229"/>
    <w:rsid w:val="00782285"/>
    <w:rsid w:val="007824CD"/>
    <w:rsid w:val="00782E81"/>
    <w:rsid w:val="00783348"/>
    <w:rsid w:val="007835B3"/>
    <w:rsid w:val="0078376F"/>
    <w:rsid w:val="00783C45"/>
    <w:rsid w:val="00783D4D"/>
    <w:rsid w:val="00783F2B"/>
    <w:rsid w:val="007840DF"/>
    <w:rsid w:val="0078434E"/>
    <w:rsid w:val="0078451B"/>
    <w:rsid w:val="00784C44"/>
    <w:rsid w:val="0078590D"/>
    <w:rsid w:val="0078659A"/>
    <w:rsid w:val="00786973"/>
    <w:rsid w:val="00786F87"/>
    <w:rsid w:val="0078727B"/>
    <w:rsid w:val="00787A99"/>
    <w:rsid w:val="00787B21"/>
    <w:rsid w:val="00787E83"/>
    <w:rsid w:val="0079044C"/>
    <w:rsid w:val="0079045F"/>
    <w:rsid w:val="007904D4"/>
    <w:rsid w:val="00790937"/>
    <w:rsid w:val="00790BA0"/>
    <w:rsid w:val="00790C40"/>
    <w:rsid w:val="007911C4"/>
    <w:rsid w:val="00791AAC"/>
    <w:rsid w:val="007923B5"/>
    <w:rsid w:val="0079299E"/>
    <w:rsid w:val="00793061"/>
    <w:rsid w:val="0079325F"/>
    <w:rsid w:val="0079421A"/>
    <w:rsid w:val="007949F6"/>
    <w:rsid w:val="00795190"/>
    <w:rsid w:val="00795BA9"/>
    <w:rsid w:val="00795C22"/>
    <w:rsid w:val="00795D52"/>
    <w:rsid w:val="00796365"/>
    <w:rsid w:val="0079677E"/>
    <w:rsid w:val="00796940"/>
    <w:rsid w:val="00796965"/>
    <w:rsid w:val="00797132"/>
    <w:rsid w:val="007973B7"/>
    <w:rsid w:val="00797576"/>
    <w:rsid w:val="00797596"/>
    <w:rsid w:val="0079765F"/>
    <w:rsid w:val="00797D90"/>
    <w:rsid w:val="007A06F8"/>
    <w:rsid w:val="007A0787"/>
    <w:rsid w:val="007A0975"/>
    <w:rsid w:val="007A0B65"/>
    <w:rsid w:val="007A1AED"/>
    <w:rsid w:val="007A251C"/>
    <w:rsid w:val="007A292D"/>
    <w:rsid w:val="007A2BA5"/>
    <w:rsid w:val="007A2D26"/>
    <w:rsid w:val="007A2EC2"/>
    <w:rsid w:val="007A3200"/>
    <w:rsid w:val="007A3E79"/>
    <w:rsid w:val="007A4096"/>
    <w:rsid w:val="007A40D3"/>
    <w:rsid w:val="007A45D0"/>
    <w:rsid w:val="007A4F60"/>
    <w:rsid w:val="007A50AA"/>
    <w:rsid w:val="007A54FD"/>
    <w:rsid w:val="007A5A71"/>
    <w:rsid w:val="007A5B91"/>
    <w:rsid w:val="007A5DD5"/>
    <w:rsid w:val="007A5FCF"/>
    <w:rsid w:val="007A6411"/>
    <w:rsid w:val="007A68E0"/>
    <w:rsid w:val="007A6B5C"/>
    <w:rsid w:val="007A6D42"/>
    <w:rsid w:val="007A7582"/>
    <w:rsid w:val="007A78FD"/>
    <w:rsid w:val="007A7AA8"/>
    <w:rsid w:val="007B086A"/>
    <w:rsid w:val="007B0A1C"/>
    <w:rsid w:val="007B0D2E"/>
    <w:rsid w:val="007B0D74"/>
    <w:rsid w:val="007B109F"/>
    <w:rsid w:val="007B15C0"/>
    <w:rsid w:val="007B1739"/>
    <w:rsid w:val="007B18DF"/>
    <w:rsid w:val="007B21F6"/>
    <w:rsid w:val="007B2981"/>
    <w:rsid w:val="007B2C72"/>
    <w:rsid w:val="007B2CA1"/>
    <w:rsid w:val="007B2FB9"/>
    <w:rsid w:val="007B30F1"/>
    <w:rsid w:val="007B31A3"/>
    <w:rsid w:val="007B39BD"/>
    <w:rsid w:val="007B41BC"/>
    <w:rsid w:val="007B4685"/>
    <w:rsid w:val="007B482B"/>
    <w:rsid w:val="007B4F06"/>
    <w:rsid w:val="007B5156"/>
    <w:rsid w:val="007B5392"/>
    <w:rsid w:val="007B53FB"/>
    <w:rsid w:val="007B5480"/>
    <w:rsid w:val="007B55A0"/>
    <w:rsid w:val="007B5CA4"/>
    <w:rsid w:val="007B61BD"/>
    <w:rsid w:val="007B682B"/>
    <w:rsid w:val="007B6F4E"/>
    <w:rsid w:val="007B72FA"/>
    <w:rsid w:val="007B7AEB"/>
    <w:rsid w:val="007B7C7A"/>
    <w:rsid w:val="007B7E04"/>
    <w:rsid w:val="007C031E"/>
    <w:rsid w:val="007C04C6"/>
    <w:rsid w:val="007C062A"/>
    <w:rsid w:val="007C0665"/>
    <w:rsid w:val="007C1F18"/>
    <w:rsid w:val="007C1FE8"/>
    <w:rsid w:val="007C2515"/>
    <w:rsid w:val="007C2C74"/>
    <w:rsid w:val="007C2EF7"/>
    <w:rsid w:val="007C2F19"/>
    <w:rsid w:val="007C2F4E"/>
    <w:rsid w:val="007C3415"/>
    <w:rsid w:val="007C3B99"/>
    <w:rsid w:val="007C435D"/>
    <w:rsid w:val="007C4609"/>
    <w:rsid w:val="007C4719"/>
    <w:rsid w:val="007C497E"/>
    <w:rsid w:val="007C5014"/>
    <w:rsid w:val="007C5258"/>
    <w:rsid w:val="007C541C"/>
    <w:rsid w:val="007C5487"/>
    <w:rsid w:val="007C55E2"/>
    <w:rsid w:val="007C5C97"/>
    <w:rsid w:val="007C5FD1"/>
    <w:rsid w:val="007C621A"/>
    <w:rsid w:val="007C64F6"/>
    <w:rsid w:val="007C68DA"/>
    <w:rsid w:val="007C7281"/>
    <w:rsid w:val="007C7575"/>
    <w:rsid w:val="007C7B1B"/>
    <w:rsid w:val="007C7E17"/>
    <w:rsid w:val="007C7F6E"/>
    <w:rsid w:val="007D02D6"/>
    <w:rsid w:val="007D078D"/>
    <w:rsid w:val="007D1196"/>
    <w:rsid w:val="007D19FC"/>
    <w:rsid w:val="007D1A37"/>
    <w:rsid w:val="007D1DAF"/>
    <w:rsid w:val="007D1DCF"/>
    <w:rsid w:val="007D1DEB"/>
    <w:rsid w:val="007D1EB7"/>
    <w:rsid w:val="007D1FB2"/>
    <w:rsid w:val="007D2054"/>
    <w:rsid w:val="007D23A5"/>
    <w:rsid w:val="007D2E01"/>
    <w:rsid w:val="007D3206"/>
    <w:rsid w:val="007D3888"/>
    <w:rsid w:val="007D3D3C"/>
    <w:rsid w:val="007D4CBF"/>
    <w:rsid w:val="007D4D98"/>
    <w:rsid w:val="007D4F9A"/>
    <w:rsid w:val="007D5CD3"/>
    <w:rsid w:val="007D642A"/>
    <w:rsid w:val="007D663A"/>
    <w:rsid w:val="007D6917"/>
    <w:rsid w:val="007D6B84"/>
    <w:rsid w:val="007D6DDA"/>
    <w:rsid w:val="007D71D7"/>
    <w:rsid w:val="007D77FC"/>
    <w:rsid w:val="007D7B66"/>
    <w:rsid w:val="007D7C80"/>
    <w:rsid w:val="007D7DFC"/>
    <w:rsid w:val="007E0A36"/>
    <w:rsid w:val="007E0B77"/>
    <w:rsid w:val="007E161C"/>
    <w:rsid w:val="007E17A0"/>
    <w:rsid w:val="007E1A93"/>
    <w:rsid w:val="007E2018"/>
    <w:rsid w:val="007E27DB"/>
    <w:rsid w:val="007E347B"/>
    <w:rsid w:val="007E4036"/>
    <w:rsid w:val="007E464C"/>
    <w:rsid w:val="007E47DA"/>
    <w:rsid w:val="007E4927"/>
    <w:rsid w:val="007E5261"/>
    <w:rsid w:val="007E5290"/>
    <w:rsid w:val="007E52C4"/>
    <w:rsid w:val="007E55C2"/>
    <w:rsid w:val="007E5759"/>
    <w:rsid w:val="007E5B8C"/>
    <w:rsid w:val="007E647C"/>
    <w:rsid w:val="007E654E"/>
    <w:rsid w:val="007F101F"/>
    <w:rsid w:val="007F1505"/>
    <w:rsid w:val="007F1DA1"/>
    <w:rsid w:val="007F1F83"/>
    <w:rsid w:val="007F2167"/>
    <w:rsid w:val="007F228B"/>
    <w:rsid w:val="007F268E"/>
    <w:rsid w:val="007F282A"/>
    <w:rsid w:val="007F2AEC"/>
    <w:rsid w:val="007F2CFE"/>
    <w:rsid w:val="007F339B"/>
    <w:rsid w:val="007F3490"/>
    <w:rsid w:val="007F3658"/>
    <w:rsid w:val="007F3851"/>
    <w:rsid w:val="007F3EB6"/>
    <w:rsid w:val="007F3F72"/>
    <w:rsid w:val="007F43D8"/>
    <w:rsid w:val="007F47B3"/>
    <w:rsid w:val="007F485E"/>
    <w:rsid w:val="007F4B7C"/>
    <w:rsid w:val="007F4FBF"/>
    <w:rsid w:val="007F51A5"/>
    <w:rsid w:val="007F51D5"/>
    <w:rsid w:val="007F5609"/>
    <w:rsid w:val="007F56D9"/>
    <w:rsid w:val="007F5AF7"/>
    <w:rsid w:val="007F6029"/>
    <w:rsid w:val="007F65B5"/>
    <w:rsid w:val="007F68A5"/>
    <w:rsid w:val="007F6E83"/>
    <w:rsid w:val="007F7070"/>
    <w:rsid w:val="007F7099"/>
    <w:rsid w:val="007F75E0"/>
    <w:rsid w:val="007F7AD6"/>
    <w:rsid w:val="007F7CEF"/>
    <w:rsid w:val="0080048C"/>
    <w:rsid w:val="00800AA0"/>
    <w:rsid w:val="00800AFC"/>
    <w:rsid w:val="00800F31"/>
    <w:rsid w:val="008017FB"/>
    <w:rsid w:val="0080180E"/>
    <w:rsid w:val="00801E55"/>
    <w:rsid w:val="008020E6"/>
    <w:rsid w:val="00802673"/>
    <w:rsid w:val="0080274E"/>
    <w:rsid w:val="00802922"/>
    <w:rsid w:val="00802EF9"/>
    <w:rsid w:val="00802FC5"/>
    <w:rsid w:val="00803840"/>
    <w:rsid w:val="00803AEF"/>
    <w:rsid w:val="00803B05"/>
    <w:rsid w:val="00803C4F"/>
    <w:rsid w:val="00804034"/>
    <w:rsid w:val="008041A5"/>
    <w:rsid w:val="00804598"/>
    <w:rsid w:val="0080462E"/>
    <w:rsid w:val="00805117"/>
    <w:rsid w:val="008054AB"/>
    <w:rsid w:val="00805581"/>
    <w:rsid w:val="0080559A"/>
    <w:rsid w:val="008057A5"/>
    <w:rsid w:val="00805BBC"/>
    <w:rsid w:val="00806437"/>
    <w:rsid w:val="008067C6"/>
    <w:rsid w:val="008068D6"/>
    <w:rsid w:val="00806B23"/>
    <w:rsid w:val="00807260"/>
    <w:rsid w:val="00807DF2"/>
    <w:rsid w:val="008101E2"/>
    <w:rsid w:val="00810239"/>
    <w:rsid w:val="008104C6"/>
    <w:rsid w:val="00810907"/>
    <w:rsid w:val="00810936"/>
    <w:rsid w:val="00810A91"/>
    <w:rsid w:val="00811112"/>
    <w:rsid w:val="008115E6"/>
    <w:rsid w:val="0081173F"/>
    <w:rsid w:val="00811E77"/>
    <w:rsid w:val="00812B56"/>
    <w:rsid w:val="00812CA9"/>
    <w:rsid w:val="00813325"/>
    <w:rsid w:val="00813604"/>
    <w:rsid w:val="00813A8E"/>
    <w:rsid w:val="00813E86"/>
    <w:rsid w:val="00813F46"/>
    <w:rsid w:val="00813F55"/>
    <w:rsid w:val="00814191"/>
    <w:rsid w:val="00814342"/>
    <w:rsid w:val="0081439C"/>
    <w:rsid w:val="008143C8"/>
    <w:rsid w:val="0081458B"/>
    <w:rsid w:val="00814829"/>
    <w:rsid w:val="00814FC6"/>
    <w:rsid w:val="00815023"/>
    <w:rsid w:val="008154D1"/>
    <w:rsid w:val="00815A0E"/>
    <w:rsid w:val="008165A0"/>
    <w:rsid w:val="00816D94"/>
    <w:rsid w:val="00816FA5"/>
    <w:rsid w:val="008170B0"/>
    <w:rsid w:val="008170E4"/>
    <w:rsid w:val="00817887"/>
    <w:rsid w:val="00820076"/>
    <w:rsid w:val="008207A8"/>
    <w:rsid w:val="00820C6B"/>
    <w:rsid w:val="00820CC1"/>
    <w:rsid w:val="00820EFB"/>
    <w:rsid w:val="00821064"/>
    <w:rsid w:val="008213A3"/>
    <w:rsid w:val="00821985"/>
    <w:rsid w:val="00821DAA"/>
    <w:rsid w:val="00821E03"/>
    <w:rsid w:val="00822667"/>
    <w:rsid w:val="00822F87"/>
    <w:rsid w:val="00823071"/>
    <w:rsid w:val="00823DBD"/>
    <w:rsid w:val="00824275"/>
    <w:rsid w:val="00824B6B"/>
    <w:rsid w:val="00824B8D"/>
    <w:rsid w:val="008250A6"/>
    <w:rsid w:val="00825214"/>
    <w:rsid w:val="0082664B"/>
    <w:rsid w:val="00826D36"/>
    <w:rsid w:val="00827023"/>
    <w:rsid w:val="00827240"/>
    <w:rsid w:val="008277CB"/>
    <w:rsid w:val="00827C8E"/>
    <w:rsid w:val="00827E17"/>
    <w:rsid w:val="00827EE1"/>
    <w:rsid w:val="0083067F"/>
    <w:rsid w:val="00830AE5"/>
    <w:rsid w:val="0083142B"/>
    <w:rsid w:val="0083156D"/>
    <w:rsid w:val="008316B3"/>
    <w:rsid w:val="00831FBB"/>
    <w:rsid w:val="00832301"/>
    <w:rsid w:val="0083241C"/>
    <w:rsid w:val="00832746"/>
    <w:rsid w:val="00832884"/>
    <w:rsid w:val="00832B94"/>
    <w:rsid w:val="00832EB7"/>
    <w:rsid w:val="0083309E"/>
    <w:rsid w:val="008337B8"/>
    <w:rsid w:val="00833ED0"/>
    <w:rsid w:val="00835060"/>
    <w:rsid w:val="00835274"/>
    <w:rsid w:val="0083559D"/>
    <w:rsid w:val="00836017"/>
    <w:rsid w:val="008360C6"/>
    <w:rsid w:val="008364E2"/>
    <w:rsid w:val="00836685"/>
    <w:rsid w:val="008366A8"/>
    <w:rsid w:val="0083685C"/>
    <w:rsid w:val="00836D7C"/>
    <w:rsid w:val="00837692"/>
    <w:rsid w:val="00837811"/>
    <w:rsid w:val="00837816"/>
    <w:rsid w:val="0084023C"/>
    <w:rsid w:val="00840368"/>
    <w:rsid w:val="00840404"/>
    <w:rsid w:val="008405E0"/>
    <w:rsid w:val="008408CF"/>
    <w:rsid w:val="0084115E"/>
    <w:rsid w:val="008411B4"/>
    <w:rsid w:val="008417AE"/>
    <w:rsid w:val="00841A6F"/>
    <w:rsid w:val="00841B0F"/>
    <w:rsid w:val="00842221"/>
    <w:rsid w:val="0084231A"/>
    <w:rsid w:val="008426DE"/>
    <w:rsid w:val="0084273A"/>
    <w:rsid w:val="00842786"/>
    <w:rsid w:val="00842EC4"/>
    <w:rsid w:val="00843594"/>
    <w:rsid w:val="00843B8C"/>
    <w:rsid w:val="00844512"/>
    <w:rsid w:val="00844BC6"/>
    <w:rsid w:val="00845A91"/>
    <w:rsid w:val="00845B9A"/>
    <w:rsid w:val="00845C9B"/>
    <w:rsid w:val="00845EF5"/>
    <w:rsid w:val="008464B1"/>
    <w:rsid w:val="008464DC"/>
    <w:rsid w:val="00846AC1"/>
    <w:rsid w:val="00846C15"/>
    <w:rsid w:val="00846D90"/>
    <w:rsid w:val="008470AF"/>
    <w:rsid w:val="0084718E"/>
    <w:rsid w:val="008471DA"/>
    <w:rsid w:val="0084779B"/>
    <w:rsid w:val="008479B6"/>
    <w:rsid w:val="00847B65"/>
    <w:rsid w:val="00847BF5"/>
    <w:rsid w:val="0085002A"/>
    <w:rsid w:val="008502A9"/>
    <w:rsid w:val="008502EC"/>
    <w:rsid w:val="00850348"/>
    <w:rsid w:val="00850920"/>
    <w:rsid w:val="00850D3F"/>
    <w:rsid w:val="00850D78"/>
    <w:rsid w:val="0085106A"/>
    <w:rsid w:val="0085113B"/>
    <w:rsid w:val="00851620"/>
    <w:rsid w:val="00851B8D"/>
    <w:rsid w:val="00851EA2"/>
    <w:rsid w:val="0085210D"/>
    <w:rsid w:val="008521A8"/>
    <w:rsid w:val="0085294E"/>
    <w:rsid w:val="008529E1"/>
    <w:rsid w:val="00852EAA"/>
    <w:rsid w:val="008533A2"/>
    <w:rsid w:val="0085355A"/>
    <w:rsid w:val="0085355F"/>
    <w:rsid w:val="0085373C"/>
    <w:rsid w:val="0085380B"/>
    <w:rsid w:val="00853999"/>
    <w:rsid w:val="008539DC"/>
    <w:rsid w:val="00853F6A"/>
    <w:rsid w:val="0085408A"/>
    <w:rsid w:val="008541E8"/>
    <w:rsid w:val="00854289"/>
    <w:rsid w:val="0085455B"/>
    <w:rsid w:val="00854D78"/>
    <w:rsid w:val="00854E61"/>
    <w:rsid w:val="00855112"/>
    <w:rsid w:val="00855A58"/>
    <w:rsid w:val="0085649D"/>
    <w:rsid w:val="00856D42"/>
    <w:rsid w:val="00856E66"/>
    <w:rsid w:val="00856EF3"/>
    <w:rsid w:val="00857651"/>
    <w:rsid w:val="0085791D"/>
    <w:rsid w:val="0085793A"/>
    <w:rsid w:val="00857BB2"/>
    <w:rsid w:val="00857F91"/>
    <w:rsid w:val="00860484"/>
    <w:rsid w:val="00860F45"/>
    <w:rsid w:val="00861697"/>
    <w:rsid w:val="00862847"/>
    <w:rsid w:val="00862BC3"/>
    <w:rsid w:val="00862E04"/>
    <w:rsid w:val="00863C37"/>
    <w:rsid w:val="00863C41"/>
    <w:rsid w:val="0086419B"/>
    <w:rsid w:val="00864773"/>
    <w:rsid w:val="0086504B"/>
    <w:rsid w:val="00865B0D"/>
    <w:rsid w:val="008660E1"/>
    <w:rsid w:val="00866142"/>
    <w:rsid w:val="0086636A"/>
    <w:rsid w:val="008664CA"/>
    <w:rsid w:val="00866A2E"/>
    <w:rsid w:val="00866E7D"/>
    <w:rsid w:val="008673F4"/>
    <w:rsid w:val="00867798"/>
    <w:rsid w:val="008677E7"/>
    <w:rsid w:val="00867B38"/>
    <w:rsid w:val="00867D6B"/>
    <w:rsid w:val="00870340"/>
    <w:rsid w:val="00870B5B"/>
    <w:rsid w:val="00870B82"/>
    <w:rsid w:val="00870D90"/>
    <w:rsid w:val="008711B7"/>
    <w:rsid w:val="008713B4"/>
    <w:rsid w:val="008715A8"/>
    <w:rsid w:val="00871748"/>
    <w:rsid w:val="00871BF2"/>
    <w:rsid w:val="00871CAB"/>
    <w:rsid w:val="00872334"/>
    <w:rsid w:val="00872739"/>
    <w:rsid w:val="00872743"/>
    <w:rsid w:val="00872D69"/>
    <w:rsid w:val="00872EC2"/>
    <w:rsid w:val="008733D9"/>
    <w:rsid w:val="0087353A"/>
    <w:rsid w:val="00874546"/>
    <w:rsid w:val="00874B76"/>
    <w:rsid w:val="008755A2"/>
    <w:rsid w:val="00875883"/>
    <w:rsid w:val="00875C09"/>
    <w:rsid w:val="00876392"/>
    <w:rsid w:val="0087690A"/>
    <w:rsid w:val="00876A12"/>
    <w:rsid w:val="00876C80"/>
    <w:rsid w:val="00876D4A"/>
    <w:rsid w:val="0087718C"/>
    <w:rsid w:val="00877199"/>
    <w:rsid w:val="00877424"/>
    <w:rsid w:val="00880802"/>
    <w:rsid w:val="00880AC8"/>
    <w:rsid w:val="00880CAD"/>
    <w:rsid w:val="0088128F"/>
    <w:rsid w:val="00881415"/>
    <w:rsid w:val="00881936"/>
    <w:rsid w:val="00881AE9"/>
    <w:rsid w:val="00881AF5"/>
    <w:rsid w:val="00882B02"/>
    <w:rsid w:val="00882E3A"/>
    <w:rsid w:val="00882ED6"/>
    <w:rsid w:val="00883C1F"/>
    <w:rsid w:val="008840F6"/>
    <w:rsid w:val="008844C8"/>
    <w:rsid w:val="0088468D"/>
    <w:rsid w:val="008847CD"/>
    <w:rsid w:val="00884A31"/>
    <w:rsid w:val="00884C0F"/>
    <w:rsid w:val="0088501D"/>
    <w:rsid w:val="008854D0"/>
    <w:rsid w:val="00885BA6"/>
    <w:rsid w:val="00885BAA"/>
    <w:rsid w:val="00885E09"/>
    <w:rsid w:val="00886387"/>
    <w:rsid w:val="00886473"/>
    <w:rsid w:val="00886E1A"/>
    <w:rsid w:val="0088703B"/>
    <w:rsid w:val="00887B88"/>
    <w:rsid w:val="00887C65"/>
    <w:rsid w:val="00887F6A"/>
    <w:rsid w:val="00890E7D"/>
    <w:rsid w:val="008911BE"/>
    <w:rsid w:val="00891283"/>
    <w:rsid w:val="0089131C"/>
    <w:rsid w:val="00891B5C"/>
    <w:rsid w:val="00891BCD"/>
    <w:rsid w:val="00891EEC"/>
    <w:rsid w:val="00891F5C"/>
    <w:rsid w:val="00892020"/>
    <w:rsid w:val="008921A0"/>
    <w:rsid w:val="0089241D"/>
    <w:rsid w:val="00892EB7"/>
    <w:rsid w:val="0089334D"/>
    <w:rsid w:val="008937C4"/>
    <w:rsid w:val="00893E4D"/>
    <w:rsid w:val="00894516"/>
    <w:rsid w:val="0089464C"/>
    <w:rsid w:val="0089483D"/>
    <w:rsid w:val="0089533C"/>
    <w:rsid w:val="00895851"/>
    <w:rsid w:val="00895C77"/>
    <w:rsid w:val="00896055"/>
    <w:rsid w:val="008960E6"/>
    <w:rsid w:val="008961DA"/>
    <w:rsid w:val="00896A46"/>
    <w:rsid w:val="00896BEE"/>
    <w:rsid w:val="00896D0F"/>
    <w:rsid w:val="00897ECB"/>
    <w:rsid w:val="008A022D"/>
    <w:rsid w:val="008A068E"/>
    <w:rsid w:val="008A0919"/>
    <w:rsid w:val="008A0AFB"/>
    <w:rsid w:val="008A0EDD"/>
    <w:rsid w:val="008A0FE7"/>
    <w:rsid w:val="008A115A"/>
    <w:rsid w:val="008A116E"/>
    <w:rsid w:val="008A11CA"/>
    <w:rsid w:val="008A1216"/>
    <w:rsid w:val="008A137E"/>
    <w:rsid w:val="008A172F"/>
    <w:rsid w:val="008A1863"/>
    <w:rsid w:val="008A2340"/>
    <w:rsid w:val="008A2758"/>
    <w:rsid w:val="008A28E2"/>
    <w:rsid w:val="008A2B8A"/>
    <w:rsid w:val="008A2CA0"/>
    <w:rsid w:val="008A2CAA"/>
    <w:rsid w:val="008A303A"/>
    <w:rsid w:val="008A3133"/>
    <w:rsid w:val="008A3219"/>
    <w:rsid w:val="008A34F9"/>
    <w:rsid w:val="008A38A9"/>
    <w:rsid w:val="008A3CE7"/>
    <w:rsid w:val="008A3FAB"/>
    <w:rsid w:val="008A4C5C"/>
    <w:rsid w:val="008A4F43"/>
    <w:rsid w:val="008A537E"/>
    <w:rsid w:val="008A57F0"/>
    <w:rsid w:val="008A5A2F"/>
    <w:rsid w:val="008A5B0C"/>
    <w:rsid w:val="008A5CAB"/>
    <w:rsid w:val="008A5D53"/>
    <w:rsid w:val="008A5FC9"/>
    <w:rsid w:val="008A6021"/>
    <w:rsid w:val="008A606F"/>
    <w:rsid w:val="008A60AF"/>
    <w:rsid w:val="008A664E"/>
    <w:rsid w:val="008A6909"/>
    <w:rsid w:val="008A6D44"/>
    <w:rsid w:val="008A7025"/>
    <w:rsid w:val="008A7A59"/>
    <w:rsid w:val="008A7B59"/>
    <w:rsid w:val="008A7CEB"/>
    <w:rsid w:val="008B0083"/>
    <w:rsid w:val="008B00EF"/>
    <w:rsid w:val="008B0E77"/>
    <w:rsid w:val="008B0F1F"/>
    <w:rsid w:val="008B115F"/>
    <w:rsid w:val="008B1707"/>
    <w:rsid w:val="008B1959"/>
    <w:rsid w:val="008B1F91"/>
    <w:rsid w:val="008B2360"/>
    <w:rsid w:val="008B2478"/>
    <w:rsid w:val="008B26E6"/>
    <w:rsid w:val="008B2E0C"/>
    <w:rsid w:val="008B2F51"/>
    <w:rsid w:val="008B3A73"/>
    <w:rsid w:val="008B3AED"/>
    <w:rsid w:val="008B461B"/>
    <w:rsid w:val="008B4771"/>
    <w:rsid w:val="008B481B"/>
    <w:rsid w:val="008B49D5"/>
    <w:rsid w:val="008B4C5D"/>
    <w:rsid w:val="008B4F6C"/>
    <w:rsid w:val="008B533F"/>
    <w:rsid w:val="008B53C7"/>
    <w:rsid w:val="008B6A30"/>
    <w:rsid w:val="008B6A68"/>
    <w:rsid w:val="008B6E09"/>
    <w:rsid w:val="008B7752"/>
    <w:rsid w:val="008B7A5A"/>
    <w:rsid w:val="008B7D6D"/>
    <w:rsid w:val="008C0067"/>
    <w:rsid w:val="008C03B7"/>
    <w:rsid w:val="008C06E0"/>
    <w:rsid w:val="008C151C"/>
    <w:rsid w:val="008C1794"/>
    <w:rsid w:val="008C1C85"/>
    <w:rsid w:val="008C21F0"/>
    <w:rsid w:val="008C225B"/>
    <w:rsid w:val="008C281E"/>
    <w:rsid w:val="008C29E1"/>
    <w:rsid w:val="008C335B"/>
    <w:rsid w:val="008C35E6"/>
    <w:rsid w:val="008C3733"/>
    <w:rsid w:val="008C3828"/>
    <w:rsid w:val="008C3AC9"/>
    <w:rsid w:val="008C47CA"/>
    <w:rsid w:val="008C50FE"/>
    <w:rsid w:val="008C525C"/>
    <w:rsid w:val="008C57CF"/>
    <w:rsid w:val="008C589F"/>
    <w:rsid w:val="008C6671"/>
    <w:rsid w:val="008C6694"/>
    <w:rsid w:val="008C66B6"/>
    <w:rsid w:val="008C6A69"/>
    <w:rsid w:val="008C6C52"/>
    <w:rsid w:val="008C7256"/>
    <w:rsid w:val="008C7398"/>
    <w:rsid w:val="008C7855"/>
    <w:rsid w:val="008C7FD6"/>
    <w:rsid w:val="008D0356"/>
    <w:rsid w:val="008D0596"/>
    <w:rsid w:val="008D0E99"/>
    <w:rsid w:val="008D0F47"/>
    <w:rsid w:val="008D13CD"/>
    <w:rsid w:val="008D15A7"/>
    <w:rsid w:val="008D1919"/>
    <w:rsid w:val="008D1967"/>
    <w:rsid w:val="008D2335"/>
    <w:rsid w:val="008D2354"/>
    <w:rsid w:val="008D2370"/>
    <w:rsid w:val="008D2BD6"/>
    <w:rsid w:val="008D2F62"/>
    <w:rsid w:val="008D3483"/>
    <w:rsid w:val="008D39FF"/>
    <w:rsid w:val="008D3F8B"/>
    <w:rsid w:val="008D4101"/>
    <w:rsid w:val="008D46EE"/>
    <w:rsid w:val="008D48C3"/>
    <w:rsid w:val="008D5331"/>
    <w:rsid w:val="008D65F1"/>
    <w:rsid w:val="008D67CC"/>
    <w:rsid w:val="008D6DDC"/>
    <w:rsid w:val="008D7259"/>
    <w:rsid w:val="008D75E0"/>
    <w:rsid w:val="008D7762"/>
    <w:rsid w:val="008D78B3"/>
    <w:rsid w:val="008D7BFD"/>
    <w:rsid w:val="008D7EB3"/>
    <w:rsid w:val="008D7EE3"/>
    <w:rsid w:val="008E09A8"/>
    <w:rsid w:val="008E0B77"/>
    <w:rsid w:val="008E0E1E"/>
    <w:rsid w:val="008E10CC"/>
    <w:rsid w:val="008E160D"/>
    <w:rsid w:val="008E21C0"/>
    <w:rsid w:val="008E2546"/>
    <w:rsid w:val="008E2F95"/>
    <w:rsid w:val="008E2FA7"/>
    <w:rsid w:val="008E3408"/>
    <w:rsid w:val="008E374E"/>
    <w:rsid w:val="008E3B8E"/>
    <w:rsid w:val="008E4134"/>
    <w:rsid w:val="008E41EE"/>
    <w:rsid w:val="008E4812"/>
    <w:rsid w:val="008E4839"/>
    <w:rsid w:val="008E49DF"/>
    <w:rsid w:val="008E4BC0"/>
    <w:rsid w:val="008E4C09"/>
    <w:rsid w:val="008E4DDC"/>
    <w:rsid w:val="008E4F89"/>
    <w:rsid w:val="008E5276"/>
    <w:rsid w:val="008E5475"/>
    <w:rsid w:val="008E54E7"/>
    <w:rsid w:val="008E5E6C"/>
    <w:rsid w:val="008E60D0"/>
    <w:rsid w:val="008E60F2"/>
    <w:rsid w:val="008E68CC"/>
    <w:rsid w:val="008E6941"/>
    <w:rsid w:val="008E695B"/>
    <w:rsid w:val="008E6967"/>
    <w:rsid w:val="008E6E3B"/>
    <w:rsid w:val="008E6EC2"/>
    <w:rsid w:val="008E721B"/>
    <w:rsid w:val="008E7367"/>
    <w:rsid w:val="008E7B37"/>
    <w:rsid w:val="008F00FD"/>
    <w:rsid w:val="008F0A69"/>
    <w:rsid w:val="008F0C16"/>
    <w:rsid w:val="008F125A"/>
    <w:rsid w:val="008F143F"/>
    <w:rsid w:val="008F18AC"/>
    <w:rsid w:val="008F1D7C"/>
    <w:rsid w:val="008F2749"/>
    <w:rsid w:val="008F2AAF"/>
    <w:rsid w:val="008F2C12"/>
    <w:rsid w:val="008F3ED4"/>
    <w:rsid w:val="008F412B"/>
    <w:rsid w:val="008F440F"/>
    <w:rsid w:val="008F4D36"/>
    <w:rsid w:val="008F4F94"/>
    <w:rsid w:val="008F6AED"/>
    <w:rsid w:val="008F6D03"/>
    <w:rsid w:val="008F6D9F"/>
    <w:rsid w:val="008F6F40"/>
    <w:rsid w:val="008F7452"/>
    <w:rsid w:val="008F79D0"/>
    <w:rsid w:val="008F7B60"/>
    <w:rsid w:val="00900318"/>
    <w:rsid w:val="009007AC"/>
    <w:rsid w:val="00900F85"/>
    <w:rsid w:val="00901195"/>
    <w:rsid w:val="009012BA"/>
    <w:rsid w:val="00901555"/>
    <w:rsid w:val="0090211B"/>
    <w:rsid w:val="009023D1"/>
    <w:rsid w:val="009023F1"/>
    <w:rsid w:val="0090249C"/>
    <w:rsid w:val="0090286D"/>
    <w:rsid w:val="009029E8"/>
    <w:rsid w:val="00902F7A"/>
    <w:rsid w:val="00903054"/>
    <w:rsid w:val="009030D8"/>
    <w:rsid w:val="00903237"/>
    <w:rsid w:val="00903527"/>
    <w:rsid w:val="00903D22"/>
    <w:rsid w:val="00903FD8"/>
    <w:rsid w:val="00904017"/>
    <w:rsid w:val="00904040"/>
    <w:rsid w:val="0090415B"/>
    <w:rsid w:val="009042C7"/>
    <w:rsid w:val="009045E6"/>
    <w:rsid w:val="00904647"/>
    <w:rsid w:val="00904A71"/>
    <w:rsid w:val="00904A82"/>
    <w:rsid w:val="00904F4F"/>
    <w:rsid w:val="00904FC1"/>
    <w:rsid w:val="009053A3"/>
    <w:rsid w:val="0090583F"/>
    <w:rsid w:val="00905E76"/>
    <w:rsid w:val="009060A5"/>
    <w:rsid w:val="00906138"/>
    <w:rsid w:val="009064F5"/>
    <w:rsid w:val="0090676E"/>
    <w:rsid w:val="00906B4A"/>
    <w:rsid w:val="0090791E"/>
    <w:rsid w:val="00907E39"/>
    <w:rsid w:val="009101B9"/>
    <w:rsid w:val="009106FB"/>
    <w:rsid w:val="00910750"/>
    <w:rsid w:val="009115AF"/>
    <w:rsid w:val="0091179B"/>
    <w:rsid w:val="00911BC9"/>
    <w:rsid w:val="00911CD8"/>
    <w:rsid w:val="00911DD9"/>
    <w:rsid w:val="00912A89"/>
    <w:rsid w:val="00912AAA"/>
    <w:rsid w:val="00912CAC"/>
    <w:rsid w:val="00913463"/>
    <w:rsid w:val="00913A20"/>
    <w:rsid w:val="009141EC"/>
    <w:rsid w:val="009145B0"/>
    <w:rsid w:val="009147F4"/>
    <w:rsid w:val="00914A73"/>
    <w:rsid w:val="00914D1A"/>
    <w:rsid w:val="00914F55"/>
    <w:rsid w:val="00915805"/>
    <w:rsid w:val="00915BB3"/>
    <w:rsid w:val="00915DE9"/>
    <w:rsid w:val="0091617E"/>
    <w:rsid w:val="00916251"/>
    <w:rsid w:val="009162D4"/>
    <w:rsid w:val="00916303"/>
    <w:rsid w:val="0091633C"/>
    <w:rsid w:val="009167B4"/>
    <w:rsid w:val="009169DA"/>
    <w:rsid w:val="00916D76"/>
    <w:rsid w:val="00916D91"/>
    <w:rsid w:val="00916FC8"/>
    <w:rsid w:val="00917203"/>
    <w:rsid w:val="00917205"/>
    <w:rsid w:val="009174AE"/>
    <w:rsid w:val="009175C5"/>
    <w:rsid w:val="00917D6A"/>
    <w:rsid w:val="0092005B"/>
    <w:rsid w:val="009201A5"/>
    <w:rsid w:val="0092066B"/>
    <w:rsid w:val="0092080F"/>
    <w:rsid w:val="0092136D"/>
    <w:rsid w:val="009213F2"/>
    <w:rsid w:val="0092147A"/>
    <w:rsid w:val="009218FC"/>
    <w:rsid w:val="0092199E"/>
    <w:rsid w:val="00921C9B"/>
    <w:rsid w:val="00922892"/>
    <w:rsid w:val="00922AF8"/>
    <w:rsid w:val="00922D5B"/>
    <w:rsid w:val="009230A3"/>
    <w:rsid w:val="00923718"/>
    <w:rsid w:val="00923CA5"/>
    <w:rsid w:val="009240DC"/>
    <w:rsid w:val="009246A4"/>
    <w:rsid w:val="009246FF"/>
    <w:rsid w:val="00924BFF"/>
    <w:rsid w:val="00924CB3"/>
    <w:rsid w:val="00924E8B"/>
    <w:rsid w:val="009250C8"/>
    <w:rsid w:val="00925187"/>
    <w:rsid w:val="009253B5"/>
    <w:rsid w:val="00926478"/>
    <w:rsid w:val="009265AC"/>
    <w:rsid w:val="009269F1"/>
    <w:rsid w:val="00926C03"/>
    <w:rsid w:val="00926CCA"/>
    <w:rsid w:val="009270FC"/>
    <w:rsid w:val="00927887"/>
    <w:rsid w:val="00927C4B"/>
    <w:rsid w:val="00927DDA"/>
    <w:rsid w:val="0093063E"/>
    <w:rsid w:val="00930692"/>
    <w:rsid w:val="00930D1D"/>
    <w:rsid w:val="00930D74"/>
    <w:rsid w:val="009312DC"/>
    <w:rsid w:val="0093144C"/>
    <w:rsid w:val="00931755"/>
    <w:rsid w:val="009318CE"/>
    <w:rsid w:val="00931BF2"/>
    <w:rsid w:val="00931F5C"/>
    <w:rsid w:val="00932E85"/>
    <w:rsid w:val="00933240"/>
    <w:rsid w:val="00933B4A"/>
    <w:rsid w:val="00933BD1"/>
    <w:rsid w:val="00933D46"/>
    <w:rsid w:val="00934381"/>
    <w:rsid w:val="009344DB"/>
    <w:rsid w:val="009349C2"/>
    <w:rsid w:val="009353C9"/>
    <w:rsid w:val="009355A5"/>
    <w:rsid w:val="00935FCA"/>
    <w:rsid w:val="00936430"/>
    <w:rsid w:val="00936603"/>
    <w:rsid w:val="0093678E"/>
    <w:rsid w:val="00936FCC"/>
    <w:rsid w:val="009377CD"/>
    <w:rsid w:val="0093796B"/>
    <w:rsid w:val="00937A22"/>
    <w:rsid w:val="00937BB4"/>
    <w:rsid w:val="00937CF5"/>
    <w:rsid w:val="00937FF9"/>
    <w:rsid w:val="0094027A"/>
    <w:rsid w:val="009404E2"/>
    <w:rsid w:val="0094129D"/>
    <w:rsid w:val="009412B6"/>
    <w:rsid w:val="009415BC"/>
    <w:rsid w:val="00941F27"/>
    <w:rsid w:val="00942450"/>
    <w:rsid w:val="00942515"/>
    <w:rsid w:val="009427DF"/>
    <w:rsid w:val="0094306B"/>
    <w:rsid w:val="0094331D"/>
    <w:rsid w:val="0094355B"/>
    <w:rsid w:val="00943A79"/>
    <w:rsid w:val="00943CB0"/>
    <w:rsid w:val="00944086"/>
    <w:rsid w:val="00944258"/>
    <w:rsid w:val="00944748"/>
    <w:rsid w:val="0094496E"/>
    <w:rsid w:val="00944CCC"/>
    <w:rsid w:val="00944CE9"/>
    <w:rsid w:val="009452CA"/>
    <w:rsid w:val="00945621"/>
    <w:rsid w:val="009458C6"/>
    <w:rsid w:val="00945C01"/>
    <w:rsid w:val="00946A58"/>
    <w:rsid w:val="00946E46"/>
    <w:rsid w:val="009471A1"/>
    <w:rsid w:val="0094730A"/>
    <w:rsid w:val="0094731B"/>
    <w:rsid w:val="00947C8B"/>
    <w:rsid w:val="00950DE5"/>
    <w:rsid w:val="00951B96"/>
    <w:rsid w:val="00951FF7"/>
    <w:rsid w:val="00952E3D"/>
    <w:rsid w:val="00953B16"/>
    <w:rsid w:val="00953ED5"/>
    <w:rsid w:val="009541B0"/>
    <w:rsid w:val="00954BAA"/>
    <w:rsid w:val="00954C94"/>
    <w:rsid w:val="00955034"/>
    <w:rsid w:val="00955C51"/>
    <w:rsid w:val="00955C8F"/>
    <w:rsid w:val="00956177"/>
    <w:rsid w:val="00956A85"/>
    <w:rsid w:val="00956ECB"/>
    <w:rsid w:val="00957063"/>
    <w:rsid w:val="0095708D"/>
    <w:rsid w:val="0095711D"/>
    <w:rsid w:val="0095717F"/>
    <w:rsid w:val="00957249"/>
    <w:rsid w:val="00957F29"/>
    <w:rsid w:val="00960020"/>
    <w:rsid w:val="009605E7"/>
    <w:rsid w:val="009606A7"/>
    <w:rsid w:val="00960858"/>
    <w:rsid w:val="00960D62"/>
    <w:rsid w:val="00961059"/>
    <w:rsid w:val="00961172"/>
    <w:rsid w:val="009614A5"/>
    <w:rsid w:val="00961A24"/>
    <w:rsid w:val="00961B19"/>
    <w:rsid w:val="00961CDC"/>
    <w:rsid w:val="00961D79"/>
    <w:rsid w:val="0096203C"/>
    <w:rsid w:val="0096243B"/>
    <w:rsid w:val="009628BE"/>
    <w:rsid w:val="00962F6A"/>
    <w:rsid w:val="00963354"/>
    <w:rsid w:val="00963DDE"/>
    <w:rsid w:val="0096451A"/>
    <w:rsid w:val="0096454C"/>
    <w:rsid w:val="009645FD"/>
    <w:rsid w:val="0096460D"/>
    <w:rsid w:val="009648FA"/>
    <w:rsid w:val="00964997"/>
    <w:rsid w:val="0096505F"/>
    <w:rsid w:val="009652AC"/>
    <w:rsid w:val="00965808"/>
    <w:rsid w:val="009659B5"/>
    <w:rsid w:val="009663F2"/>
    <w:rsid w:val="0096667C"/>
    <w:rsid w:val="00966F07"/>
    <w:rsid w:val="009670C6"/>
    <w:rsid w:val="00967564"/>
    <w:rsid w:val="0096760F"/>
    <w:rsid w:val="00967773"/>
    <w:rsid w:val="00967D16"/>
    <w:rsid w:val="00967FE8"/>
    <w:rsid w:val="00967FEC"/>
    <w:rsid w:val="0097000F"/>
    <w:rsid w:val="00970643"/>
    <w:rsid w:val="009708B9"/>
    <w:rsid w:val="00970B91"/>
    <w:rsid w:val="00970EE1"/>
    <w:rsid w:val="00970F85"/>
    <w:rsid w:val="009713C1"/>
    <w:rsid w:val="0097143B"/>
    <w:rsid w:val="00971D93"/>
    <w:rsid w:val="00972024"/>
    <w:rsid w:val="009720D8"/>
    <w:rsid w:val="0097278D"/>
    <w:rsid w:val="0097293E"/>
    <w:rsid w:val="00972B34"/>
    <w:rsid w:val="0097311A"/>
    <w:rsid w:val="0097381C"/>
    <w:rsid w:val="00973C2F"/>
    <w:rsid w:val="00973FA2"/>
    <w:rsid w:val="0097417D"/>
    <w:rsid w:val="0097430F"/>
    <w:rsid w:val="009743A8"/>
    <w:rsid w:val="00974EF8"/>
    <w:rsid w:val="00974F18"/>
    <w:rsid w:val="00975358"/>
    <w:rsid w:val="009759BE"/>
    <w:rsid w:val="00975EBC"/>
    <w:rsid w:val="00975F07"/>
    <w:rsid w:val="00975F3E"/>
    <w:rsid w:val="0097615F"/>
    <w:rsid w:val="0097654A"/>
    <w:rsid w:val="00976A58"/>
    <w:rsid w:val="00977673"/>
    <w:rsid w:val="00977AF7"/>
    <w:rsid w:val="009802A3"/>
    <w:rsid w:val="009806E2"/>
    <w:rsid w:val="00980760"/>
    <w:rsid w:val="009810EF"/>
    <w:rsid w:val="00981FA1"/>
    <w:rsid w:val="00981FFE"/>
    <w:rsid w:val="00982ADC"/>
    <w:rsid w:val="00982DF6"/>
    <w:rsid w:val="009835DA"/>
    <w:rsid w:val="00984A45"/>
    <w:rsid w:val="0098540B"/>
    <w:rsid w:val="0098552F"/>
    <w:rsid w:val="00985616"/>
    <w:rsid w:val="00985680"/>
    <w:rsid w:val="00985818"/>
    <w:rsid w:val="00985820"/>
    <w:rsid w:val="00985876"/>
    <w:rsid w:val="009858B2"/>
    <w:rsid w:val="009859F7"/>
    <w:rsid w:val="00985BBF"/>
    <w:rsid w:val="00985E77"/>
    <w:rsid w:val="00985E9A"/>
    <w:rsid w:val="009863C0"/>
    <w:rsid w:val="0098642C"/>
    <w:rsid w:val="00986D7F"/>
    <w:rsid w:val="00987B64"/>
    <w:rsid w:val="0099007A"/>
    <w:rsid w:val="00990310"/>
    <w:rsid w:val="00990BDC"/>
    <w:rsid w:val="00990BF8"/>
    <w:rsid w:val="00990C5E"/>
    <w:rsid w:val="00991008"/>
    <w:rsid w:val="00991248"/>
    <w:rsid w:val="00991375"/>
    <w:rsid w:val="00991D3D"/>
    <w:rsid w:val="00992E0B"/>
    <w:rsid w:val="00993E7E"/>
    <w:rsid w:val="00994460"/>
    <w:rsid w:val="00994C7D"/>
    <w:rsid w:val="009966E5"/>
    <w:rsid w:val="00996933"/>
    <w:rsid w:val="00996F76"/>
    <w:rsid w:val="0099715F"/>
    <w:rsid w:val="00997639"/>
    <w:rsid w:val="0099776F"/>
    <w:rsid w:val="009A040D"/>
    <w:rsid w:val="009A0598"/>
    <w:rsid w:val="009A05F5"/>
    <w:rsid w:val="009A0C08"/>
    <w:rsid w:val="009A1341"/>
    <w:rsid w:val="009A1726"/>
    <w:rsid w:val="009A1C83"/>
    <w:rsid w:val="009A24EB"/>
    <w:rsid w:val="009A2FB4"/>
    <w:rsid w:val="009A3294"/>
    <w:rsid w:val="009A3738"/>
    <w:rsid w:val="009A3797"/>
    <w:rsid w:val="009A425B"/>
    <w:rsid w:val="009A4408"/>
    <w:rsid w:val="009A449A"/>
    <w:rsid w:val="009A44A6"/>
    <w:rsid w:val="009A4790"/>
    <w:rsid w:val="009A4895"/>
    <w:rsid w:val="009A4A1B"/>
    <w:rsid w:val="009A4BB5"/>
    <w:rsid w:val="009A4BD3"/>
    <w:rsid w:val="009A503B"/>
    <w:rsid w:val="009A57B2"/>
    <w:rsid w:val="009A5A64"/>
    <w:rsid w:val="009A5F3F"/>
    <w:rsid w:val="009A76B5"/>
    <w:rsid w:val="009A7C8F"/>
    <w:rsid w:val="009A7F79"/>
    <w:rsid w:val="009B0025"/>
    <w:rsid w:val="009B03D6"/>
    <w:rsid w:val="009B105B"/>
    <w:rsid w:val="009B14A5"/>
    <w:rsid w:val="009B191F"/>
    <w:rsid w:val="009B1FEC"/>
    <w:rsid w:val="009B2B08"/>
    <w:rsid w:val="009B2B8A"/>
    <w:rsid w:val="009B3057"/>
    <w:rsid w:val="009B3612"/>
    <w:rsid w:val="009B3898"/>
    <w:rsid w:val="009B3E80"/>
    <w:rsid w:val="009B426A"/>
    <w:rsid w:val="009B4322"/>
    <w:rsid w:val="009B45EB"/>
    <w:rsid w:val="009B4906"/>
    <w:rsid w:val="009B50E7"/>
    <w:rsid w:val="009B56E4"/>
    <w:rsid w:val="009B58C6"/>
    <w:rsid w:val="009B5AB1"/>
    <w:rsid w:val="009B5B47"/>
    <w:rsid w:val="009B605A"/>
    <w:rsid w:val="009B63DA"/>
    <w:rsid w:val="009B66D0"/>
    <w:rsid w:val="009B6890"/>
    <w:rsid w:val="009B6AA9"/>
    <w:rsid w:val="009B6C99"/>
    <w:rsid w:val="009B6E1E"/>
    <w:rsid w:val="009B6F3B"/>
    <w:rsid w:val="009B7322"/>
    <w:rsid w:val="009B7431"/>
    <w:rsid w:val="009B7957"/>
    <w:rsid w:val="009B7C22"/>
    <w:rsid w:val="009C0200"/>
    <w:rsid w:val="009C0223"/>
    <w:rsid w:val="009C04D7"/>
    <w:rsid w:val="009C09A0"/>
    <w:rsid w:val="009C0D8A"/>
    <w:rsid w:val="009C0F85"/>
    <w:rsid w:val="009C13A2"/>
    <w:rsid w:val="009C15AB"/>
    <w:rsid w:val="009C1B03"/>
    <w:rsid w:val="009C1BE8"/>
    <w:rsid w:val="009C20DC"/>
    <w:rsid w:val="009C23FB"/>
    <w:rsid w:val="009C28DC"/>
    <w:rsid w:val="009C2BF9"/>
    <w:rsid w:val="009C2FDC"/>
    <w:rsid w:val="009C31A9"/>
    <w:rsid w:val="009C3788"/>
    <w:rsid w:val="009C3965"/>
    <w:rsid w:val="009C4962"/>
    <w:rsid w:val="009C4F9F"/>
    <w:rsid w:val="009C52EF"/>
    <w:rsid w:val="009C59D7"/>
    <w:rsid w:val="009C5AF7"/>
    <w:rsid w:val="009C5D33"/>
    <w:rsid w:val="009C6096"/>
    <w:rsid w:val="009C61A0"/>
    <w:rsid w:val="009C7061"/>
    <w:rsid w:val="009C724A"/>
    <w:rsid w:val="009C76B3"/>
    <w:rsid w:val="009C7830"/>
    <w:rsid w:val="009D038A"/>
    <w:rsid w:val="009D0608"/>
    <w:rsid w:val="009D0B24"/>
    <w:rsid w:val="009D1759"/>
    <w:rsid w:val="009D1789"/>
    <w:rsid w:val="009D1BC3"/>
    <w:rsid w:val="009D1F28"/>
    <w:rsid w:val="009D1FBA"/>
    <w:rsid w:val="009D28A5"/>
    <w:rsid w:val="009D2B5D"/>
    <w:rsid w:val="009D325B"/>
    <w:rsid w:val="009D3E84"/>
    <w:rsid w:val="009D49D4"/>
    <w:rsid w:val="009D4A10"/>
    <w:rsid w:val="009D4AA2"/>
    <w:rsid w:val="009D4BD5"/>
    <w:rsid w:val="009D4E16"/>
    <w:rsid w:val="009D4F68"/>
    <w:rsid w:val="009D54EA"/>
    <w:rsid w:val="009D57FA"/>
    <w:rsid w:val="009D5AC3"/>
    <w:rsid w:val="009D60F9"/>
    <w:rsid w:val="009D63AD"/>
    <w:rsid w:val="009D65EF"/>
    <w:rsid w:val="009D66B1"/>
    <w:rsid w:val="009D6939"/>
    <w:rsid w:val="009D6A01"/>
    <w:rsid w:val="009D6A2A"/>
    <w:rsid w:val="009D6FBC"/>
    <w:rsid w:val="009D7085"/>
    <w:rsid w:val="009D762D"/>
    <w:rsid w:val="009D7662"/>
    <w:rsid w:val="009D76F8"/>
    <w:rsid w:val="009D7A1A"/>
    <w:rsid w:val="009D7C33"/>
    <w:rsid w:val="009D7EA2"/>
    <w:rsid w:val="009E00A2"/>
    <w:rsid w:val="009E0CFE"/>
    <w:rsid w:val="009E1458"/>
    <w:rsid w:val="009E1AE5"/>
    <w:rsid w:val="009E1BF1"/>
    <w:rsid w:val="009E1EC5"/>
    <w:rsid w:val="009E255F"/>
    <w:rsid w:val="009E2C0A"/>
    <w:rsid w:val="009E314D"/>
    <w:rsid w:val="009E31D8"/>
    <w:rsid w:val="009E3311"/>
    <w:rsid w:val="009E33B5"/>
    <w:rsid w:val="009E33BD"/>
    <w:rsid w:val="009E37B9"/>
    <w:rsid w:val="009E3C7B"/>
    <w:rsid w:val="009E3FD6"/>
    <w:rsid w:val="009E430E"/>
    <w:rsid w:val="009E4534"/>
    <w:rsid w:val="009E46AF"/>
    <w:rsid w:val="009E4AE3"/>
    <w:rsid w:val="009E4DAB"/>
    <w:rsid w:val="009E59EC"/>
    <w:rsid w:val="009E5C5B"/>
    <w:rsid w:val="009E5D98"/>
    <w:rsid w:val="009E620C"/>
    <w:rsid w:val="009E6D38"/>
    <w:rsid w:val="009E6D4A"/>
    <w:rsid w:val="009E7438"/>
    <w:rsid w:val="009E783B"/>
    <w:rsid w:val="009E78B6"/>
    <w:rsid w:val="009F0FC9"/>
    <w:rsid w:val="009F1E73"/>
    <w:rsid w:val="009F2682"/>
    <w:rsid w:val="009F2840"/>
    <w:rsid w:val="009F2D21"/>
    <w:rsid w:val="009F2E63"/>
    <w:rsid w:val="009F3496"/>
    <w:rsid w:val="009F3EC6"/>
    <w:rsid w:val="009F41AA"/>
    <w:rsid w:val="009F43F2"/>
    <w:rsid w:val="009F4421"/>
    <w:rsid w:val="009F45ED"/>
    <w:rsid w:val="009F4FA1"/>
    <w:rsid w:val="009F5056"/>
    <w:rsid w:val="009F56B7"/>
    <w:rsid w:val="009F6482"/>
    <w:rsid w:val="009F678A"/>
    <w:rsid w:val="009F6859"/>
    <w:rsid w:val="009F6B9A"/>
    <w:rsid w:val="009F6FAA"/>
    <w:rsid w:val="009F741C"/>
    <w:rsid w:val="009F77E2"/>
    <w:rsid w:val="009F78BF"/>
    <w:rsid w:val="009F7DEB"/>
    <w:rsid w:val="009F7DFF"/>
    <w:rsid w:val="009F7F29"/>
    <w:rsid w:val="00A002A6"/>
    <w:rsid w:val="00A00FEE"/>
    <w:rsid w:val="00A010C9"/>
    <w:rsid w:val="00A012B2"/>
    <w:rsid w:val="00A01C91"/>
    <w:rsid w:val="00A01E59"/>
    <w:rsid w:val="00A01FA4"/>
    <w:rsid w:val="00A0220A"/>
    <w:rsid w:val="00A02375"/>
    <w:rsid w:val="00A0265E"/>
    <w:rsid w:val="00A02C39"/>
    <w:rsid w:val="00A02CD8"/>
    <w:rsid w:val="00A02FE9"/>
    <w:rsid w:val="00A03193"/>
    <w:rsid w:val="00A041A6"/>
    <w:rsid w:val="00A0426C"/>
    <w:rsid w:val="00A04910"/>
    <w:rsid w:val="00A04BBD"/>
    <w:rsid w:val="00A04E40"/>
    <w:rsid w:val="00A0535C"/>
    <w:rsid w:val="00A05CE1"/>
    <w:rsid w:val="00A05EC5"/>
    <w:rsid w:val="00A05EDA"/>
    <w:rsid w:val="00A075FE"/>
    <w:rsid w:val="00A077E6"/>
    <w:rsid w:val="00A1060B"/>
    <w:rsid w:val="00A10632"/>
    <w:rsid w:val="00A109A9"/>
    <w:rsid w:val="00A109E3"/>
    <w:rsid w:val="00A10AE0"/>
    <w:rsid w:val="00A110B4"/>
    <w:rsid w:val="00A112CB"/>
    <w:rsid w:val="00A119F6"/>
    <w:rsid w:val="00A128D7"/>
    <w:rsid w:val="00A1386A"/>
    <w:rsid w:val="00A13DE6"/>
    <w:rsid w:val="00A13FAE"/>
    <w:rsid w:val="00A14EE4"/>
    <w:rsid w:val="00A14FA3"/>
    <w:rsid w:val="00A15134"/>
    <w:rsid w:val="00A1529B"/>
    <w:rsid w:val="00A15C6E"/>
    <w:rsid w:val="00A15E59"/>
    <w:rsid w:val="00A15F55"/>
    <w:rsid w:val="00A16944"/>
    <w:rsid w:val="00A16C94"/>
    <w:rsid w:val="00A16CC1"/>
    <w:rsid w:val="00A16EE4"/>
    <w:rsid w:val="00A171AC"/>
    <w:rsid w:val="00A17D12"/>
    <w:rsid w:val="00A20060"/>
    <w:rsid w:val="00A20344"/>
    <w:rsid w:val="00A20387"/>
    <w:rsid w:val="00A20620"/>
    <w:rsid w:val="00A20689"/>
    <w:rsid w:val="00A21002"/>
    <w:rsid w:val="00A21516"/>
    <w:rsid w:val="00A21858"/>
    <w:rsid w:val="00A218C7"/>
    <w:rsid w:val="00A21D7A"/>
    <w:rsid w:val="00A2210F"/>
    <w:rsid w:val="00A22373"/>
    <w:rsid w:val="00A2253E"/>
    <w:rsid w:val="00A227B5"/>
    <w:rsid w:val="00A22A15"/>
    <w:rsid w:val="00A22B1C"/>
    <w:rsid w:val="00A22E70"/>
    <w:rsid w:val="00A22F92"/>
    <w:rsid w:val="00A2328B"/>
    <w:rsid w:val="00A236AB"/>
    <w:rsid w:val="00A23705"/>
    <w:rsid w:val="00A239E2"/>
    <w:rsid w:val="00A23F94"/>
    <w:rsid w:val="00A24A42"/>
    <w:rsid w:val="00A24BB5"/>
    <w:rsid w:val="00A24F34"/>
    <w:rsid w:val="00A2629E"/>
    <w:rsid w:val="00A27102"/>
    <w:rsid w:val="00A272F4"/>
    <w:rsid w:val="00A27325"/>
    <w:rsid w:val="00A27754"/>
    <w:rsid w:val="00A27CC1"/>
    <w:rsid w:val="00A27D33"/>
    <w:rsid w:val="00A27FC7"/>
    <w:rsid w:val="00A30224"/>
    <w:rsid w:val="00A3037F"/>
    <w:rsid w:val="00A304B3"/>
    <w:rsid w:val="00A30F24"/>
    <w:rsid w:val="00A316E3"/>
    <w:rsid w:val="00A31948"/>
    <w:rsid w:val="00A31B24"/>
    <w:rsid w:val="00A3204A"/>
    <w:rsid w:val="00A324F7"/>
    <w:rsid w:val="00A32DC2"/>
    <w:rsid w:val="00A3302E"/>
    <w:rsid w:val="00A330B4"/>
    <w:rsid w:val="00A34432"/>
    <w:rsid w:val="00A3460E"/>
    <w:rsid w:val="00A34784"/>
    <w:rsid w:val="00A3498C"/>
    <w:rsid w:val="00A34F78"/>
    <w:rsid w:val="00A35654"/>
    <w:rsid w:val="00A368BB"/>
    <w:rsid w:val="00A369A0"/>
    <w:rsid w:val="00A369B9"/>
    <w:rsid w:val="00A36E46"/>
    <w:rsid w:val="00A37254"/>
    <w:rsid w:val="00A37FAC"/>
    <w:rsid w:val="00A40074"/>
    <w:rsid w:val="00A40235"/>
    <w:rsid w:val="00A4075E"/>
    <w:rsid w:val="00A40902"/>
    <w:rsid w:val="00A40937"/>
    <w:rsid w:val="00A42141"/>
    <w:rsid w:val="00A4250E"/>
    <w:rsid w:val="00A425D4"/>
    <w:rsid w:val="00A431D9"/>
    <w:rsid w:val="00A438D8"/>
    <w:rsid w:val="00A438E7"/>
    <w:rsid w:val="00A43AD5"/>
    <w:rsid w:val="00A4400E"/>
    <w:rsid w:val="00A44B5F"/>
    <w:rsid w:val="00A44E04"/>
    <w:rsid w:val="00A45216"/>
    <w:rsid w:val="00A45601"/>
    <w:rsid w:val="00A462FA"/>
    <w:rsid w:val="00A46308"/>
    <w:rsid w:val="00A46D8E"/>
    <w:rsid w:val="00A4735A"/>
    <w:rsid w:val="00A47877"/>
    <w:rsid w:val="00A47936"/>
    <w:rsid w:val="00A47C39"/>
    <w:rsid w:val="00A47E14"/>
    <w:rsid w:val="00A500C0"/>
    <w:rsid w:val="00A50286"/>
    <w:rsid w:val="00A507CD"/>
    <w:rsid w:val="00A50A78"/>
    <w:rsid w:val="00A50EFE"/>
    <w:rsid w:val="00A512A7"/>
    <w:rsid w:val="00A513F3"/>
    <w:rsid w:val="00A514FC"/>
    <w:rsid w:val="00A516CC"/>
    <w:rsid w:val="00A518A2"/>
    <w:rsid w:val="00A52DC1"/>
    <w:rsid w:val="00A52F45"/>
    <w:rsid w:val="00A53C1E"/>
    <w:rsid w:val="00A53DC1"/>
    <w:rsid w:val="00A53EF3"/>
    <w:rsid w:val="00A5401B"/>
    <w:rsid w:val="00A546CE"/>
    <w:rsid w:val="00A54E6A"/>
    <w:rsid w:val="00A553D3"/>
    <w:rsid w:val="00A55AB3"/>
    <w:rsid w:val="00A55B81"/>
    <w:rsid w:val="00A55EE2"/>
    <w:rsid w:val="00A56104"/>
    <w:rsid w:val="00A561DC"/>
    <w:rsid w:val="00A56614"/>
    <w:rsid w:val="00A5670E"/>
    <w:rsid w:val="00A56919"/>
    <w:rsid w:val="00A569B3"/>
    <w:rsid w:val="00A56DB5"/>
    <w:rsid w:val="00A5744D"/>
    <w:rsid w:val="00A5799E"/>
    <w:rsid w:val="00A57F2E"/>
    <w:rsid w:val="00A60278"/>
    <w:rsid w:val="00A6045F"/>
    <w:rsid w:val="00A60792"/>
    <w:rsid w:val="00A60845"/>
    <w:rsid w:val="00A60CD3"/>
    <w:rsid w:val="00A60E77"/>
    <w:rsid w:val="00A60EC3"/>
    <w:rsid w:val="00A61675"/>
    <w:rsid w:val="00A61E7F"/>
    <w:rsid w:val="00A62058"/>
    <w:rsid w:val="00A6209F"/>
    <w:rsid w:val="00A620CA"/>
    <w:rsid w:val="00A62123"/>
    <w:rsid w:val="00A62444"/>
    <w:rsid w:val="00A624E8"/>
    <w:rsid w:val="00A62711"/>
    <w:rsid w:val="00A62C8B"/>
    <w:rsid w:val="00A634D7"/>
    <w:rsid w:val="00A63818"/>
    <w:rsid w:val="00A63AA4"/>
    <w:rsid w:val="00A645CF"/>
    <w:rsid w:val="00A64757"/>
    <w:rsid w:val="00A6590B"/>
    <w:rsid w:val="00A65DCC"/>
    <w:rsid w:val="00A663E3"/>
    <w:rsid w:val="00A666D6"/>
    <w:rsid w:val="00A66CD0"/>
    <w:rsid w:val="00A66D92"/>
    <w:rsid w:val="00A6769F"/>
    <w:rsid w:val="00A67B0D"/>
    <w:rsid w:val="00A67BF6"/>
    <w:rsid w:val="00A7023C"/>
    <w:rsid w:val="00A70E70"/>
    <w:rsid w:val="00A70F75"/>
    <w:rsid w:val="00A71046"/>
    <w:rsid w:val="00A710C5"/>
    <w:rsid w:val="00A71363"/>
    <w:rsid w:val="00A714C4"/>
    <w:rsid w:val="00A71602"/>
    <w:rsid w:val="00A71821"/>
    <w:rsid w:val="00A71A6E"/>
    <w:rsid w:val="00A72130"/>
    <w:rsid w:val="00A725BE"/>
    <w:rsid w:val="00A72947"/>
    <w:rsid w:val="00A7302F"/>
    <w:rsid w:val="00A7325C"/>
    <w:rsid w:val="00A73AEA"/>
    <w:rsid w:val="00A73F87"/>
    <w:rsid w:val="00A740AE"/>
    <w:rsid w:val="00A746B4"/>
    <w:rsid w:val="00A74A00"/>
    <w:rsid w:val="00A75EDD"/>
    <w:rsid w:val="00A7621B"/>
    <w:rsid w:val="00A763CA"/>
    <w:rsid w:val="00A76BEC"/>
    <w:rsid w:val="00A7715C"/>
    <w:rsid w:val="00A77875"/>
    <w:rsid w:val="00A77E61"/>
    <w:rsid w:val="00A77FD3"/>
    <w:rsid w:val="00A806D7"/>
    <w:rsid w:val="00A80E51"/>
    <w:rsid w:val="00A81EF3"/>
    <w:rsid w:val="00A822A3"/>
    <w:rsid w:val="00A826C1"/>
    <w:rsid w:val="00A82BA1"/>
    <w:rsid w:val="00A82E43"/>
    <w:rsid w:val="00A82E95"/>
    <w:rsid w:val="00A8346F"/>
    <w:rsid w:val="00A83CE2"/>
    <w:rsid w:val="00A84051"/>
    <w:rsid w:val="00A846B6"/>
    <w:rsid w:val="00A84917"/>
    <w:rsid w:val="00A8492A"/>
    <w:rsid w:val="00A84DB4"/>
    <w:rsid w:val="00A8580A"/>
    <w:rsid w:val="00A858CE"/>
    <w:rsid w:val="00A8609F"/>
    <w:rsid w:val="00A8675B"/>
    <w:rsid w:val="00A86C33"/>
    <w:rsid w:val="00A86D05"/>
    <w:rsid w:val="00A87128"/>
    <w:rsid w:val="00A873A5"/>
    <w:rsid w:val="00A87565"/>
    <w:rsid w:val="00A875B6"/>
    <w:rsid w:val="00A87D32"/>
    <w:rsid w:val="00A90242"/>
    <w:rsid w:val="00A9040C"/>
    <w:rsid w:val="00A90A64"/>
    <w:rsid w:val="00A90FB7"/>
    <w:rsid w:val="00A9128C"/>
    <w:rsid w:val="00A914FD"/>
    <w:rsid w:val="00A92AD1"/>
    <w:rsid w:val="00A92DE3"/>
    <w:rsid w:val="00A93223"/>
    <w:rsid w:val="00A9376D"/>
    <w:rsid w:val="00A93AC1"/>
    <w:rsid w:val="00A93FFC"/>
    <w:rsid w:val="00A945C3"/>
    <w:rsid w:val="00A94814"/>
    <w:rsid w:val="00A95102"/>
    <w:rsid w:val="00A95394"/>
    <w:rsid w:val="00A95900"/>
    <w:rsid w:val="00A95BB0"/>
    <w:rsid w:val="00A96789"/>
    <w:rsid w:val="00A967E4"/>
    <w:rsid w:val="00A96F71"/>
    <w:rsid w:val="00A96FCE"/>
    <w:rsid w:val="00A975BB"/>
    <w:rsid w:val="00A978E4"/>
    <w:rsid w:val="00A97D22"/>
    <w:rsid w:val="00A97F85"/>
    <w:rsid w:val="00AA054D"/>
    <w:rsid w:val="00AA0A9B"/>
    <w:rsid w:val="00AA0BFE"/>
    <w:rsid w:val="00AA13D5"/>
    <w:rsid w:val="00AA143E"/>
    <w:rsid w:val="00AA15B5"/>
    <w:rsid w:val="00AA1C53"/>
    <w:rsid w:val="00AA1CCB"/>
    <w:rsid w:val="00AA221A"/>
    <w:rsid w:val="00AA23FC"/>
    <w:rsid w:val="00AA2CE0"/>
    <w:rsid w:val="00AA3118"/>
    <w:rsid w:val="00AA3EEE"/>
    <w:rsid w:val="00AA452B"/>
    <w:rsid w:val="00AA50FC"/>
    <w:rsid w:val="00AA52E6"/>
    <w:rsid w:val="00AA5ACA"/>
    <w:rsid w:val="00AA5CC9"/>
    <w:rsid w:val="00AA5E63"/>
    <w:rsid w:val="00AA644E"/>
    <w:rsid w:val="00AA65C8"/>
    <w:rsid w:val="00AA7055"/>
    <w:rsid w:val="00AB007A"/>
    <w:rsid w:val="00AB02F3"/>
    <w:rsid w:val="00AB0589"/>
    <w:rsid w:val="00AB0CB5"/>
    <w:rsid w:val="00AB0E75"/>
    <w:rsid w:val="00AB1C13"/>
    <w:rsid w:val="00AB20DD"/>
    <w:rsid w:val="00AB2210"/>
    <w:rsid w:val="00AB26D7"/>
    <w:rsid w:val="00AB2E24"/>
    <w:rsid w:val="00AB3108"/>
    <w:rsid w:val="00AB31E9"/>
    <w:rsid w:val="00AB35D5"/>
    <w:rsid w:val="00AB3713"/>
    <w:rsid w:val="00AB3868"/>
    <w:rsid w:val="00AB3ACC"/>
    <w:rsid w:val="00AB3B56"/>
    <w:rsid w:val="00AB3CD6"/>
    <w:rsid w:val="00AB3F2C"/>
    <w:rsid w:val="00AB472D"/>
    <w:rsid w:val="00AB50D1"/>
    <w:rsid w:val="00AB552B"/>
    <w:rsid w:val="00AB55A4"/>
    <w:rsid w:val="00AB5C5F"/>
    <w:rsid w:val="00AB631C"/>
    <w:rsid w:val="00AB65F8"/>
    <w:rsid w:val="00AB67AF"/>
    <w:rsid w:val="00AB6833"/>
    <w:rsid w:val="00AB6946"/>
    <w:rsid w:val="00AB6BB5"/>
    <w:rsid w:val="00AB6D02"/>
    <w:rsid w:val="00AB6E64"/>
    <w:rsid w:val="00AB741E"/>
    <w:rsid w:val="00AB7DB3"/>
    <w:rsid w:val="00AB7EBF"/>
    <w:rsid w:val="00AC02AD"/>
    <w:rsid w:val="00AC0628"/>
    <w:rsid w:val="00AC1309"/>
    <w:rsid w:val="00AC1464"/>
    <w:rsid w:val="00AC1A3C"/>
    <w:rsid w:val="00AC1C4B"/>
    <w:rsid w:val="00AC2239"/>
    <w:rsid w:val="00AC2336"/>
    <w:rsid w:val="00AC27EA"/>
    <w:rsid w:val="00AC2D35"/>
    <w:rsid w:val="00AC311F"/>
    <w:rsid w:val="00AC32C5"/>
    <w:rsid w:val="00AC32E0"/>
    <w:rsid w:val="00AC398F"/>
    <w:rsid w:val="00AC3AE7"/>
    <w:rsid w:val="00AC3EE1"/>
    <w:rsid w:val="00AC41CA"/>
    <w:rsid w:val="00AC4289"/>
    <w:rsid w:val="00AC44F2"/>
    <w:rsid w:val="00AC47D7"/>
    <w:rsid w:val="00AC4E74"/>
    <w:rsid w:val="00AC4EC8"/>
    <w:rsid w:val="00AC562F"/>
    <w:rsid w:val="00AC5B54"/>
    <w:rsid w:val="00AC5ED2"/>
    <w:rsid w:val="00AC605C"/>
    <w:rsid w:val="00AC6A67"/>
    <w:rsid w:val="00AC6E8C"/>
    <w:rsid w:val="00AC6F12"/>
    <w:rsid w:val="00AC6FEC"/>
    <w:rsid w:val="00AC717C"/>
    <w:rsid w:val="00AC7512"/>
    <w:rsid w:val="00AC763E"/>
    <w:rsid w:val="00AC76CE"/>
    <w:rsid w:val="00AD02EA"/>
    <w:rsid w:val="00AD07AD"/>
    <w:rsid w:val="00AD0C9E"/>
    <w:rsid w:val="00AD0D4B"/>
    <w:rsid w:val="00AD1207"/>
    <w:rsid w:val="00AD14A3"/>
    <w:rsid w:val="00AD1BB5"/>
    <w:rsid w:val="00AD2389"/>
    <w:rsid w:val="00AD23AB"/>
    <w:rsid w:val="00AD25E3"/>
    <w:rsid w:val="00AD2602"/>
    <w:rsid w:val="00AD2985"/>
    <w:rsid w:val="00AD2BA6"/>
    <w:rsid w:val="00AD316D"/>
    <w:rsid w:val="00AD36AD"/>
    <w:rsid w:val="00AD3AEC"/>
    <w:rsid w:val="00AD3BB1"/>
    <w:rsid w:val="00AD4028"/>
    <w:rsid w:val="00AD4041"/>
    <w:rsid w:val="00AD475D"/>
    <w:rsid w:val="00AD4796"/>
    <w:rsid w:val="00AD4A82"/>
    <w:rsid w:val="00AD4B62"/>
    <w:rsid w:val="00AD5614"/>
    <w:rsid w:val="00AD5766"/>
    <w:rsid w:val="00AD5DCF"/>
    <w:rsid w:val="00AD5E60"/>
    <w:rsid w:val="00AD6111"/>
    <w:rsid w:val="00AD646F"/>
    <w:rsid w:val="00AD6710"/>
    <w:rsid w:val="00AD7724"/>
    <w:rsid w:val="00AD7D18"/>
    <w:rsid w:val="00AE03BD"/>
    <w:rsid w:val="00AE0B85"/>
    <w:rsid w:val="00AE0C68"/>
    <w:rsid w:val="00AE0CDD"/>
    <w:rsid w:val="00AE0D9E"/>
    <w:rsid w:val="00AE10AE"/>
    <w:rsid w:val="00AE10FA"/>
    <w:rsid w:val="00AE1A5A"/>
    <w:rsid w:val="00AE1AFF"/>
    <w:rsid w:val="00AE1C03"/>
    <w:rsid w:val="00AE1CB4"/>
    <w:rsid w:val="00AE1D42"/>
    <w:rsid w:val="00AE22CC"/>
    <w:rsid w:val="00AE285B"/>
    <w:rsid w:val="00AE3254"/>
    <w:rsid w:val="00AE357B"/>
    <w:rsid w:val="00AE3634"/>
    <w:rsid w:val="00AE3EEF"/>
    <w:rsid w:val="00AE42D0"/>
    <w:rsid w:val="00AE4307"/>
    <w:rsid w:val="00AE46B1"/>
    <w:rsid w:val="00AE487D"/>
    <w:rsid w:val="00AE48D2"/>
    <w:rsid w:val="00AE4C1E"/>
    <w:rsid w:val="00AE4C90"/>
    <w:rsid w:val="00AE4F88"/>
    <w:rsid w:val="00AE5703"/>
    <w:rsid w:val="00AE5C5C"/>
    <w:rsid w:val="00AE5EED"/>
    <w:rsid w:val="00AE623C"/>
    <w:rsid w:val="00AE624B"/>
    <w:rsid w:val="00AE6451"/>
    <w:rsid w:val="00AE64C4"/>
    <w:rsid w:val="00AE6848"/>
    <w:rsid w:val="00AE712D"/>
    <w:rsid w:val="00AE740E"/>
    <w:rsid w:val="00AF0140"/>
    <w:rsid w:val="00AF0A6D"/>
    <w:rsid w:val="00AF1493"/>
    <w:rsid w:val="00AF1593"/>
    <w:rsid w:val="00AF1889"/>
    <w:rsid w:val="00AF1921"/>
    <w:rsid w:val="00AF1C2B"/>
    <w:rsid w:val="00AF1C5F"/>
    <w:rsid w:val="00AF1DAC"/>
    <w:rsid w:val="00AF1E08"/>
    <w:rsid w:val="00AF1E6B"/>
    <w:rsid w:val="00AF1FF3"/>
    <w:rsid w:val="00AF246D"/>
    <w:rsid w:val="00AF29D4"/>
    <w:rsid w:val="00AF3245"/>
    <w:rsid w:val="00AF3388"/>
    <w:rsid w:val="00AF3437"/>
    <w:rsid w:val="00AF3F79"/>
    <w:rsid w:val="00AF4353"/>
    <w:rsid w:val="00AF4477"/>
    <w:rsid w:val="00AF44C6"/>
    <w:rsid w:val="00AF4DAF"/>
    <w:rsid w:val="00AF4E96"/>
    <w:rsid w:val="00AF4F35"/>
    <w:rsid w:val="00AF50A4"/>
    <w:rsid w:val="00AF5229"/>
    <w:rsid w:val="00AF54E5"/>
    <w:rsid w:val="00AF55A3"/>
    <w:rsid w:val="00AF5631"/>
    <w:rsid w:val="00AF596F"/>
    <w:rsid w:val="00AF5BDF"/>
    <w:rsid w:val="00AF5DAE"/>
    <w:rsid w:val="00AF5F04"/>
    <w:rsid w:val="00AF6002"/>
    <w:rsid w:val="00AF6147"/>
    <w:rsid w:val="00AF625A"/>
    <w:rsid w:val="00AF654A"/>
    <w:rsid w:val="00AF654B"/>
    <w:rsid w:val="00AF68DD"/>
    <w:rsid w:val="00AF708B"/>
    <w:rsid w:val="00AF738B"/>
    <w:rsid w:val="00AF7C9A"/>
    <w:rsid w:val="00B00237"/>
    <w:rsid w:val="00B00660"/>
    <w:rsid w:val="00B00AA1"/>
    <w:rsid w:val="00B00F14"/>
    <w:rsid w:val="00B010F1"/>
    <w:rsid w:val="00B01AE9"/>
    <w:rsid w:val="00B01FFF"/>
    <w:rsid w:val="00B020F4"/>
    <w:rsid w:val="00B02167"/>
    <w:rsid w:val="00B02576"/>
    <w:rsid w:val="00B0289F"/>
    <w:rsid w:val="00B02957"/>
    <w:rsid w:val="00B02CC5"/>
    <w:rsid w:val="00B03126"/>
    <w:rsid w:val="00B03416"/>
    <w:rsid w:val="00B03448"/>
    <w:rsid w:val="00B03870"/>
    <w:rsid w:val="00B03D71"/>
    <w:rsid w:val="00B04103"/>
    <w:rsid w:val="00B0430A"/>
    <w:rsid w:val="00B0432E"/>
    <w:rsid w:val="00B049DA"/>
    <w:rsid w:val="00B04B44"/>
    <w:rsid w:val="00B0531B"/>
    <w:rsid w:val="00B05542"/>
    <w:rsid w:val="00B05AA8"/>
    <w:rsid w:val="00B06485"/>
    <w:rsid w:val="00B0678B"/>
    <w:rsid w:val="00B0703E"/>
    <w:rsid w:val="00B07544"/>
    <w:rsid w:val="00B10085"/>
    <w:rsid w:val="00B101A3"/>
    <w:rsid w:val="00B10490"/>
    <w:rsid w:val="00B11386"/>
    <w:rsid w:val="00B11D26"/>
    <w:rsid w:val="00B11F7B"/>
    <w:rsid w:val="00B121D3"/>
    <w:rsid w:val="00B125F2"/>
    <w:rsid w:val="00B12E99"/>
    <w:rsid w:val="00B12FAB"/>
    <w:rsid w:val="00B1303D"/>
    <w:rsid w:val="00B1320D"/>
    <w:rsid w:val="00B1367E"/>
    <w:rsid w:val="00B137E7"/>
    <w:rsid w:val="00B13A66"/>
    <w:rsid w:val="00B141A6"/>
    <w:rsid w:val="00B141DA"/>
    <w:rsid w:val="00B144FB"/>
    <w:rsid w:val="00B148B1"/>
    <w:rsid w:val="00B148D3"/>
    <w:rsid w:val="00B14BBF"/>
    <w:rsid w:val="00B14E14"/>
    <w:rsid w:val="00B150D8"/>
    <w:rsid w:val="00B154BA"/>
    <w:rsid w:val="00B15686"/>
    <w:rsid w:val="00B1587A"/>
    <w:rsid w:val="00B1609D"/>
    <w:rsid w:val="00B162D2"/>
    <w:rsid w:val="00B17296"/>
    <w:rsid w:val="00B1785E"/>
    <w:rsid w:val="00B1787B"/>
    <w:rsid w:val="00B17B75"/>
    <w:rsid w:val="00B17C93"/>
    <w:rsid w:val="00B17DE0"/>
    <w:rsid w:val="00B20173"/>
    <w:rsid w:val="00B20402"/>
    <w:rsid w:val="00B20671"/>
    <w:rsid w:val="00B206E3"/>
    <w:rsid w:val="00B2080A"/>
    <w:rsid w:val="00B20919"/>
    <w:rsid w:val="00B211F2"/>
    <w:rsid w:val="00B214CB"/>
    <w:rsid w:val="00B2153D"/>
    <w:rsid w:val="00B21C35"/>
    <w:rsid w:val="00B221A7"/>
    <w:rsid w:val="00B2228E"/>
    <w:rsid w:val="00B227F8"/>
    <w:rsid w:val="00B22FC2"/>
    <w:rsid w:val="00B2323B"/>
    <w:rsid w:val="00B24033"/>
    <w:rsid w:val="00B24F66"/>
    <w:rsid w:val="00B25047"/>
    <w:rsid w:val="00B2546B"/>
    <w:rsid w:val="00B26315"/>
    <w:rsid w:val="00B268B7"/>
    <w:rsid w:val="00B26AAE"/>
    <w:rsid w:val="00B26F7B"/>
    <w:rsid w:val="00B2720B"/>
    <w:rsid w:val="00B27445"/>
    <w:rsid w:val="00B274AE"/>
    <w:rsid w:val="00B27A27"/>
    <w:rsid w:val="00B27D1E"/>
    <w:rsid w:val="00B30397"/>
    <w:rsid w:val="00B30A76"/>
    <w:rsid w:val="00B30D94"/>
    <w:rsid w:val="00B31376"/>
    <w:rsid w:val="00B31A15"/>
    <w:rsid w:val="00B32671"/>
    <w:rsid w:val="00B32A1B"/>
    <w:rsid w:val="00B32C3E"/>
    <w:rsid w:val="00B32DB0"/>
    <w:rsid w:val="00B32E5D"/>
    <w:rsid w:val="00B32E61"/>
    <w:rsid w:val="00B32EE3"/>
    <w:rsid w:val="00B33257"/>
    <w:rsid w:val="00B3326C"/>
    <w:rsid w:val="00B337A6"/>
    <w:rsid w:val="00B3385A"/>
    <w:rsid w:val="00B33D7A"/>
    <w:rsid w:val="00B34A9D"/>
    <w:rsid w:val="00B34C39"/>
    <w:rsid w:val="00B34CE2"/>
    <w:rsid w:val="00B3529C"/>
    <w:rsid w:val="00B35649"/>
    <w:rsid w:val="00B35902"/>
    <w:rsid w:val="00B35A9A"/>
    <w:rsid w:val="00B35C60"/>
    <w:rsid w:val="00B3613E"/>
    <w:rsid w:val="00B361BE"/>
    <w:rsid w:val="00B361E4"/>
    <w:rsid w:val="00B365F8"/>
    <w:rsid w:val="00B3671D"/>
    <w:rsid w:val="00B3678E"/>
    <w:rsid w:val="00B37251"/>
    <w:rsid w:val="00B374E6"/>
    <w:rsid w:val="00B374EC"/>
    <w:rsid w:val="00B37BED"/>
    <w:rsid w:val="00B37E2D"/>
    <w:rsid w:val="00B37E51"/>
    <w:rsid w:val="00B403AC"/>
    <w:rsid w:val="00B40883"/>
    <w:rsid w:val="00B40B74"/>
    <w:rsid w:val="00B41069"/>
    <w:rsid w:val="00B41264"/>
    <w:rsid w:val="00B41410"/>
    <w:rsid w:val="00B41DBD"/>
    <w:rsid w:val="00B421C2"/>
    <w:rsid w:val="00B42362"/>
    <w:rsid w:val="00B427F1"/>
    <w:rsid w:val="00B4280B"/>
    <w:rsid w:val="00B42D4C"/>
    <w:rsid w:val="00B42E3C"/>
    <w:rsid w:val="00B4357D"/>
    <w:rsid w:val="00B43C6B"/>
    <w:rsid w:val="00B43C6F"/>
    <w:rsid w:val="00B43CFF"/>
    <w:rsid w:val="00B43F57"/>
    <w:rsid w:val="00B44856"/>
    <w:rsid w:val="00B4501C"/>
    <w:rsid w:val="00B460A9"/>
    <w:rsid w:val="00B46358"/>
    <w:rsid w:val="00B46430"/>
    <w:rsid w:val="00B46690"/>
    <w:rsid w:val="00B46941"/>
    <w:rsid w:val="00B46D12"/>
    <w:rsid w:val="00B47DB9"/>
    <w:rsid w:val="00B47F89"/>
    <w:rsid w:val="00B47FE2"/>
    <w:rsid w:val="00B50636"/>
    <w:rsid w:val="00B50BC1"/>
    <w:rsid w:val="00B50CB9"/>
    <w:rsid w:val="00B50DA7"/>
    <w:rsid w:val="00B5136D"/>
    <w:rsid w:val="00B51922"/>
    <w:rsid w:val="00B51E1C"/>
    <w:rsid w:val="00B521D6"/>
    <w:rsid w:val="00B526AD"/>
    <w:rsid w:val="00B52734"/>
    <w:rsid w:val="00B52D7C"/>
    <w:rsid w:val="00B53C58"/>
    <w:rsid w:val="00B5416D"/>
    <w:rsid w:val="00B542DB"/>
    <w:rsid w:val="00B54609"/>
    <w:rsid w:val="00B54760"/>
    <w:rsid w:val="00B54767"/>
    <w:rsid w:val="00B55A13"/>
    <w:rsid w:val="00B55A44"/>
    <w:rsid w:val="00B55AC6"/>
    <w:rsid w:val="00B55EAC"/>
    <w:rsid w:val="00B561E0"/>
    <w:rsid w:val="00B56508"/>
    <w:rsid w:val="00B5654C"/>
    <w:rsid w:val="00B56C03"/>
    <w:rsid w:val="00B572CC"/>
    <w:rsid w:val="00B57804"/>
    <w:rsid w:val="00B57904"/>
    <w:rsid w:val="00B605AD"/>
    <w:rsid w:val="00B60FFD"/>
    <w:rsid w:val="00B61154"/>
    <w:rsid w:val="00B61196"/>
    <w:rsid w:val="00B6133C"/>
    <w:rsid w:val="00B6157F"/>
    <w:rsid w:val="00B62815"/>
    <w:rsid w:val="00B62CCD"/>
    <w:rsid w:val="00B63252"/>
    <w:rsid w:val="00B642B5"/>
    <w:rsid w:val="00B64345"/>
    <w:rsid w:val="00B644C3"/>
    <w:rsid w:val="00B645F9"/>
    <w:rsid w:val="00B6462C"/>
    <w:rsid w:val="00B64801"/>
    <w:rsid w:val="00B64B6A"/>
    <w:rsid w:val="00B653F5"/>
    <w:rsid w:val="00B65F13"/>
    <w:rsid w:val="00B666D4"/>
    <w:rsid w:val="00B6673D"/>
    <w:rsid w:val="00B67222"/>
    <w:rsid w:val="00B67A3A"/>
    <w:rsid w:val="00B70BDF"/>
    <w:rsid w:val="00B70CF6"/>
    <w:rsid w:val="00B71056"/>
    <w:rsid w:val="00B71218"/>
    <w:rsid w:val="00B71368"/>
    <w:rsid w:val="00B72053"/>
    <w:rsid w:val="00B721E7"/>
    <w:rsid w:val="00B72DEA"/>
    <w:rsid w:val="00B73B24"/>
    <w:rsid w:val="00B73E78"/>
    <w:rsid w:val="00B73F0A"/>
    <w:rsid w:val="00B74049"/>
    <w:rsid w:val="00B744C9"/>
    <w:rsid w:val="00B74EB1"/>
    <w:rsid w:val="00B75334"/>
    <w:rsid w:val="00B75894"/>
    <w:rsid w:val="00B759D7"/>
    <w:rsid w:val="00B75E0D"/>
    <w:rsid w:val="00B76629"/>
    <w:rsid w:val="00B769CE"/>
    <w:rsid w:val="00B76AEA"/>
    <w:rsid w:val="00B76B7F"/>
    <w:rsid w:val="00B772CB"/>
    <w:rsid w:val="00B7733B"/>
    <w:rsid w:val="00B77695"/>
    <w:rsid w:val="00B7784E"/>
    <w:rsid w:val="00B77B1B"/>
    <w:rsid w:val="00B802AD"/>
    <w:rsid w:val="00B804A7"/>
    <w:rsid w:val="00B806E4"/>
    <w:rsid w:val="00B80781"/>
    <w:rsid w:val="00B8081E"/>
    <w:rsid w:val="00B8103B"/>
    <w:rsid w:val="00B818CE"/>
    <w:rsid w:val="00B826AA"/>
    <w:rsid w:val="00B82BEE"/>
    <w:rsid w:val="00B83049"/>
    <w:rsid w:val="00B831EA"/>
    <w:rsid w:val="00B83916"/>
    <w:rsid w:val="00B83BE3"/>
    <w:rsid w:val="00B83CA3"/>
    <w:rsid w:val="00B83F3A"/>
    <w:rsid w:val="00B8426E"/>
    <w:rsid w:val="00B84E2C"/>
    <w:rsid w:val="00B85068"/>
    <w:rsid w:val="00B85755"/>
    <w:rsid w:val="00B85ACB"/>
    <w:rsid w:val="00B85F2F"/>
    <w:rsid w:val="00B8643D"/>
    <w:rsid w:val="00B86441"/>
    <w:rsid w:val="00B8695F"/>
    <w:rsid w:val="00B86FBC"/>
    <w:rsid w:val="00B8704D"/>
    <w:rsid w:val="00B87124"/>
    <w:rsid w:val="00B872D9"/>
    <w:rsid w:val="00B873F0"/>
    <w:rsid w:val="00B87EDF"/>
    <w:rsid w:val="00B90082"/>
    <w:rsid w:val="00B90882"/>
    <w:rsid w:val="00B909A1"/>
    <w:rsid w:val="00B90A64"/>
    <w:rsid w:val="00B90B65"/>
    <w:rsid w:val="00B90BA6"/>
    <w:rsid w:val="00B90C1A"/>
    <w:rsid w:val="00B914BD"/>
    <w:rsid w:val="00B91E11"/>
    <w:rsid w:val="00B91F05"/>
    <w:rsid w:val="00B92A6C"/>
    <w:rsid w:val="00B93D5A"/>
    <w:rsid w:val="00B93FCC"/>
    <w:rsid w:val="00B94AC9"/>
    <w:rsid w:val="00B950DA"/>
    <w:rsid w:val="00B9542E"/>
    <w:rsid w:val="00B9587F"/>
    <w:rsid w:val="00B959C2"/>
    <w:rsid w:val="00B9666F"/>
    <w:rsid w:val="00B97017"/>
    <w:rsid w:val="00B9703B"/>
    <w:rsid w:val="00B974C2"/>
    <w:rsid w:val="00B97613"/>
    <w:rsid w:val="00B979C3"/>
    <w:rsid w:val="00BA04A6"/>
    <w:rsid w:val="00BA07D5"/>
    <w:rsid w:val="00BA0998"/>
    <w:rsid w:val="00BA0A80"/>
    <w:rsid w:val="00BA1AF2"/>
    <w:rsid w:val="00BA1BA5"/>
    <w:rsid w:val="00BA1D4E"/>
    <w:rsid w:val="00BA2598"/>
    <w:rsid w:val="00BA2E93"/>
    <w:rsid w:val="00BA306F"/>
    <w:rsid w:val="00BA330E"/>
    <w:rsid w:val="00BA3645"/>
    <w:rsid w:val="00BA387A"/>
    <w:rsid w:val="00BA3B2C"/>
    <w:rsid w:val="00BA3E89"/>
    <w:rsid w:val="00BA4097"/>
    <w:rsid w:val="00BA4213"/>
    <w:rsid w:val="00BA4ADA"/>
    <w:rsid w:val="00BA4B15"/>
    <w:rsid w:val="00BA4D3D"/>
    <w:rsid w:val="00BA4E29"/>
    <w:rsid w:val="00BA4FCF"/>
    <w:rsid w:val="00BA4FEA"/>
    <w:rsid w:val="00BA5101"/>
    <w:rsid w:val="00BA516C"/>
    <w:rsid w:val="00BA5475"/>
    <w:rsid w:val="00BA5740"/>
    <w:rsid w:val="00BA63B5"/>
    <w:rsid w:val="00BA63F3"/>
    <w:rsid w:val="00BA6E87"/>
    <w:rsid w:val="00BA7878"/>
    <w:rsid w:val="00BA7BCA"/>
    <w:rsid w:val="00BA7E29"/>
    <w:rsid w:val="00BB0361"/>
    <w:rsid w:val="00BB07A4"/>
    <w:rsid w:val="00BB0FB2"/>
    <w:rsid w:val="00BB118C"/>
    <w:rsid w:val="00BB14F8"/>
    <w:rsid w:val="00BB1517"/>
    <w:rsid w:val="00BB177E"/>
    <w:rsid w:val="00BB1881"/>
    <w:rsid w:val="00BB1BC2"/>
    <w:rsid w:val="00BB1E34"/>
    <w:rsid w:val="00BB2155"/>
    <w:rsid w:val="00BB2796"/>
    <w:rsid w:val="00BB29B2"/>
    <w:rsid w:val="00BB2C9C"/>
    <w:rsid w:val="00BB36D2"/>
    <w:rsid w:val="00BB4591"/>
    <w:rsid w:val="00BB4781"/>
    <w:rsid w:val="00BB4782"/>
    <w:rsid w:val="00BB52E8"/>
    <w:rsid w:val="00BB5DBC"/>
    <w:rsid w:val="00BB6166"/>
    <w:rsid w:val="00BB6839"/>
    <w:rsid w:val="00BB68B1"/>
    <w:rsid w:val="00BB6BDC"/>
    <w:rsid w:val="00BB6E00"/>
    <w:rsid w:val="00BB78EA"/>
    <w:rsid w:val="00BB7DA9"/>
    <w:rsid w:val="00BC00CA"/>
    <w:rsid w:val="00BC0240"/>
    <w:rsid w:val="00BC0457"/>
    <w:rsid w:val="00BC0664"/>
    <w:rsid w:val="00BC0CA4"/>
    <w:rsid w:val="00BC16AB"/>
    <w:rsid w:val="00BC1B43"/>
    <w:rsid w:val="00BC1B53"/>
    <w:rsid w:val="00BC2198"/>
    <w:rsid w:val="00BC21E4"/>
    <w:rsid w:val="00BC254D"/>
    <w:rsid w:val="00BC283A"/>
    <w:rsid w:val="00BC2D1B"/>
    <w:rsid w:val="00BC2DF6"/>
    <w:rsid w:val="00BC2FC3"/>
    <w:rsid w:val="00BC31B7"/>
    <w:rsid w:val="00BC3316"/>
    <w:rsid w:val="00BC45F4"/>
    <w:rsid w:val="00BC47D1"/>
    <w:rsid w:val="00BC4C62"/>
    <w:rsid w:val="00BC57E3"/>
    <w:rsid w:val="00BC5A00"/>
    <w:rsid w:val="00BC5B22"/>
    <w:rsid w:val="00BC6822"/>
    <w:rsid w:val="00BC6AA5"/>
    <w:rsid w:val="00BC7076"/>
    <w:rsid w:val="00BC7493"/>
    <w:rsid w:val="00BC764B"/>
    <w:rsid w:val="00BC773C"/>
    <w:rsid w:val="00BC774D"/>
    <w:rsid w:val="00BC7801"/>
    <w:rsid w:val="00BC7AB0"/>
    <w:rsid w:val="00BC7C00"/>
    <w:rsid w:val="00BC7D1F"/>
    <w:rsid w:val="00BD0165"/>
    <w:rsid w:val="00BD02F2"/>
    <w:rsid w:val="00BD03A1"/>
    <w:rsid w:val="00BD094C"/>
    <w:rsid w:val="00BD0AC3"/>
    <w:rsid w:val="00BD0AEE"/>
    <w:rsid w:val="00BD108E"/>
    <w:rsid w:val="00BD1268"/>
    <w:rsid w:val="00BD2DAC"/>
    <w:rsid w:val="00BD3247"/>
    <w:rsid w:val="00BD36AC"/>
    <w:rsid w:val="00BD3B54"/>
    <w:rsid w:val="00BD3C88"/>
    <w:rsid w:val="00BD41FF"/>
    <w:rsid w:val="00BD489B"/>
    <w:rsid w:val="00BD4926"/>
    <w:rsid w:val="00BD4A4A"/>
    <w:rsid w:val="00BD4B03"/>
    <w:rsid w:val="00BD54C6"/>
    <w:rsid w:val="00BD5934"/>
    <w:rsid w:val="00BD5B8E"/>
    <w:rsid w:val="00BD5D04"/>
    <w:rsid w:val="00BD6297"/>
    <w:rsid w:val="00BD64F4"/>
    <w:rsid w:val="00BD68E3"/>
    <w:rsid w:val="00BD6DCA"/>
    <w:rsid w:val="00BD71C0"/>
    <w:rsid w:val="00BD72DC"/>
    <w:rsid w:val="00BD747A"/>
    <w:rsid w:val="00BD7F34"/>
    <w:rsid w:val="00BE00B5"/>
    <w:rsid w:val="00BE014F"/>
    <w:rsid w:val="00BE016A"/>
    <w:rsid w:val="00BE0478"/>
    <w:rsid w:val="00BE10FC"/>
    <w:rsid w:val="00BE1129"/>
    <w:rsid w:val="00BE276D"/>
    <w:rsid w:val="00BE2E51"/>
    <w:rsid w:val="00BE32F8"/>
    <w:rsid w:val="00BE38C4"/>
    <w:rsid w:val="00BE3AC6"/>
    <w:rsid w:val="00BE4199"/>
    <w:rsid w:val="00BE45B0"/>
    <w:rsid w:val="00BE4CBC"/>
    <w:rsid w:val="00BE4CE2"/>
    <w:rsid w:val="00BE5030"/>
    <w:rsid w:val="00BE50C5"/>
    <w:rsid w:val="00BE57F1"/>
    <w:rsid w:val="00BE5D66"/>
    <w:rsid w:val="00BE6397"/>
    <w:rsid w:val="00BE6AD5"/>
    <w:rsid w:val="00BE6DFF"/>
    <w:rsid w:val="00BE6FD1"/>
    <w:rsid w:val="00BE74AA"/>
    <w:rsid w:val="00BE7536"/>
    <w:rsid w:val="00BE7702"/>
    <w:rsid w:val="00BE7A66"/>
    <w:rsid w:val="00BE7C0A"/>
    <w:rsid w:val="00BE7FA5"/>
    <w:rsid w:val="00BF05B3"/>
    <w:rsid w:val="00BF0CEC"/>
    <w:rsid w:val="00BF1099"/>
    <w:rsid w:val="00BF1595"/>
    <w:rsid w:val="00BF188F"/>
    <w:rsid w:val="00BF1E92"/>
    <w:rsid w:val="00BF1F00"/>
    <w:rsid w:val="00BF2192"/>
    <w:rsid w:val="00BF293B"/>
    <w:rsid w:val="00BF2A6C"/>
    <w:rsid w:val="00BF2AD2"/>
    <w:rsid w:val="00BF2F06"/>
    <w:rsid w:val="00BF2FE8"/>
    <w:rsid w:val="00BF3158"/>
    <w:rsid w:val="00BF39D4"/>
    <w:rsid w:val="00BF4101"/>
    <w:rsid w:val="00BF4492"/>
    <w:rsid w:val="00BF4ADA"/>
    <w:rsid w:val="00BF4B14"/>
    <w:rsid w:val="00BF4EE3"/>
    <w:rsid w:val="00BF502F"/>
    <w:rsid w:val="00BF5061"/>
    <w:rsid w:val="00BF54B5"/>
    <w:rsid w:val="00BF57FA"/>
    <w:rsid w:val="00BF5CE4"/>
    <w:rsid w:val="00BF6008"/>
    <w:rsid w:val="00BF67AD"/>
    <w:rsid w:val="00BF6C08"/>
    <w:rsid w:val="00BF6EEB"/>
    <w:rsid w:val="00BF73B5"/>
    <w:rsid w:val="00BF74D2"/>
    <w:rsid w:val="00BF7C3F"/>
    <w:rsid w:val="00BF7E54"/>
    <w:rsid w:val="00C00258"/>
    <w:rsid w:val="00C00DA2"/>
    <w:rsid w:val="00C01107"/>
    <w:rsid w:val="00C01248"/>
    <w:rsid w:val="00C01411"/>
    <w:rsid w:val="00C018E8"/>
    <w:rsid w:val="00C01925"/>
    <w:rsid w:val="00C01AE1"/>
    <w:rsid w:val="00C02AF8"/>
    <w:rsid w:val="00C02D71"/>
    <w:rsid w:val="00C03254"/>
    <w:rsid w:val="00C03497"/>
    <w:rsid w:val="00C03612"/>
    <w:rsid w:val="00C037FE"/>
    <w:rsid w:val="00C03EF5"/>
    <w:rsid w:val="00C03F05"/>
    <w:rsid w:val="00C040F5"/>
    <w:rsid w:val="00C045FC"/>
    <w:rsid w:val="00C04E5F"/>
    <w:rsid w:val="00C052CA"/>
    <w:rsid w:val="00C052E0"/>
    <w:rsid w:val="00C053A7"/>
    <w:rsid w:val="00C05D21"/>
    <w:rsid w:val="00C05E0B"/>
    <w:rsid w:val="00C05F0A"/>
    <w:rsid w:val="00C06061"/>
    <w:rsid w:val="00C06A3A"/>
    <w:rsid w:val="00C06C60"/>
    <w:rsid w:val="00C06DD3"/>
    <w:rsid w:val="00C06E9A"/>
    <w:rsid w:val="00C072C5"/>
    <w:rsid w:val="00C10066"/>
    <w:rsid w:val="00C10526"/>
    <w:rsid w:val="00C10BF3"/>
    <w:rsid w:val="00C11955"/>
    <w:rsid w:val="00C11A3C"/>
    <w:rsid w:val="00C11B2A"/>
    <w:rsid w:val="00C125B1"/>
    <w:rsid w:val="00C12ACC"/>
    <w:rsid w:val="00C12B61"/>
    <w:rsid w:val="00C12BD8"/>
    <w:rsid w:val="00C13834"/>
    <w:rsid w:val="00C138CA"/>
    <w:rsid w:val="00C13D66"/>
    <w:rsid w:val="00C1459C"/>
    <w:rsid w:val="00C14EA0"/>
    <w:rsid w:val="00C14F88"/>
    <w:rsid w:val="00C153FF"/>
    <w:rsid w:val="00C1587A"/>
    <w:rsid w:val="00C15F90"/>
    <w:rsid w:val="00C162EE"/>
    <w:rsid w:val="00C17179"/>
    <w:rsid w:val="00C171A9"/>
    <w:rsid w:val="00C173B9"/>
    <w:rsid w:val="00C173D8"/>
    <w:rsid w:val="00C1765A"/>
    <w:rsid w:val="00C17694"/>
    <w:rsid w:val="00C176E4"/>
    <w:rsid w:val="00C17DD1"/>
    <w:rsid w:val="00C17E20"/>
    <w:rsid w:val="00C203DE"/>
    <w:rsid w:val="00C2076B"/>
    <w:rsid w:val="00C20CCA"/>
    <w:rsid w:val="00C21E49"/>
    <w:rsid w:val="00C21EDB"/>
    <w:rsid w:val="00C22F1C"/>
    <w:rsid w:val="00C23977"/>
    <w:rsid w:val="00C23DAD"/>
    <w:rsid w:val="00C244F9"/>
    <w:rsid w:val="00C2519D"/>
    <w:rsid w:val="00C252D3"/>
    <w:rsid w:val="00C25553"/>
    <w:rsid w:val="00C25629"/>
    <w:rsid w:val="00C25DBF"/>
    <w:rsid w:val="00C26417"/>
    <w:rsid w:val="00C2666C"/>
    <w:rsid w:val="00C26890"/>
    <w:rsid w:val="00C26DE3"/>
    <w:rsid w:val="00C2712A"/>
    <w:rsid w:val="00C2722A"/>
    <w:rsid w:val="00C27FB1"/>
    <w:rsid w:val="00C27FE7"/>
    <w:rsid w:val="00C300C9"/>
    <w:rsid w:val="00C30AC6"/>
    <w:rsid w:val="00C312C7"/>
    <w:rsid w:val="00C3142C"/>
    <w:rsid w:val="00C31A51"/>
    <w:rsid w:val="00C31B59"/>
    <w:rsid w:val="00C31B9F"/>
    <w:rsid w:val="00C31D48"/>
    <w:rsid w:val="00C31E6F"/>
    <w:rsid w:val="00C3219E"/>
    <w:rsid w:val="00C32C97"/>
    <w:rsid w:val="00C33203"/>
    <w:rsid w:val="00C33876"/>
    <w:rsid w:val="00C345BD"/>
    <w:rsid w:val="00C34654"/>
    <w:rsid w:val="00C3480A"/>
    <w:rsid w:val="00C34865"/>
    <w:rsid w:val="00C34BBD"/>
    <w:rsid w:val="00C351DC"/>
    <w:rsid w:val="00C352BF"/>
    <w:rsid w:val="00C35CBE"/>
    <w:rsid w:val="00C36134"/>
    <w:rsid w:val="00C367AE"/>
    <w:rsid w:val="00C36C32"/>
    <w:rsid w:val="00C37AEF"/>
    <w:rsid w:val="00C4016E"/>
    <w:rsid w:val="00C401EC"/>
    <w:rsid w:val="00C421D2"/>
    <w:rsid w:val="00C421DB"/>
    <w:rsid w:val="00C42290"/>
    <w:rsid w:val="00C42D50"/>
    <w:rsid w:val="00C42F1B"/>
    <w:rsid w:val="00C42F6C"/>
    <w:rsid w:val="00C430E3"/>
    <w:rsid w:val="00C4335F"/>
    <w:rsid w:val="00C43865"/>
    <w:rsid w:val="00C43CD9"/>
    <w:rsid w:val="00C4473E"/>
    <w:rsid w:val="00C4496C"/>
    <w:rsid w:val="00C449DE"/>
    <w:rsid w:val="00C44A83"/>
    <w:rsid w:val="00C44B12"/>
    <w:rsid w:val="00C44D4A"/>
    <w:rsid w:val="00C44D96"/>
    <w:rsid w:val="00C45C8F"/>
    <w:rsid w:val="00C45EC8"/>
    <w:rsid w:val="00C46E9B"/>
    <w:rsid w:val="00C47071"/>
    <w:rsid w:val="00C4707E"/>
    <w:rsid w:val="00C47B0A"/>
    <w:rsid w:val="00C47CD6"/>
    <w:rsid w:val="00C47E1C"/>
    <w:rsid w:val="00C50311"/>
    <w:rsid w:val="00C503A4"/>
    <w:rsid w:val="00C503AC"/>
    <w:rsid w:val="00C507F0"/>
    <w:rsid w:val="00C5085E"/>
    <w:rsid w:val="00C509DC"/>
    <w:rsid w:val="00C510E1"/>
    <w:rsid w:val="00C5185B"/>
    <w:rsid w:val="00C51958"/>
    <w:rsid w:val="00C51C78"/>
    <w:rsid w:val="00C5203D"/>
    <w:rsid w:val="00C52422"/>
    <w:rsid w:val="00C52700"/>
    <w:rsid w:val="00C52F05"/>
    <w:rsid w:val="00C53243"/>
    <w:rsid w:val="00C5325A"/>
    <w:rsid w:val="00C534B5"/>
    <w:rsid w:val="00C538A1"/>
    <w:rsid w:val="00C539A9"/>
    <w:rsid w:val="00C53F0E"/>
    <w:rsid w:val="00C53FB7"/>
    <w:rsid w:val="00C54172"/>
    <w:rsid w:val="00C5451A"/>
    <w:rsid w:val="00C54B84"/>
    <w:rsid w:val="00C54BD3"/>
    <w:rsid w:val="00C5514A"/>
    <w:rsid w:val="00C5572B"/>
    <w:rsid w:val="00C55999"/>
    <w:rsid w:val="00C55B4A"/>
    <w:rsid w:val="00C55F86"/>
    <w:rsid w:val="00C560F5"/>
    <w:rsid w:val="00C569C3"/>
    <w:rsid w:val="00C56E44"/>
    <w:rsid w:val="00C575A1"/>
    <w:rsid w:val="00C57871"/>
    <w:rsid w:val="00C57A3D"/>
    <w:rsid w:val="00C57E5E"/>
    <w:rsid w:val="00C60493"/>
    <w:rsid w:val="00C60B3E"/>
    <w:rsid w:val="00C60C76"/>
    <w:rsid w:val="00C60F83"/>
    <w:rsid w:val="00C623A4"/>
    <w:rsid w:val="00C62471"/>
    <w:rsid w:val="00C626CB"/>
    <w:rsid w:val="00C62739"/>
    <w:rsid w:val="00C62B10"/>
    <w:rsid w:val="00C62C44"/>
    <w:rsid w:val="00C630B6"/>
    <w:rsid w:val="00C63502"/>
    <w:rsid w:val="00C64653"/>
    <w:rsid w:val="00C6489D"/>
    <w:rsid w:val="00C64DB0"/>
    <w:rsid w:val="00C65C1E"/>
    <w:rsid w:val="00C65F21"/>
    <w:rsid w:val="00C65FEC"/>
    <w:rsid w:val="00C664B0"/>
    <w:rsid w:val="00C66756"/>
    <w:rsid w:val="00C6683E"/>
    <w:rsid w:val="00C66FFB"/>
    <w:rsid w:val="00C670E5"/>
    <w:rsid w:val="00C67DB3"/>
    <w:rsid w:val="00C701AA"/>
    <w:rsid w:val="00C70D4D"/>
    <w:rsid w:val="00C710CE"/>
    <w:rsid w:val="00C71334"/>
    <w:rsid w:val="00C719FC"/>
    <w:rsid w:val="00C71A7C"/>
    <w:rsid w:val="00C71B9B"/>
    <w:rsid w:val="00C71F2A"/>
    <w:rsid w:val="00C728B3"/>
    <w:rsid w:val="00C72A83"/>
    <w:rsid w:val="00C72C87"/>
    <w:rsid w:val="00C72D6B"/>
    <w:rsid w:val="00C734C7"/>
    <w:rsid w:val="00C73726"/>
    <w:rsid w:val="00C7383C"/>
    <w:rsid w:val="00C740B6"/>
    <w:rsid w:val="00C74316"/>
    <w:rsid w:val="00C74E14"/>
    <w:rsid w:val="00C757ED"/>
    <w:rsid w:val="00C758C2"/>
    <w:rsid w:val="00C75924"/>
    <w:rsid w:val="00C75B35"/>
    <w:rsid w:val="00C75C54"/>
    <w:rsid w:val="00C76012"/>
    <w:rsid w:val="00C766E8"/>
    <w:rsid w:val="00C766EB"/>
    <w:rsid w:val="00C767A3"/>
    <w:rsid w:val="00C768D5"/>
    <w:rsid w:val="00C76B40"/>
    <w:rsid w:val="00C770EB"/>
    <w:rsid w:val="00C7753A"/>
    <w:rsid w:val="00C775E8"/>
    <w:rsid w:val="00C77BD1"/>
    <w:rsid w:val="00C77D8A"/>
    <w:rsid w:val="00C77FCC"/>
    <w:rsid w:val="00C80277"/>
    <w:rsid w:val="00C80886"/>
    <w:rsid w:val="00C80E8E"/>
    <w:rsid w:val="00C80ED8"/>
    <w:rsid w:val="00C816CE"/>
    <w:rsid w:val="00C81A06"/>
    <w:rsid w:val="00C81A11"/>
    <w:rsid w:val="00C81A43"/>
    <w:rsid w:val="00C8203D"/>
    <w:rsid w:val="00C82287"/>
    <w:rsid w:val="00C82573"/>
    <w:rsid w:val="00C827F1"/>
    <w:rsid w:val="00C849F8"/>
    <w:rsid w:val="00C84E98"/>
    <w:rsid w:val="00C85023"/>
    <w:rsid w:val="00C850A1"/>
    <w:rsid w:val="00C852C5"/>
    <w:rsid w:val="00C856B2"/>
    <w:rsid w:val="00C860A7"/>
    <w:rsid w:val="00C86179"/>
    <w:rsid w:val="00C8658C"/>
    <w:rsid w:val="00C8684C"/>
    <w:rsid w:val="00C86981"/>
    <w:rsid w:val="00C86AB5"/>
    <w:rsid w:val="00C86E37"/>
    <w:rsid w:val="00C86F30"/>
    <w:rsid w:val="00C8728D"/>
    <w:rsid w:val="00C8756A"/>
    <w:rsid w:val="00C87BFE"/>
    <w:rsid w:val="00C903DF"/>
    <w:rsid w:val="00C909FD"/>
    <w:rsid w:val="00C91148"/>
    <w:rsid w:val="00C9116E"/>
    <w:rsid w:val="00C91F64"/>
    <w:rsid w:val="00C92194"/>
    <w:rsid w:val="00C923C3"/>
    <w:rsid w:val="00C9241A"/>
    <w:rsid w:val="00C92605"/>
    <w:rsid w:val="00C92751"/>
    <w:rsid w:val="00C9299C"/>
    <w:rsid w:val="00C92FDF"/>
    <w:rsid w:val="00C932CC"/>
    <w:rsid w:val="00C93C1A"/>
    <w:rsid w:val="00C93C79"/>
    <w:rsid w:val="00C93DE9"/>
    <w:rsid w:val="00C93FF8"/>
    <w:rsid w:val="00C9410D"/>
    <w:rsid w:val="00C945E7"/>
    <w:rsid w:val="00C9475B"/>
    <w:rsid w:val="00C947E1"/>
    <w:rsid w:val="00C947E3"/>
    <w:rsid w:val="00C94F5A"/>
    <w:rsid w:val="00C95842"/>
    <w:rsid w:val="00C95D7A"/>
    <w:rsid w:val="00C95EA8"/>
    <w:rsid w:val="00C95FAB"/>
    <w:rsid w:val="00C96809"/>
    <w:rsid w:val="00C96C79"/>
    <w:rsid w:val="00C96D58"/>
    <w:rsid w:val="00C96DD2"/>
    <w:rsid w:val="00C97081"/>
    <w:rsid w:val="00C976CF"/>
    <w:rsid w:val="00C979C2"/>
    <w:rsid w:val="00C97A83"/>
    <w:rsid w:val="00C97EFE"/>
    <w:rsid w:val="00CA0052"/>
    <w:rsid w:val="00CA03F3"/>
    <w:rsid w:val="00CA0558"/>
    <w:rsid w:val="00CA25F4"/>
    <w:rsid w:val="00CA2856"/>
    <w:rsid w:val="00CA2B3F"/>
    <w:rsid w:val="00CA2C37"/>
    <w:rsid w:val="00CA3095"/>
    <w:rsid w:val="00CA3669"/>
    <w:rsid w:val="00CA36C6"/>
    <w:rsid w:val="00CA3A30"/>
    <w:rsid w:val="00CA3A54"/>
    <w:rsid w:val="00CA3B4F"/>
    <w:rsid w:val="00CA414E"/>
    <w:rsid w:val="00CA4597"/>
    <w:rsid w:val="00CA481A"/>
    <w:rsid w:val="00CA49D9"/>
    <w:rsid w:val="00CA4F55"/>
    <w:rsid w:val="00CA5208"/>
    <w:rsid w:val="00CA53FC"/>
    <w:rsid w:val="00CA579D"/>
    <w:rsid w:val="00CA5C85"/>
    <w:rsid w:val="00CA5ED6"/>
    <w:rsid w:val="00CA66CC"/>
    <w:rsid w:val="00CA66CE"/>
    <w:rsid w:val="00CA6922"/>
    <w:rsid w:val="00CA6ADC"/>
    <w:rsid w:val="00CA6F42"/>
    <w:rsid w:val="00CA7009"/>
    <w:rsid w:val="00CA7349"/>
    <w:rsid w:val="00CA73D4"/>
    <w:rsid w:val="00CA7B2F"/>
    <w:rsid w:val="00CA7CE7"/>
    <w:rsid w:val="00CA7FE1"/>
    <w:rsid w:val="00CB00A4"/>
    <w:rsid w:val="00CB012F"/>
    <w:rsid w:val="00CB0897"/>
    <w:rsid w:val="00CB0A3C"/>
    <w:rsid w:val="00CB0D0F"/>
    <w:rsid w:val="00CB1023"/>
    <w:rsid w:val="00CB110C"/>
    <w:rsid w:val="00CB165F"/>
    <w:rsid w:val="00CB177D"/>
    <w:rsid w:val="00CB1959"/>
    <w:rsid w:val="00CB1C81"/>
    <w:rsid w:val="00CB1DC5"/>
    <w:rsid w:val="00CB25EC"/>
    <w:rsid w:val="00CB2784"/>
    <w:rsid w:val="00CB2F03"/>
    <w:rsid w:val="00CB31E9"/>
    <w:rsid w:val="00CB3322"/>
    <w:rsid w:val="00CB379A"/>
    <w:rsid w:val="00CB3854"/>
    <w:rsid w:val="00CB3BC0"/>
    <w:rsid w:val="00CB40EB"/>
    <w:rsid w:val="00CB42FD"/>
    <w:rsid w:val="00CB45F3"/>
    <w:rsid w:val="00CB4B88"/>
    <w:rsid w:val="00CB4E3A"/>
    <w:rsid w:val="00CB4F2D"/>
    <w:rsid w:val="00CB5133"/>
    <w:rsid w:val="00CB545E"/>
    <w:rsid w:val="00CB551F"/>
    <w:rsid w:val="00CB56D5"/>
    <w:rsid w:val="00CB5BD4"/>
    <w:rsid w:val="00CB5F56"/>
    <w:rsid w:val="00CB763E"/>
    <w:rsid w:val="00CB7852"/>
    <w:rsid w:val="00CB788B"/>
    <w:rsid w:val="00CB7A68"/>
    <w:rsid w:val="00CB7ED2"/>
    <w:rsid w:val="00CC03F8"/>
    <w:rsid w:val="00CC0743"/>
    <w:rsid w:val="00CC07FB"/>
    <w:rsid w:val="00CC080F"/>
    <w:rsid w:val="00CC1173"/>
    <w:rsid w:val="00CC12AD"/>
    <w:rsid w:val="00CC1C7D"/>
    <w:rsid w:val="00CC1D78"/>
    <w:rsid w:val="00CC1EAC"/>
    <w:rsid w:val="00CC2979"/>
    <w:rsid w:val="00CC2BCB"/>
    <w:rsid w:val="00CC2C23"/>
    <w:rsid w:val="00CC3258"/>
    <w:rsid w:val="00CC336A"/>
    <w:rsid w:val="00CC376E"/>
    <w:rsid w:val="00CC38CE"/>
    <w:rsid w:val="00CC3AF2"/>
    <w:rsid w:val="00CC4006"/>
    <w:rsid w:val="00CC4206"/>
    <w:rsid w:val="00CC4B20"/>
    <w:rsid w:val="00CC4CA4"/>
    <w:rsid w:val="00CC5081"/>
    <w:rsid w:val="00CC5B34"/>
    <w:rsid w:val="00CC5CBD"/>
    <w:rsid w:val="00CC6493"/>
    <w:rsid w:val="00CC68A1"/>
    <w:rsid w:val="00CC6CAA"/>
    <w:rsid w:val="00CC77DA"/>
    <w:rsid w:val="00CC7803"/>
    <w:rsid w:val="00CC781A"/>
    <w:rsid w:val="00CD0003"/>
    <w:rsid w:val="00CD0143"/>
    <w:rsid w:val="00CD0611"/>
    <w:rsid w:val="00CD07B0"/>
    <w:rsid w:val="00CD0FCD"/>
    <w:rsid w:val="00CD24E0"/>
    <w:rsid w:val="00CD2573"/>
    <w:rsid w:val="00CD2780"/>
    <w:rsid w:val="00CD288A"/>
    <w:rsid w:val="00CD2959"/>
    <w:rsid w:val="00CD298A"/>
    <w:rsid w:val="00CD32BE"/>
    <w:rsid w:val="00CD34AD"/>
    <w:rsid w:val="00CD401A"/>
    <w:rsid w:val="00CD4554"/>
    <w:rsid w:val="00CD46E6"/>
    <w:rsid w:val="00CD4A2D"/>
    <w:rsid w:val="00CD4D8C"/>
    <w:rsid w:val="00CD4F83"/>
    <w:rsid w:val="00CD5287"/>
    <w:rsid w:val="00CD543E"/>
    <w:rsid w:val="00CD55A2"/>
    <w:rsid w:val="00CD57AA"/>
    <w:rsid w:val="00CD6265"/>
    <w:rsid w:val="00CD6861"/>
    <w:rsid w:val="00CD6955"/>
    <w:rsid w:val="00CD6A4C"/>
    <w:rsid w:val="00CD6E56"/>
    <w:rsid w:val="00CD7668"/>
    <w:rsid w:val="00CE008D"/>
    <w:rsid w:val="00CE02BE"/>
    <w:rsid w:val="00CE0780"/>
    <w:rsid w:val="00CE0ACD"/>
    <w:rsid w:val="00CE0B1C"/>
    <w:rsid w:val="00CE0BC0"/>
    <w:rsid w:val="00CE0F33"/>
    <w:rsid w:val="00CE19F4"/>
    <w:rsid w:val="00CE1B1C"/>
    <w:rsid w:val="00CE2158"/>
    <w:rsid w:val="00CE2701"/>
    <w:rsid w:val="00CE29D7"/>
    <w:rsid w:val="00CE2B9E"/>
    <w:rsid w:val="00CE458F"/>
    <w:rsid w:val="00CE4675"/>
    <w:rsid w:val="00CE4806"/>
    <w:rsid w:val="00CE4871"/>
    <w:rsid w:val="00CE4B81"/>
    <w:rsid w:val="00CE55F5"/>
    <w:rsid w:val="00CE5692"/>
    <w:rsid w:val="00CE5CFA"/>
    <w:rsid w:val="00CE5D9E"/>
    <w:rsid w:val="00CE627B"/>
    <w:rsid w:val="00CE687E"/>
    <w:rsid w:val="00CE6992"/>
    <w:rsid w:val="00CE71B9"/>
    <w:rsid w:val="00CE7C6B"/>
    <w:rsid w:val="00CE7F25"/>
    <w:rsid w:val="00CF043D"/>
    <w:rsid w:val="00CF08BD"/>
    <w:rsid w:val="00CF0A0C"/>
    <w:rsid w:val="00CF0F01"/>
    <w:rsid w:val="00CF0F92"/>
    <w:rsid w:val="00CF127D"/>
    <w:rsid w:val="00CF1769"/>
    <w:rsid w:val="00CF1BDE"/>
    <w:rsid w:val="00CF1E5C"/>
    <w:rsid w:val="00CF1F76"/>
    <w:rsid w:val="00CF2450"/>
    <w:rsid w:val="00CF2519"/>
    <w:rsid w:val="00CF2856"/>
    <w:rsid w:val="00CF329F"/>
    <w:rsid w:val="00CF339C"/>
    <w:rsid w:val="00CF358E"/>
    <w:rsid w:val="00CF382A"/>
    <w:rsid w:val="00CF38FB"/>
    <w:rsid w:val="00CF3D8E"/>
    <w:rsid w:val="00CF3E31"/>
    <w:rsid w:val="00CF4273"/>
    <w:rsid w:val="00CF4699"/>
    <w:rsid w:val="00CF4C29"/>
    <w:rsid w:val="00CF4CD8"/>
    <w:rsid w:val="00CF5504"/>
    <w:rsid w:val="00CF5711"/>
    <w:rsid w:val="00CF59F1"/>
    <w:rsid w:val="00CF5A63"/>
    <w:rsid w:val="00CF5ADE"/>
    <w:rsid w:val="00CF5E1B"/>
    <w:rsid w:val="00CF6071"/>
    <w:rsid w:val="00CF6993"/>
    <w:rsid w:val="00CF6A23"/>
    <w:rsid w:val="00CF6D94"/>
    <w:rsid w:val="00CF6EA2"/>
    <w:rsid w:val="00CF6F09"/>
    <w:rsid w:val="00CF727D"/>
    <w:rsid w:val="00CF7527"/>
    <w:rsid w:val="00CF7A1E"/>
    <w:rsid w:val="00CF7A4E"/>
    <w:rsid w:val="00D0001D"/>
    <w:rsid w:val="00D00171"/>
    <w:rsid w:val="00D002F8"/>
    <w:rsid w:val="00D010DB"/>
    <w:rsid w:val="00D01241"/>
    <w:rsid w:val="00D01747"/>
    <w:rsid w:val="00D01944"/>
    <w:rsid w:val="00D01963"/>
    <w:rsid w:val="00D01A48"/>
    <w:rsid w:val="00D01D55"/>
    <w:rsid w:val="00D02040"/>
    <w:rsid w:val="00D026B3"/>
    <w:rsid w:val="00D03389"/>
    <w:rsid w:val="00D037E4"/>
    <w:rsid w:val="00D0389C"/>
    <w:rsid w:val="00D03B17"/>
    <w:rsid w:val="00D03E30"/>
    <w:rsid w:val="00D04452"/>
    <w:rsid w:val="00D04647"/>
    <w:rsid w:val="00D046CF"/>
    <w:rsid w:val="00D051DA"/>
    <w:rsid w:val="00D053EE"/>
    <w:rsid w:val="00D055B1"/>
    <w:rsid w:val="00D05C5B"/>
    <w:rsid w:val="00D05C5E"/>
    <w:rsid w:val="00D05CBE"/>
    <w:rsid w:val="00D0620F"/>
    <w:rsid w:val="00D066B8"/>
    <w:rsid w:val="00D06701"/>
    <w:rsid w:val="00D069F3"/>
    <w:rsid w:val="00D06B45"/>
    <w:rsid w:val="00D06F8B"/>
    <w:rsid w:val="00D06FEA"/>
    <w:rsid w:val="00D07B2B"/>
    <w:rsid w:val="00D102BA"/>
    <w:rsid w:val="00D1142E"/>
    <w:rsid w:val="00D11DEE"/>
    <w:rsid w:val="00D13036"/>
    <w:rsid w:val="00D13387"/>
    <w:rsid w:val="00D13445"/>
    <w:rsid w:val="00D14255"/>
    <w:rsid w:val="00D143A0"/>
    <w:rsid w:val="00D151F2"/>
    <w:rsid w:val="00D1528A"/>
    <w:rsid w:val="00D152D9"/>
    <w:rsid w:val="00D15809"/>
    <w:rsid w:val="00D15C32"/>
    <w:rsid w:val="00D15C59"/>
    <w:rsid w:val="00D173BA"/>
    <w:rsid w:val="00D175D3"/>
    <w:rsid w:val="00D17F5B"/>
    <w:rsid w:val="00D207D4"/>
    <w:rsid w:val="00D20878"/>
    <w:rsid w:val="00D20BDB"/>
    <w:rsid w:val="00D21241"/>
    <w:rsid w:val="00D22466"/>
    <w:rsid w:val="00D22792"/>
    <w:rsid w:val="00D2331F"/>
    <w:rsid w:val="00D23410"/>
    <w:rsid w:val="00D23A11"/>
    <w:rsid w:val="00D24097"/>
    <w:rsid w:val="00D24294"/>
    <w:rsid w:val="00D24348"/>
    <w:rsid w:val="00D249FD"/>
    <w:rsid w:val="00D24F57"/>
    <w:rsid w:val="00D253E2"/>
    <w:rsid w:val="00D25C4A"/>
    <w:rsid w:val="00D25C50"/>
    <w:rsid w:val="00D26812"/>
    <w:rsid w:val="00D268B2"/>
    <w:rsid w:val="00D26B5E"/>
    <w:rsid w:val="00D26EE9"/>
    <w:rsid w:val="00D26F1C"/>
    <w:rsid w:val="00D274DA"/>
    <w:rsid w:val="00D278FE"/>
    <w:rsid w:val="00D27A76"/>
    <w:rsid w:val="00D30A93"/>
    <w:rsid w:val="00D30F16"/>
    <w:rsid w:val="00D31029"/>
    <w:rsid w:val="00D310C9"/>
    <w:rsid w:val="00D316D2"/>
    <w:rsid w:val="00D31752"/>
    <w:rsid w:val="00D31AE0"/>
    <w:rsid w:val="00D3228D"/>
    <w:rsid w:val="00D324A5"/>
    <w:rsid w:val="00D324C5"/>
    <w:rsid w:val="00D325F4"/>
    <w:rsid w:val="00D32C41"/>
    <w:rsid w:val="00D32D0F"/>
    <w:rsid w:val="00D32F6C"/>
    <w:rsid w:val="00D33036"/>
    <w:rsid w:val="00D330CB"/>
    <w:rsid w:val="00D331EC"/>
    <w:rsid w:val="00D33362"/>
    <w:rsid w:val="00D3379C"/>
    <w:rsid w:val="00D33C57"/>
    <w:rsid w:val="00D33D7B"/>
    <w:rsid w:val="00D3461F"/>
    <w:rsid w:val="00D34966"/>
    <w:rsid w:val="00D34B82"/>
    <w:rsid w:val="00D34CCF"/>
    <w:rsid w:val="00D3558F"/>
    <w:rsid w:val="00D35875"/>
    <w:rsid w:val="00D35AE5"/>
    <w:rsid w:val="00D36895"/>
    <w:rsid w:val="00D36AD4"/>
    <w:rsid w:val="00D36BC7"/>
    <w:rsid w:val="00D36C27"/>
    <w:rsid w:val="00D36F45"/>
    <w:rsid w:val="00D3700B"/>
    <w:rsid w:val="00D378F3"/>
    <w:rsid w:val="00D37F96"/>
    <w:rsid w:val="00D4002F"/>
    <w:rsid w:val="00D401ED"/>
    <w:rsid w:val="00D40950"/>
    <w:rsid w:val="00D409E5"/>
    <w:rsid w:val="00D40A18"/>
    <w:rsid w:val="00D40A1B"/>
    <w:rsid w:val="00D4126B"/>
    <w:rsid w:val="00D41577"/>
    <w:rsid w:val="00D41CEC"/>
    <w:rsid w:val="00D41FAB"/>
    <w:rsid w:val="00D42747"/>
    <w:rsid w:val="00D429AD"/>
    <w:rsid w:val="00D4305B"/>
    <w:rsid w:val="00D4340A"/>
    <w:rsid w:val="00D43419"/>
    <w:rsid w:val="00D434C0"/>
    <w:rsid w:val="00D4391F"/>
    <w:rsid w:val="00D4398B"/>
    <w:rsid w:val="00D43B60"/>
    <w:rsid w:val="00D43BE5"/>
    <w:rsid w:val="00D43CD1"/>
    <w:rsid w:val="00D44462"/>
    <w:rsid w:val="00D449EF"/>
    <w:rsid w:val="00D44E0F"/>
    <w:rsid w:val="00D458AF"/>
    <w:rsid w:val="00D45DC9"/>
    <w:rsid w:val="00D461B1"/>
    <w:rsid w:val="00D46A7E"/>
    <w:rsid w:val="00D46C5D"/>
    <w:rsid w:val="00D46F0C"/>
    <w:rsid w:val="00D476B2"/>
    <w:rsid w:val="00D47BE1"/>
    <w:rsid w:val="00D47D6C"/>
    <w:rsid w:val="00D47E44"/>
    <w:rsid w:val="00D50245"/>
    <w:rsid w:val="00D50577"/>
    <w:rsid w:val="00D505B1"/>
    <w:rsid w:val="00D507CF"/>
    <w:rsid w:val="00D50DC4"/>
    <w:rsid w:val="00D513A8"/>
    <w:rsid w:val="00D51CDD"/>
    <w:rsid w:val="00D52412"/>
    <w:rsid w:val="00D52416"/>
    <w:rsid w:val="00D5283E"/>
    <w:rsid w:val="00D52B0F"/>
    <w:rsid w:val="00D53887"/>
    <w:rsid w:val="00D53B47"/>
    <w:rsid w:val="00D53ECE"/>
    <w:rsid w:val="00D545B1"/>
    <w:rsid w:val="00D547B1"/>
    <w:rsid w:val="00D54FEE"/>
    <w:rsid w:val="00D552F2"/>
    <w:rsid w:val="00D55497"/>
    <w:rsid w:val="00D55885"/>
    <w:rsid w:val="00D56029"/>
    <w:rsid w:val="00D5620C"/>
    <w:rsid w:val="00D56C31"/>
    <w:rsid w:val="00D5731D"/>
    <w:rsid w:val="00D57DCA"/>
    <w:rsid w:val="00D60604"/>
    <w:rsid w:val="00D606F2"/>
    <w:rsid w:val="00D611C5"/>
    <w:rsid w:val="00D61CC1"/>
    <w:rsid w:val="00D61DB4"/>
    <w:rsid w:val="00D629EE"/>
    <w:rsid w:val="00D6393E"/>
    <w:rsid w:val="00D63E37"/>
    <w:rsid w:val="00D648A0"/>
    <w:rsid w:val="00D649B9"/>
    <w:rsid w:val="00D64DA6"/>
    <w:rsid w:val="00D64EDC"/>
    <w:rsid w:val="00D65504"/>
    <w:rsid w:val="00D663E8"/>
    <w:rsid w:val="00D6688F"/>
    <w:rsid w:val="00D66B08"/>
    <w:rsid w:val="00D66C42"/>
    <w:rsid w:val="00D66E48"/>
    <w:rsid w:val="00D670C4"/>
    <w:rsid w:val="00D6719E"/>
    <w:rsid w:val="00D674C4"/>
    <w:rsid w:val="00D67984"/>
    <w:rsid w:val="00D67AFE"/>
    <w:rsid w:val="00D67BE4"/>
    <w:rsid w:val="00D67FE0"/>
    <w:rsid w:val="00D7001F"/>
    <w:rsid w:val="00D70047"/>
    <w:rsid w:val="00D701B4"/>
    <w:rsid w:val="00D701D1"/>
    <w:rsid w:val="00D70350"/>
    <w:rsid w:val="00D7041F"/>
    <w:rsid w:val="00D704A1"/>
    <w:rsid w:val="00D7074F"/>
    <w:rsid w:val="00D709FA"/>
    <w:rsid w:val="00D70B78"/>
    <w:rsid w:val="00D70F7F"/>
    <w:rsid w:val="00D71531"/>
    <w:rsid w:val="00D71E3E"/>
    <w:rsid w:val="00D72E18"/>
    <w:rsid w:val="00D73635"/>
    <w:rsid w:val="00D73C38"/>
    <w:rsid w:val="00D73F7D"/>
    <w:rsid w:val="00D74062"/>
    <w:rsid w:val="00D740C9"/>
    <w:rsid w:val="00D7425E"/>
    <w:rsid w:val="00D7529F"/>
    <w:rsid w:val="00D75392"/>
    <w:rsid w:val="00D754DA"/>
    <w:rsid w:val="00D75BBE"/>
    <w:rsid w:val="00D7679E"/>
    <w:rsid w:val="00D76D83"/>
    <w:rsid w:val="00D76DA2"/>
    <w:rsid w:val="00D76DB3"/>
    <w:rsid w:val="00D76E5D"/>
    <w:rsid w:val="00D77744"/>
    <w:rsid w:val="00D77BC0"/>
    <w:rsid w:val="00D77DEC"/>
    <w:rsid w:val="00D81141"/>
    <w:rsid w:val="00D81470"/>
    <w:rsid w:val="00D81705"/>
    <w:rsid w:val="00D81865"/>
    <w:rsid w:val="00D8191B"/>
    <w:rsid w:val="00D81B0B"/>
    <w:rsid w:val="00D81D6C"/>
    <w:rsid w:val="00D81EB1"/>
    <w:rsid w:val="00D81F91"/>
    <w:rsid w:val="00D82494"/>
    <w:rsid w:val="00D82B46"/>
    <w:rsid w:val="00D82C73"/>
    <w:rsid w:val="00D82FE7"/>
    <w:rsid w:val="00D8308A"/>
    <w:rsid w:val="00D83953"/>
    <w:rsid w:val="00D83CC3"/>
    <w:rsid w:val="00D83FB1"/>
    <w:rsid w:val="00D842FF"/>
    <w:rsid w:val="00D843F6"/>
    <w:rsid w:val="00D8449F"/>
    <w:rsid w:val="00D84CBD"/>
    <w:rsid w:val="00D84D6C"/>
    <w:rsid w:val="00D853E7"/>
    <w:rsid w:val="00D859B4"/>
    <w:rsid w:val="00D85B6C"/>
    <w:rsid w:val="00D85E70"/>
    <w:rsid w:val="00D85F67"/>
    <w:rsid w:val="00D8675E"/>
    <w:rsid w:val="00D871ED"/>
    <w:rsid w:val="00D872FF"/>
    <w:rsid w:val="00D87547"/>
    <w:rsid w:val="00D875A9"/>
    <w:rsid w:val="00D901E2"/>
    <w:rsid w:val="00D901FD"/>
    <w:rsid w:val="00D906B4"/>
    <w:rsid w:val="00D90911"/>
    <w:rsid w:val="00D915AE"/>
    <w:rsid w:val="00D915D0"/>
    <w:rsid w:val="00D9193E"/>
    <w:rsid w:val="00D91A67"/>
    <w:rsid w:val="00D91A79"/>
    <w:rsid w:val="00D91A7B"/>
    <w:rsid w:val="00D91D06"/>
    <w:rsid w:val="00D92128"/>
    <w:rsid w:val="00D92515"/>
    <w:rsid w:val="00D929E3"/>
    <w:rsid w:val="00D92A99"/>
    <w:rsid w:val="00D93079"/>
    <w:rsid w:val="00D939CB"/>
    <w:rsid w:val="00D93A71"/>
    <w:rsid w:val="00D93DDF"/>
    <w:rsid w:val="00D94BA1"/>
    <w:rsid w:val="00D94BF0"/>
    <w:rsid w:val="00D96BB1"/>
    <w:rsid w:val="00D972CA"/>
    <w:rsid w:val="00D975B8"/>
    <w:rsid w:val="00D975E8"/>
    <w:rsid w:val="00D978F0"/>
    <w:rsid w:val="00D979C7"/>
    <w:rsid w:val="00D97C3B"/>
    <w:rsid w:val="00DA0349"/>
    <w:rsid w:val="00DA0789"/>
    <w:rsid w:val="00DA1282"/>
    <w:rsid w:val="00DA12D9"/>
    <w:rsid w:val="00DA13CD"/>
    <w:rsid w:val="00DA1425"/>
    <w:rsid w:val="00DA2188"/>
    <w:rsid w:val="00DA2307"/>
    <w:rsid w:val="00DA2858"/>
    <w:rsid w:val="00DA2D34"/>
    <w:rsid w:val="00DA31AC"/>
    <w:rsid w:val="00DA3CCC"/>
    <w:rsid w:val="00DA40B0"/>
    <w:rsid w:val="00DA42C9"/>
    <w:rsid w:val="00DA458C"/>
    <w:rsid w:val="00DA4BC1"/>
    <w:rsid w:val="00DA5308"/>
    <w:rsid w:val="00DA571C"/>
    <w:rsid w:val="00DA5884"/>
    <w:rsid w:val="00DA5A07"/>
    <w:rsid w:val="00DA5A20"/>
    <w:rsid w:val="00DA5AD7"/>
    <w:rsid w:val="00DA6A40"/>
    <w:rsid w:val="00DA7169"/>
    <w:rsid w:val="00DA742F"/>
    <w:rsid w:val="00DA7461"/>
    <w:rsid w:val="00DA7581"/>
    <w:rsid w:val="00DA7986"/>
    <w:rsid w:val="00DA7E60"/>
    <w:rsid w:val="00DA7F6E"/>
    <w:rsid w:val="00DB0156"/>
    <w:rsid w:val="00DB0DBE"/>
    <w:rsid w:val="00DB0F12"/>
    <w:rsid w:val="00DB0F35"/>
    <w:rsid w:val="00DB134E"/>
    <w:rsid w:val="00DB13D2"/>
    <w:rsid w:val="00DB1704"/>
    <w:rsid w:val="00DB170C"/>
    <w:rsid w:val="00DB1CDD"/>
    <w:rsid w:val="00DB1DDC"/>
    <w:rsid w:val="00DB2FC3"/>
    <w:rsid w:val="00DB3199"/>
    <w:rsid w:val="00DB3256"/>
    <w:rsid w:val="00DB3368"/>
    <w:rsid w:val="00DB3399"/>
    <w:rsid w:val="00DB3AA5"/>
    <w:rsid w:val="00DB3E04"/>
    <w:rsid w:val="00DB48F2"/>
    <w:rsid w:val="00DB4C56"/>
    <w:rsid w:val="00DB4F47"/>
    <w:rsid w:val="00DB527D"/>
    <w:rsid w:val="00DB54CD"/>
    <w:rsid w:val="00DB66D0"/>
    <w:rsid w:val="00DB6AE9"/>
    <w:rsid w:val="00DB7506"/>
    <w:rsid w:val="00DB7D10"/>
    <w:rsid w:val="00DB7EDD"/>
    <w:rsid w:val="00DC0070"/>
    <w:rsid w:val="00DC0188"/>
    <w:rsid w:val="00DC0473"/>
    <w:rsid w:val="00DC077E"/>
    <w:rsid w:val="00DC0986"/>
    <w:rsid w:val="00DC0FDB"/>
    <w:rsid w:val="00DC10C4"/>
    <w:rsid w:val="00DC1A45"/>
    <w:rsid w:val="00DC1A67"/>
    <w:rsid w:val="00DC1C46"/>
    <w:rsid w:val="00DC25DC"/>
    <w:rsid w:val="00DC2DEB"/>
    <w:rsid w:val="00DC30F3"/>
    <w:rsid w:val="00DC328E"/>
    <w:rsid w:val="00DC33E9"/>
    <w:rsid w:val="00DC35F8"/>
    <w:rsid w:val="00DC370A"/>
    <w:rsid w:val="00DC3B2B"/>
    <w:rsid w:val="00DC3D26"/>
    <w:rsid w:val="00DC4061"/>
    <w:rsid w:val="00DC4397"/>
    <w:rsid w:val="00DC4952"/>
    <w:rsid w:val="00DC4A63"/>
    <w:rsid w:val="00DC4AB3"/>
    <w:rsid w:val="00DC513E"/>
    <w:rsid w:val="00DC5915"/>
    <w:rsid w:val="00DC5FEB"/>
    <w:rsid w:val="00DC6270"/>
    <w:rsid w:val="00DC668D"/>
    <w:rsid w:val="00DC6D85"/>
    <w:rsid w:val="00DC7428"/>
    <w:rsid w:val="00DC7D2D"/>
    <w:rsid w:val="00DC7EFA"/>
    <w:rsid w:val="00DD02BE"/>
    <w:rsid w:val="00DD0A77"/>
    <w:rsid w:val="00DD0C86"/>
    <w:rsid w:val="00DD135F"/>
    <w:rsid w:val="00DD16A9"/>
    <w:rsid w:val="00DD1C88"/>
    <w:rsid w:val="00DD1FA6"/>
    <w:rsid w:val="00DD26D8"/>
    <w:rsid w:val="00DD2D31"/>
    <w:rsid w:val="00DD3340"/>
    <w:rsid w:val="00DD34D4"/>
    <w:rsid w:val="00DD3BB4"/>
    <w:rsid w:val="00DD3FE1"/>
    <w:rsid w:val="00DD4226"/>
    <w:rsid w:val="00DD449F"/>
    <w:rsid w:val="00DD44EC"/>
    <w:rsid w:val="00DD480E"/>
    <w:rsid w:val="00DD4A6C"/>
    <w:rsid w:val="00DD526A"/>
    <w:rsid w:val="00DD52A1"/>
    <w:rsid w:val="00DD5669"/>
    <w:rsid w:val="00DD5EE3"/>
    <w:rsid w:val="00DD6023"/>
    <w:rsid w:val="00DD64D1"/>
    <w:rsid w:val="00DD688A"/>
    <w:rsid w:val="00DD69F9"/>
    <w:rsid w:val="00DD6F47"/>
    <w:rsid w:val="00DD7289"/>
    <w:rsid w:val="00DD72CA"/>
    <w:rsid w:val="00DD7D28"/>
    <w:rsid w:val="00DE0406"/>
    <w:rsid w:val="00DE1360"/>
    <w:rsid w:val="00DE1824"/>
    <w:rsid w:val="00DE1A4C"/>
    <w:rsid w:val="00DE1C6C"/>
    <w:rsid w:val="00DE1E50"/>
    <w:rsid w:val="00DE1F68"/>
    <w:rsid w:val="00DE1FBA"/>
    <w:rsid w:val="00DE21B4"/>
    <w:rsid w:val="00DE24A7"/>
    <w:rsid w:val="00DE2560"/>
    <w:rsid w:val="00DE321F"/>
    <w:rsid w:val="00DE3569"/>
    <w:rsid w:val="00DE35B3"/>
    <w:rsid w:val="00DE37C7"/>
    <w:rsid w:val="00DE3817"/>
    <w:rsid w:val="00DE3A89"/>
    <w:rsid w:val="00DE3B53"/>
    <w:rsid w:val="00DE3BDE"/>
    <w:rsid w:val="00DE3E90"/>
    <w:rsid w:val="00DE40E8"/>
    <w:rsid w:val="00DE40F8"/>
    <w:rsid w:val="00DE4244"/>
    <w:rsid w:val="00DE43D4"/>
    <w:rsid w:val="00DE44BD"/>
    <w:rsid w:val="00DE4541"/>
    <w:rsid w:val="00DE4723"/>
    <w:rsid w:val="00DE474F"/>
    <w:rsid w:val="00DE4924"/>
    <w:rsid w:val="00DE4AC8"/>
    <w:rsid w:val="00DE4FEE"/>
    <w:rsid w:val="00DE50F4"/>
    <w:rsid w:val="00DE51FB"/>
    <w:rsid w:val="00DE548F"/>
    <w:rsid w:val="00DE54DE"/>
    <w:rsid w:val="00DE583E"/>
    <w:rsid w:val="00DE5D89"/>
    <w:rsid w:val="00DE5ECD"/>
    <w:rsid w:val="00DE60FB"/>
    <w:rsid w:val="00DE64BA"/>
    <w:rsid w:val="00DE6589"/>
    <w:rsid w:val="00DE6621"/>
    <w:rsid w:val="00DE6DA7"/>
    <w:rsid w:val="00DE701D"/>
    <w:rsid w:val="00DE726A"/>
    <w:rsid w:val="00DE72C6"/>
    <w:rsid w:val="00DE7361"/>
    <w:rsid w:val="00DF0944"/>
    <w:rsid w:val="00DF09B9"/>
    <w:rsid w:val="00DF14D7"/>
    <w:rsid w:val="00DF204A"/>
    <w:rsid w:val="00DF2333"/>
    <w:rsid w:val="00DF24B7"/>
    <w:rsid w:val="00DF2654"/>
    <w:rsid w:val="00DF2AB7"/>
    <w:rsid w:val="00DF2B5F"/>
    <w:rsid w:val="00DF2F28"/>
    <w:rsid w:val="00DF338A"/>
    <w:rsid w:val="00DF34B8"/>
    <w:rsid w:val="00DF4143"/>
    <w:rsid w:val="00DF42DF"/>
    <w:rsid w:val="00DF4937"/>
    <w:rsid w:val="00DF4DAC"/>
    <w:rsid w:val="00DF5CCA"/>
    <w:rsid w:val="00DF6336"/>
    <w:rsid w:val="00DF7A2C"/>
    <w:rsid w:val="00DF7C85"/>
    <w:rsid w:val="00DF7CBF"/>
    <w:rsid w:val="00DF7EEE"/>
    <w:rsid w:val="00E00103"/>
    <w:rsid w:val="00E0034F"/>
    <w:rsid w:val="00E00790"/>
    <w:rsid w:val="00E00E0E"/>
    <w:rsid w:val="00E0112A"/>
    <w:rsid w:val="00E0145C"/>
    <w:rsid w:val="00E014B6"/>
    <w:rsid w:val="00E015F9"/>
    <w:rsid w:val="00E01B65"/>
    <w:rsid w:val="00E01D94"/>
    <w:rsid w:val="00E0202D"/>
    <w:rsid w:val="00E02458"/>
    <w:rsid w:val="00E02B66"/>
    <w:rsid w:val="00E0326A"/>
    <w:rsid w:val="00E0374C"/>
    <w:rsid w:val="00E039E8"/>
    <w:rsid w:val="00E03B1A"/>
    <w:rsid w:val="00E043C2"/>
    <w:rsid w:val="00E04489"/>
    <w:rsid w:val="00E045D4"/>
    <w:rsid w:val="00E04A34"/>
    <w:rsid w:val="00E04BD4"/>
    <w:rsid w:val="00E04CA8"/>
    <w:rsid w:val="00E05497"/>
    <w:rsid w:val="00E05DD2"/>
    <w:rsid w:val="00E05FD1"/>
    <w:rsid w:val="00E0656F"/>
    <w:rsid w:val="00E06766"/>
    <w:rsid w:val="00E06B91"/>
    <w:rsid w:val="00E06B94"/>
    <w:rsid w:val="00E0722A"/>
    <w:rsid w:val="00E07C36"/>
    <w:rsid w:val="00E07D38"/>
    <w:rsid w:val="00E07D83"/>
    <w:rsid w:val="00E100D8"/>
    <w:rsid w:val="00E10282"/>
    <w:rsid w:val="00E10373"/>
    <w:rsid w:val="00E10A6C"/>
    <w:rsid w:val="00E10DB3"/>
    <w:rsid w:val="00E10FE8"/>
    <w:rsid w:val="00E1103D"/>
    <w:rsid w:val="00E11628"/>
    <w:rsid w:val="00E11D62"/>
    <w:rsid w:val="00E11E0F"/>
    <w:rsid w:val="00E11E45"/>
    <w:rsid w:val="00E126D6"/>
    <w:rsid w:val="00E12D3D"/>
    <w:rsid w:val="00E13287"/>
    <w:rsid w:val="00E136A5"/>
    <w:rsid w:val="00E1388F"/>
    <w:rsid w:val="00E13D82"/>
    <w:rsid w:val="00E13E56"/>
    <w:rsid w:val="00E14FA6"/>
    <w:rsid w:val="00E15C07"/>
    <w:rsid w:val="00E1670E"/>
    <w:rsid w:val="00E16EF1"/>
    <w:rsid w:val="00E170B9"/>
    <w:rsid w:val="00E173E2"/>
    <w:rsid w:val="00E17958"/>
    <w:rsid w:val="00E200C0"/>
    <w:rsid w:val="00E201C3"/>
    <w:rsid w:val="00E201E4"/>
    <w:rsid w:val="00E202CF"/>
    <w:rsid w:val="00E2193B"/>
    <w:rsid w:val="00E22247"/>
    <w:rsid w:val="00E228E7"/>
    <w:rsid w:val="00E22B4F"/>
    <w:rsid w:val="00E22FFF"/>
    <w:rsid w:val="00E2329D"/>
    <w:rsid w:val="00E235D2"/>
    <w:rsid w:val="00E236B9"/>
    <w:rsid w:val="00E23FF3"/>
    <w:rsid w:val="00E2435E"/>
    <w:rsid w:val="00E24E29"/>
    <w:rsid w:val="00E25375"/>
    <w:rsid w:val="00E25394"/>
    <w:rsid w:val="00E253B8"/>
    <w:rsid w:val="00E25AC7"/>
    <w:rsid w:val="00E25B2C"/>
    <w:rsid w:val="00E2676B"/>
    <w:rsid w:val="00E26930"/>
    <w:rsid w:val="00E26968"/>
    <w:rsid w:val="00E274C7"/>
    <w:rsid w:val="00E277DA"/>
    <w:rsid w:val="00E3067A"/>
    <w:rsid w:val="00E30FE2"/>
    <w:rsid w:val="00E31614"/>
    <w:rsid w:val="00E31C76"/>
    <w:rsid w:val="00E31CE4"/>
    <w:rsid w:val="00E3210C"/>
    <w:rsid w:val="00E332DA"/>
    <w:rsid w:val="00E332E1"/>
    <w:rsid w:val="00E33409"/>
    <w:rsid w:val="00E3383C"/>
    <w:rsid w:val="00E33AC7"/>
    <w:rsid w:val="00E33BC2"/>
    <w:rsid w:val="00E33C28"/>
    <w:rsid w:val="00E3401A"/>
    <w:rsid w:val="00E34171"/>
    <w:rsid w:val="00E34454"/>
    <w:rsid w:val="00E344CB"/>
    <w:rsid w:val="00E34630"/>
    <w:rsid w:val="00E34642"/>
    <w:rsid w:val="00E34863"/>
    <w:rsid w:val="00E34DCA"/>
    <w:rsid w:val="00E351DE"/>
    <w:rsid w:val="00E35386"/>
    <w:rsid w:val="00E35667"/>
    <w:rsid w:val="00E359BF"/>
    <w:rsid w:val="00E35C60"/>
    <w:rsid w:val="00E35DA3"/>
    <w:rsid w:val="00E36189"/>
    <w:rsid w:val="00E36923"/>
    <w:rsid w:val="00E36AF2"/>
    <w:rsid w:val="00E370D9"/>
    <w:rsid w:val="00E371BD"/>
    <w:rsid w:val="00E379E7"/>
    <w:rsid w:val="00E400AE"/>
    <w:rsid w:val="00E400CA"/>
    <w:rsid w:val="00E40AD2"/>
    <w:rsid w:val="00E40C51"/>
    <w:rsid w:val="00E413A5"/>
    <w:rsid w:val="00E41C03"/>
    <w:rsid w:val="00E4214D"/>
    <w:rsid w:val="00E42324"/>
    <w:rsid w:val="00E423F5"/>
    <w:rsid w:val="00E426C6"/>
    <w:rsid w:val="00E428E4"/>
    <w:rsid w:val="00E42B10"/>
    <w:rsid w:val="00E42D48"/>
    <w:rsid w:val="00E42E97"/>
    <w:rsid w:val="00E42F47"/>
    <w:rsid w:val="00E4397E"/>
    <w:rsid w:val="00E44352"/>
    <w:rsid w:val="00E445D9"/>
    <w:rsid w:val="00E445EF"/>
    <w:rsid w:val="00E44B59"/>
    <w:rsid w:val="00E4511F"/>
    <w:rsid w:val="00E455D4"/>
    <w:rsid w:val="00E45923"/>
    <w:rsid w:val="00E45DBA"/>
    <w:rsid w:val="00E47384"/>
    <w:rsid w:val="00E473F5"/>
    <w:rsid w:val="00E4762E"/>
    <w:rsid w:val="00E47716"/>
    <w:rsid w:val="00E479AA"/>
    <w:rsid w:val="00E47AB2"/>
    <w:rsid w:val="00E50596"/>
    <w:rsid w:val="00E507B6"/>
    <w:rsid w:val="00E5128D"/>
    <w:rsid w:val="00E514E5"/>
    <w:rsid w:val="00E515CC"/>
    <w:rsid w:val="00E51DC4"/>
    <w:rsid w:val="00E521EE"/>
    <w:rsid w:val="00E523A5"/>
    <w:rsid w:val="00E525CF"/>
    <w:rsid w:val="00E5279A"/>
    <w:rsid w:val="00E52D23"/>
    <w:rsid w:val="00E536E4"/>
    <w:rsid w:val="00E53E6B"/>
    <w:rsid w:val="00E54232"/>
    <w:rsid w:val="00E5435E"/>
    <w:rsid w:val="00E544AA"/>
    <w:rsid w:val="00E54EA2"/>
    <w:rsid w:val="00E553EF"/>
    <w:rsid w:val="00E55A19"/>
    <w:rsid w:val="00E56128"/>
    <w:rsid w:val="00E56653"/>
    <w:rsid w:val="00E5696A"/>
    <w:rsid w:val="00E571CF"/>
    <w:rsid w:val="00E57337"/>
    <w:rsid w:val="00E57433"/>
    <w:rsid w:val="00E5757D"/>
    <w:rsid w:val="00E57648"/>
    <w:rsid w:val="00E57793"/>
    <w:rsid w:val="00E578C7"/>
    <w:rsid w:val="00E57CA1"/>
    <w:rsid w:val="00E57EC5"/>
    <w:rsid w:val="00E601B5"/>
    <w:rsid w:val="00E6022E"/>
    <w:rsid w:val="00E603D3"/>
    <w:rsid w:val="00E60AD6"/>
    <w:rsid w:val="00E60AF6"/>
    <w:rsid w:val="00E60E81"/>
    <w:rsid w:val="00E6136A"/>
    <w:rsid w:val="00E61553"/>
    <w:rsid w:val="00E617D7"/>
    <w:rsid w:val="00E61CCE"/>
    <w:rsid w:val="00E622F3"/>
    <w:rsid w:val="00E62444"/>
    <w:rsid w:val="00E6271B"/>
    <w:rsid w:val="00E62A8A"/>
    <w:rsid w:val="00E62EC3"/>
    <w:rsid w:val="00E63588"/>
    <w:rsid w:val="00E63C60"/>
    <w:rsid w:val="00E6484C"/>
    <w:rsid w:val="00E659A2"/>
    <w:rsid w:val="00E659BE"/>
    <w:rsid w:val="00E661C2"/>
    <w:rsid w:val="00E664F9"/>
    <w:rsid w:val="00E667B4"/>
    <w:rsid w:val="00E66B8D"/>
    <w:rsid w:val="00E66CF8"/>
    <w:rsid w:val="00E670F0"/>
    <w:rsid w:val="00E67C63"/>
    <w:rsid w:val="00E67E8A"/>
    <w:rsid w:val="00E7009F"/>
    <w:rsid w:val="00E70630"/>
    <w:rsid w:val="00E70AF4"/>
    <w:rsid w:val="00E70D34"/>
    <w:rsid w:val="00E716A0"/>
    <w:rsid w:val="00E71C09"/>
    <w:rsid w:val="00E71D38"/>
    <w:rsid w:val="00E71EEA"/>
    <w:rsid w:val="00E7228D"/>
    <w:rsid w:val="00E7286D"/>
    <w:rsid w:val="00E72B8E"/>
    <w:rsid w:val="00E72BE4"/>
    <w:rsid w:val="00E732F1"/>
    <w:rsid w:val="00E74413"/>
    <w:rsid w:val="00E746F3"/>
    <w:rsid w:val="00E74781"/>
    <w:rsid w:val="00E757EE"/>
    <w:rsid w:val="00E75E2D"/>
    <w:rsid w:val="00E76685"/>
    <w:rsid w:val="00E76998"/>
    <w:rsid w:val="00E7734D"/>
    <w:rsid w:val="00E8114B"/>
    <w:rsid w:val="00E811AD"/>
    <w:rsid w:val="00E81799"/>
    <w:rsid w:val="00E81ACE"/>
    <w:rsid w:val="00E81BA0"/>
    <w:rsid w:val="00E81F34"/>
    <w:rsid w:val="00E82097"/>
    <w:rsid w:val="00E82430"/>
    <w:rsid w:val="00E8284D"/>
    <w:rsid w:val="00E829A6"/>
    <w:rsid w:val="00E82B5D"/>
    <w:rsid w:val="00E82CFA"/>
    <w:rsid w:val="00E82D73"/>
    <w:rsid w:val="00E83108"/>
    <w:rsid w:val="00E83BA2"/>
    <w:rsid w:val="00E83E75"/>
    <w:rsid w:val="00E844FE"/>
    <w:rsid w:val="00E84B6A"/>
    <w:rsid w:val="00E84C94"/>
    <w:rsid w:val="00E84D60"/>
    <w:rsid w:val="00E855EE"/>
    <w:rsid w:val="00E8577D"/>
    <w:rsid w:val="00E857CA"/>
    <w:rsid w:val="00E8593D"/>
    <w:rsid w:val="00E85AA2"/>
    <w:rsid w:val="00E85B0A"/>
    <w:rsid w:val="00E85CBB"/>
    <w:rsid w:val="00E85E4D"/>
    <w:rsid w:val="00E8628F"/>
    <w:rsid w:val="00E87A75"/>
    <w:rsid w:val="00E9067F"/>
    <w:rsid w:val="00E9074A"/>
    <w:rsid w:val="00E90A79"/>
    <w:rsid w:val="00E90D89"/>
    <w:rsid w:val="00E90E6A"/>
    <w:rsid w:val="00E90F2C"/>
    <w:rsid w:val="00E91193"/>
    <w:rsid w:val="00E912AE"/>
    <w:rsid w:val="00E91984"/>
    <w:rsid w:val="00E92235"/>
    <w:rsid w:val="00E923B3"/>
    <w:rsid w:val="00E924BA"/>
    <w:rsid w:val="00E92D0A"/>
    <w:rsid w:val="00E92EC3"/>
    <w:rsid w:val="00E9350F"/>
    <w:rsid w:val="00E93CA2"/>
    <w:rsid w:val="00E94D4D"/>
    <w:rsid w:val="00E94EDA"/>
    <w:rsid w:val="00E950DE"/>
    <w:rsid w:val="00E95408"/>
    <w:rsid w:val="00E9551A"/>
    <w:rsid w:val="00E9626A"/>
    <w:rsid w:val="00E968FC"/>
    <w:rsid w:val="00E970A6"/>
    <w:rsid w:val="00E9724A"/>
    <w:rsid w:val="00E97814"/>
    <w:rsid w:val="00E97A2A"/>
    <w:rsid w:val="00E97A74"/>
    <w:rsid w:val="00E97B75"/>
    <w:rsid w:val="00E97D48"/>
    <w:rsid w:val="00EA0BDE"/>
    <w:rsid w:val="00EA0C12"/>
    <w:rsid w:val="00EA0DD1"/>
    <w:rsid w:val="00EA0E91"/>
    <w:rsid w:val="00EA19C0"/>
    <w:rsid w:val="00EA23E1"/>
    <w:rsid w:val="00EA251A"/>
    <w:rsid w:val="00EA28B3"/>
    <w:rsid w:val="00EA2D34"/>
    <w:rsid w:val="00EA2FD5"/>
    <w:rsid w:val="00EA3957"/>
    <w:rsid w:val="00EA3A26"/>
    <w:rsid w:val="00EA40CD"/>
    <w:rsid w:val="00EA4322"/>
    <w:rsid w:val="00EA4C80"/>
    <w:rsid w:val="00EA6635"/>
    <w:rsid w:val="00EA69E1"/>
    <w:rsid w:val="00EA6E5C"/>
    <w:rsid w:val="00EA6F89"/>
    <w:rsid w:val="00EA7C51"/>
    <w:rsid w:val="00EB0421"/>
    <w:rsid w:val="00EB0588"/>
    <w:rsid w:val="00EB0BE0"/>
    <w:rsid w:val="00EB1699"/>
    <w:rsid w:val="00EB18DA"/>
    <w:rsid w:val="00EB19FA"/>
    <w:rsid w:val="00EB27A8"/>
    <w:rsid w:val="00EB28B2"/>
    <w:rsid w:val="00EB2956"/>
    <w:rsid w:val="00EB2B97"/>
    <w:rsid w:val="00EB2E4F"/>
    <w:rsid w:val="00EB2FD9"/>
    <w:rsid w:val="00EB310A"/>
    <w:rsid w:val="00EB3426"/>
    <w:rsid w:val="00EB4FC3"/>
    <w:rsid w:val="00EB5D3D"/>
    <w:rsid w:val="00EB625D"/>
    <w:rsid w:val="00EB6458"/>
    <w:rsid w:val="00EB64DE"/>
    <w:rsid w:val="00EB718F"/>
    <w:rsid w:val="00EB767D"/>
    <w:rsid w:val="00EB78EB"/>
    <w:rsid w:val="00EB7AED"/>
    <w:rsid w:val="00EB7CC1"/>
    <w:rsid w:val="00EB7DC9"/>
    <w:rsid w:val="00EC0008"/>
    <w:rsid w:val="00EC04DF"/>
    <w:rsid w:val="00EC10EE"/>
    <w:rsid w:val="00EC12ED"/>
    <w:rsid w:val="00EC131F"/>
    <w:rsid w:val="00EC1512"/>
    <w:rsid w:val="00EC1923"/>
    <w:rsid w:val="00EC1D13"/>
    <w:rsid w:val="00EC289A"/>
    <w:rsid w:val="00EC28BE"/>
    <w:rsid w:val="00EC29A0"/>
    <w:rsid w:val="00EC2A3A"/>
    <w:rsid w:val="00EC2F65"/>
    <w:rsid w:val="00EC30F9"/>
    <w:rsid w:val="00EC373C"/>
    <w:rsid w:val="00EC3A3B"/>
    <w:rsid w:val="00EC3B7C"/>
    <w:rsid w:val="00EC3F8A"/>
    <w:rsid w:val="00EC41A4"/>
    <w:rsid w:val="00EC41B5"/>
    <w:rsid w:val="00EC523F"/>
    <w:rsid w:val="00EC5383"/>
    <w:rsid w:val="00EC6200"/>
    <w:rsid w:val="00EC64CC"/>
    <w:rsid w:val="00EC6982"/>
    <w:rsid w:val="00EC6B35"/>
    <w:rsid w:val="00EC6C1C"/>
    <w:rsid w:val="00EC7286"/>
    <w:rsid w:val="00EC74DE"/>
    <w:rsid w:val="00EC74FC"/>
    <w:rsid w:val="00EC762D"/>
    <w:rsid w:val="00EC765C"/>
    <w:rsid w:val="00EC7731"/>
    <w:rsid w:val="00EC7774"/>
    <w:rsid w:val="00EC7AE0"/>
    <w:rsid w:val="00EC7B15"/>
    <w:rsid w:val="00EC7B90"/>
    <w:rsid w:val="00EC7C91"/>
    <w:rsid w:val="00ED0D4A"/>
    <w:rsid w:val="00ED0F5C"/>
    <w:rsid w:val="00ED1708"/>
    <w:rsid w:val="00ED1978"/>
    <w:rsid w:val="00ED1B49"/>
    <w:rsid w:val="00ED1F90"/>
    <w:rsid w:val="00ED2112"/>
    <w:rsid w:val="00ED21B1"/>
    <w:rsid w:val="00ED276A"/>
    <w:rsid w:val="00ED2D39"/>
    <w:rsid w:val="00ED2EEC"/>
    <w:rsid w:val="00ED36F5"/>
    <w:rsid w:val="00ED3748"/>
    <w:rsid w:val="00ED38FF"/>
    <w:rsid w:val="00ED3C56"/>
    <w:rsid w:val="00ED4410"/>
    <w:rsid w:val="00ED47ED"/>
    <w:rsid w:val="00ED53B3"/>
    <w:rsid w:val="00ED5C1B"/>
    <w:rsid w:val="00ED6026"/>
    <w:rsid w:val="00ED60C6"/>
    <w:rsid w:val="00ED651B"/>
    <w:rsid w:val="00ED671F"/>
    <w:rsid w:val="00ED6731"/>
    <w:rsid w:val="00ED6CC4"/>
    <w:rsid w:val="00ED6EAA"/>
    <w:rsid w:val="00ED7188"/>
    <w:rsid w:val="00EE029A"/>
    <w:rsid w:val="00EE07E9"/>
    <w:rsid w:val="00EE082D"/>
    <w:rsid w:val="00EE0A08"/>
    <w:rsid w:val="00EE0E00"/>
    <w:rsid w:val="00EE0F73"/>
    <w:rsid w:val="00EE14A9"/>
    <w:rsid w:val="00EE15A5"/>
    <w:rsid w:val="00EE15B2"/>
    <w:rsid w:val="00EE24DC"/>
    <w:rsid w:val="00EE2A5F"/>
    <w:rsid w:val="00EE2D4D"/>
    <w:rsid w:val="00EE346D"/>
    <w:rsid w:val="00EE37B8"/>
    <w:rsid w:val="00EE39B0"/>
    <w:rsid w:val="00EE401B"/>
    <w:rsid w:val="00EE4115"/>
    <w:rsid w:val="00EE4555"/>
    <w:rsid w:val="00EE4601"/>
    <w:rsid w:val="00EE4A9C"/>
    <w:rsid w:val="00EE4E83"/>
    <w:rsid w:val="00EE4FD1"/>
    <w:rsid w:val="00EE4FE7"/>
    <w:rsid w:val="00EE549F"/>
    <w:rsid w:val="00EE5EEE"/>
    <w:rsid w:val="00EE628A"/>
    <w:rsid w:val="00EE638F"/>
    <w:rsid w:val="00EE64D6"/>
    <w:rsid w:val="00EE6607"/>
    <w:rsid w:val="00EE69B6"/>
    <w:rsid w:val="00EE6E86"/>
    <w:rsid w:val="00EE7330"/>
    <w:rsid w:val="00EE7C2C"/>
    <w:rsid w:val="00EF086E"/>
    <w:rsid w:val="00EF09B3"/>
    <w:rsid w:val="00EF11D5"/>
    <w:rsid w:val="00EF15DE"/>
    <w:rsid w:val="00EF1BC7"/>
    <w:rsid w:val="00EF2263"/>
    <w:rsid w:val="00EF2888"/>
    <w:rsid w:val="00EF31DC"/>
    <w:rsid w:val="00EF34C9"/>
    <w:rsid w:val="00EF3919"/>
    <w:rsid w:val="00EF3B07"/>
    <w:rsid w:val="00EF4091"/>
    <w:rsid w:val="00EF41BC"/>
    <w:rsid w:val="00EF4315"/>
    <w:rsid w:val="00EF444A"/>
    <w:rsid w:val="00EF4457"/>
    <w:rsid w:val="00EF4AE8"/>
    <w:rsid w:val="00EF4D90"/>
    <w:rsid w:val="00EF53B1"/>
    <w:rsid w:val="00EF544F"/>
    <w:rsid w:val="00EF5673"/>
    <w:rsid w:val="00EF56D8"/>
    <w:rsid w:val="00EF5F87"/>
    <w:rsid w:val="00EF6229"/>
    <w:rsid w:val="00EF674B"/>
    <w:rsid w:val="00EF6911"/>
    <w:rsid w:val="00EF6986"/>
    <w:rsid w:val="00EF6AC6"/>
    <w:rsid w:val="00EF6B71"/>
    <w:rsid w:val="00EF6C9D"/>
    <w:rsid w:val="00EF7209"/>
    <w:rsid w:val="00EF72C5"/>
    <w:rsid w:val="00EF7B84"/>
    <w:rsid w:val="00EF7C06"/>
    <w:rsid w:val="00EF7E85"/>
    <w:rsid w:val="00F00870"/>
    <w:rsid w:val="00F00C0B"/>
    <w:rsid w:val="00F00D06"/>
    <w:rsid w:val="00F00D1D"/>
    <w:rsid w:val="00F00FC4"/>
    <w:rsid w:val="00F01349"/>
    <w:rsid w:val="00F0154A"/>
    <w:rsid w:val="00F01563"/>
    <w:rsid w:val="00F01778"/>
    <w:rsid w:val="00F01893"/>
    <w:rsid w:val="00F01965"/>
    <w:rsid w:val="00F01A09"/>
    <w:rsid w:val="00F01ABA"/>
    <w:rsid w:val="00F02446"/>
    <w:rsid w:val="00F02E81"/>
    <w:rsid w:val="00F02F99"/>
    <w:rsid w:val="00F030A3"/>
    <w:rsid w:val="00F0353E"/>
    <w:rsid w:val="00F04203"/>
    <w:rsid w:val="00F04261"/>
    <w:rsid w:val="00F044BA"/>
    <w:rsid w:val="00F0549E"/>
    <w:rsid w:val="00F056CD"/>
    <w:rsid w:val="00F05836"/>
    <w:rsid w:val="00F05BF4"/>
    <w:rsid w:val="00F05E56"/>
    <w:rsid w:val="00F0629B"/>
    <w:rsid w:val="00F06334"/>
    <w:rsid w:val="00F063BA"/>
    <w:rsid w:val="00F06B14"/>
    <w:rsid w:val="00F06D17"/>
    <w:rsid w:val="00F07816"/>
    <w:rsid w:val="00F07EB4"/>
    <w:rsid w:val="00F07ECD"/>
    <w:rsid w:val="00F10075"/>
    <w:rsid w:val="00F10106"/>
    <w:rsid w:val="00F102BC"/>
    <w:rsid w:val="00F105FB"/>
    <w:rsid w:val="00F10956"/>
    <w:rsid w:val="00F10974"/>
    <w:rsid w:val="00F10C1D"/>
    <w:rsid w:val="00F10C23"/>
    <w:rsid w:val="00F10D97"/>
    <w:rsid w:val="00F1138B"/>
    <w:rsid w:val="00F113B6"/>
    <w:rsid w:val="00F11ED6"/>
    <w:rsid w:val="00F11F28"/>
    <w:rsid w:val="00F122CD"/>
    <w:rsid w:val="00F131E9"/>
    <w:rsid w:val="00F137A9"/>
    <w:rsid w:val="00F13CA2"/>
    <w:rsid w:val="00F13CDE"/>
    <w:rsid w:val="00F141DF"/>
    <w:rsid w:val="00F14C14"/>
    <w:rsid w:val="00F14D2B"/>
    <w:rsid w:val="00F15058"/>
    <w:rsid w:val="00F15357"/>
    <w:rsid w:val="00F1577E"/>
    <w:rsid w:val="00F16546"/>
    <w:rsid w:val="00F165AE"/>
    <w:rsid w:val="00F16A29"/>
    <w:rsid w:val="00F16F9E"/>
    <w:rsid w:val="00F17A4E"/>
    <w:rsid w:val="00F20415"/>
    <w:rsid w:val="00F204E1"/>
    <w:rsid w:val="00F20AB6"/>
    <w:rsid w:val="00F20B72"/>
    <w:rsid w:val="00F20E96"/>
    <w:rsid w:val="00F2153D"/>
    <w:rsid w:val="00F21595"/>
    <w:rsid w:val="00F21604"/>
    <w:rsid w:val="00F21B06"/>
    <w:rsid w:val="00F21BEF"/>
    <w:rsid w:val="00F21E72"/>
    <w:rsid w:val="00F22249"/>
    <w:rsid w:val="00F22523"/>
    <w:rsid w:val="00F22E51"/>
    <w:rsid w:val="00F23272"/>
    <w:rsid w:val="00F23A4A"/>
    <w:rsid w:val="00F23BAB"/>
    <w:rsid w:val="00F23BD3"/>
    <w:rsid w:val="00F23FB5"/>
    <w:rsid w:val="00F24026"/>
    <w:rsid w:val="00F241BE"/>
    <w:rsid w:val="00F2438D"/>
    <w:rsid w:val="00F246F3"/>
    <w:rsid w:val="00F24737"/>
    <w:rsid w:val="00F25B0C"/>
    <w:rsid w:val="00F264B8"/>
    <w:rsid w:val="00F2681C"/>
    <w:rsid w:val="00F26939"/>
    <w:rsid w:val="00F26B52"/>
    <w:rsid w:val="00F26EE6"/>
    <w:rsid w:val="00F27211"/>
    <w:rsid w:val="00F279CE"/>
    <w:rsid w:val="00F30E4D"/>
    <w:rsid w:val="00F30EB2"/>
    <w:rsid w:val="00F311B8"/>
    <w:rsid w:val="00F31289"/>
    <w:rsid w:val="00F31DBD"/>
    <w:rsid w:val="00F32395"/>
    <w:rsid w:val="00F324C6"/>
    <w:rsid w:val="00F325A8"/>
    <w:rsid w:val="00F32610"/>
    <w:rsid w:val="00F32731"/>
    <w:rsid w:val="00F32BDF"/>
    <w:rsid w:val="00F32EE4"/>
    <w:rsid w:val="00F330EB"/>
    <w:rsid w:val="00F33DBF"/>
    <w:rsid w:val="00F34118"/>
    <w:rsid w:val="00F341BC"/>
    <w:rsid w:val="00F34702"/>
    <w:rsid w:val="00F34BE3"/>
    <w:rsid w:val="00F34C9C"/>
    <w:rsid w:val="00F35649"/>
    <w:rsid w:val="00F359F8"/>
    <w:rsid w:val="00F35B62"/>
    <w:rsid w:val="00F35DF0"/>
    <w:rsid w:val="00F3653B"/>
    <w:rsid w:val="00F36B6A"/>
    <w:rsid w:val="00F36D37"/>
    <w:rsid w:val="00F36D8B"/>
    <w:rsid w:val="00F36F7C"/>
    <w:rsid w:val="00F3770C"/>
    <w:rsid w:val="00F37DD6"/>
    <w:rsid w:val="00F37FCB"/>
    <w:rsid w:val="00F40498"/>
    <w:rsid w:val="00F4071A"/>
    <w:rsid w:val="00F4079B"/>
    <w:rsid w:val="00F40DE3"/>
    <w:rsid w:val="00F4179C"/>
    <w:rsid w:val="00F41CA7"/>
    <w:rsid w:val="00F4209E"/>
    <w:rsid w:val="00F421C2"/>
    <w:rsid w:val="00F42200"/>
    <w:rsid w:val="00F42363"/>
    <w:rsid w:val="00F42DE8"/>
    <w:rsid w:val="00F4319E"/>
    <w:rsid w:val="00F431AD"/>
    <w:rsid w:val="00F43447"/>
    <w:rsid w:val="00F434DB"/>
    <w:rsid w:val="00F435D2"/>
    <w:rsid w:val="00F438C0"/>
    <w:rsid w:val="00F440B0"/>
    <w:rsid w:val="00F445F8"/>
    <w:rsid w:val="00F44A2C"/>
    <w:rsid w:val="00F454EE"/>
    <w:rsid w:val="00F45A3D"/>
    <w:rsid w:val="00F45A6C"/>
    <w:rsid w:val="00F45F34"/>
    <w:rsid w:val="00F45F7E"/>
    <w:rsid w:val="00F46B2F"/>
    <w:rsid w:val="00F46C5E"/>
    <w:rsid w:val="00F46D0A"/>
    <w:rsid w:val="00F46F89"/>
    <w:rsid w:val="00F479C2"/>
    <w:rsid w:val="00F5038F"/>
    <w:rsid w:val="00F506C7"/>
    <w:rsid w:val="00F51399"/>
    <w:rsid w:val="00F51AD5"/>
    <w:rsid w:val="00F52104"/>
    <w:rsid w:val="00F523FA"/>
    <w:rsid w:val="00F5316F"/>
    <w:rsid w:val="00F53DBA"/>
    <w:rsid w:val="00F53E24"/>
    <w:rsid w:val="00F53FFD"/>
    <w:rsid w:val="00F546BF"/>
    <w:rsid w:val="00F54E08"/>
    <w:rsid w:val="00F550ED"/>
    <w:rsid w:val="00F55323"/>
    <w:rsid w:val="00F557E0"/>
    <w:rsid w:val="00F55AB1"/>
    <w:rsid w:val="00F55B65"/>
    <w:rsid w:val="00F55FC2"/>
    <w:rsid w:val="00F565DC"/>
    <w:rsid w:val="00F57A2E"/>
    <w:rsid w:val="00F60E00"/>
    <w:rsid w:val="00F60FFF"/>
    <w:rsid w:val="00F61057"/>
    <w:rsid w:val="00F610EA"/>
    <w:rsid w:val="00F61691"/>
    <w:rsid w:val="00F619C9"/>
    <w:rsid w:val="00F61A15"/>
    <w:rsid w:val="00F61A48"/>
    <w:rsid w:val="00F61BB0"/>
    <w:rsid w:val="00F61BB7"/>
    <w:rsid w:val="00F61E4E"/>
    <w:rsid w:val="00F620C9"/>
    <w:rsid w:val="00F62109"/>
    <w:rsid w:val="00F6232C"/>
    <w:rsid w:val="00F62504"/>
    <w:rsid w:val="00F63871"/>
    <w:rsid w:val="00F63C2A"/>
    <w:rsid w:val="00F63E95"/>
    <w:rsid w:val="00F6451B"/>
    <w:rsid w:val="00F64527"/>
    <w:rsid w:val="00F64C77"/>
    <w:rsid w:val="00F6553C"/>
    <w:rsid w:val="00F6579E"/>
    <w:rsid w:val="00F658B3"/>
    <w:rsid w:val="00F65B50"/>
    <w:rsid w:val="00F65DFE"/>
    <w:rsid w:val="00F663B5"/>
    <w:rsid w:val="00F66B10"/>
    <w:rsid w:val="00F66BA4"/>
    <w:rsid w:val="00F66C2D"/>
    <w:rsid w:val="00F66C8B"/>
    <w:rsid w:val="00F673F6"/>
    <w:rsid w:val="00F6768F"/>
    <w:rsid w:val="00F67B51"/>
    <w:rsid w:val="00F7093F"/>
    <w:rsid w:val="00F712D3"/>
    <w:rsid w:val="00F71497"/>
    <w:rsid w:val="00F71E04"/>
    <w:rsid w:val="00F7208A"/>
    <w:rsid w:val="00F722CE"/>
    <w:rsid w:val="00F72552"/>
    <w:rsid w:val="00F72AEB"/>
    <w:rsid w:val="00F72B6B"/>
    <w:rsid w:val="00F72E36"/>
    <w:rsid w:val="00F7353E"/>
    <w:rsid w:val="00F7353F"/>
    <w:rsid w:val="00F739E5"/>
    <w:rsid w:val="00F73AE3"/>
    <w:rsid w:val="00F73D2E"/>
    <w:rsid w:val="00F73DF0"/>
    <w:rsid w:val="00F73E85"/>
    <w:rsid w:val="00F747B3"/>
    <w:rsid w:val="00F749DD"/>
    <w:rsid w:val="00F74C96"/>
    <w:rsid w:val="00F74E03"/>
    <w:rsid w:val="00F755A9"/>
    <w:rsid w:val="00F75862"/>
    <w:rsid w:val="00F75965"/>
    <w:rsid w:val="00F75B05"/>
    <w:rsid w:val="00F75D8C"/>
    <w:rsid w:val="00F7607B"/>
    <w:rsid w:val="00F768C3"/>
    <w:rsid w:val="00F76F69"/>
    <w:rsid w:val="00F774C1"/>
    <w:rsid w:val="00F77670"/>
    <w:rsid w:val="00F7774E"/>
    <w:rsid w:val="00F77B7F"/>
    <w:rsid w:val="00F80209"/>
    <w:rsid w:val="00F8071D"/>
    <w:rsid w:val="00F810E6"/>
    <w:rsid w:val="00F82B03"/>
    <w:rsid w:val="00F8384A"/>
    <w:rsid w:val="00F838A8"/>
    <w:rsid w:val="00F839A5"/>
    <w:rsid w:val="00F83B8E"/>
    <w:rsid w:val="00F843C5"/>
    <w:rsid w:val="00F84605"/>
    <w:rsid w:val="00F848A9"/>
    <w:rsid w:val="00F84B1F"/>
    <w:rsid w:val="00F84B56"/>
    <w:rsid w:val="00F84DA4"/>
    <w:rsid w:val="00F84FF1"/>
    <w:rsid w:val="00F858E0"/>
    <w:rsid w:val="00F85E59"/>
    <w:rsid w:val="00F860B6"/>
    <w:rsid w:val="00F8679A"/>
    <w:rsid w:val="00F90032"/>
    <w:rsid w:val="00F9100C"/>
    <w:rsid w:val="00F918BD"/>
    <w:rsid w:val="00F91A9D"/>
    <w:rsid w:val="00F91B48"/>
    <w:rsid w:val="00F9219E"/>
    <w:rsid w:val="00F9292F"/>
    <w:rsid w:val="00F92BA3"/>
    <w:rsid w:val="00F92D53"/>
    <w:rsid w:val="00F92D6A"/>
    <w:rsid w:val="00F92E75"/>
    <w:rsid w:val="00F93722"/>
    <w:rsid w:val="00F93E0E"/>
    <w:rsid w:val="00F94096"/>
    <w:rsid w:val="00F94427"/>
    <w:rsid w:val="00F94819"/>
    <w:rsid w:val="00F94A85"/>
    <w:rsid w:val="00F94D04"/>
    <w:rsid w:val="00F94F88"/>
    <w:rsid w:val="00F96091"/>
    <w:rsid w:val="00F966F0"/>
    <w:rsid w:val="00F9686D"/>
    <w:rsid w:val="00F9688C"/>
    <w:rsid w:val="00F96B23"/>
    <w:rsid w:val="00F97081"/>
    <w:rsid w:val="00F971EC"/>
    <w:rsid w:val="00F97AB8"/>
    <w:rsid w:val="00FA0662"/>
    <w:rsid w:val="00FA0CA7"/>
    <w:rsid w:val="00FA100D"/>
    <w:rsid w:val="00FA123F"/>
    <w:rsid w:val="00FA17FC"/>
    <w:rsid w:val="00FA18B2"/>
    <w:rsid w:val="00FA19E3"/>
    <w:rsid w:val="00FA1AAF"/>
    <w:rsid w:val="00FA1D69"/>
    <w:rsid w:val="00FA1FBF"/>
    <w:rsid w:val="00FA2536"/>
    <w:rsid w:val="00FA3192"/>
    <w:rsid w:val="00FA36DE"/>
    <w:rsid w:val="00FA37BC"/>
    <w:rsid w:val="00FA3A4E"/>
    <w:rsid w:val="00FA3B64"/>
    <w:rsid w:val="00FA3C8A"/>
    <w:rsid w:val="00FA454E"/>
    <w:rsid w:val="00FA46BE"/>
    <w:rsid w:val="00FA4924"/>
    <w:rsid w:val="00FA4E44"/>
    <w:rsid w:val="00FA4EC0"/>
    <w:rsid w:val="00FA4F8A"/>
    <w:rsid w:val="00FA5010"/>
    <w:rsid w:val="00FA5696"/>
    <w:rsid w:val="00FA5B70"/>
    <w:rsid w:val="00FA5D72"/>
    <w:rsid w:val="00FA66B1"/>
    <w:rsid w:val="00FA6784"/>
    <w:rsid w:val="00FA6D04"/>
    <w:rsid w:val="00FA6EA6"/>
    <w:rsid w:val="00FA73A4"/>
    <w:rsid w:val="00FA744D"/>
    <w:rsid w:val="00FA7648"/>
    <w:rsid w:val="00FA79B9"/>
    <w:rsid w:val="00FA7ED4"/>
    <w:rsid w:val="00FB021B"/>
    <w:rsid w:val="00FB1280"/>
    <w:rsid w:val="00FB1ABC"/>
    <w:rsid w:val="00FB1C73"/>
    <w:rsid w:val="00FB25E4"/>
    <w:rsid w:val="00FB26ED"/>
    <w:rsid w:val="00FB3068"/>
    <w:rsid w:val="00FB30F1"/>
    <w:rsid w:val="00FB348F"/>
    <w:rsid w:val="00FB36B3"/>
    <w:rsid w:val="00FB3AE7"/>
    <w:rsid w:val="00FB3CE8"/>
    <w:rsid w:val="00FB3E5A"/>
    <w:rsid w:val="00FB4216"/>
    <w:rsid w:val="00FB44D4"/>
    <w:rsid w:val="00FB4C2A"/>
    <w:rsid w:val="00FB5098"/>
    <w:rsid w:val="00FB5429"/>
    <w:rsid w:val="00FB58DC"/>
    <w:rsid w:val="00FB60EB"/>
    <w:rsid w:val="00FB668A"/>
    <w:rsid w:val="00FB6840"/>
    <w:rsid w:val="00FB6A06"/>
    <w:rsid w:val="00FB6AE2"/>
    <w:rsid w:val="00FB7067"/>
    <w:rsid w:val="00FB71B4"/>
    <w:rsid w:val="00FB7374"/>
    <w:rsid w:val="00FB7401"/>
    <w:rsid w:val="00FB7717"/>
    <w:rsid w:val="00FB780E"/>
    <w:rsid w:val="00FB7E54"/>
    <w:rsid w:val="00FB7ED7"/>
    <w:rsid w:val="00FB7F79"/>
    <w:rsid w:val="00FC01E7"/>
    <w:rsid w:val="00FC0392"/>
    <w:rsid w:val="00FC0821"/>
    <w:rsid w:val="00FC0B42"/>
    <w:rsid w:val="00FC0D3C"/>
    <w:rsid w:val="00FC0F74"/>
    <w:rsid w:val="00FC11F7"/>
    <w:rsid w:val="00FC1756"/>
    <w:rsid w:val="00FC19DD"/>
    <w:rsid w:val="00FC1A47"/>
    <w:rsid w:val="00FC1C18"/>
    <w:rsid w:val="00FC2F15"/>
    <w:rsid w:val="00FC39B6"/>
    <w:rsid w:val="00FC3A3C"/>
    <w:rsid w:val="00FC3E09"/>
    <w:rsid w:val="00FC4002"/>
    <w:rsid w:val="00FC504E"/>
    <w:rsid w:val="00FC5A98"/>
    <w:rsid w:val="00FC5B1F"/>
    <w:rsid w:val="00FC6620"/>
    <w:rsid w:val="00FC6817"/>
    <w:rsid w:val="00FC6D0C"/>
    <w:rsid w:val="00FC722E"/>
    <w:rsid w:val="00FC76A0"/>
    <w:rsid w:val="00FC7804"/>
    <w:rsid w:val="00FC7A9D"/>
    <w:rsid w:val="00FD023C"/>
    <w:rsid w:val="00FD0318"/>
    <w:rsid w:val="00FD0401"/>
    <w:rsid w:val="00FD045B"/>
    <w:rsid w:val="00FD0638"/>
    <w:rsid w:val="00FD0826"/>
    <w:rsid w:val="00FD0E1C"/>
    <w:rsid w:val="00FD0FC2"/>
    <w:rsid w:val="00FD1800"/>
    <w:rsid w:val="00FD18BF"/>
    <w:rsid w:val="00FD1936"/>
    <w:rsid w:val="00FD1E01"/>
    <w:rsid w:val="00FD2725"/>
    <w:rsid w:val="00FD28B9"/>
    <w:rsid w:val="00FD28BA"/>
    <w:rsid w:val="00FD3EA7"/>
    <w:rsid w:val="00FD4212"/>
    <w:rsid w:val="00FD4277"/>
    <w:rsid w:val="00FD4948"/>
    <w:rsid w:val="00FD4F53"/>
    <w:rsid w:val="00FD5290"/>
    <w:rsid w:val="00FD5362"/>
    <w:rsid w:val="00FD5706"/>
    <w:rsid w:val="00FD5EA8"/>
    <w:rsid w:val="00FD5FBC"/>
    <w:rsid w:val="00FD5FBE"/>
    <w:rsid w:val="00FD64F3"/>
    <w:rsid w:val="00FD6524"/>
    <w:rsid w:val="00FD6B67"/>
    <w:rsid w:val="00FD701A"/>
    <w:rsid w:val="00FD7414"/>
    <w:rsid w:val="00FD759C"/>
    <w:rsid w:val="00FD78E4"/>
    <w:rsid w:val="00FD7F2B"/>
    <w:rsid w:val="00FE032E"/>
    <w:rsid w:val="00FE08FF"/>
    <w:rsid w:val="00FE0EC5"/>
    <w:rsid w:val="00FE10CC"/>
    <w:rsid w:val="00FE1223"/>
    <w:rsid w:val="00FE1B2B"/>
    <w:rsid w:val="00FE1C29"/>
    <w:rsid w:val="00FE1DC8"/>
    <w:rsid w:val="00FE1E6A"/>
    <w:rsid w:val="00FE233E"/>
    <w:rsid w:val="00FE2490"/>
    <w:rsid w:val="00FE2886"/>
    <w:rsid w:val="00FE2A62"/>
    <w:rsid w:val="00FE2AD8"/>
    <w:rsid w:val="00FE2B78"/>
    <w:rsid w:val="00FE2B95"/>
    <w:rsid w:val="00FE2BFF"/>
    <w:rsid w:val="00FE2C52"/>
    <w:rsid w:val="00FE2D1C"/>
    <w:rsid w:val="00FE2D2A"/>
    <w:rsid w:val="00FE3711"/>
    <w:rsid w:val="00FE3A93"/>
    <w:rsid w:val="00FE453E"/>
    <w:rsid w:val="00FE45B3"/>
    <w:rsid w:val="00FE46B3"/>
    <w:rsid w:val="00FE4D9E"/>
    <w:rsid w:val="00FE516F"/>
    <w:rsid w:val="00FE53B5"/>
    <w:rsid w:val="00FE544B"/>
    <w:rsid w:val="00FE5B84"/>
    <w:rsid w:val="00FE6B2B"/>
    <w:rsid w:val="00FE6D71"/>
    <w:rsid w:val="00FE6F40"/>
    <w:rsid w:val="00FE7032"/>
    <w:rsid w:val="00FE764E"/>
    <w:rsid w:val="00FE7A04"/>
    <w:rsid w:val="00FE7DB8"/>
    <w:rsid w:val="00FF00D1"/>
    <w:rsid w:val="00FF0281"/>
    <w:rsid w:val="00FF0435"/>
    <w:rsid w:val="00FF063B"/>
    <w:rsid w:val="00FF0722"/>
    <w:rsid w:val="00FF0A19"/>
    <w:rsid w:val="00FF0E72"/>
    <w:rsid w:val="00FF0F85"/>
    <w:rsid w:val="00FF1076"/>
    <w:rsid w:val="00FF10FB"/>
    <w:rsid w:val="00FF1402"/>
    <w:rsid w:val="00FF151A"/>
    <w:rsid w:val="00FF1824"/>
    <w:rsid w:val="00FF1836"/>
    <w:rsid w:val="00FF1998"/>
    <w:rsid w:val="00FF19E7"/>
    <w:rsid w:val="00FF1EF7"/>
    <w:rsid w:val="00FF1FB4"/>
    <w:rsid w:val="00FF2340"/>
    <w:rsid w:val="00FF23C3"/>
    <w:rsid w:val="00FF2543"/>
    <w:rsid w:val="00FF2681"/>
    <w:rsid w:val="00FF2CDE"/>
    <w:rsid w:val="00FF2D86"/>
    <w:rsid w:val="00FF2EC0"/>
    <w:rsid w:val="00FF31AB"/>
    <w:rsid w:val="00FF370F"/>
    <w:rsid w:val="00FF3A6E"/>
    <w:rsid w:val="00FF3AA9"/>
    <w:rsid w:val="00FF3AD4"/>
    <w:rsid w:val="00FF3B1A"/>
    <w:rsid w:val="00FF3D8D"/>
    <w:rsid w:val="00FF46C6"/>
    <w:rsid w:val="00FF47E0"/>
    <w:rsid w:val="00FF48D5"/>
    <w:rsid w:val="00FF4963"/>
    <w:rsid w:val="00FF4DEE"/>
    <w:rsid w:val="00FF5032"/>
    <w:rsid w:val="00FF56F8"/>
    <w:rsid w:val="00FF5824"/>
    <w:rsid w:val="00FF5DCE"/>
    <w:rsid w:val="00FF618E"/>
    <w:rsid w:val="00FF6244"/>
    <w:rsid w:val="00FF6877"/>
    <w:rsid w:val="00FF7076"/>
    <w:rsid w:val="00FF72A7"/>
    <w:rsid w:val="00FF7BC2"/>
    <w:rsid w:val="00FF7F18"/>
  </w:rsids>
  <m:mathPr>
    <m:mathFont m:val="Cambria Math"/>
    <m:brkBin m:val="before"/>
    <m:brkBinSub m:val="--"/>
    <m:smallFrac/>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2"/>
    </o:shapelayout>
  </w:shapeDefaults>
  <w:decimalSymbol w:val=","/>
  <w:listSeparator w:val=";"/>
  <w14:docId w14:val="563F6DFE"/>
  <w15:docId w15:val="{B297D294-8236-4AD8-A529-A1F24DEAE3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o-RO"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iPriority="0"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4731B"/>
    <w:pPr>
      <w:spacing w:after="0" w:line="240" w:lineRule="auto"/>
    </w:pPr>
    <w:rPr>
      <w:rFonts w:ascii="Times New Roman" w:eastAsia="Times New Roman" w:hAnsi="Times New Roman" w:cs="Times New Roman"/>
      <w:sz w:val="24"/>
      <w:szCs w:val="24"/>
      <w:lang w:val="en-US"/>
    </w:rPr>
  </w:style>
  <w:style w:type="paragraph" w:styleId="Heading1">
    <w:name w:val="heading 1"/>
    <w:basedOn w:val="Normal"/>
    <w:next w:val="Normal"/>
    <w:link w:val="Heading1Char"/>
    <w:qFormat/>
    <w:rsid w:val="00963354"/>
    <w:pPr>
      <w:keepNext/>
      <w:outlineLvl w:val="0"/>
    </w:pPr>
    <w:rPr>
      <w:b/>
      <w:bCs/>
      <w:szCs w:val="20"/>
      <w:lang w:val="x-none"/>
    </w:rPr>
  </w:style>
  <w:style w:type="paragraph" w:styleId="Heading2">
    <w:name w:val="heading 2"/>
    <w:basedOn w:val="Normal"/>
    <w:next w:val="Normal"/>
    <w:link w:val="Heading2Char"/>
    <w:unhideWhenUsed/>
    <w:qFormat/>
    <w:rsid w:val="002F29D8"/>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aliases w:val=" Caracter"/>
    <w:basedOn w:val="Normal"/>
    <w:next w:val="Normal"/>
    <w:link w:val="Heading3Char"/>
    <w:qFormat/>
    <w:rsid w:val="00C252D3"/>
    <w:pPr>
      <w:keepNext/>
      <w:spacing w:before="240" w:after="60"/>
      <w:outlineLvl w:val="2"/>
    </w:pPr>
    <w:rPr>
      <w:rFonts w:ascii="Arial" w:hAnsi="Arial" w:cs="Arial"/>
      <w:b/>
      <w:bCs/>
      <w:sz w:val="26"/>
      <w:szCs w:val="26"/>
    </w:rPr>
  </w:style>
  <w:style w:type="paragraph" w:styleId="Heading4">
    <w:name w:val="heading 4"/>
    <w:basedOn w:val="Normal"/>
    <w:next w:val="Normal"/>
    <w:link w:val="Heading4Char"/>
    <w:qFormat/>
    <w:rsid w:val="00C252D3"/>
    <w:pPr>
      <w:keepNext/>
      <w:overflowPunct w:val="0"/>
      <w:autoSpaceDE w:val="0"/>
      <w:autoSpaceDN w:val="0"/>
      <w:adjustRightInd w:val="0"/>
      <w:jc w:val="center"/>
      <w:textAlignment w:val="baseline"/>
      <w:outlineLvl w:val="3"/>
    </w:pPr>
    <w:rPr>
      <w:b/>
      <w:i/>
      <w:sz w:val="20"/>
      <w:szCs w:val="20"/>
      <w:lang w:val="fr-FR" w:eastAsia="fr-FR"/>
    </w:rPr>
  </w:style>
  <w:style w:type="paragraph" w:styleId="Heading5">
    <w:name w:val="heading 5"/>
    <w:basedOn w:val="Normal"/>
    <w:next w:val="Normal"/>
    <w:link w:val="Heading5Char"/>
    <w:qFormat/>
    <w:rsid w:val="00C252D3"/>
    <w:pPr>
      <w:spacing w:before="240" w:after="60"/>
      <w:outlineLvl w:val="4"/>
    </w:pPr>
    <w:rPr>
      <w:b/>
      <w:bCs/>
      <w:i/>
      <w:iCs/>
      <w:sz w:val="26"/>
      <w:szCs w:val="26"/>
    </w:rPr>
  </w:style>
  <w:style w:type="paragraph" w:styleId="Heading6">
    <w:name w:val="heading 6"/>
    <w:basedOn w:val="Normal"/>
    <w:next w:val="Normal"/>
    <w:link w:val="Heading6Char"/>
    <w:qFormat/>
    <w:rsid w:val="00C252D3"/>
    <w:pPr>
      <w:keepNext/>
      <w:tabs>
        <w:tab w:val="left" w:pos="5505"/>
      </w:tabs>
      <w:jc w:val="center"/>
      <w:outlineLvl w:val="5"/>
    </w:pPr>
    <w:rPr>
      <w:b/>
      <w:lang w:val="ro-RO"/>
    </w:rPr>
  </w:style>
  <w:style w:type="paragraph" w:styleId="Heading7">
    <w:name w:val="heading 7"/>
    <w:aliases w:val="Atentie!"/>
    <w:basedOn w:val="Normal"/>
    <w:next w:val="Normal"/>
    <w:link w:val="Heading7Char"/>
    <w:unhideWhenUsed/>
    <w:qFormat/>
    <w:rsid w:val="00B46D12"/>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qFormat/>
    <w:rsid w:val="00C252D3"/>
    <w:pPr>
      <w:keepNext/>
      <w:numPr>
        <w:numId w:val="13"/>
      </w:numPr>
      <w:tabs>
        <w:tab w:val="right" w:pos="8505"/>
      </w:tabs>
      <w:spacing w:line="240" w:lineRule="atLeast"/>
      <w:outlineLvl w:val="7"/>
    </w:pPr>
    <w:rPr>
      <w:b/>
      <w:sz w:val="20"/>
      <w:szCs w:val="20"/>
    </w:rPr>
  </w:style>
  <w:style w:type="paragraph" w:styleId="Heading9">
    <w:name w:val="heading 9"/>
    <w:basedOn w:val="Normal"/>
    <w:next w:val="Normal"/>
    <w:link w:val="Heading9Char"/>
    <w:uiPriority w:val="9"/>
    <w:qFormat/>
    <w:rsid w:val="00963354"/>
    <w:pPr>
      <w:keepNext/>
      <w:outlineLvl w:val="8"/>
    </w:pPr>
    <w:rPr>
      <w:rFonts w:eastAsia="SimSun"/>
      <w:color w:val="000000"/>
      <w:szCs w:val="20"/>
      <w:lang w:val="fr-FR" w:eastAsia="fr-F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3">
    <w:name w:val="Body Text 3"/>
    <w:basedOn w:val="Normal"/>
    <w:link w:val="BodyText3Char"/>
    <w:rsid w:val="00BE0478"/>
    <w:pPr>
      <w:overflowPunct w:val="0"/>
      <w:autoSpaceDE w:val="0"/>
      <w:autoSpaceDN w:val="0"/>
      <w:adjustRightInd w:val="0"/>
      <w:jc w:val="center"/>
      <w:textAlignment w:val="baseline"/>
    </w:pPr>
    <w:rPr>
      <w:b/>
      <w:bCs/>
      <w:sz w:val="28"/>
      <w:szCs w:val="20"/>
      <w:lang w:val="fr-FR" w:eastAsia="fr-FR"/>
    </w:rPr>
  </w:style>
  <w:style w:type="character" w:customStyle="1" w:styleId="BodyText3Char">
    <w:name w:val="Body Text 3 Char"/>
    <w:basedOn w:val="DefaultParagraphFont"/>
    <w:link w:val="BodyText3"/>
    <w:rsid w:val="00BE0478"/>
    <w:rPr>
      <w:rFonts w:ascii="Times New Roman" w:eastAsia="Times New Roman" w:hAnsi="Times New Roman" w:cs="Times New Roman"/>
      <w:b/>
      <w:bCs/>
      <w:sz w:val="28"/>
      <w:szCs w:val="20"/>
      <w:lang w:val="fr-FR" w:eastAsia="fr-FR"/>
    </w:rPr>
  </w:style>
  <w:style w:type="paragraph" w:styleId="NoSpacing">
    <w:name w:val="No Spacing"/>
    <w:link w:val="NoSpacingChar"/>
    <w:uiPriority w:val="1"/>
    <w:qFormat/>
    <w:rsid w:val="009659B5"/>
    <w:pPr>
      <w:spacing w:after="0" w:line="240" w:lineRule="auto"/>
    </w:pPr>
    <w:rPr>
      <w:rFonts w:ascii="Arial" w:eastAsia="Times New Roman" w:hAnsi="Arial" w:cs="Times New Roman"/>
      <w:sz w:val="28"/>
      <w:szCs w:val="28"/>
    </w:rPr>
  </w:style>
  <w:style w:type="character" w:customStyle="1" w:styleId="NoSpacingChar">
    <w:name w:val="No Spacing Char"/>
    <w:link w:val="NoSpacing"/>
    <w:uiPriority w:val="1"/>
    <w:rsid w:val="009659B5"/>
    <w:rPr>
      <w:rFonts w:ascii="Arial" w:eastAsia="Times New Roman" w:hAnsi="Arial" w:cs="Times New Roman"/>
      <w:sz w:val="28"/>
      <w:szCs w:val="28"/>
    </w:rPr>
  </w:style>
  <w:style w:type="paragraph" w:styleId="BalloonText">
    <w:name w:val="Balloon Text"/>
    <w:basedOn w:val="Normal"/>
    <w:link w:val="BalloonTextChar"/>
    <w:uiPriority w:val="99"/>
    <w:unhideWhenUsed/>
    <w:rsid w:val="000F48D6"/>
    <w:rPr>
      <w:rFonts w:ascii="Tahoma" w:hAnsi="Tahoma" w:cs="Tahoma"/>
      <w:sz w:val="16"/>
      <w:szCs w:val="16"/>
    </w:rPr>
  </w:style>
  <w:style w:type="character" w:customStyle="1" w:styleId="BalloonTextChar">
    <w:name w:val="Balloon Text Char"/>
    <w:basedOn w:val="DefaultParagraphFont"/>
    <w:link w:val="BalloonText"/>
    <w:uiPriority w:val="99"/>
    <w:rsid w:val="000F48D6"/>
    <w:rPr>
      <w:rFonts w:ascii="Tahoma" w:eastAsia="Times New Roman" w:hAnsi="Tahoma" w:cs="Tahoma"/>
      <w:sz w:val="16"/>
      <w:szCs w:val="16"/>
      <w:lang w:val="en-US"/>
    </w:rPr>
  </w:style>
  <w:style w:type="character" w:styleId="Hyperlink">
    <w:name w:val="Hyperlink"/>
    <w:uiPriority w:val="99"/>
    <w:rsid w:val="006B2308"/>
    <w:rPr>
      <w:color w:val="0000FF"/>
      <w:u w:val="single"/>
    </w:rPr>
  </w:style>
  <w:style w:type="paragraph" w:styleId="ListParagraph">
    <w:name w:val="List Paragraph"/>
    <w:aliases w:val="Normal bullet 2,lp1,Heading x1"/>
    <w:basedOn w:val="Normal"/>
    <w:link w:val="ListParagraphChar"/>
    <w:uiPriority w:val="34"/>
    <w:qFormat/>
    <w:rsid w:val="001A4B5B"/>
    <w:pPr>
      <w:spacing w:after="200" w:line="276" w:lineRule="auto"/>
      <w:ind w:left="720"/>
      <w:contextualSpacing/>
    </w:pPr>
    <w:rPr>
      <w:rFonts w:ascii="Calibri" w:eastAsia="Calibri" w:hAnsi="Calibri"/>
      <w:sz w:val="22"/>
      <w:szCs w:val="22"/>
      <w:lang w:val="ro-RO"/>
    </w:rPr>
  </w:style>
  <w:style w:type="character" w:customStyle="1" w:styleId="ListParagraphChar">
    <w:name w:val="List Paragraph Char"/>
    <w:aliases w:val="Normal bullet 2 Char,lp1 Char,Heading x1 Char"/>
    <w:link w:val="ListParagraph"/>
    <w:uiPriority w:val="34"/>
    <w:locked/>
    <w:rsid w:val="001A4B5B"/>
    <w:rPr>
      <w:rFonts w:ascii="Calibri" w:eastAsia="Calibri" w:hAnsi="Calibri" w:cs="Times New Roman"/>
    </w:rPr>
  </w:style>
  <w:style w:type="character" w:customStyle="1" w:styleId="Heading1Char">
    <w:name w:val="Heading 1 Char"/>
    <w:basedOn w:val="DefaultParagraphFont"/>
    <w:link w:val="Heading1"/>
    <w:rsid w:val="00963354"/>
    <w:rPr>
      <w:rFonts w:ascii="Times New Roman" w:eastAsia="Times New Roman" w:hAnsi="Times New Roman" w:cs="Times New Roman"/>
      <w:b/>
      <w:bCs/>
      <w:sz w:val="24"/>
      <w:szCs w:val="20"/>
      <w:lang w:val="x-none"/>
    </w:rPr>
  </w:style>
  <w:style w:type="character" w:customStyle="1" w:styleId="Heading9Char">
    <w:name w:val="Heading 9 Char"/>
    <w:basedOn w:val="DefaultParagraphFont"/>
    <w:link w:val="Heading9"/>
    <w:uiPriority w:val="9"/>
    <w:rsid w:val="00963354"/>
    <w:rPr>
      <w:rFonts w:ascii="Times New Roman" w:eastAsia="SimSun" w:hAnsi="Times New Roman" w:cs="Times New Roman"/>
      <w:color w:val="000000"/>
      <w:sz w:val="24"/>
      <w:szCs w:val="20"/>
      <w:lang w:val="fr-FR" w:eastAsia="fr-FR"/>
    </w:rPr>
  </w:style>
  <w:style w:type="paragraph" w:customStyle="1" w:styleId="xl61">
    <w:name w:val="xl61"/>
    <w:basedOn w:val="Normal"/>
    <w:rsid w:val="00AD2985"/>
    <w:pPr>
      <w:pBdr>
        <w:left w:val="single" w:sz="8" w:space="0" w:color="auto"/>
      </w:pBdr>
      <w:spacing w:before="100" w:beforeAutospacing="1" w:after="100" w:afterAutospacing="1"/>
      <w:jc w:val="both"/>
    </w:pPr>
    <w:rPr>
      <w:rFonts w:ascii="Arial" w:hAnsi="Arial" w:cs="Arial"/>
      <w:lang w:val="fr-FR" w:eastAsia="fr-FR"/>
    </w:rPr>
  </w:style>
  <w:style w:type="paragraph" w:styleId="Header">
    <w:name w:val="header"/>
    <w:aliases w:val="Glava - napis, Char1,Char1"/>
    <w:basedOn w:val="Normal"/>
    <w:link w:val="HeaderChar"/>
    <w:uiPriority w:val="99"/>
    <w:rsid w:val="00835274"/>
    <w:pPr>
      <w:tabs>
        <w:tab w:val="center" w:pos="4536"/>
        <w:tab w:val="right" w:pos="9072"/>
      </w:tabs>
    </w:pPr>
    <w:rPr>
      <w:lang w:val="fr-FR" w:eastAsia="fr-FR"/>
    </w:rPr>
  </w:style>
  <w:style w:type="character" w:customStyle="1" w:styleId="HeaderChar">
    <w:name w:val="Header Char"/>
    <w:aliases w:val="Glava - napis Char, Char1 Char,Char1 Char"/>
    <w:basedOn w:val="DefaultParagraphFont"/>
    <w:link w:val="Header"/>
    <w:rsid w:val="00835274"/>
    <w:rPr>
      <w:rFonts w:ascii="Times New Roman" w:eastAsia="Times New Roman" w:hAnsi="Times New Roman" w:cs="Times New Roman"/>
      <w:sz w:val="24"/>
      <w:szCs w:val="24"/>
      <w:lang w:val="fr-FR" w:eastAsia="fr-FR"/>
    </w:rPr>
  </w:style>
  <w:style w:type="paragraph" w:styleId="BodyText2">
    <w:name w:val="Body Text 2"/>
    <w:aliases w:val=" Char"/>
    <w:basedOn w:val="Normal"/>
    <w:link w:val="BodyText2Char"/>
    <w:unhideWhenUsed/>
    <w:rsid w:val="00C244F9"/>
    <w:pPr>
      <w:spacing w:after="120" w:line="480" w:lineRule="auto"/>
    </w:pPr>
  </w:style>
  <w:style w:type="character" w:customStyle="1" w:styleId="BodyText2Char">
    <w:name w:val="Body Text 2 Char"/>
    <w:aliases w:val=" Char Char"/>
    <w:basedOn w:val="DefaultParagraphFont"/>
    <w:link w:val="BodyText2"/>
    <w:rsid w:val="00C244F9"/>
    <w:rPr>
      <w:rFonts w:ascii="Times New Roman" w:eastAsia="Times New Roman" w:hAnsi="Times New Roman" w:cs="Times New Roman"/>
      <w:sz w:val="24"/>
      <w:szCs w:val="24"/>
      <w:lang w:val="en-US"/>
    </w:rPr>
  </w:style>
  <w:style w:type="character" w:customStyle="1" w:styleId="Heading7Char">
    <w:name w:val="Heading 7 Char"/>
    <w:aliases w:val="Atentie! Char"/>
    <w:basedOn w:val="DefaultParagraphFont"/>
    <w:link w:val="Heading7"/>
    <w:rsid w:val="00B46D12"/>
    <w:rPr>
      <w:rFonts w:asciiTheme="majorHAnsi" w:eastAsiaTheme="majorEastAsia" w:hAnsiTheme="majorHAnsi" w:cstheme="majorBidi"/>
      <w:i/>
      <w:iCs/>
      <w:color w:val="404040" w:themeColor="text1" w:themeTint="BF"/>
      <w:sz w:val="24"/>
      <w:szCs w:val="24"/>
      <w:lang w:val="en-US"/>
    </w:rPr>
  </w:style>
  <w:style w:type="paragraph" w:customStyle="1" w:styleId="ZchnZchnCharCharChar">
    <w:name w:val="Zchn Zchn Char Char Char"/>
    <w:basedOn w:val="Normal"/>
    <w:rsid w:val="00AE5C5C"/>
    <w:pPr>
      <w:widowControl w:val="0"/>
      <w:adjustRightInd w:val="0"/>
      <w:jc w:val="both"/>
      <w:textAlignment w:val="baseline"/>
    </w:pPr>
    <w:rPr>
      <w:lang w:val="pl-PL" w:eastAsia="pl-PL"/>
    </w:rPr>
  </w:style>
  <w:style w:type="paragraph" w:customStyle="1" w:styleId="msolistparagraph0">
    <w:name w:val="msolistparagraph"/>
    <w:basedOn w:val="Normal"/>
    <w:rsid w:val="00AE5C5C"/>
    <w:pPr>
      <w:ind w:left="720"/>
    </w:pPr>
    <w:rPr>
      <w:rFonts w:ascii="Calibri" w:hAnsi="Calibri"/>
      <w:sz w:val="22"/>
      <w:szCs w:val="22"/>
      <w:lang w:val="ro-RO" w:eastAsia="ro-RO"/>
    </w:rPr>
  </w:style>
  <w:style w:type="character" w:customStyle="1" w:styleId="Heading2Char">
    <w:name w:val="Heading 2 Char"/>
    <w:basedOn w:val="DefaultParagraphFont"/>
    <w:link w:val="Heading2"/>
    <w:rsid w:val="002F29D8"/>
    <w:rPr>
      <w:rFonts w:asciiTheme="majorHAnsi" w:eastAsiaTheme="majorEastAsia" w:hAnsiTheme="majorHAnsi" w:cstheme="majorBidi"/>
      <w:b/>
      <w:bCs/>
      <w:color w:val="4F81BD" w:themeColor="accent1"/>
      <w:sz w:val="26"/>
      <w:szCs w:val="26"/>
      <w:lang w:val="en-US"/>
    </w:rPr>
  </w:style>
  <w:style w:type="paragraph" w:styleId="BodyText">
    <w:name w:val="Body Text"/>
    <w:basedOn w:val="Normal"/>
    <w:link w:val="BodyTextChar"/>
    <w:unhideWhenUsed/>
    <w:rsid w:val="002F29D8"/>
    <w:pPr>
      <w:spacing w:after="120"/>
    </w:pPr>
  </w:style>
  <w:style w:type="character" w:customStyle="1" w:styleId="BodyTextChar">
    <w:name w:val="Body Text Char"/>
    <w:basedOn w:val="DefaultParagraphFont"/>
    <w:link w:val="BodyText"/>
    <w:rsid w:val="002F29D8"/>
    <w:rPr>
      <w:rFonts w:ascii="Times New Roman" w:eastAsia="Times New Roman" w:hAnsi="Times New Roman" w:cs="Times New Roman"/>
      <w:sz w:val="24"/>
      <w:szCs w:val="24"/>
      <w:lang w:val="en-US"/>
    </w:rPr>
  </w:style>
  <w:style w:type="paragraph" w:customStyle="1" w:styleId="Text1">
    <w:name w:val="Text 1"/>
    <w:basedOn w:val="Normal"/>
    <w:link w:val="Text1Char"/>
    <w:rsid w:val="002F29D8"/>
    <w:pPr>
      <w:spacing w:after="240"/>
      <w:ind w:left="482"/>
      <w:jc w:val="both"/>
    </w:pPr>
    <w:rPr>
      <w:szCs w:val="20"/>
      <w:lang w:val="ro-RO" w:eastAsia="fr-FR"/>
    </w:rPr>
  </w:style>
  <w:style w:type="character" w:customStyle="1" w:styleId="Text1Char">
    <w:name w:val="Text 1 Char"/>
    <w:link w:val="Text1"/>
    <w:rsid w:val="002F29D8"/>
    <w:rPr>
      <w:rFonts w:ascii="Times New Roman" w:eastAsia="Times New Roman" w:hAnsi="Times New Roman" w:cs="Times New Roman"/>
      <w:sz w:val="24"/>
      <w:szCs w:val="20"/>
      <w:lang w:eastAsia="fr-FR"/>
    </w:rPr>
  </w:style>
  <w:style w:type="character" w:styleId="Emphasis">
    <w:name w:val="Emphasis"/>
    <w:uiPriority w:val="20"/>
    <w:qFormat/>
    <w:rsid w:val="00D13036"/>
    <w:rPr>
      <w:i/>
      <w:iCs/>
    </w:rPr>
  </w:style>
  <w:style w:type="paragraph" w:styleId="Footer">
    <w:name w:val="footer"/>
    <w:basedOn w:val="Normal"/>
    <w:link w:val="FooterChar"/>
    <w:uiPriority w:val="99"/>
    <w:unhideWhenUsed/>
    <w:rsid w:val="00BB118C"/>
    <w:pPr>
      <w:tabs>
        <w:tab w:val="center" w:pos="4680"/>
        <w:tab w:val="right" w:pos="9360"/>
      </w:tabs>
    </w:pPr>
  </w:style>
  <w:style w:type="character" w:customStyle="1" w:styleId="FooterChar">
    <w:name w:val="Footer Char"/>
    <w:basedOn w:val="DefaultParagraphFont"/>
    <w:link w:val="Footer"/>
    <w:uiPriority w:val="99"/>
    <w:rsid w:val="00BB118C"/>
    <w:rPr>
      <w:rFonts w:ascii="Times New Roman" w:eastAsia="Times New Roman" w:hAnsi="Times New Roman" w:cs="Times New Roman"/>
      <w:sz w:val="24"/>
      <w:szCs w:val="24"/>
      <w:lang w:val="en-US"/>
    </w:rPr>
  </w:style>
  <w:style w:type="paragraph" w:styleId="Caption">
    <w:name w:val="caption"/>
    <w:basedOn w:val="Normal"/>
    <w:next w:val="Normal"/>
    <w:unhideWhenUsed/>
    <w:qFormat/>
    <w:rsid w:val="00110665"/>
    <w:pPr>
      <w:spacing w:after="200"/>
    </w:pPr>
    <w:rPr>
      <w:b/>
      <w:bCs/>
      <w:color w:val="4F81BD" w:themeColor="accent1"/>
      <w:sz w:val="18"/>
      <w:szCs w:val="18"/>
    </w:rPr>
  </w:style>
  <w:style w:type="character" w:customStyle="1" w:styleId="Heading3Char">
    <w:name w:val="Heading 3 Char"/>
    <w:aliases w:val=" Caracter Char"/>
    <w:basedOn w:val="DefaultParagraphFont"/>
    <w:link w:val="Heading3"/>
    <w:rsid w:val="00C252D3"/>
    <w:rPr>
      <w:rFonts w:ascii="Arial" w:eastAsia="Times New Roman" w:hAnsi="Arial" w:cs="Arial"/>
      <w:b/>
      <w:bCs/>
      <w:sz w:val="26"/>
      <w:szCs w:val="26"/>
      <w:lang w:val="en-US"/>
    </w:rPr>
  </w:style>
  <w:style w:type="character" w:customStyle="1" w:styleId="Heading4Char">
    <w:name w:val="Heading 4 Char"/>
    <w:basedOn w:val="DefaultParagraphFont"/>
    <w:link w:val="Heading4"/>
    <w:rsid w:val="00C252D3"/>
    <w:rPr>
      <w:rFonts w:ascii="Times New Roman" w:eastAsia="Times New Roman" w:hAnsi="Times New Roman" w:cs="Times New Roman"/>
      <w:b/>
      <w:i/>
      <w:sz w:val="20"/>
      <w:szCs w:val="20"/>
      <w:lang w:val="fr-FR" w:eastAsia="fr-FR"/>
    </w:rPr>
  </w:style>
  <w:style w:type="character" w:customStyle="1" w:styleId="Heading5Char">
    <w:name w:val="Heading 5 Char"/>
    <w:basedOn w:val="DefaultParagraphFont"/>
    <w:link w:val="Heading5"/>
    <w:rsid w:val="00C252D3"/>
    <w:rPr>
      <w:rFonts w:ascii="Times New Roman" w:eastAsia="Times New Roman" w:hAnsi="Times New Roman" w:cs="Times New Roman"/>
      <w:b/>
      <w:bCs/>
      <w:i/>
      <w:iCs/>
      <w:sz w:val="26"/>
      <w:szCs w:val="26"/>
      <w:lang w:val="en-US"/>
    </w:rPr>
  </w:style>
  <w:style w:type="character" w:customStyle="1" w:styleId="Heading6Char">
    <w:name w:val="Heading 6 Char"/>
    <w:basedOn w:val="DefaultParagraphFont"/>
    <w:link w:val="Heading6"/>
    <w:rsid w:val="00C252D3"/>
    <w:rPr>
      <w:rFonts w:ascii="Times New Roman" w:eastAsia="Times New Roman" w:hAnsi="Times New Roman" w:cs="Times New Roman"/>
      <w:b/>
      <w:sz w:val="24"/>
      <w:szCs w:val="24"/>
    </w:rPr>
  </w:style>
  <w:style w:type="character" w:customStyle="1" w:styleId="Heading8Char">
    <w:name w:val="Heading 8 Char"/>
    <w:basedOn w:val="DefaultParagraphFont"/>
    <w:link w:val="Heading8"/>
    <w:rsid w:val="00C252D3"/>
    <w:rPr>
      <w:rFonts w:ascii="Times New Roman" w:eastAsia="Times New Roman" w:hAnsi="Times New Roman" w:cs="Times New Roman"/>
      <w:b/>
      <w:sz w:val="20"/>
      <w:szCs w:val="20"/>
      <w:lang w:val="en-US"/>
    </w:rPr>
  </w:style>
  <w:style w:type="numbering" w:customStyle="1" w:styleId="NoList1">
    <w:name w:val="No List1"/>
    <w:next w:val="NoList"/>
    <w:uiPriority w:val="99"/>
    <w:semiHidden/>
    <w:unhideWhenUsed/>
    <w:rsid w:val="00C252D3"/>
  </w:style>
  <w:style w:type="paragraph" w:customStyle="1" w:styleId="CaracterCharCharCharCharCaracter">
    <w:name w:val="Caracter Char Char Char Char Caracter"/>
    <w:basedOn w:val="Normal"/>
    <w:rsid w:val="00C252D3"/>
    <w:rPr>
      <w:lang w:val="pl-PL" w:eastAsia="pl-PL"/>
    </w:rPr>
  </w:style>
  <w:style w:type="paragraph" w:styleId="FootnoteText">
    <w:name w:val="footnote text"/>
    <w:aliases w:val="Podrozdział,Footnote Text Char Char,Fußnote,single space,footnote text,FOOTNOTES,fn,Sprotna opomba - besedilo Znak1,Sprotna opomba - besedilo Znak Znak2,Sprotna opomba - besedilo Znak1 Znak Znak1,stile 1,Footnote1"/>
    <w:basedOn w:val="Normal"/>
    <w:link w:val="FootnoteTextChar"/>
    <w:semiHidden/>
    <w:rsid w:val="00C252D3"/>
    <w:rPr>
      <w:sz w:val="20"/>
      <w:szCs w:val="20"/>
      <w:lang w:val="ro-RO" w:eastAsia="ro-RO"/>
    </w:rPr>
  </w:style>
  <w:style w:type="character" w:customStyle="1" w:styleId="FootnoteTextChar">
    <w:name w:val="Footnote Text Char"/>
    <w:aliases w:val="Podrozdział Char1,Footnote Text Char Char Char1,Fußnote Char1,single space Char1,footnote text Char1,FOOTNOTES Char1,fn Char1,Sprotna opomba - besedilo Znak1 Char1,Sprotna opomba - besedilo Znak Znak2 Char1,stile 1 Char1"/>
    <w:basedOn w:val="DefaultParagraphFont"/>
    <w:link w:val="FootnoteText"/>
    <w:uiPriority w:val="99"/>
    <w:semiHidden/>
    <w:rsid w:val="00C252D3"/>
    <w:rPr>
      <w:rFonts w:ascii="Times New Roman" w:eastAsia="Times New Roman" w:hAnsi="Times New Roman" w:cs="Times New Roman"/>
      <w:sz w:val="20"/>
      <w:szCs w:val="20"/>
      <w:lang w:eastAsia="ro-RO"/>
    </w:rPr>
  </w:style>
  <w:style w:type="character" w:styleId="FootnoteReference">
    <w:name w:val="footnote reference"/>
    <w:semiHidden/>
    <w:rsid w:val="00C252D3"/>
    <w:rPr>
      <w:vertAlign w:val="superscript"/>
    </w:rPr>
  </w:style>
  <w:style w:type="paragraph" w:customStyle="1" w:styleId="xl47">
    <w:name w:val="xl47"/>
    <w:basedOn w:val="Normal"/>
    <w:rsid w:val="00C252D3"/>
    <w:pPr>
      <w:pBdr>
        <w:left w:val="single" w:sz="4" w:space="0" w:color="auto"/>
        <w:bottom w:val="single" w:sz="4" w:space="0" w:color="auto"/>
        <w:right w:val="single" w:sz="4" w:space="0" w:color="auto"/>
      </w:pBdr>
      <w:spacing w:before="100" w:beforeAutospacing="1" w:after="100" w:afterAutospacing="1"/>
      <w:jc w:val="center"/>
    </w:pPr>
    <w:rPr>
      <w:szCs w:val="20"/>
      <w:lang w:val="fr-FR" w:eastAsia="fr-FR"/>
    </w:rPr>
  </w:style>
  <w:style w:type="paragraph" w:customStyle="1" w:styleId="xl55">
    <w:name w:val="xl55"/>
    <w:basedOn w:val="Normal"/>
    <w:rsid w:val="00C252D3"/>
    <w:pPr>
      <w:spacing w:before="100" w:beforeAutospacing="1" w:after="100" w:afterAutospacing="1"/>
    </w:pPr>
    <w:rPr>
      <w:rFonts w:eastAsia="Arial Unicode MS"/>
      <w:b/>
      <w:bCs/>
      <w:szCs w:val="20"/>
      <w:lang w:val="ro-RO" w:eastAsia="ro-RO"/>
    </w:rPr>
  </w:style>
  <w:style w:type="paragraph" w:styleId="Subtitle">
    <w:name w:val="Subtitle"/>
    <w:basedOn w:val="Normal"/>
    <w:link w:val="SubtitleChar"/>
    <w:qFormat/>
    <w:rsid w:val="00C252D3"/>
    <w:pPr>
      <w:jc w:val="center"/>
    </w:pPr>
    <w:rPr>
      <w:b/>
      <w:bCs/>
      <w:u w:val="single"/>
      <w:lang w:val="fr-FR" w:eastAsia="fr-FR"/>
    </w:rPr>
  </w:style>
  <w:style w:type="character" w:customStyle="1" w:styleId="SubtitleChar">
    <w:name w:val="Subtitle Char"/>
    <w:basedOn w:val="DefaultParagraphFont"/>
    <w:link w:val="Subtitle"/>
    <w:rsid w:val="00C252D3"/>
    <w:rPr>
      <w:rFonts w:ascii="Times New Roman" w:eastAsia="Times New Roman" w:hAnsi="Times New Roman" w:cs="Times New Roman"/>
      <w:b/>
      <w:bCs/>
      <w:sz w:val="24"/>
      <w:szCs w:val="24"/>
      <w:u w:val="single"/>
      <w:lang w:val="fr-FR" w:eastAsia="fr-FR"/>
    </w:rPr>
  </w:style>
  <w:style w:type="paragraph" w:customStyle="1" w:styleId="SubTitle2">
    <w:name w:val="SubTitle 2"/>
    <w:basedOn w:val="Normal"/>
    <w:rsid w:val="00C252D3"/>
    <w:pPr>
      <w:spacing w:after="240"/>
      <w:jc w:val="center"/>
    </w:pPr>
    <w:rPr>
      <w:b/>
      <w:sz w:val="32"/>
      <w:szCs w:val="20"/>
      <w:lang w:val="ro-RO" w:eastAsia="fr-FR"/>
    </w:rPr>
  </w:style>
  <w:style w:type="paragraph" w:styleId="Title">
    <w:name w:val="Title"/>
    <w:basedOn w:val="Normal"/>
    <w:link w:val="TitleChar"/>
    <w:qFormat/>
    <w:rsid w:val="00C252D3"/>
    <w:pPr>
      <w:jc w:val="center"/>
    </w:pPr>
    <w:rPr>
      <w:b/>
      <w:bCs/>
      <w:szCs w:val="20"/>
      <w:lang w:val="fr-FR" w:eastAsia="fr-FR"/>
    </w:rPr>
  </w:style>
  <w:style w:type="character" w:customStyle="1" w:styleId="TitleChar">
    <w:name w:val="Title Char"/>
    <w:basedOn w:val="DefaultParagraphFont"/>
    <w:link w:val="Title"/>
    <w:rsid w:val="00C252D3"/>
    <w:rPr>
      <w:rFonts w:ascii="Times New Roman" w:eastAsia="Times New Roman" w:hAnsi="Times New Roman" w:cs="Times New Roman"/>
      <w:b/>
      <w:bCs/>
      <w:sz w:val="24"/>
      <w:szCs w:val="20"/>
      <w:lang w:val="fr-FR" w:eastAsia="fr-FR"/>
    </w:rPr>
  </w:style>
  <w:style w:type="paragraph" w:customStyle="1" w:styleId="SubTitle1">
    <w:name w:val="SubTitle 1"/>
    <w:basedOn w:val="Normal"/>
    <w:next w:val="SubTitle2"/>
    <w:rsid w:val="00C252D3"/>
    <w:pPr>
      <w:spacing w:after="240"/>
      <w:jc w:val="center"/>
    </w:pPr>
    <w:rPr>
      <w:b/>
      <w:sz w:val="40"/>
      <w:szCs w:val="20"/>
      <w:lang w:val="ro-RO" w:eastAsia="fr-FR"/>
    </w:rPr>
  </w:style>
  <w:style w:type="paragraph" w:customStyle="1" w:styleId="Blockquote">
    <w:name w:val="Blockquote"/>
    <w:basedOn w:val="Normal"/>
    <w:rsid w:val="00C252D3"/>
    <w:pPr>
      <w:widowControl w:val="0"/>
      <w:spacing w:before="100" w:after="100"/>
      <w:ind w:left="360" w:right="360"/>
    </w:pPr>
    <w:rPr>
      <w:snapToGrid w:val="0"/>
      <w:szCs w:val="20"/>
    </w:rPr>
  </w:style>
  <w:style w:type="paragraph" w:styleId="BodyTextIndent">
    <w:name w:val="Body Text Indent"/>
    <w:basedOn w:val="Normal"/>
    <w:link w:val="BodyTextIndentChar"/>
    <w:rsid w:val="00C252D3"/>
    <w:pPr>
      <w:ind w:left="720" w:hanging="360"/>
      <w:jc w:val="both"/>
    </w:pPr>
    <w:rPr>
      <w:szCs w:val="20"/>
      <w:lang w:val="ro-RO"/>
    </w:rPr>
  </w:style>
  <w:style w:type="character" w:customStyle="1" w:styleId="BodyTextIndentChar">
    <w:name w:val="Body Text Indent Char"/>
    <w:basedOn w:val="DefaultParagraphFont"/>
    <w:link w:val="BodyTextIndent"/>
    <w:rsid w:val="00C252D3"/>
    <w:rPr>
      <w:rFonts w:ascii="Times New Roman" w:eastAsia="Times New Roman" w:hAnsi="Times New Roman" w:cs="Times New Roman"/>
      <w:sz w:val="24"/>
      <w:szCs w:val="20"/>
    </w:rPr>
  </w:style>
  <w:style w:type="paragraph" w:customStyle="1" w:styleId="xl65">
    <w:name w:val="xl65"/>
    <w:basedOn w:val="Normal"/>
    <w:rsid w:val="00C252D3"/>
    <w:pPr>
      <w:pBdr>
        <w:left w:val="single" w:sz="4" w:space="0" w:color="auto"/>
        <w:bottom w:val="single" w:sz="4" w:space="0" w:color="auto"/>
        <w:right w:val="single" w:sz="4" w:space="0" w:color="auto"/>
      </w:pBdr>
      <w:spacing w:before="100" w:beforeAutospacing="1" w:after="100" w:afterAutospacing="1"/>
      <w:jc w:val="center"/>
    </w:pPr>
    <w:rPr>
      <w:rFonts w:eastAsia="Arial Unicode MS"/>
      <w:sz w:val="16"/>
      <w:szCs w:val="16"/>
      <w:lang w:val="ro-RO" w:eastAsia="ro-RO"/>
    </w:rPr>
  </w:style>
  <w:style w:type="paragraph" w:customStyle="1" w:styleId="BodyText21">
    <w:name w:val="Body Text 21"/>
    <w:basedOn w:val="Normal"/>
    <w:rsid w:val="00C252D3"/>
    <w:pPr>
      <w:widowControl w:val="0"/>
      <w:tabs>
        <w:tab w:val="left" w:pos="405"/>
      </w:tabs>
      <w:autoSpaceDE w:val="0"/>
      <w:autoSpaceDN w:val="0"/>
      <w:adjustRightInd w:val="0"/>
      <w:ind w:left="45"/>
      <w:jc w:val="both"/>
    </w:pPr>
    <w:rPr>
      <w:sz w:val="20"/>
      <w:szCs w:val="20"/>
      <w:lang w:val="ro-RO" w:eastAsia="ro-RO"/>
    </w:rPr>
  </w:style>
  <w:style w:type="paragraph" w:styleId="BodyTextIndent3">
    <w:name w:val="Body Text Indent 3"/>
    <w:basedOn w:val="Normal"/>
    <w:link w:val="BodyTextIndent3Char"/>
    <w:rsid w:val="00C252D3"/>
    <w:pPr>
      <w:widowControl w:val="0"/>
      <w:tabs>
        <w:tab w:val="left" w:pos="360"/>
        <w:tab w:val="left" w:pos="720"/>
      </w:tabs>
      <w:autoSpaceDE w:val="0"/>
      <w:autoSpaceDN w:val="0"/>
      <w:adjustRightInd w:val="0"/>
      <w:ind w:left="360"/>
      <w:jc w:val="both"/>
    </w:pPr>
    <w:rPr>
      <w:noProof/>
      <w:color w:val="FF00FF"/>
      <w:sz w:val="28"/>
      <w:szCs w:val="28"/>
      <w:lang w:eastAsia="ro-RO"/>
    </w:rPr>
  </w:style>
  <w:style w:type="character" w:customStyle="1" w:styleId="BodyTextIndent3Char">
    <w:name w:val="Body Text Indent 3 Char"/>
    <w:basedOn w:val="DefaultParagraphFont"/>
    <w:link w:val="BodyTextIndent3"/>
    <w:rsid w:val="00C252D3"/>
    <w:rPr>
      <w:rFonts w:ascii="Times New Roman" w:eastAsia="Times New Roman" w:hAnsi="Times New Roman" w:cs="Times New Roman"/>
      <w:noProof/>
      <w:color w:val="FF00FF"/>
      <w:sz w:val="28"/>
      <w:szCs w:val="28"/>
      <w:lang w:val="en-US" w:eastAsia="ro-RO"/>
    </w:rPr>
  </w:style>
  <w:style w:type="paragraph" w:customStyle="1" w:styleId="xl35">
    <w:name w:val="xl35"/>
    <w:basedOn w:val="Normal"/>
    <w:rsid w:val="00C252D3"/>
    <w:pPr>
      <w:pBdr>
        <w:top w:val="single" w:sz="4" w:space="0" w:color="auto"/>
        <w:left w:val="single" w:sz="4" w:space="0" w:color="auto"/>
        <w:bottom w:val="single" w:sz="4" w:space="0" w:color="auto"/>
        <w:right w:val="single" w:sz="4" w:space="0" w:color="auto"/>
      </w:pBdr>
      <w:spacing w:before="100" w:beforeAutospacing="1" w:after="100" w:afterAutospacing="1"/>
    </w:pPr>
    <w:rPr>
      <w:rFonts w:eastAsia="Arial Unicode MS"/>
      <w:sz w:val="16"/>
      <w:szCs w:val="16"/>
      <w:lang w:val="ro-RO" w:eastAsia="ro-RO"/>
    </w:rPr>
  </w:style>
  <w:style w:type="paragraph" w:customStyle="1" w:styleId="Style1">
    <w:name w:val="Style1"/>
    <w:basedOn w:val="Normal"/>
    <w:rsid w:val="00C252D3"/>
    <w:pPr>
      <w:jc w:val="center"/>
    </w:pPr>
    <w:rPr>
      <w:b/>
      <w:bCs/>
      <w:lang w:val="ro-RO" w:eastAsia="ro-RO"/>
    </w:rPr>
  </w:style>
  <w:style w:type="paragraph" w:customStyle="1" w:styleId="Stil1">
    <w:name w:val="Stil1"/>
    <w:basedOn w:val="Normal"/>
    <w:rsid w:val="00C252D3"/>
    <w:pPr>
      <w:pBdr>
        <w:top w:val="single" w:sz="4" w:space="1" w:color="auto"/>
        <w:left w:val="single" w:sz="4" w:space="4" w:color="auto"/>
        <w:bottom w:val="single" w:sz="4" w:space="1" w:color="auto"/>
        <w:right w:val="single" w:sz="4" w:space="4" w:color="auto"/>
      </w:pBdr>
      <w:shd w:val="pct60" w:color="C0C0C0" w:fill="FFFFFF"/>
      <w:spacing w:before="120" w:after="120"/>
    </w:pPr>
    <w:rPr>
      <w:b/>
      <w:color w:val="000080"/>
      <w:sz w:val="22"/>
      <w:szCs w:val="22"/>
      <w:lang w:val="ro-RO"/>
    </w:rPr>
  </w:style>
  <w:style w:type="paragraph" w:customStyle="1" w:styleId="Guidelines3">
    <w:name w:val="Guidelines 3"/>
    <w:basedOn w:val="Text2"/>
    <w:rsid w:val="00C252D3"/>
    <w:pPr>
      <w:pBdr>
        <w:top w:val="single" w:sz="4" w:space="1" w:color="auto"/>
        <w:left w:val="single" w:sz="4" w:space="4" w:color="auto"/>
        <w:bottom w:val="single" w:sz="4" w:space="1" w:color="auto"/>
        <w:right w:val="single" w:sz="4" w:space="4" w:color="auto"/>
      </w:pBdr>
      <w:shd w:val="pct5" w:color="auto" w:fill="FFFFFF"/>
      <w:tabs>
        <w:tab w:val="clear" w:pos="2161"/>
        <w:tab w:val="left" w:pos="900"/>
      </w:tabs>
      <w:spacing w:before="240"/>
      <w:ind w:left="902" w:hanging="902"/>
    </w:pPr>
    <w:rPr>
      <w:rFonts w:ascii="Arial" w:hAnsi="Arial"/>
      <w:i/>
      <w:sz w:val="22"/>
    </w:rPr>
  </w:style>
  <w:style w:type="paragraph" w:customStyle="1" w:styleId="Text2">
    <w:name w:val="Text 2"/>
    <w:basedOn w:val="Normal"/>
    <w:rsid w:val="00C252D3"/>
    <w:pPr>
      <w:tabs>
        <w:tab w:val="left" w:pos="2161"/>
      </w:tabs>
      <w:spacing w:after="240"/>
      <w:ind w:left="1202"/>
      <w:jc w:val="both"/>
    </w:pPr>
    <w:rPr>
      <w:szCs w:val="20"/>
      <w:lang w:val="ro-RO" w:eastAsia="fr-FR"/>
    </w:rPr>
  </w:style>
  <w:style w:type="paragraph" w:customStyle="1" w:styleId="titlefront">
    <w:name w:val="title_front"/>
    <w:basedOn w:val="Normal"/>
    <w:rsid w:val="00C252D3"/>
    <w:pPr>
      <w:spacing w:before="240"/>
      <w:ind w:left="1701"/>
      <w:jc w:val="right"/>
    </w:pPr>
    <w:rPr>
      <w:rFonts w:ascii="Optima" w:hAnsi="Optima"/>
      <w:b/>
      <w:bCs/>
      <w:sz w:val="28"/>
      <w:szCs w:val="20"/>
      <w:lang w:val="en-GB"/>
    </w:rPr>
  </w:style>
  <w:style w:type="paragraph" w:customStyle="1" w:styleId="xl40">
    <w:name w:val="xl40"/>
    <w:basedOn w:val="Normal"/>
    <w:rsid w:val="00C252D3"/>
    <w:pPr>
      <w:pBdr>
        <w:left w:val="single" w:sz="8" w:space="0" w:color="auto"/>
      </w:pBdr>
      <w:spacing w:before="100" w:beforeAutospacing="1" w:after="100" w:afterAutospacing="1"/>
    </w:pPr>
    <w:rPr>
      <w:rFonts w:eastAsia="Arial Unicode MS"/>
      <w:sz w:val="16"/>
      <w:szCs w:val="16"/>
      <w:lang w:val="ro-RO" w:eastAsia="ro-RO"/>
    </w:rPr>
  </w:style>
  <w:style w:type="character" w:customStyle="1" w:styleId="CaracterCaracter">
    <w:name w:val="Caracter Caracter"/>
    <w:rsid w:val="00C252D3"/>
    <w:rPr>
      <w:b/>
      <w:bCs/>
      <w:i/>
      <w:iCs/>
      <w:sz w:val="24"/>
      <w:lang w:val="ro-RO" w:eastAsia="en-US" w:bidi="ar-SA"/>
    </w:rPr>
  </w:style>
  <w:style w:type="character" w:styleId="PageNumber">
    <w:name w:val="page number"/>
    <w:basedOn w:val="DefaultParagraphFont"/>
    <w:rsid w:val="00C252D3"/>
  </w:style>
  <w:style w:type="paragraph" w:styleId="BodyTextIndent2">
    <w:name w:val="Body Text Indent 2"/>
    <w:basedOn w:val="Normal"/>
    <w:link w:val="BodyTextIndent2Char"/>
    <w:rsid w:val="00C252D3"/>
    <w:pPr>
      <w:ind w:left="348"/>
      <w:jc w:val="both"/>
    </w:pPr>
    <w:rPr>
      <w:color w:val="FF0000"/>
      <w:sz w:val="20"/>
    </w:rPr>
  </w:style>
  <w:style w:type="character" w:customStyle="1" w:styleId="BodyTextIndent2Char">
    <w:name w:val="Body Text Indent 2 Char"/>
    <w:basedOn w:val="DefaultParagraphFont"/>
    <w:link w:val="BodyTextIndent2"/>
    <w:rsid w:val="00C252D3"/>
    <w:rPr>
      <w:rFonts w:ascii="Times New Roman" w:eastAsia="Times New Roman" w:hAnsi="Times New Roman" w:cs="Times New Roman"/>
      <w:color w:val="FF0000"/>
      <w:sz w:val="20"/>
      <w:szCs w:val="24"/>
      <w:lang w:val="en-US"/>
    </w:rPr>
  </w:style>
  <w:style w:type="paragraph" w:customStyle="1" w:styleId="xl34">
    <w:name w:val="xl34"/>
    <w:basedOn w:val="Normal"/>
    <w:rsid w:val="00C252D3"/>
    <w:pPr>
      <w:pBdr>
        <w:left w:val="single" w:sz="4" w:space="0" w:color="auto"/>
        <w:bottom w:val="single" w:sz="4" w:space="0" w:color="auto"/>
        <w:right w:val="single" w:sz="4" w:space="0" w:color="auto"/>
      </w:pBdr>
      <w:spacing w:before="100" w:beforeAutospacing="1" w:after="100" w:afterAutospacing="1"/>
    </w:pPr>
    <w:rPr>
      <w:rFonts w:ascii="Arial" w:hAnsi="Arial" w:cs="Arial"/>
      <w:b/>
      <w:bCs/>
      <w:lang w:val="fr-FR" w:eastAsia="fr-FR"/>
    </w:rPr>
  </w:style>
  <w:style w:type="character" w:styleId="FollowedHyperlink">
    <w:name w:val="FollowedHyperlink"/>
    <w:rsid w:val="00C252D3"/>
    <w:rPr>
      <w:color w:val="800080"/>
      <w:u w:val="single"/>
    </w:rPr>
  </w:style>
  <w:style w:type="character" w:customStyle="1" w:styleId="titre1">
    <w:name w:val="titre1"/>
    <w:basedOn w:val="DefaultParagraphFont"/>
    <w:rsid w:val="00C252D3"/>
  </w:style>
  <w:style w:type="paragraph" w:customStyle="1" w:styleId="Address">
    <w:name w:val="Address"/>
    <w:basedOn w:val="Normal"/>
    <w:rsid w:val="00C252D3"/>
    <w:rPr>
      <w:szCs w:val="20"/>
      <w:lang w:val="en-GB" w:eastAsia="fr-FR"/>
    </w:rPr>
  </w:style>
  <w:style w:type="paragraph" w:customStyle="1" w:styleId="Titreobjet">
    <w:name w:val="Titre objet"/>
    <w:basedOn w:val="Normal"/>
    <w:next w:val="Normal"/>
    <w:rsid w:val="00C252D3"/>
    <w:pPr>
      <w:spacing w:before="360" w:after="360"/>
      <w:ind w:left="1080"/>
      <w:jc w:val="center"/>
    </w:pPr>
    <w:rPr>
      <w:b/>
      <w:noProof/>
      <w:spacing w:val="-5"/>
      <w:szCs w:val="20"/>
      <w:lang w:val="en-GB"/>
    </w:rPr>
  </w:style>
  <w:style w:type="paragraph" w:customStyle="1" w:styleId="CharCharCaracterCharCharChar">
    <w:name w:val="Char Char Caracter Char Char Char"/>
    <w:basedOn w:val="Normal"/>
    <w:rsid w:val="00C252D3"/>
    <w:rPr>
      <w:lang w:val="pl-PL" w:eastAsia="pl-PL"/>
    </w:rPr>
  </w:style>
  <w:style w:type="character" w:customStyle="1" w:styleId="tpt1">
    <w:name w:val="tpt1"/>
    <w:basedOn w:val="DefaultParagraphFont"/>
    <w:rsid w:val="00C252D3"/>
  </w:style>
  <w:style w:type="character" w:customStyle="1" w:styleId="pt1">
    <w:name w:val="pt1"/>
    <w:rsid w:val="00C252D3"/>
    <w:rPr>
      <w:b/>
      <w:bCs/>
      <w:color w:val="8F0000"/>
    </w:rPr>
  </w:style>
  <w:style w:type="paragraph" w:customStyle="1" w:styleId="CharCharCharChar">
    <w:name w:val="Char Char Char Char"/>
    <w:basedOn w:val="Normal"/>
    <w:rsid w:val="00C252D3"/>
    <w:rPr>
      <w:lang w:val="pl-PL" w:eastAsia="pl-PL"/>
    </w:rPr>
  </w:style>
  <w:style w:type="paragraph" w:customStyle="1" w:styleId="StilStil1Stnga">
    <w:name w:val="Stil Stil1 + Stânga"/>
    <w:basedOn w:val="Normal"/>
    <w:rsid w:val="00C252D3"/>
    <w:pPr>
      <w:pBdr>
        <w:top w:val="single" w:sz="4" w:space="1" w:color="auto"/>
        <w:left w:val="single" w:sz="4" w:space="4" w:color="auto"/>
        <w:bottom w:val="single" w:sz="4" w:space="1" w:color="auto"/>
        <w:right w:val="single" w:sz="4" w:space="4" w:color="auto"/>
      </w:pBdr>
      <w:shd w:val="pct30" w:color="FFFFFF" w:fill="C0C0C0"/>
    </w:pPr>
    <w:rPr>
      <w:b/>
      <w:bCs/>
      <w:color w:val="000080"/>
      <w:sz w:val="22"/>
      <w:szCs w:val="20"/>
      <w:lang w:val="ro-RO"/>
    </w:rPr>
  </w:style>
  <w:style w:type="paragraph" w:customStyle="1" w:styleId="NormalWeb2">
    <w:name w:val="Normal (Web)2"/>
    <w:basedOn w:val="Normal"/>
    <w:rsid w:val="00C252D3"/>
    <w:pPr>
      <w:spacing w:before="105" w:after="105"/>
      <w:ind w:left="105" w:right="105"/>
    </w:pPr>
    <w:rPr>
      <w:color w:val="000000"/>
      <w:lang w:val="en-GB"/>
    </w:rPr>
  </w:style>
  <w:style w:type="paragraph" w:customStyle="1" w:styleId="FR1">
    <w:name w:val="FR1"/>
    <w:rsid w:val="00C252D3"/>
    <w:pPr>
      <w:widowControl w:val="0"/>
      <w:spacing w:after="0" w:line="240" w:lineRule="auto"/>
    </w:pPr>
    <w:rPr>
      <w:rFonts w:ascii="Arial" w:eastAsia="Times New Roman" w:hAnsi="Arial" w:cs="Times New Roman"/>
      <w:b/>
      <w:sz w:val="36"/>
      <w:szCs w:val="20"/>
      <w:lang w:val="en-US"/>
    </w:rPr>
  </w:style>
  <w:style w:type="paragraph" w:customStyle="1" w:styleId="DefaultText">
    <w:name w:val="Default Text"/>
    <w:basedOn w:val="Normal"/>
    <w:rsid w:val="00C252D3"/>
    <w:pPr>
      <w:widowControl w:val="0"/>
    </w:pPr>
    <w:rPr>
      <w:szCs w:val="20"/>
      <w:lang w:eastAsia="ro-RO"/>
    </w:rPr>
  </w:style>
  <w:style w:type="paragraph" w:customStyle="1" w:styleId="CaracterCharCharCharCharCaracter1">
    <w:name w:val="Caracter Char Char Char Char Caracter1"/>
    <w:basedOn w:val="Normal"/>
    <w:rsid w:val="00C252D3"/>
    <w:rPr>
      <w:lang w:val="pl-PL" w:eastAsia="pl-PL"/>
    </w:rPr>
  </w:style>
  <w:style w:type="paragraph" w:customStyle="1" w:styleId="ZchnZchnCharCharCharCaracterCaracter">
    <w:name w:val="Zchn Zchn Char Char Char Caracter Caracter"/>
    <w:basedOn w:val="Normal"/>
    <w:rsid w:val="00C252D3"/>
    <w:pPr>
      <w:widowControl w:val="0"/>
      <w:adjustRightInd w:val="0"/>
      <w:jc w:val="both"/>
      <w:textAlignment w:val="baseline"/>
    </w:pPr>
    <w:rPr>
      <w:lang w:val="pl-PL" w:eastAsia="pl-PL"/>
    </w:rPr>
  </w:style>
  <w:style w:type="paragraph" w:customStyle="1" w:styleId="CaracterCaracter1">
    <w:name w:val="Caracter Caracter1"/>
    <w:basedOn w:val="Normal"/>
    <w:rsid w:val="00C252D3"/>
    <w:rPr>
      <w:lang w:val="pl-PL" w:eastAsia="pl-PL"/>
    </w:rPr>
  </w:style>
  <w:style w:type="table" w:styleId="TableGrid">
    <w:name w:val="Table Grid"/>
    <w:basedOn w:val="TableNormal"/>
    <w:uiPriority w:val="39"/>
    <w:rsid w:val="00C252D3"/>
    <w:pPr>
      <w:spacing w:after="0" w:line="240" w:lineRule="auto"/>
    </w:pPr>
    <w:rPr>
      <w:rFonts w:ascii="Times New Roman" w:eastAsia="Times New Roman" w:hAnsi="Times New Roman"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CharChar1CaracterCaracterCharCharCaracterCaracter1CharCharCaracterCaracterCharCharCaracterCaracterCharCharCaracterCaracterCharChar1">
    <w:name w:val="Char Char1 Caracter Caracter Char Char Caracter Caracter1 Char Char Caracter Caracter Char Char Caracter Caracter Char Char Caracter Caracter Char Char1"/>
    <w:basedOn w:val="Normal"/>
    <w:rsid w:val="00C252D3"/>
    <w:pPr>
      <w:widowControl w:val="0"/>
      <w:adjustRightInd w:val="0"/>
      <w:jc w:val="both"/>
      <w:textAlignment w:val="baseline"/>
    </w:pPr>
    <w:rPr>
      <w:lang w:val="pl-PL" w:eastAsia="pl-PL"/>
    </w:rPr>
  </w:style>
  <w:style w:type="character" w:styleId="CommentReference">
    <w:name w:val="annotation reference"/>
    <w:uiPriority w:val="99"/>
    <w:rsid w:val="00C252D3"/>
    <w:rPr>
      <w:sz w:val="16"/>
      <w:szCs w:val="16"/>
    </w:rPr>
  </w:style>
  <w:style w:type="paragraph" w:styleId="CommentText">
    <w:name w:val="annotation text"/>
    <w:basedOn w:val="Normal"/>
    <w:link w:val="CommentTextChar"/>
    <w:uiPriority w:val="99"/>
    <w:rsid w:val="00C252D3"/>
    <w:rPr>
      <w:sz w:val="20"/>
      <w:szCs w:val="20"/>
    </w:rPr>
  </w:style>
  <w:style w:type="character" w:customStyle="1" w:styleId="CommentTextChar">
    <w:name w:val="Comment Text Char"/>
    <w:basedOn w:val="DefaultParagraphFont"/>
    <w:link w:val="CommentText"/>
    <w:uiPriority w:val="99"/>
    <w:rsid w:val="00C252D3"/>
    <w:rPr>
      <w:rFonts w:ascii="Times New Roman" w:eastAsia="Times New Roman" w:hAnsi="Times New Roman" w:cs="Times New Roman"/>
      <w:sz w:val="20"/>
      <w:szCs w:val="20"/>
      <w:lang w:val="en-US"/>
    </w:rPr>
  </w:style>
  <w:style w:type="paragraph" w:styleId="CommentSubject">
    <w:name w:val="annotation subject"/>
    <w:basedOn w:val="CommentText"/>
    <w:next w:val="CommentText"/>
    <w:link w:val="CommentSubjectChar"/>
    <w:uiPriority w:val="99"/>
    <w:rsid w:val="00C252D3"/>
    <w:rPr>
      <w:b/>
      <w:bCs/>
      <w:lang w:val="x-none" w:eastAsia="x-none"/>
    </w:rPr>
  </w:style>
  <w:style w:type="character" w:customStyle="1" w:styleId="CommentSubjectChar">
    <w:name w:val="Comment Subject Char"/>
    <w:basedOn w:val="CommentTextChar"/>
    <w:link w:val="CommentSubject"/>
    <w:uiPriority w:val="99"/>
    <w:rsid w:val="00C252D3"/>
    <w:rPr>
      <w:rFonts w:ascii="Times New Roman" w:eastAsia="Times New Roman" w:hAnsi="Times New Roman" w:cs="Times New Roman"/>
      <w:b/>
      <w:bCs/>
      <w:sz w:val="20"/>
      <w:szCs w:val="20"/>
      <w:lang w:val="x-none" w:eastAsia="x-none"/>
    </w:rPr>
  </w:style>
  <w:style w:type="character" w:customStyle="1" w:styleId="CharChar12">
    <w:name w:val="Char Char12"/>
    <w:rsid w:val="00C252D3"/>
    <w:rPr>
      <w:rFonts w:ascii="Times New Roman" w:eastAsia="Times New Roman" w:hAnsi="Times New Roman" w:cs="Times New Roman"/>
      <w:b/>
      <w:sz w:val="20"/>
      <w:szCs w:val="20"/>
      <w:u w:val="single"/>
      <w:lang w:val="fr-FR" w:eastAsia="fr-FR"/>
    </w:rPr>
  </w:style>
  <w:style w:type="character" w:customStyle="1" w:styleId="CharChar14">
    <w:name w:val="Char Char14"/>
    <w:rsid w:val="00C252D3"/>
    <w:rPr>
      <w:rFonts w:ascii="Times New Roman" w:eastAsia="Times New Roman" w:hAnsi="Times New Roman" w:cs="Times New Roman"/>
      <w:sz w:val="24"/>
      <w:szCs w:val="24"/>
      <w:lang w:val="fr-FR" w:eastAsia="fr-FR"/>
    </w:rPr>
  </w:style>
  <w:style w:type="paragraph" w:customStyle="1" w:styleId="CharCharCharCharCharCharChar">
    <w:name w:val="Char Char Char Char Char Char Char"/>
    <w:basedOn w:val="Normal"/>
    <w:rsid w:val="00C252D3"/>
    <w:rPr>
      <w:lang w:val="pl-PL" w:eastAsia="pl-PL"/>
    </w:rPr>
  </w:style>
  <w:style w:type="character" w:customStyle="1" w:styleId="CharChar141">
    <w:name w:val="Char Char141"/>
    <w:locked/>
    <w:rsid w:val="00C252D3"/>
    <w:rPr>
      <w:sz w:val="24"/>
      <w:szCs w:val="24"/>
      <w:lang w:val="fr-FR" w:eastAsia="fr-FR" w:bidi="ar-SA"/>
    </w:rPr>
  </w:style>
  <w:style w:type="paragraph" w:customStyle="1" w:styleId="CharChar1CaracterCaracterCharCharCaracterCaracter1CharCharCaracterCaracterCharCharCaracterCaracterCharCharCaracterCaracterCharChar1CaracterCaracterCharChar2CaracterCaracter">
    <w:name w:val="Char Char1 Caracter Caracter Char Char Caracter Caracter1 Char Char Caracter Caracter Char Char Caracter Caracter Char Char Caracter Caracter Char Char1 Caracter Caracter Char Char2 Caracter Caracter"/>
    <w:basedOn w:val="Normal"/>
    <w:rsid w:val="00C252D3"/>
    <w:pPr>
      <w:widowControl w:val="0"/>
      <w:adjustRightInd w:val="0"/>
      <w:jc w:val="both"/>
    </w:pPr>
    <w:rPr>
      <w:lang w:val="pl-PL" w:eastAsia="pl-PL"/>
    </w:rPr>
  </w:style>
  <w:style w:type="character" w:customStyle="1" w:styleId="tsp1">
    <w:name w:val="tsp1"/>
    <w:basedOn w:val="DefaultParagraphFont"/>
    <w:rsid w:val="00C252D3"/>
  </w:style>
  <w:style w:type="character" w:customStyle="1" w:styleId="do1">
    <w:name w:val="do1"/>
    <w:rsid w:val="00C252D3"/>
    <w:rPr>
      <w:b/>
      <w:bCs/>
      <w:sz w:val="26"/>
      <w:szCs w:val="26"/>
    </w:rPr>
  </w:style>
  <w:style w:type="paragraph" w:customStyle="1" w:styleId="CaracterCaracterCharCharCaracterCaracterCharChar1CaracterCaracterCharCharCaracterCaracterCharCharCharCharCaracterCaracter">
    <w:name w:val="Caracter Caracter Char Char Caracter Caracter Char Char1 Caracter Caracter Char Char Caracter Caracter Char Char Char Char Caracter Caracter"/>
    <w:basedOn w:val="Normal"/>
    <w:rsid w:val="00C252D3"/>
    <w:pPr>
      <w:widowControl w:val="0"/>
      <w:adjustRightInd w:val="0"/>
      <w:jc w:val="both"/>
      <w:textAlignment w:val="baseline"/>
    </w:pPr>
    <w:rPr>
      <w:lang w:val="pl-PL" w:eastAsia="pl-PL"/>
    </w:rPr>
  </w:style>
  <w:style w:type="character" w:customStyle="1" w:styleId="arbore1">
    <w:name w:val="arbore1"/>
    <w:rsid w:val="00C252D3"/>
    <w:rPr>
      <w:rFonts w:ascii="Arial" w:hAnsi="Arial" w:cs="Arial" w:hint="default"/>
      <w:strike w:val="0"/>
      <w:dstrike w:val="0"/>
      <w:color w:val="224870"/>
      <w:sz w:val="16"/>
      <w:szCs w:val="16"/>
      <w:u w:val="none"/>
      <w:effect w:val="none"/>
    </w:rPr>
  </w:style>
  <w:style w:type="paragraph" w:styleId="z-TopofForm">
    <w:name w:val="HTML Top of Form"/>
    <w:basedOn w:val="Normal"/>
    <w:next w:val="Normal"/>
    <w:link w:val="z-TopofFormChar"/>
    <w:hidden/>
    <w:uiPriority w:val="99"/>
    <w:semiHidden/>
    <w:unhideWhenUsed/>
    <w:rsid w:val="00C66FFB"/>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C66FFB"/>
    <w:rPr>
      <w:rFonts w:ascii="Arial" w:eastAsia="Times New Roman" w:hAnsi="Arial" w:cs="Arial"/>
      <w:vanish/>
      <w:sz w:val="16"/>
      <w:szCs w:val="16"/>
      <w:lang w:val="en-US"/>
    </w:rPr>
  </w:style>
  <w:style w:type="paragraph" w:styleId="z-BottomofForm">
    <w:name w:val="HTML Bottom of Form"/>
    <w:basedOn w:val="Normal"/>
    <w:next w:val="Normal"/>
    <w:link w:val="z-BottomofFormChar"/>
    <w:hidden/>
    <w:uiPriority w:val="99"/>
    <w:semiHidden/>
    <w:unhideWhenUsed/>
    <w:rsid w:val="00C66FFB"/>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C66FFB"/>
    <w:rPr>
      <w:rFonts w:ascii="Arial" w:eastAsia="Times New Roman" w:hAnsi="Arial" w:cs="Arial"/>
      <w:vanish/>
      <w:sz w:val="16"/>
      <w:szCs w:val="16"/>
      <w:lang w:val="en-US"/>
    </w:rPr>
  </w:style>
  <w:style w:type="character" w:customStyle="1" w:styleId="tli1">
    <w:name w:val="tli1"/>
    <w:basedOn w:val="DefaultParagraphFont"/>
    <w:rsid w:val="0017222D"/>
  </w:style>
  <w:style w:type="paragraph" w:customStyle="1" w:styleId="CM1">
    <w:name w:val="CM1"/>
    <w:basedOn w:val="Normal"/>
    <w:next w:val="Normal"/>
    <w:uiPriority w:val="99"/>
    <w:rsid w:val="009B50E7"/>
    <w:pPr>
      <w:autoSpaceDE w:val="0"/>
      <w:autoSpaceDN w:val="0"/>
      <w:adjustRightInd w:val="0"/>
    </w:pPr>
    <w:rPr>
      <w:rFonts w:ascii="EUAlbertina" w:eastAsiaTheme="minorHAnsi" w:hAnsi="EUAlbertina" w:cstheme="minorBidi"/>
      <w:lang w:val="ro-RO"/>
    </w:rPr>
  </w:style>
  <w:style w:type="paragraph" w:styleId="PlainText">
    <w:name w:val="Plain Text"/>
    <w:basedOn w:val="Normal"/>
    <w:link w:val="PlainTextChar"/>
    <w:uiPriority w:val="99"/>
    <w:unhideWhenUsed/>
    <w:rsid w:val="00815023"/>
    <w:rPr>
      <w:rFonts w:ascii="Calibri" w:eastAsiaTheme="minorHAnsi" w:hAnsi="Calibri" w:cstheme="minorBidi"/>
      <w:sz w:val="22"/>
      <w:szCs w:val="21"/>
      <w:lang w:val="ro-RO"/>
    </w:rPr>
  </w:style>
  <w:style w:type="character" w:customStyle="1" w:styleId="PlainTextChar">
    <w:name w:val="Plain Text Char"/>
    <w:basedOn w:val="DefaultParagraphFont"/>
    <w:link w:val="PlainText"/>
    <w:uiPriority w:val="99"/>
    <w:rsid w:val="00815023"/>
    <w:rPr>
      <w:rFonts w:ascii="Calibri" w:hAnsi="Calibri"/>
      <w:szCs w:val="21"/>
    </w:rPr>
  </w:style>
  <w:style w:type="paragraph" w:customStyle="1" w:styleId="Char">
    <w:name w:val="Char"/>
    <w:basedOn w:val="Normal"/>
    <w:rsid w:val="00025B62"/>
    <w:rPr>
      <w:lang w:val="pl-PL" w:eastAsia="pl-PL"/>
    </w:rPr>
  </w:style>
  <w:style w:type="paragraph" w:customStyle="1" w:styleId="Default">
    <w:name w:val="Default"/>
    <w:rsid w:val="00613539"/>
    <w:pPr>
      <w:autoSpaceDE w:val="0"/>
      <w:autoSpaceDN w:val="0"/>
      <w:adjustRightInd w:val="0"/>
      <w:spacing w:after="0" w:line="240" w:lineRule="auto"/>
    </w:pPr>
    <w:rPr>
      <w:rFonts w:ascii="Times New Roman" w:eastAsia="Times New Roman" w:hAnsi="Times New Roman" w:cs="Times New Roman"/>
      <w:color w:val="000000"/>
      <w:sz w:val="24"/>
      <w:szCs w:val="24"/>
      <w:lang w:eastAsia="ro-RO"/>
    </w:rPr>
  </w:style>
  <w:style w:type="character" w:customStyle="1" w:styleId="tal1">
    <w:name w:val="tal1"/>
    <w:rsid w:val="00751173"/>
  </w:style>
  <w:style w:type="paragraph" w:customStyle="1" w:styleId="TableParagraph">
    <w:name w:val="Table Paragraph"/>
    <w:basedOn w:val="Normal"/>
    <w:uiPriority w:val="1"/>
    <w:qFormat/>
    <w:rsid w:val="00AF1889"/>
    <w:pPr>
      <w:widowControl w:val="0"/>
      <w:autoSpaceDE w:val="0"/>
      <w:autoSpaceDN w:val="0"/>
    </w:pPr>
    <w:rPr>
      <w:rFonts w:ascii="Calibri" w:eastAsia="Calibri" w:hAnsi="Calibri" w:cs="Calibri"/>
      <w:sz w:val="22"/>
      <w:szCs w:val="22"/>
      <w:lang w:val="ro-RO"/>
    </w:rPr>
  </w:style>
  <w:style w:type="paragraph" w:customStyle="1" w:styleId="CaracterCaracterCharCharCaracterCaracterCharChar1CaracterCaracterCharCharCaracterCaracter">
    <w:name w:val="Caracter Caracter Char Char Caracter Caracter Char Char1 Caracter Caracter Char Char Caracter Caracter"/>
    <w:basedOn w:val="Normal"/>
    <w:rsid w:val="00BC7D1F"/>
    <w:rPr>
      <w:lang w:val="pl-PL" w:eastAsia="pl-PL"/>
    </w:rPr>
  </w:style>
  <w:style w:type="character" w:customStyle="1" w:styleId="tpa1">
    <w:name w:val="tpa1"/>
    <w:basedOn w:val="DefaultParagraphFont"/>
    <w:rsid w:val="00BC7D1F"/>
  </w:style>
  <w:style w:type="character" w:styleId="Strong">
    <w:name w:val="Strong"/>
    <w:uiPriority w:val="22"/>
    <w:qFormat/>
    <w:rsid w:val="00BC7D1F"/>
    <w:rPr>
      <w:b/>
      <w:bCs/>
    </w:rPr>
  </w:style>
  <w:style w:type="character" w:customStyle="1" w:styleId="text10">
    <w:name w:val="text1"/>
    <w:basedOn w:val="DefaultParagraphFont"/>
    <w:rsid w:val="00BC7D1F"/>
  </w:style>
  <w:style w:type="character" w:customStyle="1" w:styleId="al1">
    <w:name w:val="al1"/>
    <w:rsid w:val="00BC7D1F"/>
    <w:rPr>
      <w:b/>
      <w:bCs/>
      <w:color w:val="008F00"/>
    </w:rPr>
  </w:style>
  <w:style w:type="paragraph" w:customStyle="1" w:styleId="CaracterCharCharCharCharCaracterCharCharCharCharCharCaracterCharCharChar">
    <w:name w:val="Caracter Char Char Char Char Caracter Char Char Char Char Char Caracter Char Char Char"/>
    <w:basedOn w:val="Normal"/>
    <w:rsid w:val="00BC7D1F"/>
    <w:rPr>
      <w:lang w:val="pl-PL" w:eastAsia="pl-PL"/>
    </w:rPr>
  </w:style>
  <w:style w:type="paragraph" w:customStyle="1" w:styleId="CaracterCaracterCharCharCaracterCaracterCharChar">
    <w:name w:val="Caracter Caracter Char Char Caracter Caracter Char Char"/>
    <w:basedOn w:val="Normal"/>
    <w:rsid w:val="00BC7D1F"/>
    <w:rPr>
      <w:lang w:val="pl-PL" w:eastAsia="pl-PL"/>
    </w:rPr>
  </w:style>
  <w:style w:type="paragraph" w:customStyle="1" w:styleId="CharChar1CaracterCaracter">
    <w:name w:val="Char Char1 Caracter Caracter"/>
    <w:basedOn w:val="Normal"/>
    <w:rsid w:val="00BC7D1F"/>
    <w:pPr>
      <w:widowControl w:val="0"/>
      <w:adjustRightInd w:val="0"/>
      <w:jc w:val="both"/>
      <w:textAlignment w:val="baseline"/>
    </w:pPr>
    <w:rPr>
      <w:lang w:val="pl-PL" w:eastAsia="pl-PL"/>
    </w:rPr>
  </w:style>
  <w:style w:type="paragraph" w:customStyle="1" w:styleId="ZchnZchnCharCharChar1">
    <w:name w:val="Zchn Zchn Char Char Char1"/>
    <w:basedOn w:val="Normal"/>
    <w:rsid w:val="00BC7D1F"/>
    <w:pPr>
      <w:widowControl w:val="0"/>
      <w:adjustRightInd w:val="0"/>
      <w:jc w:val="both"/>
      <w:textAlignment w:val="baseline"/>
    </w:pPr>
    <w:rPr>
      <w:lang w:val="pl-PL" w:eastAsia="pl-PL"/>
    </w:rPr>
  </w:style>
  <w:style w:type="character" w:customStyle="1" w:styleId="def">
    <w:name w:val="def"/>
    <w:basedOn w:val="DefaultParagraphFont"/>
    <w:rsid w:val="00BC7D1F"/>
  </w:style>
  <w:style w:type="paragraph" w:styleId="NormalWeb">
    <w:name w:val="Normal (Web)"/>
    <w:basedOn w:val="Normal"/>
    <w:uiPriority w:val="99"/>
    <w:unhideWhenUsed/>
    <w:rsid w:val="00BC7D1F"/>
    <w:pPr>
      <w:spacing w:before="100" w:beforeAutospacing="1" w:after="100" w:afterAutospacing="1"/>
    </w:pPr>
    <w:rPr>
      <w:rFonts w:ascii="Verdana" w:hAnsi="Verdana"/>
      <w:color w:val="FFFFFF"/>
      <w:sz w:val="18"/>
      <w:szCs w:val="18"/>
    </w:rPr>
  </w:style>
  <w:style w:type="character" w:customStyle="1" w:styleId="CharChar13">
    <w:name w:val="Char Char13"/>
    <w:rsid w:val="00BC7D1F"/>
    <w:rPr>
      <w:rFonts w:ascii="Times New Roman" w:eastAsia="Times New Roman" w:hAnsi="Times New Roman" w:cs="Times New Roman"/>
      <w:sz w:val="24"/>
      <w:szCs w:val="24"/>
      <w:lang w:val="fr-FR" w:eastAsia="fr-FR"/>
    </w:rPr>
  </w:style>
  <w:style w:type="character" w:customStyle="1" w:styleId="FootnoteTextChar1">
    <w:name w:val="Footnote Text Char1"/>
    <w:aliases w:val="Podrozdział Char,Footnote Text Char Char Char,Fußnote Char,single space Char,footnote text Char,FOOTNOTES Char,fn Char,Sprotna opomba - besedilo Znak1 Char,Sprotna opomba - besedilo Znak Znak2 Char,stile 1 Char,Footnote1 Char"/>
    <w:semiHidden/>
    <w:rsid w:val="00BC7D1F"/>
    <w:rPr>
      <w:rFonts w:ascii="Arial" w:eastAsia="Times New Roman" w:hAnsi="Arial" w:cs="Times New Roman"/>
      <w:sz w:val="20"/>
      <w:szCs w:val="20"/>
      <w:lang w:val="ro-RO" w:eastAsia="x-none"/>
    </w:rPr>
  </w:style>
  <w:style w:type="character" w:customStyle="1" w:styleId="CharChar6">
    <w:name w:val="Char Char6"/>
    <w:rsid w:val="00BC7D1F"/>
    <w:rPr>
      <w:sz w:val="24"/>
      <w:szCs w:val="24"/>
      <w:lang w:val="fr-FR" w:eastAsia="fr-FR"/>
    </w:rPr>
  </w:style>
  <w:style w:type="paragraph" w:customStyle="1" w:styleId="Normal1">
    <w:name w:val="Normal1"/>
    <w:basedOn w:val="Normal"/>
    <w:rsid w:val="00BC7D1F"/>
    <w:pPr>
      <w:spacing w:before="60" w:after="60"/>
      <w:jc w:val="both"/>
    </w:pPr>
    <w:rPr>
      <w:rFonts w:ascii="Arial" w:hAnsi="Arial"/>
      <w:sz w:val="20"/>
      <w:lang w:val="ro-RO"/>
    </w:rPr>
  </w:style>
  <w:style w:type="paragraph" w:customStyle="1" w:styleId="marked">
    <w:name w:val="marked"/>
    <w:basedOn w:val="Normal1"/>
    <w:rsid w:val="00BC7D1F"/>
    <w:pPr>
      <w:pBdr>
        <w:left w:val="single" w:sz="4" w:space="4" w:color="808080"/>
      </w:pBdr>
      <w:ind w:left="1620"/>
    </w:pPr>
  </w:style>
  <w:style w:type="paragraph" w:customStyle="1" w:styleId="Guidelines5">
    <w:name w:val="Guidelines 5"/>
    <w:basedOn w:val="Normal"/>
    <w:rsid w:val="00BC7D1F"/>
    <w:pPr>
      <w:spacing w:before="240" w:after="240"/>
      <w:jc w:val="both"/>
    </w:pPr>
    <w:rPr>
      <w:b/>
      <w:bCs/>
      <w:lang w:val="ro-RO" w:eastAsia="fr-FR"/>
    </w:rPr>
  </w:style>
  <w:style w:type="paragraph" w:customStyle="1" w:styleId="text">
    <w:name w:val="text"/>
    <w:basedOn w:val="Normal"/>
    <w:rsid w:val="00BC7D1F"/>
    <w:rPr>
      <w:noProof/>
      <w:lang w:val="ro-RO" w:eastAsia="ro-RO"/>
    </w:rPr>
  </w:style>
  <w:style w:type="paragraph" w:customStyle="1" w:styleId="xl33">
    <w:name w:val="xl33"/>
    <w:basedOn w:val="Normal"/>
    <w:rsid w:val="00BC7D1F"/>
    <w:pPr>
      <w:spacing w:before="100" w:beforeAutospacing="1" w:after="100" w:afterAutospacing="1"/>
    </w:pPr>
    <w:rPr>
      <w:rFonts w:ascii="Arial" w:eastAsia="Arial Unicode MS" w:hAnsi="Arial"/>
      <w:sz w:val="18"/>
      <w:szCs w:val="18"/>
      <w:lang w:val="ro-RO"/>
    </w:rPr>
  </w:style>
  <w:style w:type="paragraph" w:styleId="TOC1">
    <w:name w:val="toc 1"/>
    <w:basedOn w:val="Normal"/>
    <w:next w:val="Normal"/>
    <w:autoRedefine/>
    <w:uiPriority w:val="39"/>
    <w:rsid w:val="00BC7D1F"/>
    <w:pPr>
      <w:tabs>
        <w:tab w:val="right" w:leader="dot" w:pos="9060"/>
      </w:tabs>
      <w:ind w:left="284"/>
    </w:pPr>
    <w:rPr>
      <w:noProof/>
      <w:lang w:val="ro-RO"/>
    </w:rPr>
  </w:style>
  <w:style w:type="paragraph" w:customStyle="1" w:styleId="xl27">
    <w:name w:val="xl27"/>
    <w:basedOn w:val="Normal"/>
    <w:rsid w:val="00BC7D1F"/>
    <w:pPr>
      <w:spacing w:before="100" w:beforeAutospacing="1" w:after="100" w:afterAutospacing="1"/>
      <w:jc w:val="center"/>
      <w:textAlignment w:val="center"/>
    </w:pPr>
    <w:rPr>
      <w:rFonts w:ascii="Arial Unicode MS" w:eastAsia="Arial Unicode MS" w:hAnsi="Arial Unicode MS"/>
      <w:lang w:val="ro-RO"/>
    </w:rPr>
  </w:style>
  <w:style w:type="paragraph" w:customStyle="1" w:styleId="Considrant">
    <w:name w:val="Considérant"/>
    <w:basedOn w:val="Normal"/>
    <w:rsid w:val="00BC7D1F"/>
    <w:pPr>
      <w:numPr>
        <w:numId w:val="35"/>
      </w:numPr>
      <w:spacing w:before="120" w:after="120"/>
      <w:jc w:val="both"/>
    </w:pPr>
    <w:rPr>
      <w:szCs w:val="20"/>
      <w:lang w:val="en-GB" w:eastAsia="en-GB"/>
    </w:rPr>
  </w:style>
  <w:style w:type="paragraph" w:customStyle="1" w:styleId="CaracterCaracter5CharChar">
    <w:name w:val="Caracter Caracter5 Char Char"/>
    <w:basedOn w:val="Normal"/>
    <w:rsid w:val="00BC7D1F"/>
    <w:pPr>
      <w:widowControl w:val="0"/>
      <w:adjustRightInd w:val="0"/>
      <w:jc w:val="both"/>
      <w:textAlignment w:val="baseline"/>
    </w:pPr>
    <w:rPr>
      <w:lang w:val="pl-PL" w:eastAsia="pl-PL"/>
    </w:rPr>
  </w:style>
  <w:style w:type="paragraph" w:customStyle="1" w:styleId="ZchnZchnCharCharCharCaracterCharChar">
    <w:name w:val="Zchn Zchn Char Char Char Caracter Char Char"/>
    <w:basedOn w:val="Normal"/>
    <w:rsid w:val="00BC7D1F"/>
    <w:pPr>
      <w:widowControl w:val="0"/>
      <w:adjustRightInd w:val="0"/>
      <w:jc w:val="both"/>
      <w:textAlignment w:val="baseline"/>
    </w:pPr>
    <w:rPr>
      <w:lang w:val="pl-PL" w:eastAsia="pl-PL"/>
    </w:rPr>
  </w:style>
  <w:style w:type="character" w:customStyle="1" w:styleId="ar1">
    <w:name w:val="ar1"/>
    <w:rsid w:val="00BC7D1F"/>
    <w:rPr>
      <w:b/>
      <w:bCs/>
      <w:color w:val="0000AF"/>
      <w:sz w:val="22"/>
      <w:szCs w:val="22"/>
    </w:rPr>
  </w:style>
  <w:style w:type="paragraph" w:customStyle="1" w:styleId="CaracterCaracter5">
    <w:name w:val="Caracter Caracter5"/>
    <w:basedOn w:val="Normal"/>
    <w:rsid w:val="00BC7D1F"/>
    <w:pPr>
      <w:widowControl w:val="0"/>
      <w:adjustRightInd w:val="0"/>
      <w:jc w:val="both"/>
      <w:textAlignment w:val="baseline"/>
    </w:pPr>
    <w:rPr>
      <w:lang w:val="pl-PL" w:eastAsia="pl-PL"/>
    </w:rPr>
  </w:style>
  <w:style w:type="paragraph" w:customStyle="1" w:styleId="CaracterCaracter5CharCharCaracterCaracterCaracterCaracter">
    <w:name w:val="Caracter Caracter5 Char Char Caracter Caracter Caracter Caracter"/>
    <w:basedOn w:val="Normal"/>
    <w:rsid w:val="00BC7D1F"/>
    <w:rPr>
      <w:lang w:val="pl-PL" w:eastAsia="pl-PL"/>
    </w:rPr>
  </w:style>
  <w:style w:type="paragraph" w:customStyle="1" w:styleId="CharChar1CaracterCaracterCharCharCaracterCaracter1CharCharCaracterCaracterCharCharCaracterCaracterCharCharCaracterCaracterCharChar1CaracterCaracterCharChar2">
    <w:name w:val="Char Char1 Caracter Caracter Char Char Caracter Caracter1 Char Char Caracter Caracter Char Char Caracter Caracter Char Char Caracter Caracter Char Char1 Caracter Caracter Char Char2"/>
    <w:basedOn w:val="Normal"/>
    <w:rsid w:val="00BC7D1F"/>
    <w:pPr>
      <w:widowControl w:val="0"/>
      <w:adjustRightInd w:val="0"/>
      <w:jc w:val="both"/>
      <w:textAlignment w:val="baseline"/>
    </w:pPr>
    <w:rPr>
      <w:lang w:val="pl-PL" w:eastAsia="pl-PL"/>
    </w:rPr>
  </w:style>
  <w:style w:type="paragraph" w:customStyle="1" w:styleId="CaracterCaracter5CharCharCaracterCaracterCharChar">
    <w:name w:val="Caracter Caracter5 Char Char Caracter Caracter Char Char"/>
    <w:basedOn w:val="Normal"/>
    <w:rsid w:val="00BC7D1F"/>
    <w:pPr>
      <w:widowControl w:val="0"/>
      <w:adjustRightInd w:val="0"/>
      <w:jc w:val="both"/>
      <w:textAlignment w:val="baseline"/>
    </w:pPr>
    <w:rPr>
      <w:lang w:val="pl-PL" w:eastAsia="pl-PL"/>
    </w:rPr>
  </w:style>
  <w:style w:type="paragraph" w:customStyle="1" w:styleId="CaracterCaracterCharCharCaracterCaracterCharChar1CaracterCaracterCharCharCaracterCaracterCharChar">
    <w:name w:val="Caracter Caracter Char Char Caracter Caracter Char Char1 Caracter Caracter Char Char Caracter Caracter Char Char"/>
    <w:basedOn w:val="Normal"/>
    <w:rsid w:val="00BC7D1F"/>
    <w:pPr>
      <w:widowControl w:val="0"/>
      <w:adjustRightInd w:val="0"/>
      <w:jc w:val="both"/>
      <w:textAlignment w:val="baseline"/>
    </w:pPr>
    <w:rPr>
      <w:lang w:val="pl-PL" w:eastAsia="pl-PL"/>
    </w:rPr>
  </w:style>
  <w:style w:type="paragraph" w:styleId="DocumentMap">
    <w:name w:val="Document Map"/>
    <w:basedOn w:val="Normal"/>
    <w:link w:val="DocumentMapChar"/>
    <w:semiHidden/>
    <w:rsid w:val="00BC7D1F"/>
    <w:pPr>
      <w:shd w:val="clear" w:color="auto" w:fill="000080"/>
    </w:pPr>
    <w:rPr>
      <w:rFonts w:ascii="Tahoma" w:hAnsi="Tahoma" w:cs="Tahoma"/>
      <w:sz w:val="20"/>
      <w:szCs w:val="20"/>
      <w:lang w:val="ro-RO"/>
    </w:rPr>
  </w:style>
  <w:style w:type="character" w:customStyle="1" w:styleId="DocumentMapChar">
    <w:name w:val="Document Map Char"/>
    <w:basedOn w:val="DefaultParagraphFont"/>
    <w:link w:val="DocumentMap"/>
    <w:semiHidden/>
    <w:rsid w:val="00BC7D1F"/>
    <w:rPr>
      <w:rFonts w:ascii="Tahoma" w:eastAsia="Times New Roman" w:hAnsi="Tahoma" w:cs="Tahoma"/>
      <w:sz w:val="20"/>
      <w:szCs w:val="20"/>
      <w:shd w:val="clear" w:color="auto" w:fill="000080"/>
    </w:rPr>
  </w:style>
  <w:style w:type="character" w:customStyle="1" w:styleId="CharChar8">
    <w:name w:val="Char Char8"/>
    <w:rsid w:val="00BC7D1F"/>
    <w:rPr>
      <w:sz w:val="24"/>
      <w:szCs w:val="24"/>
      <w:lang w:val="ro-RO"/>
    </w:rPr>
  </w:style>
  <w:style w:type="paragraph" w:customStyle="1" w:styleId="CharChar1CaracterCaracter1">
    <w:name w:val="Char Char1 Caracter Caracter1"/>
    <w:basedOn w:val="Normal"/>
    <w:rsid w:val="00BC7D1F"/>
    <w:pPr>
      <w:widowControl w:val="0"/>
      <w:adjustRightInd w:val="0"/>
      <w:jc w:val="both"/>
      <w:textAlignment w:val="baseline"/>
    </w:pPr>
    <w:rPr>
      <w:lang w:val="pl-PL" w:eastAsia="pl-PL"/>
    </w:rPr>
  </w:style>
  <w:style w:type="character" w:customStyle="1" w:styleId="CharChar10">
    <w:name w:val="Char Char10"/>
    <w:rsid w:val="00BC7D1F"/>
    <w:rPr>
      <w:sz w:val="24"/>
      <w:szCs w:val="24"/>
      <w:lang w:val="fr-FR" w:eastAsia="fr-FR"/>
    </w:rPr>
  </w:style>
  <w:style w:type="character" w:customStyle="1" w:styleId="CaracterCaracter14">
    <w:name w:val="Caracter Caracter14"/>
    <w:rsid w:val="00BC7D1F"/>
    <w:rPr>
      <w:rFonts w:ascii="Times New Roman" w:eastAsia="Times New Roman" w:hAnsi="Times New Roman" w:cs="Times New Roman"/>
      <w:sz w:val="24"/>
      <w:szCs w:val="24"/>
      <w:lang w:val="fr-FR" w:eastAsia="fr-FR"/>
    </w:rPr>
  </w:style>
  <w:style w:type="paragraph" w:styleId="EndnoteText">
    <w:name w:val="endnote text"/>
    <w:basedOn w:val="Normal"/>
    <w:link w:val="EndnoteTextChar"/>
    <w:semiHidden/>
    <w:rsid w:val="00BC7D1F"/>
    <w:rPr>
      <w:rFonts w:ascii="Arial" w:hAnsi="Arial"/>
      <w:sz w:val="20"/>
      <w:szCs w:val="20"/>
      <w:lang w:val="ro-RO"/>
    </w:rPr>
  </w:style>
  <w:style w:type="character" w:customStyle="1" w:styleId="EndnoteTextChar">
    <w:name w:val="Endnote Text Char"/>
    <w:basedOn w:val="DefaultParagraphFont"/>
    <w:link w:val="EndnoteText"/>
    <w:semiHidden/>
    <w:rsid w:val="00BC7D1F"/>
    <w:rPr>
      <w:rFonts w:ascii="Arial" w:eastAsia="Times New Roman" w:hAnsi="Arial" w:cs="Times New Roman"/>
      <w:sz w:val="20"/>
      <w:szCs w:val="20"/>
    </w:rPr>
  </w:style>
  <w:style w:type="character" w:styleId="EndnoteReference">
    <w:name w:val="endnote reference"/>
    <w:semiHidden/>
    <w:rsid w:val="00BC7D1F"/>
    <w:rPr>
      <w:vertAlign w:val="superscript"/>
    </w:rPr>
  </w:style>
  <w:style w:type="character" w:customStyle="1" w:styleId="PodrozdziaCaracter">
    <w:name w:val="Podrozdział Caracter"/>
    <w:aliases w:val="Footnote Text Char Char Caracter,Fußnote Caracter,single space Caracter,footnote text Caracter,FOOTNOTES Caracter,fn Caracter,Sprotna opomba - besedilo Znak1 Caracter,Sprotna opomba - besedilo Znak Znak2 Caracter,stile 1 Caracter"/>
    <w:semiHidden/>
    <w:rsid w:val="00BC7D1F"/>
    <w:rPr>
      <w:rFonts w:ascii="Arial" w:hAnsi="Arial"/>
      <w:lang w:val="ro-RO"/>
    </w:rPr>
  </w:style>
  <w:style w:type="character" w:customStyle="1" w:styleId="CharChar9">
    <w:name w:val="Char Char9"/>
    <w:rsid w:val="00BC7D1F"/>
    <w:rPr>
      <w:sz w:val="24"/>
      <w:szCs w:val="24"/>
      <w:lang w:val="fr-FR" w:eastAsia="fr-FR"/>
    </w:rPr>
  </w:style>
  <w:style w:type="character" w:customStyle="1" w:styleId="Glava-napisCharChar">
    <w:name w:val="Glava - napis Char Char"/>
    <w:rsid w:val="00BC7D1F"/>
    <w:rPr>
      <w:sz w:val="24"/>
      <w:szCs w:val="24"/>
      <w:lang w:val="fr-FR" w:eastAsia="fr-FR"/>
    </w:rPr>
  </w:style>
  <w:style w:type="paragraph" w:styleId="Revision">
    <w:name w:val="Revision"/>
    <w:hidden/>
    <w:uiPriority w:val="99"/>
    <w:semiHidden/>
    <w:rsid w:val="00BC7D1F"/>
    <w:pPr>
      <w:spacing w:after="0" w:line="240" w:lineRule="auto"/>
    </w:pPr>
    <w:rPr>
      <w:rFonts w:ascii="Arial" w:eastAsia="Times New Roman" w:hAnsi="Arial" w:cs="Times New Roman"/>
      <w:sz w:val="28"/>
      <w:szCs w:val="28"/>
    </w:rPr>
  </w:style>
  <w:style w:type="paragraph" w:customStyle="1" w:styleId="CM3">
    <w:name w:val="CM3"/>
    <w:basedOn w:val="Default"/>
    <w:next w:val="Default"/>
    <w:uiPriority w:val="99"/>
    <w:rsid w:val="00BC7D1F"/>
    <w:rPr>
      <w:rFonts w:ascii="EUAlbertina" w:hAnsi="EUAlbertina"/>
      <w:color w:val="auto"/>
    </w:rPr>
  </w:style>
  <w:style w:type="paragraph" w:customStyle="1" w:styleId="CM4">
    <w:name w:val="CM4"/>
    <w:basedOn w:val="Default"/>
    <w:next w:val="Default"/>
    <w:uiPriority w:val="99"/>
    <w:rsid w:val="00BC7D1F"/>
    <w:rPr>
      <w:rFonts w:ascii="EUAlbertina" w:hAnsi="EUAlbertina"/>
      <w:color w:val="auto"/>
    </w:rPr>
  </w:style>
  <w:style w:type="paragraph" w:styleId="TOCHeading">
    <w:name w:val="TOC Heading"/>
    <w:basedOn w:val="Heading1"/>
    <w:next w:val="Normal"/>
    <w:uiPriority w:val="39"/>
    <w:semiHidden/>
    <w:unhideWhenUsed/>
    <w:qFormat/>
    <w:rsid w:val="00BC7D1F"/>
    <w:pPr>
      <w:keepLines/>
      <w:spacing w:before="480" w:line="276" w:lineRule="auto"/>
      <w:outlineLvl w:val="9"/>
    </w:pPr>
    <w:rPr>
      <w:rFonts w:ascii="Cambria" w:eastAsia="MS Gothic" w:hAnsi="Cambria"/>
      <w:color w:val="365F91"/>
      <w:sz w:val="28"/>
      <w:szCs w:val="28"/>
      <w:lang w:val="en-US" w:eastAsia="ja-JP"/>
    </w:rPr>
  </w:style>
  <w:style w:type="table" w:styleId="TableColorful2">
    <w:name w:val="Table Colorful 2"/>
    <w:basedOn w:val="TableNormal"/>
    <w:rsid w:val="00BC7D1F"/>
    <w:pPr>
      <w:spacing w:after="0" w:line="240" w:lineRule="auto"/>
    </w:pPr>
    <w:rPr>
      <w:rFonts w:ascii="Times New Roman" w:eastAsia="Times New Roman" w:hAnsi="Times New Roman" w:cs="Times New Roman"/>
      <w:sz w:val="20"/>
      <w:szCs w:val="20"/>
      <w:lang w:val="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paragraph" w:styleId="TOC2">
    <w:name w:val="toc 2"/>
    <w:basedOn w:val="Normal"/>
    <w:next w:val="Normal"/>
    <w:autoRedefine/>
    <w:uiPriority w:val="39"/>
    <w:rsid w:val="00BC7D1F"/>
    <w:pPr>
      <w:ind w:left="280"/>
    </w:pPr>
    <w:rPr>
      <w:rFonts w:ascii="Arial" w:hAnsi="Arial"/>
      <w:sz w:val="28"/>
      <w:szCs w:val="28"/>
      <w:lang w:val="ro-RO"/>
    </w:rPr>
  </w:style>
  <w:style w:type="paragraph" w:styleId="TOC3">
    <w:name w:val="toc 3"/>
    <w:basedOn w:val="Normal"/>
    <w:next w:val="Normal"/>
    <w:autoRedefine/>
    <w:uiPriority w:val="39"/>
    <w:rsid w:val="00BC7D1F"/>
    <w:pPr>
      <w:ind w:left="560"/>
    </w:pPr>
    <w:rPr>
      <w:rFonts w:ascii="Arial" w:hAnsi="Arial"/>
      <w:sz w:val="28"/>
      <w:szCs w:val="28"/>
      <w:lang w:val="ro-RO"/>
    </w:rPr>
  </w:style>
  <w:style w:type="table" w:customStyle="1" w:styleId="TableGrid1">
    <w:name w:val="Table Grid1"/>
    <w:basedOn w:val="TableNormal"/>
    <w:next w:val="TableGrid"/>
    <w:uiPriority w:val="59"/>
    <w:rsid w:val="00BC7D1F"/>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den">
    <w:name w:val="s_den"/>
    <w:basedOn w:val="Normal"/>
    <w:rsid w:val="00BC7D1F"/>
    <w:pPr>
      <w:spacing w:before="100" w:beforeAutospacing="1" w:after="100" w:afterAutospacing="1"/>
    </w:pPr>
    <w:rPr>
      <w:lang w:val="ro-RO" w:eastAsia="ro-RO"/>
    </w:rPr>
  </w:style>
  <w:style w:type="paragraph" w:customStyle="1" w:styleId="shdr">
    <w:name w:val="s_hdr"/>
    <w:basedOn w:val="Normal"/>
    <w:rsid w:val="00BC7D1F"/>
    <w:pPr>
      <w:spacing w:before="100" w:beforeAutospacing="1" w:after="100" w:afterAutospacing="1"/>
    </w:pPr>
    <w:rPr>
      <w:lang w:val="ro-RO" w:eastAsia="ro-R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6199109">
      <w:bodyDiv w:val="1"/>
      <w:marLeft w:val="0"/>
      <w:marRight w:val="0"/>
      <w:marTop w:val="0"/>
      <w:marBottom w:val="0"/>
      <w:divBdr>
        <w:top w:val="none" w:sz="0" w:space="0" w:color="auto"/>
        <w:left w:val="none" w:sz="0" w:space="0" w:color="auto"/>
        <w:bottom w:val="none" w:sz="0" w:space="0" w:color="auto"/>
        <w:right w:val="none" w:sz="0" w:space="0" w:color="auto"/>
      </w:divBdr>
    </w:div>
    <w:div w:id="101537023">
      <w:bodyDiv w:val="1"/>
      <w:marLeft w:val="0"/>
      <w:marRight w:val="0"/>
      <w:marTop w:val="0"/>
      <w:marBottom w:val="0"/>
      <w:divBdr>
        <w:top w:val="none" w:sz="0" w:space="0" w:color="auto"/>
        <w:left w:val="none" w:sz="0" w:space="0" w:color="auto"/>
        <w:bottom w:val="none" w:sz="0" w:space="0" w:color="auto"/>
        <w:right w:val="none" w:sz="0" w:space="0" w:color="auto"/>
      </w:divBdr>
    </w:div>
    <w:div w:id="122385277">
      <w:bodyDiv w:val="1"/>
      <w:marLeft w:val="0"/>
      <w:marRight w:val="0"/>
      <w:marTop w:val="0"/>
      <w:marBottom w:val="0"/>
      <w:divBdr>
        <w:top w:val="none" w:sz="0" w:space="0" w:color="auto"/>
        <w:left w:val="none" w:sz="0" w:space="0" w:color="auto"/>
        <w:bottom w:val="none" w:sz="0" w:space="0" w:color="auto"/>
        <w:right w:val="none" w:sz="0" w:space="0" w:color="auto"/>
      </w:divBdr>
    </w:div>
    <w:div w:id="191961573">
      <w:bodyDiv w:val="1"/>
      <w:marLeft w:val="0"/>
      <w:marRight w:val="0"/>
      <w:marTop w:val="0"/>
      <w:marBottom w:val="0"/>
      <w:divBdr>
        <w:top w:val="none" w:sz="0" w:space="0" w:color="auto"/>
        <w:left w:val="none" w:sz="0" w:space="0" w:color="auto"/>
        <w:bottom w:val="none" w:sz="0" w:space="0" w:color="auto"/>
        <w:right w:val="none" w:sz="0" w:space="0" w:color="auto"/>
      </w:divBdr>
    </w:div>
    <w:div w:id="196819307">
      <w:bodyDiv w:val="1"/>
      <w:marLeft w:val="0"/>
      <w:marRight w:val="0"/>
      <w:marTop w:val="0"/>
      <w:marBottom w:val="0"/>
      <w:divBdr>
        <w:top w:val="none" w:sz="0" w:space="0" w:color="auto"/>
        <w:left w:val="none" w:sz="0" w:space="0" w:color="auto"/>
        <w:bottom w:val="none" w:sz="0" w:space="0" w:color="auto"/>
        <w:right w:val="none" w:sz="0" w:space="0" w:color="auto"/>
      </w:divBdr>
    </w:div>
    <w:div w:id="211504329">
      <w:bodyDiv w:val="1"/>
      <w:marLeft w:val="0"/>
      <w:marRight w:val="0"/>
      <w:marTop w:val="0"/>
      <w:marBottom w:val="0"/>
      <w:divBdr>
        <w:top w:val="none" w:sz="0" w:space="0" w:color="auto"/>
        <w:left w:val="none" w:sz="0" w:space="0" w:color="auto"/>
        <w:bottom w:val="none" w:sz="0" w:space="0" w:color="auto"/>
        <w:right w:val="none" w:sz="0" w:space="0" w:color="auto"/>
      </w:divBdr>
    </w:div>
    <w:div w:id="231088781">
      <w:bodyDiv w:val="1"/>
      <w:marLeft w:val="0"/>
      <w:marRight w:val="0"/>
      <w:marTop w:val="0"/>
      <w:marBottom w:val="0"/>
      <w:divBdr>
        <w:top w:val="none" w:sz="0" w:space="0" w:color="auto"/>
        <w:left w:val="none" w:sz="0" w:space="0" w:color="auto"/>
        <w:bottom w:val="none" w:sz="0" w:space="0" w:color="auto"/>
        <w:right w:val="none" w:sz="0" w:space="0" w:color="auto"/>
      </w:divBdr>
    </w:div>
    <w:div w:id="248004129">
      <w:bodyDiv w:val="1"/>
      <w:marLeft w:val="0"/>
      <w:marRight w:val="0"/>
      <w:marTop w:val="0"/>
      <w:marBottom w:val="0"/>
      <w:divBdr>
        <w:top w:val="none" w:sz="0" w:space="0" w:color="auto"/>
        <w:left w:val="none" w:sz="0" w:space="0" w:color="auto"/>
        <w:bottom w:val="none" w:sz="0" w:space="0" w:color="auto"/>
        <w:right w:val="none" w:sz="0" w:space="0" w:color="auto"/>
      </w:divBdr>
    </w:div>
    <w:div w:id="453444077">
      <w:bodyDiv w:val="1"/>
      <w:marLeft w:val="0"/>
      <w:marRight w:val="0"/>
      <w:marTop w:val="0"/>
      <w:marBottom w:val="0"/>
      <w:divBdr>
        <w:top w:val="none" w:sz="0" w:space="0" w:color="auto"/>
        <w:left w:val="none" w:sz="0" w:space="0" w:color="auto"/>
        <w:bottom w:val="none" w:sz="0" w:space="0" w:color="auto"/>
        <w:right w:val="none" w:sz="0" w:space="0" w:color="auto"/>
      </w:divBdr>
    </w:div>
    <w:div w:id="477501141">
      <w:bodyDiv w:val="1"/>
      <w:marLeft w:val="0"/>
      <w:marRight w:val="0"/>
      <w:marTop w:val="0"/>
      <w:marBottom w:val="0"/>
      <w:divBdr>
        <w:top w:val="none" w:sz="0" w:space="0" w:color="auto"/>
        <w:left w:val="none" w:sz="0" w:space="0" w:color="auto"/>
        <w:bottom w:val="none" w:sz="0" w:space="0" w:color="auto"/>
        <w:right w:val="none" w:sz="0" w:space="0" w:color="auto"/>
      </w:divBdr>
    </w:div>
    <w:div w:id="521820129">
      <w:bodyDiv w:val="1"/>
      <w:marLeft w:val="0"/>
      <w:marRight w:val="0"/>
      <w:marTop w:val="0"/>
      <w:marBottom w:val="0"/>
      <w:divBdr>
        <w:top w:val="none" w:sz="0" w:space="0" w:color="auto"/>
        <w:left w:val="none" w:sz="0" w:space="0" w:color="auto"/>
        <w:bottom w:val="none" w:sz="0" w:space="0" w:color="auto"/>
        <w:right w:val="none" w:sz="0" w:space="0" w:color="auto"/>
      </w:divBdr>
    </w:div>
    <w:div w:id="545023455">
      <w:bodyDiv w:val="1"/>
      <w:marLeft w:val="0"/>
      <w:marRight w:val="0"/>
      <w:marTop w:val="0"/>
      <w:marBottom w:val="0"/>
      <w:divBdr>
        <w:top w:val="none" w:sz="0" w:space="0" w:color="auto"/>
        <w:left w:val="none" w:sz="0" w:space="0" w:color="auto"/>
        <w:bottom w:val="none" w:sz="0" w:space="0" w:color="auto"/>
        <w:right w:val="none" w:sz="0" w:space="0" w:color="auto"/>
      </w:divBdr>
    </w:div>
    <w:div w:id="554589521">
      <w:bodyDiv w:val="1"/>
      <w:marLeft w:val="0"/>
      <w:marRight w:val="0"/>
      <w:marTop w:val="0"/>
      <w:marBottom w:val="0"/>
      <w:divBdr>
        <w:top w:val="none" w:sz="0" w:space="0" w:color="auto"/>
        <w:left w:val="none" w:sz="0" w:space="0" w:color="auto"/>
        <w:bottom w:val="none" w:sz="0" w:space="0" w:color="auto"/>
        <w:right w:val="none" w:sz="0" w:space="0" w:color="auto"/>
      </w:divBdr>
    </w:div>
    <w:div w:id="715861805">
      <w:bodyDiv w:val="1"/>
      <w:marLeft w:val="0"/>
      <w:marRight w:val="0"/>
      <w:marTop w:val="0"/>
      <w:marBottom w:val="0"/>
      <w:divBdr>
        <w:top w:val="none" w:sz="0" w:space="0" w:color="auto"/>
        <w:left w:val="none" w:sz="0" w:space="0" w:color="auto"/>
        <w:bottom w:val="none" w:sz="0" w:space="0" w:color="auto"/>
        <w:right w:val="none" w:sz="0" w:space="0" w:color="auto"/>
      </w:divBdr>
    </w:div>
    <w:div w:id="741175262">
      <w:bodyDiv w:val="1"/>
      <w:marLeft w:val="0"/>
      <w:marRight w:val="0"/>
      <w:marTop w:val="0"/>
      <w:marBottom w:val="0"/>
      <w:divBdr>
        <w:top w:val="none" w:sz="0" w:space="0" w:color="auto"/>
        <w:left w:val="none" w:sz="0" w:space="0" w:color="auto"/>
        <w:bottom w:val="none" w:sz="0" w:space="0" w:color="auto"/>
        <w:right w:val="none" w:sz="0" w:space="0" w:color="auto"/>
      </w:divBdr>
    </w:div>
    <w:div w:id="772675535">
      <w:bodyDiv w:val="1"/>
      <w:marLeft w:val="0"/>
      <w:marRight w:val="0"/>
      <w:marTop w:val="0"/>
      <w:marBottom w:val="0"/>
      <w:divBdr>
        <w:top w:val="none" w:sz="0" w:space="0" w:color="auto"/>
        <w:left w:val="none" w:sz="0" w:space="0" w:color="auto"/>
        <w:bottom w:val="none" w:sz="0" w:space="0" w:color="auto"/>
        <w:right w:val="none" w:sz="0" w:space="0" w:color="auto"/>
      </w:divBdr>
    </w:div>
    <w:div w:id="796415711">
      <w:bodyDiv w:val="1"/>
      <w:marLeft w:val="0"/>
      <w:marRight w:val="0"/>
      <w:marTop w:val="0"/>
      <w:marBottom w:val="0"/>
      <w:divBdr>
        <w:top w:val="none" w:sz="0" w:space="0" w:color="auto"/>
        <w:left w:val="none" w:sz="0" w:space="0" w:color="auto"/>
        <w:bottom w:val="none" w:sz="0" w:space="0" w:color="auto"/>
        <w:right w:val="none" w:sz="0" w:space="0" w:color="auto"/>
      </w:divBdr>
    </w:div>
    <w:div w:id="807090859">
      <w:bodyDiv w:val="1"/>
      <w:marLeft w:val="0"/>
      <w:marRight w:val="0"/>
      <w:marTop w:val="0"/>
      <w:marBottom w:val="0"/>
      <w:divBdr>
        <w:top w:val="none" w:sz="0" w:space="0" w:color="auto"/>
        <w:left w:val="none" w:sz="0" w:space="0" w:color="auto"/>
        <w:bottom w:val="none" w:sz="0" w:space="0" w:color="auto"/>
        <w:right w:val="none" w:sz="0" w:space="0" w:color="auto"/>
      </w:divBdr>
    </w:div>
    <w:div w:id="814839482">
      <w:bodyDiv w:val="1"/>
      <w:marLeft w:val="0"/>
      <w:marRight w:val="0"/>
      <w:marTop w:val="0"/>
      <w:marBottom w:val="0"/>
      <w:divBdr>
        <w:top w:val="none" w:sz="0" w:space="0" w:color="auto"/>
        <w:left w:val="none" w:sz="0" w:space="0" w:color="auto"/>
        <w:bottom w:val="none" w:sz="0" w:space="0" w:color="auto"/>
        <w:right w:val="none" w:sz="0" w:space="0" w:color="auto"/>
      </w:divBdr>
    </w:div>
    <w:div w:id="876893683">
      <w:bodyDiv w:val="1"/>
      <w:marLeft w:val="0"/>
      <w:marRight w:val="0"/>
      <w:marTop w:val="0"/>
      <w:marBottom w:val="0"/>
      <w:divBdr>
        <w:top w:val="none" w:sz="0" w:space="0" w:color="auto"/>
        <w:left w:val="none" w:sz="0" w:space="0" w:color="auto"/>
        <w:bottom w:val="none" w:sz="0" w:space="0" w:color="auto"/>
        <w:right w:val="none" w:sz="0" w:space="0" w:color="auto"/>
      </w:divBdr>
    </w:div>
    <w:div w:id="910775545">
      <w:bodyDiv w:val="1"/>
      <w:marLeft w:val="0"/>
      <w:marRight w:val="0"/>
      <w:marTop w:val="0"/>
      <w:marBottom w:val="0"/>
      <w:divBdr>
        <w:top w:val="none" w:sz="0" w:space="0" w:color="auto"/>
        <w:left w:val="none" w:sz="0" w:space="0" w:color="auto"/>
        <w:bottom w:val="none" w:sz="0" w:space="0" w:color="auto"/>
        <w:right w:val="none" w:sz="0" w:space="0" w:color="auto"/>
      </w:divBdr>
    </w:div>
    <w:div w:id="949774898">
      <w:bodyDiv w:val="1"/>
      <w:marLeft w:val="0"/>
      <w:marRight w:val="0"/>
      <w:marTop w:val="0"/>
      <w:marBottom w:val="0"/>
      <w:divBdr>
        <w:top w:val="none" w:sz="0" w:space="0" w:color="auto"/>
        <w:left w:val="none" w:sz="0" w:space="0" w:color="auto"/>
        <w:bottom w:val="none" w:sz="0" w:space="0" w:color="auto"/>
        <w:right w:val="none" w:sz="0" w:space="0" w:color="auto"/>
      </w:divBdr>
    </w:div>
    <w:div w:id="956257008">
      <w:bodyDiv w:val="1"/>
      <w:marLeft w:val="0"/>
      <w:marRight w:val="0"/>
      <w:marTop w:val="0"/>
      <w:marBottom w:val="0"/>
      <w:divBdr>
        <w:top w:val="none" w:sz="0" w:space="0" w:color="auto"/>
        <w:left w:val="none" w:sz="0" w:space="0" w:color="auto"/>
        <w:bottom w:val="none" w:sz="0" w:space="0" w:color="auto"/>
        <w:right w:val="none" w:sz="0" w:space="0" w:color="auto"/>
      </w:divBdr>
    </w:div>
    <w:div w:id="1059668615">
      <w:bodyDiv w:val="1"/>
      <w:marLeft w:val="0"/>
      <w:marRight w:val="0"/>
      <w:marTop w:val="0"/>
      <w:marBottom w:val="0"/>
      <w:divBdr>
        <w:top w:val="none" w:sz="0" w:space="0" w:color="auto"/>
        <w:left w:val="none" w:sz="0" w:space="0" w:color="auto"/>
        <w:bottom w:val="none" w:sz="0" w:space="0" w:color="auto"/>
        <w:right w:val="none" w:sz="0" w:space="0" w:color="auto"/>
      </w:divBdr>
    </w:div>
    <w:div w:id="1100906293">
      <w:bodyDiv w:val="1"/>
      <w:marLeft w:val="0"/>
      <w:marRight w:val="0"/>
      <w:marTop w:val="0"/>
      <w:marBottom w:val="0"/>
      <w:divBdr>
        <w:top w:val="none" w:sz="0" w:space="0" w:color="auto"/>
        <w:left w:val="none" w:sz="0" w:space="0" w:color="auto"/>
        <w:bottom w:val="none" w:sz="0" w:space="0" w:color="auto"/>
        <w:right w:val="none" w:sz="0" w:space="0" w:color="auto"/>
      </w:divBdr>
    </w:div>
    <w:div w:id="1125077818">
      <w:bodyDiv w:val="1"/>
      <w:marLeft w:val="0"/>
      <w:marRight w:val="0"/>
      <w:marTop w:val="0"/>
      <w:marBottom w:val="0"/>
      <w:divBdr>
        <w:top w:val="none" w:sz="0" w:space="0" w:color="auto"/>
        <w:left w:val="none" w:sz="0" w:space="0" w:color="auto"/>
        <w:bottom w:val="none" w:sz="0" w:space="0" w:color="auto"/>
        <w:right w:val="none" w:sz="0" w:space="0" w:color="auto"/>
      </w:divBdr>
    </w:div>
    <w:div w:id="1166675593">
      <w:bodyDiv w:val="1"/>
      <w:marLeft w:val="0"/>
      <w:marRight w:val="0"/>
      <w:marTop w:val="0"/>
      <w:marBottom w:val="0"/>
      <w:divBdr>
        <w:top w:val="none" w:sz="0" w:space="0" w:color="auto"/>
        <w:left w:val="none" w:sz="0" w:space="0" w:color="auto"/>
        <w:bottom w:val="none" w:sz="0" w:space="0" w:color="auto"/>
        <w:right w:val="none" w:sz="0" w:space="0" w:color="auto"/>
      </w:divBdr>
    </w:div>
    <w:div w:id="1183130511">
      <w:bodyDiv w:val="1"/>
      <w:marLeft w:val="0"/>
      <w:marRight w:val="0"/>
      <w:marTop w:val="0"/>
      <w:marBottom w:val="0"/>
      <w:divBdr>
        <w:top w:val="none" w:sz="0" w:space="0" w:color="auto"/>
        <w:left w:val="none" w:sz="0" w:space="0" w:color="auto"/>
        <w:bottom w:val="none" w:sz="0" w:space="0" w:color="auto"/>
        <w:right w:val="none" w:sz="0" w:space="0" w:color="auto"/>
      </w:divBdr>
    </w:div>
    <w:div w:id="1195078369">
      <w:bodyDiv w:val="1"/>
      <w:marLeft w:val="0"/>
      <w:marRight w:val="0"/>
      <w:marTop w:val="0"/>
      <w:marBottom w:val="0"/>
      <w:divBdr>
        <w:top w:val="none" w:sz="0" w:space="0" w:color="auto"/>
        <w:left w:val="none" w:sz="0" w:space="0" w:color="auto"/>
        <w:bottom w:val="none" w:sz="0" w:space="0" w:color="auto"/>
        <w:right w:val="none" w:sz="0" w:space="0" w:color="auto"/>
      </w:divBdr>
    </w:div>
    <w:div w:id="1331642194">
      <w:bodyDiv w:val="1"/>
      <w:marLeft w:val="0"/>
      <w:marRight w:val="0"/>
      <w:marTop w:val="0"/>
      <w:marBottom w:val="0"/>
      <w:divBdr>
        <w:top w:val="none" w:sz="0" w:space="0" w:color="auto"/>
        <w:left w:val="none" w:sz="0" w:space="0" w:color="auto"/>
        <w:bottom w:val="none" w:sz="0" w:space="0" w:color="auto"/>
        <w:right w:val="none" w:sz="0" w:space="0" w:color="auto"/>
      </w:divBdr>
    </w:div>
    <w:div w:id="1373531845">
      <w:bodyDiv w:val="1"/>
      <w:marLeft w:val="0"/>
      <w:marRight w:val="0"/>
      <w:marTop w:val="0"/>
      <w:marBottom w:val="0"/>
      <w:divBdr>
        <w:top w:val="none" w:sz="0" w:space="0" w:color="auto"/>
        <w:left w:val="none" w:sz="0" w:space="0" w:color="auto"/>
        <w:bottom w:val="none" w:sz="0" w:space="0" w:color="auto"/>
        <w:right w:val="none" w:sz="0" w:space="0" w:color="auto"/>
      </w:divBdr>
    </w:div>
    <w:div w:id="1433550944">
      <w:bodyDiv w:val="1"/>
      <w:marLeft w:val="0"/>
      <w:marRight w:val="0"/>
      <w:marTop w:val="0"/>
      <w:marBottom w:val="0"/>
      <w:divBdr>
        <w:top w:val="none" w:sz="0" w:space="0" w:color="auto"/>
        <w:left w:val="none" w:sz="0" w:space="0" w:color="auto"/>
        <w:bottom w:val="none" w:sz="0" w:space="0" w:color="auto"/>
        <w:right w:val="none" w:sz="0" w:space="0" w:color="auto"/>
      </w:divBdr>
    </w:div>
    <w:div w:id="1438326101">
      <w:bodyDiv w:val="1"/>
      <w:marLeft w:val="0"/>
      <w:marRight w:val="0"/>
      <w:marTop w:val="0"/>
      <w:marBottom w:val="0"/>
      <w:divBdr>
        <w:top w:val="none" w:sz="0" w:space="0" w:color="auto"/>
        <w:left w:val="none" w:sz="0" w:space="0" w:color="auto"/>
        <w:bottom w:val="none" w:sz="0" w:space="0" w:color="auto"/>
        <w:right w:val="none" w:sz="0" w:space="0" w:color="auto"/>
      </w:divBdr>
    </w:div>
    <w:div w:id="1452364137">
      <w:bodyDiv w:val="1"/>
      <w:marLeft w:val="0"/>
      <w:marRight w:val="0"/>
      <w:marTop w:val="0"/>
      <w:marBottom w:val="0"/>
      <w:divBdr>
        <w:top w:val="none" w:sz="0" w:space="0" w:color="auto"/>
        <w:left w:val="none" w:sz="0" w:space="0" w:color="auto"/>
        <w:bottom w:val="none" w:sz="0" w:space="0" w:color="auto"/>
        <w:right w:val="none" w:sz="0" w:space="0" w:color="auto"/>
      </w:divBdr>
    </w:div>
    <w:div w:id="1479106520">
      <w:bodyDiv w:val="1"/>
      <w:marLeft w:val="0"/>
      <w:marRight w:val="0"/>
      <w:marTop w:val="0"/>
      <w:marBottom w:val="0"/>
      <w:divBdr>
        <w:top w:val="none" w:sz="0" w:space="0" w:color="auto"/>
        <w:left w:val="none" w:sz="0" w:space="0" w:color="auto"/>
        <w:bottom w:val="none" w:sz="0" w:space="0" w:color="auto"/>
        <w:right w:val="none" w:sz="0" w:space="0" w:color="auto"/>
      </w:divBdr>
    </w:div>
    <w:div w:id="1561206790">
      <w:bodyDiv w:val="1"/>
      <w:marLeft w:val="0"/>
      <w:marRight w:val="0"/>
      <w:marTop w:val="0"/>
      <w:marBottom w:val="0"/>
      <w:divBdr>
        <w:top w:val="none" w:sz="0" w:space="0" w:color="auto"/>
        <w:left w:val="none" w:sz="0" w:space="0" w:color="auto"/>
        <w:bottom w:val="none" w:sz="0" w:space="0" w:color="auto"/>
        <w:right w:val="none" w:sz="0" w:space="0" w:color="auto"/>
      </w:divBdr>
    </w:div>
    <w:div w:id="1569878863">
      <w:bodyDiv w:val="1"/>
      <w:marLeft w:val="0"/>
      <w:marRight w:val="0"/>
      <w:marTop w:val="0"/>
      <w:marBottom w:val="0"/>
      <w:divBdr>
        <w:top w:val="none" w:sz="0" w:space="0" w:color="auto"/>
        <w:left w:val="none" w:sz="0" w:space="0" w:color="auto"/>
        <w:bottom w:val="none" w:sz="0" w:space="0" w:color="auto"/>
        <w:right w:val="none" w:sz="0" w:space="0" w:color="auto"/>
      </w:divBdr>
    </w:div>
    <w:div w:id="1570723120">
      <w:bodyDiv w:val="1"/>
      <w:marLeft w:val="0"/>
      <w:marRight w:val="0"/>
      <w:marTop w:val="0"/>
      <w:marBottom w:val="0"/>
      <w:divBdr>
        <w:top w:val="none" w:sz="0" w:space="0" w:color="auto"/>
        <w:left w:val="none" w:sz="0" w:space="0" w:color="auto"/>
        <w:bottom w:val="none" w:sz="0" w:space="0" w:color="auto"/>
        <w:right w:val="none" w:sz="0" w:space="0" w:color="auto"/>
      </w:divBdr>
    </w:div>
    <w:div w:id="1652368867">
      <w:bodyDiv w:val="1"/>
      <w:marLeft w:val="0"/>
      <w:marRight w:val="0"/>
      <w:marTop w:val="0"/>
      <w:marBottom w:val="0"/>
      <w:divBdr>
        <w:top w:val="none" w:sz="0" w:space="0" w:color="auto"/>
        <w:left w:val="none" w:sz="0" w:space="0" w:color="auto"/>
        <w:bottom w:val="none" w:sz="0" w:space="0" w:color="auto"/>
        <w:right w:val="none" w:sz="0" w:space="0" w:color="auto"/>
      </w:divBdr>
    </w:div>
    <w:div w:id="1680498171">
      <w:bodyDiv w:val="1"/>
      <w:marLeft w:val="0"/>
      <w:marRight w:val="0"/>
      <w:marTop w:val="0"/>
      <w:marBottom w:val="0"/>
      <w:divBdr>
        <w:top w:val="none" w:sz="0" w:space="0" w:color="auto"/>
        <w:left w:val="none" w:sz="0" w:space="0" w:color="auto"/>
        <w:bottom w:val="none" w:sz="0" w:space="0" w:color="auto"/>
        <w:right w:val="none" w:sz="0" w:space="0" w:color="auto"/>
      </w:divBdr>
    </w:div>
    <w:div w:id="1691295918">
      <w:bodyDiv w:val="1"/>
      <w:marLeft w:val="0"/>
      <w:marRight w:val="0"/>
      <w:marTop w:val="0"/>
      <w:marBottom w:val="0"/>
      <w:divBdr>
        <w:top w:val="none" w:sz="0" w:space="0" w:color="auto"/>
        <w:left w:val="none" w:sz="0" w:space="0" w:color="auto"/>
        <w:bottom w:val="none" w:sz="0" w:space="0" w:color="auto"/>
        <w:right w:val="none" w:sz="0" w:space="0" w:color="auto"/>
      </w:divBdr>
    </w:div>
    <w:div w:id="1786734249">
      <w:bodyDiv w:val="1"/>
      <w:marLeft w:val="0"/>
      <w:marRight w:val="0"/>
      <w:marTop w:val="0"/>
      <w:marBottom w:val="0"/>
      <w:divBdr>
        <w:top w:val="none" w:sz="0" w:space="0" w:color="auto"/>
        <w:left w:val="none" w:sz="0" w:space="0" w:color="auto"/>
        <w:bottom w:val="none" w:sz="0" w:space="0" w:color="auto"/>
        <w:right w:val="none" w:sz="0" w:space="0" w:color="auto"/>
      </w:divBdr>
    </w:div>
    <w:div w:id="1794984947">
      <w:bodyDiv w:val="1"/>
      <w:marLeft w:val="0"/>
      <w:marRight w:val="0"/>
      <w:marTop w:val="0"/>
      <w:marBottom w:val="0"/>
      <w:divBdr>
        <w:top w:val="none" w:sz="0" w:space="0" w:color="auto"/>
        <w:left w:val="none" w:sz="0" w:space="0" w:color="auto"/>
        <w:bottom w:val="none" w:sz="0" w:space="0" w:color="auto"/>
        <w:right w:val="none" w:sz="0" w:space="0" w:color="auto"/>
      </w:divBdr>
    </w:div>
    <w:div w:id="1811752147">
      <w:bodyDiv w:val="1"/>
      <w:marLeft w:val="0"/>
      <w:marRight w:val="0"/>
      <w:marTop w:val="0"/>
      <w:marBottom w:val="0"/>
      <w:divBdr>
        <w:top w:val="none" w:sz="0" w:space="0" w:color="auto"/>
        <w:left w:val="none" w:sz="0" w:space="0" w:color="auto"/>
        <w:bottom w:val="none" w:sz="0" w:space="0" w:color="auto"/>
        <w:right w:val="none" w:sz="0" w:space="0" w:color="auto"/>
      </w:divBdr>
    </w:div>
    <w:div w:id="1815827353">
      <w:bodyDiv w:val="1"/>
      <w:marLeft w:val="0"/>
      <w:marRight w:val="0"/>
      <w:marTop w:val="0"/>
      <w:marBottom w:val="0"/>
      <w:divBdr>
        <w:top w:val="none" w:sz="0" w:space="0" w:color="auto"/>
        <w:left w:val="none" w:sz="0" w:space="0" w:color="auto"/>
        <w:bottom w:val="none" w:sz="0" w:space="0" w:color="auto"/>
        <w:right w:val="none" w:sz="0" w:space="0" w:color="auto"/>
      </w:divBdr>
    </w:div>
    <w:div w:id="1842045247">
      <w:bodyDiv w:val="1"/>
      <w:marLeft w:val="0"/>
      <w:marRight w:val="0"/>
      <w:marTop w:val="0"/>
      <w:marBottom w:val="0"/>
      <w:divBdr>
        <w:top w:val="none" w:sz="0" w:space="0" w:color="auto"/>
        <w:left w:val="none" w:sz="0" w:space="0" w:color="auto"/>
        <w:bottom w:val="none" w:sz="0" w:space="0" w:color="auto"/>
        <w:right w:val="none" w:sz="0" w:space="0" w:color="auto"/>
      </w:divBdr>
    </w:div>
    <w:div w:id="1904288502">
      <w:bodyDiv w:val="1"/>
      <w:marLeft w:val="0"/>
      <w:marRight w:val="0"/>
      <w:marTop w:val="0"/>
      <w:marBottom w:val="0"/>
      <w:divBdr>
        <w:top w:val="none" w:sz="0" w:space="0" w:color="auto"/>
        <w:left w:val="none" w:sz="0" w:space="0" w:color="auto"/>
        <w:bottom w:val="none" w:sz="0" w:space="0" w:color="auto"/>
        <w:right w:val="none" w:sz="0" w:space="0" w:color="auto"/>
      </w:divBdr>
    </w:div>
    <w:div w:id="1922372134">
      <w:bodyDiv w:val="1"/>
      <w:marLeft w:val="0"/>
      <w:marRight w:val="0"/>
      <w:marTop w:val="0"/>
      <w:marBottom w:val="0"/>
      <w:divBdr>
        <w:top w:val="none" w:sz="0" w:space="0" w:color="auto"/>
        <w:left w:val="none" w:sz="0" w:space="0" w:color="auto"/>
        <w:bottom w:val="none" w:sz="0" w:space="0" w:color="auto"/>
        <w:right w:val="none" w:sz="0" w:space="0" w:color="auto"/>
      </w:divBdr>
    </w:div>
    <w:div w:id="1923448380">
      <w:bodyDiv w:val="1"/>
      <w:marLeft w:val="0"/>
      <w:marRight w:val="0"/>
      <w:marTop w:val="0"/>
      <w:marBottom w:val="0"/>
      <w:divBdr>
        <w:top w:val="none" w:sz="0" w:space="0" w:color="auto"/>
        <w:left w:val="none" w:sz="0" w:space="0" w:color="auto"/>
        <w:bottom w:val="none" w:sz="0" w:space="0" w:color="auto"/>
        <w:right w:val="none" w:sz="0" w:space="0" w:color="auto"/>
      </w:divBdr>
    </w:div>
    <w:div w:id="1992558363">
      <w:bodyDiv w:val="1"/>
      <w:marLeft w:val="0"/>
      <w:marRight w:val="0"/>
      <w:marTop w:val="0"/>
      <w:marBottom w:val="0"/>
      <w:divBdr>
        <w:top w:val="none" w:sz="0" w:space="0" w:color="auto"/>
        <w:left w:val="none" w:sz="0" w:space="0" w:color="auto"/>
        <w:bottom w:val="none" w:sz="0" w:space="0" w:color="auto"/>
        <w:right w:val="none" w:sz="0" w:space="0" w:color="auto"/>
      </w:divBdr>
    </w:div>
    <w:div w:id="2043360652">
      <w:bodyDiv w:val="1"/>
      <w:marLeft w:val="0"/>
      <w:marRight w:val="0"/>
      <w:marTop w:val="0"/>
      <w:marBottom w:val="0"/>
      <w:divBdr>
        <w:top w:val="none" w:sz="0" w:space="0" w:color="auto"/>
        <w:left w:val="none" w:sz="0" w:space="0" w:color="auto"/>
        <w:bottom w:val="none" w:sz="0" w:space="0" w:color="auto"/>
        <w:right w:val="none" w:sz="0" w:space="0" w:color="auto"/>
      </w:divBdr>
    </w:div>
    <w:div w:id="2095277970">
      <w:bodyDiv w:val="1"/>
      <w:marLeft w:val="0"/>
      <w:marRight w:val="0"/>
      <w:marTop w:val="0"/>
      <w:marBottom w:val="0"/>
      <w:divBdr>
        <w:top w:val="none" w:sz="0" w:space="0" w:color="auto"/>
        <w:left w:val="none" w:sz="0" w:space="0" w:color="auto"/>
        <w:bottom w:val="none" w:sz="0" w:space="0" w:color="auto"/>
        <w:right w:val="none" w:sz="0" w:space="0" w:color="auto"/>
      </w:divBdr>
    </w:div>
    <w:div w:id="2102334336">
      <w:bodyDiv w:val="1"/>
      <w:marLeft w:val="0"/>
      <w:marRight w:val="0"/>
      <w:marTop w:val="0"/>
      <w:marBottom w:val="0"/>
      <w:divBdr>
        <w:top w:val="none" w:sz="0" w:space="0" w:color="auto"/>
        <w:left w:val="none" w:sz="0" w:space="0" w:color="auto"/>
        <w:bottom w:val="none" w:sz="0" w:space="0" w:color="auto"/>
        <w:right w:val="none" w:sz="0" w:space="0" w:color="auto"/>
      </w:divBdr>
    </w:div>
    <w:div w:id="21385282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file:///D:\USERS\ibana\sintact%204.0\cache\Legislatie\temp595948\00091213.htm" TargetMode="External"/><Relationship Id="rId13" Type="http://schemas.openxmlformats.org/officeDocument/2006/relationships/hyperlink" Target="file:///\\fs\Monitorizare-comun\RegistreDCP-FEADR" TargetMode="External"/><Relationship Id="rId18" Type="http://schemas.openxmlformats.org/officeDocument/2006/relationships/hyperlink" Target="http://satu-mare.dsvsa.ro/operatori-economici/unitati-cu-activitatea-interzisa/" TargetMode="External"/><Relationship Id="rId26" Type="http://schemas.openxmlformats.org/officeDocument/2006/relationships/customXml" Target="../customXml/item4.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file:///\\Prosys\Debite" TargetMode="External"/><Relationship Id="rId17" Type="http://schemas.openxmlformats.org/officeDocument/2006/relationships/hyperlink" Target="http://www.ansvsa.ro/industrie-si-afaceri/unitati-de-vanzare-cu-amanuntul-cu-activitatea-interzisa/" TargetMode="External"/><Relationship Id="rId25"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hyperlink" Target="http://neamt.dsvsa.ro/operatori-economici/unitati-inregistrate/" TargetMode="External"/><Relationship Id="rId20" Type="http://schemas.openxmlformats.org/officeDocument/2006/relationships/hyperlink" Target="file://D:\Users\mnicolescu\AppData\Roaming\Users\ccrisan.SAPARD\AppData\Roaming\Microsoft\121\USERS\abercu\AppData\Roaming\Microsoft\AppData\Local\Microsoft\Windows\Temporary%20Internet%20Files\USERS\abercu\AppData\Roaming\Microsoft\Word\AppData\Local\Microsoft\Windows\Temporary%20Internet%20Files\Content.Outlook\Local%20Settings\user\Local%20Settings\Local%20Settings\Temporary%20Internet%20Files\Content.Outlook\Local%20Settings\Local%20Settings\Temporary%20Internet%20Files\Content.Outlook\Local%20Settings\Temporary%20Internet%20Files\Local%20Settings\Temporary%20Internet%20Files\Local%20Settings\Temporary%20Internet%20Files\Local%20Settings\Temporary%20Internet%20Files\Local%20Settings\Temporary%20Internet%20Files\Local%20Settings\Temporary%20Internet%20Files\OLK57\ci"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ecb.int/index.html" TargetMode="External"/><Relationship Id="rId24" Type="http://schemas.openxmlformats.org/officeDocument/2006/relationships/customXml" Target="../customXml/item2.xml"/><Relationship Id="rId5" Type="http://schemas.openxmlformats.org/officeDocument/2006/relationships/webSettings" Target="webSettings.xml"/><Relationship Id="rId15" Type="http://schemas.openxmlformats.org/officeDocument/2006/relationships/hyperlink" Target="http://www.ansvsa.ro/industrie-si-afaceri/unitati-de-vanzare-cu-amanuntul-inregistrate/" TargetMode="External"/><Relationship Id="rId23" Type="http://schemas.openxmlformats.org/officeDocument/2006/relationships/theme" Target="theme/theme1.xml"/><Relationship Id="rId10" Type="http://schemas.openxmlformats.org/officeDocument/2006/relationships/hyperlink" Target="file:///D:\USERS\ibana\sintact%204.0\cache\Legislatie\temp595948\00091213.htm" TargetMode="External"/><Relationship Id="rId19" Type="http://schemas.openxmlformats.org/officeDocument/2006/relationships/hyperlink" Target="http://www.ansvsa.ro/ansvsa/structuri-teritoriale-d-s-v-s-a/" TargetMode="External"/><Relationship Id="rId4" Type="http://schemas.openxmlformats.org/officeDocument/2006/relationships/settings" Target="settings.xml"/><Relationship Id="rId9" Type="http://schemas.openxmlformats.org/officeDocument/2006/relationships/hyperlink" Target="file:///D:\USERS\ibana\sintact%204.0\cache\Legislatie\temp595948\00091213.htm" TargetMode="External"/><Relationship Id="rId14" Type="http://schemas.openxmlformats.org/officeDocument/2006/relationships/hyperlink" Target="https://webgate.ec.europa.eu/tl-browser/" TargetMode="External"/><Relationship Id="rId22" Type="http://schemas.microsoft.com/office/2011/relationships/people" Target="people.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1949CA4C562B884583AC1BE65058F23A" ma:contentTypeVersion="9" ma:contentTypeDescription="Creați un document nou." ma:contentTypeScope="" ma:versionID="5476602a759f020c509e0949daa0236f">
  <xsd:schema xmlns:xsd="http://www.w3.org/2001/XMLSchema" xmlns:xs="http://www.w3.org/2001/XMLSchema" xmlns:p="http://schemas.microsoft.com/office/2006/metadata/properties" xmlns:ns2="66b23887-8c8c-4d05-887a-d06939581ce9" xmlns:ns3="0af1e9bd-9a0c-44f0-9aaf-17cb91d56865" targetNamespace="http://schemas.microsoft.com/office/2006/metadata/properties" ma:root="true" ma:fieldsID="be4ba9b3517238da8ddcf2811429a2c3" ns2:_="" ns3:_="">
    <xsd:import namespace="66b23887-8c8c-4d05-887a-d06939581ce9"/>
    <xsd:import namespace="0af1e9bd-9a0c-44f0-9aaf-17cb91d5686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6b23887-8c8c-4d05-887a-d06939581ce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chete imagine" ma:readOnly="false" ma:fieldId="{5cf76f15-5ced-4ddc-b409-7134ff3c332f}" ma:taxonomyMulti="true" ma:sspId="30ff4c19-2b11-4176-b78d-4318a4a31c6a"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af1e9bd-9a0c-44f0-9aaf-17cb91d5686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6b5de896-c5a3-49de-9952-4e945c4b8757}" ma:internalName="TaxCatchAll" ma:showField="CatchAllData" ma:web="0af1e9bd-9a0c-44f0-9aaf-17cb91d5686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 de conținut"/>
        <xsd:element ref="dc:title" minOccurs="0" maxOccurs="1" ma:index="4" ma:displayName="Titlu"/>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66b23887-8c8c-4d05-887a-d06939581ce9">
      <Terms xmlns="http://schemas.microsoft.com/office/infopath/2007/PartnerControls"/>
    </lcf76f155ced4ddcb4097134ff3c332f>
    <TaxCatchAll xmlns="0af1e9bd-9a0c-44f0-9aaf-17cb91d56865" xsi:nil="true"/>
  </documentManagement>
</p:properties>
</file>

<file path=customXml/itemProps1.xml><?xml version="1.0" encoding="utf-8"?>
<ds:datastoreItem xmlns:ds="http://schemas.openxmlformats.org/officeDocument/2006/customXml" ds:itemID="{8D802AB2-2183-4C7D-BA49-FFD72D685540}">
  <ds:schemaRefs>
    <ds:schemaRef ds:uri="http://schemas.openxmlformats.org/officeDocument/2006/bibliography"/>
  </ds:schemaRefs>
</ds:datastoreItem>
</file>

<file path=customXml/itemProps2.xml><?xml version="1.0" encoding="utf-8"?>
<ds:datastoreItem xmlns:ds="http://schemas.openxmlformats.org/officeDocument/2006/customXml" ds:itemID="{38F43679-E30C-45AB-8385-69C4CEF26DB3}"/>
</file>

<file path=customXml/itemProps3.xml><?xml version="1.0" encoding="utf-8"?>
<ds:datastoreItem xmlns:ds="http://schemas.openxmlformats.org/officeDocument/2006/customXml" ds:itemID="{2A88EAFD-03B6-4FAF-99AF-0FABBE20A995}"/>
</file>

<file path=customXml/itemProps4.xml><?xml version="1.0" encoding="utf-8"?>
<ds:datastoreItem xmlns:ds="http://schemas.openxmlformats.org/officeDocument/2006/customXml" ds:itemID="{D2AC6D53-1D73-4502-B878-35ACA6B93252}"/>
</file>

<file path=docProps/app.xml><?xml version="1.0" encoding="utf-8"?>
<Properties xmlns="http://schemas.openxmlformats.org/officeDocument/2006/extended-properties" xmlns:vt="http://schemas.openxmlformats.org/officeDocument/2006/docPropsVTypes">
  <Template>Normal.dotm</Template>
  <TotalTime>0</TotalTime>
  <Pages>111</Pages>
  <Words>29654</Words>
  <Characters>169028</Characters>
  <Application>Microsoft Office Word</Application>
  <DocSecurity>0</DocSecurity>
  <Lines>1408</Lines>
  <Paragraphs>396</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198286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Carmen CRISAN</dc:creator>
  <cp:lastModifiedBy>Roxana CONSTANTINESCU</cp:lastModifiedBy>
  <cp:revision>3</cp:revision>
  <cp:lastPrinted>2024-06-06T06:15:00Z</cp:lastPrinted>
  <dcterms:created xsi:type="dcterms:W3CDTF">2024-06-06T09:26:00Z</dcterms:created>
  <dcterms:modified xsi:type="dcterms:W3CDTF">2024-06-07T11:18:00Z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0x0101001949CA4C562B884583AC1BE65058F23A</vt:lpwstr>
  </property>
</Properties>
</file>